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37DEF966" w14:textId="29515165" w:rsidR="00DB4975" w:rsidRPr="00720935" w:rsidRDefault="00DB4975" w:rsidP="0011133E">
            <w:pPr>
              <w:pStyle w:val="zcompanyname"/>
              <w:rPr>
                <w:rFonts w:ascii="KPMG Bold" w:hAnsi="KPMG Bold"/>
              </w:rPr>
            </w:pPr>
            <w:r w:rsidRPr="00720935">
              <w:rPr>
                <w:rFonts w:ascii="KPMG Bold" w:hAnsi="KPMG Bold"/>
              </w:rPr>
              <w:fldChar w:fldCharType="begin"/>
            </w:r>
            <w:r w:rsidRPr="00720935">
              <w:rPr>
                <w:rFonts w:ascii="KPMG Bold" w:hAnsi="KPMG Bold"/>
              </w:rPr>
              <w:instrText xml:space="preserve"> DocProperty KISClient \* charformat </w:instrText>
            </w:r>
            <w:r w:rsidRPr="00720935">
              <w:rPr>
                <w:rFonts w:ascii="KPMG Bold" w:hAnsi="KPMG Bold"/>
              </w:rPr>
              <w:fldChar w:fldCharType="separate"/>
            </w:r>
            <w:r w:rsidR="002F702F">
              <w:rPr>
                <w:rFonts w:ascii="KPMG Bold" w:hAnsi="KPMG Bold"/>
              </w:rPr>
              <w:t xml:space="preserve">Hestra </w:t>
            </w:r>
            <w:del w:id="0" w:author="KPMG_PQH" w:date="2026-04-07T11:25:00Z" w16du:dateUtc="2026-04-07T04:25:00Z">
              <w:r w:rsidR="007D5B88">
                <w:rPr>
                  <w:rFonts w:ascii="KPMG Bold" w:hAnsi="KPMG Bold"/>
                </w:rPr>
                <w:delText xml:space="preserve">Matsuoka </w:delText>
              </w:r>
            </w:del>
            <w:r w:rsidR="002F702F">
              <w:rPr>
                <w:rFonts w:ascii="KPMG Bold" w:hAnsi="KPMG Bold"/>
              </w:rPr>
              <w:t xml:space="preserve">Vietnam </w:t>
            </w:r>
            <w:del w:id="1" w:author="KPMG_PQH" w:date="2026-04-07T11:25:00Z" w16du:dateUtc="2026-04-07T04:25:00Z">
              <w:r w:rsidR="007D5B88">
                <w:rPr>
                  <w:rFonts w:ascii="KPMG Bold" w:hAnsi="KPMG Bold"/>
                </w:rPr>
                <w:delText>Co., Ltd</w:delText>
              </w:r>
            </w:del>
            <w:ins w:id="2" w:author="KPMG_PQH" w:date="2026-04-07T11:25:00Z" w16du:dateUtc="2026-04-07T04:25:00Z">
              <w:r w:rsidR="002F702F">
                <w:rPr>
                  <w:rFonts w:ascii="KPMG Bold" w:hAnsi="KPMG Bold"/>
                </w:rPr>
                <w:t>Limited Liability Company</w:t>
              </w:r>
            </w:ins>
            <w:r w:rsidRPr="00720935">
              <w:rPr>
                <w:rFonts w:ascii="KPMG Bold" w:hAnsi="KPMG Bold"/>
              </w:rPr>
              <w:fldChar w:fldCharType="end"/>
            </w:r>
          </w:p>
        </w:tc>
      </w:tr>
      <w:bookmarkStart w:id="3" w:name="ReportName1" w:colFirst="0" w:colLast="0"/>
      <w:tr w:rsidR="00DB4975" w14:paraId="2A796EA5" w14:textId="77777777" w:rsidTr="00207063">
        <w:trPr>
          <w:cantSplit/>
          <w:trHeight w:val="449"/>
        </w:trPr>
        <w:tc>
          <w:tcPr>
            <w:tcW w:w="8156" w:type="dxa"/>
          </w:tcPr>
          <w:p w14:paraId="64264030" w14:textId="3A87F69A"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2F702F">
              <w:t>Local File</w:t>
            </w:r>
            <w:r>
              <w:fldChar w:fldCharType="end"/>
            </w:r>
          </w:p>
        </w:tc>
      </w:tr>
      <w:bookmarkStart w:id="4" w:name="Subtitle" w:colFirst="0" w:colLast="0"/>
      <w:bookmarkEnd w:id="3"/>
      <w:tr w:rsidR="00DB4975" w:rsidRPr="004001D4" w14:paraId="1C7B777A" w14:textId="77777777" w:rsidTr="00207063">
        <w:trPr>
          <w:cantSplit/>
          <w:trHeight w:val="449"/>
        </w:trPr>
        <w:tc>
          <w:tcPr>
            <w:tcW w:w="8156" w:type="dxa"/>
          </w:tcPr>
          <w:p w14:paraId="0F968510" w14:textId="2FAC6376" w:rsidR="00DB4975" w:rsidRPr="004001D4" w:rsidRDefault="00DB4975" w:rsidP="00CB63ED">
            <w:pPr>
              <w:pStyle w:val="zreportsubtitle"/>
            </w:pPr>
            <w:r>
              <w:fldChar w:fldCharType="begin"/>
            </w:r>
            <w:r>
              <w:instrText xml:space="preserve"> DocProperty KISRepSubTitle  \* CHARFORMAT </w:instrText>
            </w:r>
            <w:r>
              <w:fldChar w:fldCharType="separate"/>
            </w:r>
            <w:r w:rsidR="002F702F">
              <w:t xml:space="preserve">For the year ended 31 December </w:t>
            </w:r>
            <w:del w:id="5" w:author="KPMG_PQH" w:date="2026-04-07T11:25:00Z" w16du:dateUtc="2026-04-07T04:25:00Z">
              <w:r w:rsidR="007D5B88">
                <w:delText>2023</w:delText>
              </w:r>
            </w:del>
            <w:ins w:id="6" w:author="KPMG_PQH" w:date="2026-04-07T11:25:00Z" w16du:dateUtc="2026-04-07T04:25:00Z">
              <w:r w:rsidR="002F702F">
                <w:t>2024</w:t>
              </w:r>
            </w:ins>
            <w:r>
              <w:fldChar w:fldCharType="end"/>
            </w:r>
          </w:p>
        </w:tc>
      </w:tr>
      <w:bookmarkEnd w:id="4"/>
    </w:tbl>
    <w:p w14:paraId="47A353CB" w14:textId="77777777" w:rsidR="00DB4975" w:rsidRDefault="00DB4975"/>
    <w:tbl>
      <w:tblPr>
        <w:tblpPr w:leftFromText="180" w:rightFromText="180" w:vertAnchor="text" w:horzAnchor="margin" w:tblpX="-90" w:tblpY="2325"/>
        <w:tblW w:w="7470" w:type="dxa"/>
        <w:tblLayout w:type="fixed"/>
        <w:tblCellMar>
          <w:left w:w="80" w:type="dxa"/>
          <w:right w:w="80" w:type="dxa"/>
        </w:tblCellMar>
        <w:tblLook w:val="0000" w:firstRow="0" w:lastRow="0" w:firstColumn="0" w:lastColumn="0" w:noHBand="0" w:noVBand="0"/>
      </w:tblPr>
      <w:tblGrid>
        <w:gridCol w:w="7470"/>
      </w:tblGrid>
      <w:tr w:rsidR="00605101" w14:paraId="5CE4CE68" w14:textId="77777777" w:rsidTr="00605101">
        <w:trPr>
          <w:cantSplit/>
        </w:trPr>
        <w:tc>
          <w:tcPr>
            <w:tcW w:w="7470" w:type="dxa"/>
          </w:tcPr>
          <w:p w14:paraId="29F74CC5" w14:textId="0370828F" w:rsidR="00605101" w:rsidRDefault="00605101" w:rsidP="00E31053">
            <w:pPr>
              <w:pStyle w:val="zreportaddinfo"/>
              <w:framePr w:hSpace="0" w:wrap="auto" w:vAnchor="margin" w:hAnchor="text" w:yAlign="inline"/>
            </w:pPr>
            <w:r>
              <w:t xml:space="preserve">This report contains </w:t>
            </w:r>
            <w:r w:rsidR="00742399">
              <w:fldChar w:fldCharType="begin"/>
            </w:r>
            <w:r w:rsidR="00742399">
              <w:instrText xml:space="preserve"> NUMPAGES \* Arabic \* MERGEFORMAT </w:instrText>
            </w:r>
            <w:r w:rsidR="00742399">
              <w:fldChar w:fldCharType="separate"/>
            </w:r>
            <w:del w:id="7" w:author="KPMG_PQH" w:date="2026-04-07T11:25:00Z" w16du:dateUtc="2026-04-07T04:25:00Z">
              <w:r w:rsidR="00481B06">
                <w:delText>70</w:delText>
              </w:r>
            </w:del>
            <w:ins w:id="8" w:author="KPMG_PQH" w:date="2026-04-07T11:25:00Z" w16du:dateUtc="2026-04-07T04:25:00Z">
              <w:r w:rsidR="00742399">
                <w:t>66</w:t>
              </w:r>
            </w:ins>
            <w:r w:rsidR="00742399">
              <w:fldChar w:fldCharType="end"/>
            </w:r>
            <w:r>
              <w:t xml:space="preserve"> pages</w:t>
            </w:r>
          </w:p>
          <w:p w14:paraId="72FFDD97" w14:textId="7D0ED051" w:rsidR="00215907" w:rsidRDefault="00215907" w:rsidP="00D15300">
            <w:pPr>
              <w:pStyle w:val="zreportaddinfo"/>
              <w:framePr w:hSpace="0" w:wrap="auto" w:vAnchor="margin" w:hAnchor="text" w:yAlign="inline"/>
              <w:jc w:val="both"/>
            </w:pPr>
          </w:p>
        </w:tc>
      </w:tr>
      <w:tr w:rsidR="00605101" w14:paraId="3F1583BD" w14:textId="77777777" w:rsidTr="00605101">
        <w:trPr>
          <w:cantSplit/>
        </w:trPr>
        <w:tc>
          <w:tcPr>
            <w:tcW w:w="7470" w:type="dxa"/>
          </w:tcPr>
          <w:p w14:paraId="50CF62FE" w14:textId="77777777" w:rsidR="00605101" w:rsidRPr="00B54A9D" w:rsidRDefault="00605101" w:rsidP="00605101">
            <w:pPr>
              <w:pStyle w:val="BodyText"/>
              <w:jc w:val="both"/>
              <w:rPr>
                <w:i/>
                <w:color w:val="00338D"/>
                <w:sz w:val="20"/>
              </w:rPr>
            </w:pPr>
          </w:p>
        </w:tc>
      </w:tr>
      <w:tr w:rsidR="00605101" w14:paraId="3B859F31" w14:textId="77777777" w:rsidTr="00605101">
        <w:trPr>
          <w:cantSplit/>
          <w:trHeight w:hRule="exact" w:val="20"/>
        </w:trPr>
        <w:tc>
          <w:tcPr>
            <w:tcW w:w="7470" w:type="dxa"/>
          </w:tcPr>
          <w:p w14:paraId="376BBEDB" w14:textId="77777777" w:rsidR="00605101" w:rsidRDefault="00605101" w:rsidP="00605101">
            <w:pPr>
              <w:pStyle w:val="zreportaddinfo"/>
              <w:framePr w:hSpace="0" w:wrap="auto" w:vAnchor="margin" w:hAnchor="text" w:yAlign="inline"/>
            </w:pPr>
          </w:p>
        </w:tc>
      </w:tr>
    </w:tbl>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0E4D4F84" w14:textId="77777777" w:rsidR="007D5B88" w:rsidRDefault="006B6C01">
      <w:pPr>
        <w:pStyle w:val="TOC1"/>
        <w:rPr>
          <w:del w:id="34" w:author="KPMG_PQH" w:date="2026-04-07T11:25:00Z" w16du:dateUtc="2026-04-07T04:25:00Z"/>
          <w:rFonts w:eastAsiaTheme="minorEastAsia" w:cstheme="minorBidi"/>
          <w:noProof/>
          <w:kern w:val="2"/>
          <w:sz w:val="22"/>
          <w:lang w:eastAsia="en-US"/>
          <w14:ligatures w14:val="standardContextual"/>
        </w:rPr>
      </w:pPr>
      <w:del w:id="35" w:author="KPMG_PQH" w:date="2026-04-07T11:25:00Z" w16du:dateUtc="2026-04-07T04:25:00Z">
        <w:r w:rsidRPr="008670FD">
          <w:fldChar w:fldCharType="begin"/>
        </w:r>
        <w:r w:rsidR="00283233" w:rsidRPr="008670FD">
          <w:delInstrText xml:space="preserve"> TOC \o “1-3” \t “Appendix Heading,1,Appendix Heading 2,2” </w:delInstrText>
        </w:r>
        <w:r w:rsidRPr="008670FD">
          <w:fldChar w:fldCharType="separate"/>
        </w:r>
        <w:r w:rsidR="007D5B88">
          <w:rPr>
            <w:noProof/>
          </w:rPr>
          <w:delText>Glossary</w:delText>
        </w:r>
        <w:r w:rsidR="007D5B88">
          <w:rPr>
            <w:noProof/>
          </w:rPr>
          <w:tab/>
        </w:r>
        <w:r w:rsidR="007D5B88">
          <w:rPr>
            <w:noProof/>
          </w:rPr>
          <w:fldChar w:fldCharType="begin"/>
        </w:r>
        <w:r w:rsidR="007D5B88">
          <w:rPr>
            <w:noProof/>
          </w:rPr>
          <w:delInstrText xml:space="preserve"> PAGEREF _Toc170131385 \h </w:delInstrText>
        </w:r>
        <w:r w:rsidR="007D5B88">
          <w:rPr>
            <w:noProof/>
          </w:rPr>
        </w:r>
        <w:r w:rsidR="007D5B88">
          <w:rPr>
            <w:noProof/>
          </w:rPr>
          <w:fldChar w:fldCharType="separate"/>
        </w:r>
        <w:r w:rsidR="00481B06">
          <w:rPr>
            <w:noProof/>
          </w:rPr>
          <w:delText>4</w:delText>
        </w:r>
        <w:r w:rsidR="007D5B88">
          <w:rPr>
            <w:noProof/>
          </w:rPr>
          <w:fldChar w:fldCharType="end"/>
        </w:r>
      </w:del>
    </w:p>
    <w:p w14:paraId="46F02AD5" w14:textId="77777777" w:rsidR="007D5B88" w:rsidRDefault="007D5B88">
      <w:pPr>
        <w:pStyle w:val="TOC1"/>
        <w:rPr>
          <w:del w:id="36" w:author="KPMG_PQH" w:date="2026-04-07T11:25:00Z" w16du:dateUtc="2026-04-07T04:25:00Z"/>
          <w:rFonts w:eastAsiaTheme="minorEastAsia" w:cstheme="minorBidi"/>
          <w:noProof/>
          <w:kern w:val="2"/>
          <w:sz w:val="22"/>
          <w:lang w:eastAsia="en-US"/>
          <w14:ligatures w14:val="standardContextual"/>
        </w:rPr>
      </w:pPr>
      <w:del w:id="37" w:author="KPMG_PQH" w:date="2026-04-07T11:25:00Z" w16du:dateUtc="2026-04-07T04:25:00Z">
        <w:r>
          <w:rPr>
            <w:noProof/>
          </w:rPr>
          <w:delText>1</w:delText>
        </w:r>
        <w:r>
          <w:rPr>
            <w:rFonts w:eastAsiaTheme="minorEastAsia" w:cstheme="minorBidi"/>
            <w:noProof/>
            <w:kern w:val="2"/>
            <w:sz w:val="22"/>
            <w:lang w:eastAsia="en-US"/>
            <w14:ligatures w14:val="standardContextual"/>
          </w:rPr>
          <w:tab/>
        </w:r>
        <w:r>
          <w:rPr>
            <w:noProof/>
          </w:rPr>
          <w:delText>Objective and scope</w:delText>
        </w:r>
        <w:r>
          <w:rPr>
            <w:noProof/>
          </w:rPr>
          <w:tab/>
        </w:r>
        <w:r>
          <w:rPr>
            <w:noProof/>
          </w:rPr>
          <w:fldChar w:fldCharType="begin"/>
        </w:r>
        <w:r>
          <w:rPr>
            <w:noProof/>
          </w:rPr>
          <w:delInstrText xml:space="preserve"> PAGEREF _Toc170131386 \h </w:delInstrText>
        </w:r>
        <w:r>
          <w:rPr>
            <w:noProof/>
          </w:rPr>
        </w:r>
        <w:r>
          <w:rPr>
            <w:noProof/>
          </w:rPr>
          <w:fldChar w:fldCharType="separate"/>
        </w:r>
        <w:r w:rsidR="00481B06">
          <w:rPr>
            <w:noProof/>
          </w:rPr>
          <w:delText>6</w:delText>
        </w:r>
        <w:r>
          <w:rPr>
            <w:noProof/>
          </w:rPr>
          <w:fldChar w:fldCharType="end"/>
        </w:r>
      </w:del>
    </w:p>
    <w:p w14:paraId="06A809D8" w14:textId="77777777" w:rsidR="007D5B88" w:rsidRDefault="007D5B88">
      <w:pPr>
        <w:pStyle w:val="TOC1"/>
        <w:rPr>
          <w:del w:id="38" w:author="KPMG_PQH" w:date="2026-04-07T11:25:00Z" w16du:dateUtc="2026-04-07T04:25:00Z"/>
          <w:rFonts w:eastAsiaTheme="minorEastAsia" w:cstheme="minorBidi"/>
          <w:noProof/>
          <w:kern w:val="2"/>
          <w:sz w:val="22"/>
          <w:lang w:eastAsia="en-US"/>
          <w14:ligatures w14:val="standardContextual"/>
        </w:rPr>
      </w:pPr>
      <w:del w:id="39" w:author="KPMG_PQH" w:date="2026-04-07T11:25:00Z" w16du:dateUtc="2026-04-07T04:25:00Z">
        <w:r w:rsidRPr="005D3D72">
          <w:rPr>
            <w:noProof/>
            <w:lang w:val="en-CA"/>
          </w:rPr>
          <w:delText>2</w:delText>
        </w:r>
        <w:r>
          <w:rPr>
            <w:rFonts w:eastAsiaTheme="minorEastAsia" w:cstheme="minorBidi"/>
            <w:noProof/>
            <w:kern w:val="2"/>
            <w:sz w:val="22"/>
            <w:lang w:eastAsia="en-US"/>
            <w14:ligatures w14:val="standardContextual"/>
          </w:rPr>
          <w:tab/>
        </w:r>
        <w:r w:rsidRPr="005D3D72">
          <w:rPr>
            <w:noProof/>
            <w:lang w:val="en-CA"/>
          </w:rPr>
          <w:delText>Executive summary</w:delText>
        </w:r>
        <w:r>
          <w:rPr>
            <w:noProof/>
          </w:rPr>
          <w:tab/>
        </w:r>
        <w:r>
          <w:rPr>
            <w:noProof/>
          </w:rPr>
          <w:fldChar w:fldCharType="begin"/>
        </w:r>
        <w:r>
          <w:rPr>
            <w:noProof/>
          </w:rPr>
          <w:delInstrText xml:space="preserve"> PAGEREF _Toc170131387 \h </w:delInstrText>
        </w:r>
        <w:r>
          <w:rPr>
            <w:noProof/>
          </w:rPr>
        </w:r>
        <w:r>
          <w:rPr>
            <w:noProof/>
          </w:rPr>
          <w:fldChar w:fldCharType="separate"/>
        </w:r>
        <w:r w:rsidR="00481B06">
          <w:rPr>
            <w:noProof/>
          </w:rPr>
          <w:delText>8</w:delText>
        </w:r>
        <w:r>
          <w:rPr>
            <w:noProof/>
          </w:rPr>
          <w:fldChar w:fldCharType="end"/>
        </w:r>
      </w:del>
    </w:p>
    <w:p w14:paraId="778E5C7C" w14:textId="77777777" w:rsidR="007D5B88" w:rsidRDefault="007D5B88">
      <w:pPr>
        <w:pStyle w:val="TOC2"/>
        <w:rPr>
          <w:del w:id="40" w:author="KPMG_PQH" w:date="2026-04-07T11:25:00Z" w16du:dateUtc="2026-04-07T04:25:00Z"/>
          <w:rFonts w:eastAsiaTheme="minorEastAsia" w:cstheme="minorBidi"/>
          <w:noProof/>
          <w:kern w:val="2"/>
          <w:sz w:val="22"/>
          <w:lang w:eastAsia="en-US"/>
          <w14:ligatures w14:val="standardContextual"/>
        </w:rPr>
      </w:pPr>
      <w:del w:id="41" w:author="KPMG_PQH" w:date="2026-04-07T11:25:00Z" w16du:dateUtc="2026-04-07T04:25:00Z">
        <w:r w:rsidRPr="005D3D72">
          <w:rPr>
            <w:noProof/>
            <w:lang w:val="en-CA"/>
          </w:rPr>
          <w:delText>2.1</w:delText>
        </w:r>
        <w:r>
          <w:rPr>
            <w:rFonts w:eastAsiaTheme="minorEastAsia" w:cstheme="minorBidi"/>
            <w:noProof/>
            <w:kern w:val="2"/>
            <w:sz w:val="22"/>
            <w:lang w:eastAsia="en-US"/>
            <w14:ligatures w14:val="standardContextual"/>
          </w:rPr>
          <w:tab/>
        </w:r>
        <w:r w:rsidRPr="005D3D72">
          <w:rPr>
            <w:noProof/>
            <w:lang w:val="en-CA"/>
          </w:rPr>
          <w:delText>Company overview</w:delText>
        </w:r>
        <w:r>
          <w:rPr>
            <w:noProof/>
          </w:rPr>
          <w:tab/>
        </w:r>
        <w:r>
          <w:rPr>
            <w:noProof/>
          </w:rPr>
          <w:fldChar w:fldCharType="begin"/>
        </w:r>
        <w:r>
          <w:rPr>
            <w:noProof/>
          </w:rPr>
          <w:delInstrText xml:space="preserve"> PAGEREF _Toc170131388 \h </w:delInstrText>
        </w:r>
        <w:r>
          <w:rPr>
            <w:noProof/>
          </w:rPr>
        </w:r>
        <w:r>
          <w:rPr>
            <w:noProof/>
          </w:rPr>
          <w:fldChar w:fldCharType="separate"/>
        </w:r>
        <w:r w:rsidR="00481B06">
          <w:rPr>
            <w:noProof/>
          </w:rPr>
          <w:delText>8</w:delText>
        </w:r>
        <w:r>
          <w:rPr>
            <w:noProof/>
          </w:rPr>
          <w:fldChar w:fldCharType="end"/>
        </w:r>
      </w:del>
    </w:p>
    <w:p w14:paraId="2B7F0A04" w14:textId="77777777" w:rsidR="007D5B88" w:rsidRDefault="007D5B88">
      <w:pPr>
        <w:pStyle w:val="TOC2"/>
        <w:rPr>
          <w:del w:id="42" w:author="KPMG_PQH" w:date="2026-04-07T11:25:00Z" w16du:dateUtc="2026-04-07T04:25:00Z"/>
          <w:rFonts w:eastAsiaTheme="minorEastAsia" w:cstheme="minorBidi"/>
          <w:noProof/>
          <w:kern w:val="2"/>
          <w:sz w:val="22"/>
          <w:lang w:eastAsia="en-US"/>
          <w14:ligatures w14:val="standardContextual"/>
        </w:rPr>
      </w:pPr>
      <w:del w:id="43" w:author="KPMG_PQH" w:date="2026-04-07T11:25:00Z" w16du:dateUtc="2026-04-07T04:25:00Z">
        <w:r>
          <w:rPr>
            <w:noProof/>
          </w:rPr>
          <w:delText>2.2</w:delText>
        </w:r>
        <w:r>
          <w:rPr>
            <w:rFonts w:eastAsiaTheme="minorEastAsia" w:cstheme="minorBidi"/>
            <w:noProof/>
            <w:kern w:val="2"/>
            <w:sz w:val="22"/>
            <w:lang w:eastAsia="en-US"/>
            <w14:ligatures w14:val="standardContextual"/>
          </w:rPr>
          <w:tab/>
        </w:r>
        <w:r>
          <w:rPr>
            <w:noProof/>
          </w:rPr>
          <w:delText>Related party transactions</w:delText>
        </w:r>
        <w:r>
          <w:rPr>
            <w:noProof/>
          </w:rPr>
          <w:tab/>
        </w:r>
        <w:r>
          <w:rPr>
            <w:noProof/>
          </w:rPr>
          <w:fldChar w:fldCharType="begin"/>
        </w:r>
        <w:r>
          <w:rPr>
            <w:noProof/>
          </w:rPr>
          <w:delInstrText xml:space="preserve"> PAGEREF _Toc170131389 \h </w:delInstrText>
        </w:r>
        <w:r>
          <w:rPr>
            <w:noProof/>
          </w:rPr>
        </w:r>
        <w:r>
          <w:rPr>
            <w:noProof/>
          </w:rPr>
          <w:fldChar w:fldCharType="separate"/>
        </w:r>
        <w:r w:rsidR="00481B06">
          <w:rPr>
            <w:noProof/>
          </w:rPr>
          <w:delText>8</w:delText>
        </w:r>
        <w:r>
          <w:rPr>
            <w:noProof/>
          </w:rPr>
          <w:fldChar w:fldCharType="end"/>
        </w:r>
      </w:del>
    </w:p>
    <w:p w14:paraId="43B016CA" w14:textId="77777777" w:rsidR="007D5B88" w:rsidRDefault="007D5B88">
      <w:pPr>
        <w:pStyle w:val="TOC2"/>
        <w:rPr>
          <w:del w:id="44" w:author="KPMG_PQH" w:date="2026-04-07T11:25:00Z" w16du:dateUtc="2026-04-07T04:25:00Z"/>
          <w:rFonts w:eastAsiaTheme="minorEastAsia" w:cstheme="minorBidi"/>
          <w:noProof/>
          <w:kern w:val="2"/>
          <w:sz w:val="22"/>
          <w:lang w:eastAsia="en-US"/>
          <w14:ligatures w14:val="standardContextual"/>
        </w:rPr>
      </w:pPr>
      <w:del w:id="45" w:author="KPMG_PQH" w:date="2026-04-07T11:25:00Z" w16du:dateUtc="2026-04-07T04:25:00Z">
        <w:r>
          <w:rPr>
            <w:noProof/>
          </w:rPr>
          <w:delText>2.3</w:delText>
        </w:r>
        <w:r>
          <w:rPr>
            <w:rFonts w:eastAsiaTheme="minorEastAsia" w:cstheme="minorBidi"/>
            <w:noProof/>
            <w:kern w:val="2"/>
            <w:sz w:val="22"/>
            <w:lang w:eastAsia="en-US"/>
            <w14:ligatures w14:val="standardContextual"/>
          </w:rPr>
          <w:tab/>
        </w:r>
        <w:r>
          <w:rPr>
            <w:noProof/>
          </w:rPr>
          <w:delText>Functional analysis</w:delText>
        </w:r>
        <w:r>
          <w:rPr>
            <w:noProof/>
          </w:rPr>
          <w:tab/>
        </w:r>
        <w:r>
          <w:rPr>
            <w:noProof/>
          </w:rPr>
          <w:fldChar w:fldCharType="begin"/>
        </w:r>
        <w:r>
          <w:rPr>
            <w:noProof/>
          </w:rPr>
          <w:delInstrText xml:space="preserve"> PAGEREF _Toc170131390 \h </w:delInstrText>
        </w:r>
        <w:r>
          <w:rPr>
            <w:noProof/>
          </w:rPr>
        </w:r>
        <w:r>
          <w:rPr>
            <w:noProof/>
          </w:rPr>
          <w:fldChar w:fldCharType="separate"/>
        </w:r>
        <w:r w:rsidR="00481B06">
          <w:rPr>
            <w:noProof/>
          </w:rPr>
          <w:delText>8</w:delText>
        </w:r>
        <w:r>
          <w:rPr>
            <w:noProof/>
          </w:rPr>
          <w:fldChar w:fldCharType="end"/>
        </w:r>
      </w:del>
    </w:p>
    <w:p w14:paraId="55672D55" w14:textId="77777777" w:rsidR="007D5B88" w:rsidRDefault="007D5B88">
      <w:pPr>
        <w:pStyle w:val="TOC2"/>
        <w:rPr>
          <w:del w:id="46" w:author="KPMG_PQH" w:date="2026-04-07T11:25:00Z" w16du:dateUtc="2026-04-07T04:25:00Z"/>
          <w:rFonts w:eastAsiaTheme="minorEastAsia" w:cstheme="minorBidi"/>
          <w:noProof/>
          <w:kern w:val="2"/>
          <w:sz w:val="22"/>
          <w:lang w:eastAsia="en-US"/>
          <w14:ligatures w14:val="standardContextual"/>
        </w:rPr>
      </w:pPr>
      <w:del w:id="47" w:author="KPMG_PQH" w:date="2026-04-07T11:25:00Z" w16du:dateUtc="2026-04-07T04:25:00Z">
        <w:r>
          <w:rPr>
            <w:noProof/>
          </w:rPr>
          <w:delText>2.4</w:delText>
        </w:r>
        <w:r>
          <w:rPr>
            <w:rFonts w:eastAsiaTheme="minorEastAsia" w:cstheme="minorBidi"/>
            <w:noProof/>
            <w:kern w:val="2"/>
            <w:sz w:val="22"/>
            <w:lang w:eastAsia="en-US"/>
            <w14:ligatures w14:val="standardContextual"/>
          </w:rPr>
          <w:tab/>
        </w:r>
        <w:r>
          <w:rPr>
            <w:noProof/>
          </w:rPr>
          <w:delText>Economic analysis</w:delText>
        </w:r>
        <w:r>
          <w:rPr>
            <w:noProof/>
          </w:rPr>
          <w:tab/>
        </w:r>
        <w:r>
          <w:rPr>
            <w:noProof/>
          </w:rPr>
          <w:fldChar w:fldCharType="begin"/>
        </w:r>
        <w:r>
          <w:rPr>
            <w:noProof/>
          </w:rPr>
          <w:delInstrText xml:space="preserve"> PAGEREF _Toc170131391 \h </w:delInstrText>
        </w:r>
        <w:r>
          <w:rPr>
            <w:noProof/>
          </w:rPr>
        </w:r>
        <w:r>
          <w:rPr>
            <w:noProof/>
          </w:rPr>
          <w:fldChar w:fldCharType="separate"/>
        </w:r>
        <w:r w:rsidR="00481B06">
          <w:rPr>
            <w:noProof/>
          </w:rPr>
          <w:delText>8</w:delText>
        </w:r>
        <w:r>
          <w:rPr>
            <w:noProof/>
          </w:rPr>
          <w:fldChar w:fldCharType="end"/>
        </w:r>
      </w:del>
    </w:p>
    <w:p w14:paraId="7242E992" w14:textId="77777777" w:rsidR="007D5B88" w:rsidRDefault="007D5B88">
      <w:pPr>
        <w:pStyle w:val="TOC2"/>
        <w:rPr>
          <w:del w:id="48" w:author="KPMG_PQH" w:date="2026-04-07T11:25:00Z" w16du:dateUtc="2026-04-07T04:25:00Z"/>
          <w:rFonts w:eastAsiaTheme="minorEastAsia" w:cstheme="minorBidi"/>
          <w:noProof/>
          <w:kern w:val="2"/>
          <w:sz w:val="22"/>
          <w:lang w:eastAsia="en-US"/>
          <w14:ligatures w14:val="standardContextual"/>
        </w:rPr>
      </w:pPr>
      <w:del w:id="49" w:author="KPMG_PQH" w:date="2026-04-07T11:25:00Z" w16du:dateUtc="2026-04-07T04:25:00Z">
        <w:r>
          <w:rPr>
            <w:noProof/>
          </w:rPr>
          <w:delText>2.5</w:delText>
        </w:r>
        <w:r>
          <w:rPr>
            <w:rFonts w:eastAsiaTheme="minorEastAsia" w:cstheme="minorBidi"/>
            <w:noProof/>
            <w:kern w:val="2"/>
            <w:sz w:val="22"/>
            <w:lang w:eastAsia="en-US"/>
            <w14:ligatures w14:val="standardContextual"/>
          </w:rPr>
          <w:tab/>
        </w:r>
        <w:r>
          <w:rPr>
            <w:noProof/>
          </w:rPr>
          <w:delText>Conclusion</w:delText>
        </w:r>
        <w:r>
          <w:rPr>
            <w:noProof/>
          </w:rPr>
          <w:tab/>
        </w:r>
        <w:r>
          <w:rPr>
            <w:noProof/>
          </w:rPr>
          <w:fldChar w:fldCharType="begin"/>
        </w:r>
        <w:r>
          <w:rPr>
            <w:noProof/>
          </w:rPr>
          <w:delInstrText xml:space="preserve"> PAGEREF _Toc170131392 \h </w:delInstrText>
        </w:r>
        <w:r>
          <w:rPr>
            <w:noProof/>
          </w:rPr>
        </w:r>
        <w:r>
          <w:rPr>
            <w:noProof/>
          </w:rPr>
          <w:fldChar w:fldCharType="separate"/>
        </w:r>
        <w:r w:rsidR="00481B06">
          <w:rPr>
            <w:noProof/>
          </w:rPr>
          <w:delText>10</w:delText>
        </w:r>
        <w:r>
          <w:rPr>
            <w:noProof/>
          </w:rPr>
          <w:fldChar w:fldCharType="end"/>
        </w:r>
      </w:del>
    </w:p>
    <w:p w14:paraId="0C078220" w14:textId="77777777" w:rsidR="007D5B88" w:rsidRDefault="007D5B88">
      <w:pPr>
        <w:pStyle w:val="TOC1"/>
        <w:rPr>
          <w:del w:id="50" w:author="KPMG_PQH" w:date="2026-04-07T11:25:00Z" w16du:dateUtc="2026-04-07T04:25:00Z"/>
          <w:rFonts w:eastAsiaTheme="minorEastAsia" w:cstheme="minorBidi"/>
          <w:noProof/>
          <w:kern w:val="2"/>
          <w:sz w:val="22"/>
          <w:lang w:eastAsia="en-US"/>
          <w14:ligatures w14:val="standardContextual"/>
        </w:rPr>
      </w:pPr>
      <w:del w:id="51" w:author="KPMG_PQH" w:date="2026-04-07T11:25:00Z" w16du:dateUtc="2026-04-07T04:25:00Z">
        <w:r>
          <w:rPr>
            <w:noProof/>
          </w:rPr>
          <w:delText>PART A. TAXPAYER INFORMATION</w:delText>
        </w:r>
        <w:r>
          <w:rPr>
            <w:noProof/>
          </w:rPr>
          <w:tab/>
        </w:r>
        <w:r>
          <w:rPr>
            <w:noProof/>
          </w:rPr>
          <w:fldChar w:fldCharType="begin"/>
        </w:r>
        <w:r>
          <w:rPr>
            <w:noProof/>
          </w:rPr>
          <w:delInstrText xml:space="preserve"> PAGEREF _Toc170131393 \h </w:delInstrText>
        </w:r>
        <w:r>
          <w:rPr>
            <w:noProof/>
          </w:rPr>
        </w:r>
        <w:r>
          <w:rPr>
            <w:noProof/>
          </w:rPr>
          <w:fldChar w:fldCharType="separate"/>
        </w:r>
        <w:r w:rsidR="00481B06">
          <w:rPr>
            <w:noProof/>
          </w:rPr>
          <w:delText>11</w:delText>
        </w:r>
        <w:r>
          <w:rPr>
            <w:noProof/>
          </w:rPr>
          <w:fldChar w:fldCharType="end"/>
        </w:r>
      </w:del>
    </w:p>
    <w:p w14:paraId="1717B150" w14:textId="77777777" w:rsidR="007D5B88" w:rsidRDefault="007D5B88">
      <w:pPr>
        <w:pStyle w:val="TOC1"/>
        <w:rPr>
          <w:del w:id="52" w:author="KPMG_PQH" w:date="2026-04-07T11:25:00Z" w16du:dateUtc="2026-04-07T04:25:00Z"/>
          <w:rFonts w:eastAsiaTheme="minorEastAsia" w:cstheme="minorBidi"/>
          <w:noProof/>
          <w:kern w:val="2"/>
          <w:sz w:val="22"/>
          <w:lang w:eastAsia="en-US"/>
          <w14:ligatures w14:val="standardContextual"/>
        </w:rPr>
      </w:pPr>
      <w:del w:id="53" w:author="KPMG_PQH" w:date="2026-04-07T11:25:00Z" w16du:dateUtc="2026-04-07T04:25:00Z">
        <w:r>
          <w:rPr>
            <w:noProof/>
          </w:rPr>
          <w:delText>3</w:delText>
        </w:r>
        <w:r>
          <w:rPr>
            <w:rFonts w:eastAsiaTheme="minorEastAsia" w:cstheme="minorBidi"/>
            <w:noProof/>
            <w:kern w:val="2"/>
            <w:sz w:val="22"/>
            <w:lang w:eastAsia="en-US"/>
            <w14:ligatures w14:val="standardContextual"/>
          </w:rPr>
          <w:tab/>
        </w:r>
        <w:r>
          <w:rPr>
            <w:noProof/>
          </w:rPr>
          <w:delText>Information on HMV</w:delText>
        </w:r>
        <w:r>
          <w:rPr>
            <w:noProof/>
          </w:rPr>
          <w:tab/>
        </w:r>
        <w:r>
          <w:rPr>
            <w:noProof/>
          </w:rPr>
          <w:fldChar w:fldCharType="begin"/>
        </w:r>
        <w:r>
          <w:rPr>
            <w:noProof/>
          </w:rPr>
          <w:delInstrText xml:space="preserve"> PAGEREF _Toc170131394 \h </w:delInstrText>
        </w:r>
        <w:r>
          <w:rPr>
            <w:noProof/>
          </w:rPr>
        </w:r>
        <w:r>
          <w:rPr>
            <w:noProof/>
          </w:rPr>
          <w:fldChar w:fldCharType="separate"/>
        </w:r>
        <w:r w:rsidR="00481B06">
          <w:rPr>
            <w:noProof/>
          </w:rPr>
          <w:delText>11</w:delText>
        </w:r>
        <w:r>
          <w:rPr>
            <w:noProof/>
          </w:rPr>
          <w:fldChar w:fldCharType="end"/>
        </w:r>
      </w:del>
    </w:p>
    <w:p w14:paraId="02F9F992" w14:textId="77777777" w:rsidR="007D5B88" w:rsidRDefault="007D5B88">
      <w:pPr>
        <w:pStyle w:val="TOC2"/>
        <w:rPr>
          <w:del w:id="54" w:author="KPMG_PQH" w:date="2026-04-07T11:25:00Z" w16du:dateUtc="2026-04-07T04:25:00Z"/>
          <w:rFonts w:eastAsiaTheme="minorEastAsia" w:cstheme="minorBidi"/>
          <w:noProof/>
          <w:kern w:val="2"/>
          <w:sz w:val="22"/>
          <w:lang w:eastAsia="en-US"/>
          <w14:ligatures w14:val="standardContextual"/>
        </w:rPr>
      </w:pPr>
      <w:del w:id="55" w:author="KPMG_PQH" w:date="2026-04-07T11:25:00Z" w16du:dateUtc="2026-04-07T04:25:00Z">
        <w:r>
          <w:rPr>
            <w:noProof/>
          </w:rPr>
          <w:delText>3.1</w:delText>
        </w:r>
        <w:r>
          <w:rPr>
            <w:rFonts w:eastAsiaTheme="minorEastAsia" w:cstheme="minorBidi"/>
            <w:noProof/>
            <w:kern w:val="2"/>
            <w:sz w:val="22"/>
            <w:lang w:eastAsia="en-US"/>
            <w14:ligatures w14:val="standardContextual"/>
          </w:rPr>
          <w:tab/>
        </w:r>
        <w:r>
          <w:rPr>
            <w:noProof/>
          </w:rPr>
          <w:delText>Company background</w:delText>
        </w:r>
        <w:r>
          <w:rPr>
            <w:noProof/>
          </w:rPr>
          <w:tab/>
        </w:r>
        <w:r>
          <w:rPr>
            <w:noProof/>
          </w:rPr>
          <w:fldChar w:fldCharType="begin"/>
        </w:r>
        <w:r>
          <w:rPr>
            <w:noProof/>
          </w:rPr>
          <w:delInstrText xml:space="preserve"> PAGEREF _Toc170131395 \h </w:delInstrText>
        </w:r>
        <w:r>
          <w:rPr>
            <w:noProof/>
          </w:rPr>
        </w:r>
        <w:r>
          <w:rPr>
            <w:noProof/>
          </w:rPr>
          <w:fldChar w:fldCharType="separate"/>
        </w:r>
        <w:r w:rsidR="00481B06">
          <w:rPr>
            <w:noProof/>
          </w:rPr>
          <w:delText>13</w:delText>
        </w:r>
        <w:r>
          <w:rPr>
            <w:noProof/>
          </w:rPr>
          <w:fldChar w:fldCharType="end"/>
        </w:r>
      </w:del>
    </w:p>
    <w:p w14:paraId="4AE80FA9" w14:textId="77777777" w:rsidR="007D5B88" w:rsidRDefault="007D5B88">
      <w:pPr>
        <w:pStyle w:val="TOC2"/>
        <w:rPr>
          <w:del w:id="56" w:author="KPMG_PQH" w:date="2026-04-07T11:25:00Z" w16du:dateUtc="2026-04-07T04:25:00Z"/>
          <w:rFonts w:eastAsiaTheme="minorEastAsia" w:cstheme="minorBidi"/>
          <w:noProof/>
          <w:kern w:val="2"/>
          <w:sz w:val="22"/>
          <w:lang w:eastAsia="en-US"/>
          <w14:ligatures w14:val="standardContextual"/>
        </w:rPr>
      </w:pPr>
      <w:del w:id="57" w:author="KPMG_PQH" w:date="2026-04-07T11:25:00Z" w16du:dateUtc="2026-04-07T04:25:00Z">
        <w:r>
          <w:rPr>
            <w:noProof/>
          </w:rPr>
          <w:delText>3.2</w:delText>
        </w:r>
        <w:r>
          <w:rPr>
            <w:rFonts w:eastAsiaTheme="minorEastAsia" w:cstheme="minorBidi"/>
            <w:noProof/>
            <w:kern w:val="2"/>
            <w:sz w:val="22"/>
            <w:lang w:eastAsia="en-US"/>
            <w14:ligatures w14:val="standardContextual"/>
          </w:rPr>
          <w:tab/>
        </w:r>
        <w:r>
          <w:rPr>
            <w:noProof/>
          </w:rPr>
          <w:delText>Product overview</w:delText>
        </w:r>
        <w:r>
          <w:rPr>
            <w:noProof/>
          </w:rPr>
          <w:tab/>
        </w:r>
        <w:r>
          <w:rPr>
            <w:noProof/>
          </w:rPr>
          <w:fldChar w:fldCharType="begin"/>
        </w:r>
        <w:r>
          <w:rPr>
            <w:noProof/>
          </w:rPr>
          <w:delInstrText xml:space="preserve"> PAGEREF _Toc170131396 \h </w:delInstrText>
        </w:r>
        <w:r>
          <w:rPr>
            <w:noProof/>
          </w:rPr>
        </w:r>
        <w:r>
          <w:rPr>
            <w:noProof/>
          </w:rPr>
          <w:fldChar w:fldCharType="separate"/>
        </w:r>
        <w:r w:rsidR="00481B06">
          <w:rPr>
            <w:noProof/>
          </w:rPr>
          <w:delText>13</w:delText>
        </w:r>
        <w:r>
          <w:rPr>
            <w:noProof/>
          </w:rPr>
          <w:fldChar w:fldCharType="end"/>
        </w:r>
      </w:del>
    </w:p>
    <w:p w14:paraId="43AD9406" w14:textId="77777777" w:rsidR="007D5B88" w:rsidRDefault="007D5B88">
      <w:pPr>
        <w:pStyle w:val="TOC2"/>
        <w:rPr>
          <w:del w:id="58" w:author="KPMG_PQH" w:date="2026-04-07T11:25:00Z" w16du:dateUtc="2026-04-07T04:25:00Z"/>
          <w:rFonts w:eastAsiaTheme="minorEastAsia" w:cstheme="minorBidi"/>
          <w:noProof/>
          <w:kern w:val="2"/>
          <w:sz w:val="22"/>
          <w:lang w:eastAsia="en-US"/>
          <w14:ligatures w14:val="standardContextual"/>
        </w:rPr>
      </w:pPr>
      <w:del w:id="59" w:author="KPMG_PQH" w:date="2026-04-07T11:25:00Z" w16du:dateUtc="2026-04-07T04:25:00Z">
        <w:r>
          <w:rPr>
            <w:noProof/>
          </w:rPr>
          <w:delText>3.3</w:delText>
        </w:r>
        <w:r>
          <w:rPr>
            <w:rFonts w:eastAsiaTheme="minorEastAsia" w:cstheme="minorBidi"/>
            <w:noProof/>
            <w:kern w:val="2"/>
            <w:sz w:val="22"/>
            <w:lang w:eastAsia="en-US"/>
            <w14:ligatures w14:val="standardContextual"/>
          </w:rPr>
          <w:tab/>
        </w:r>
        <w:r>
          <w:rPr>
            <w:noProof/>
          </w:rPr>
          <w:delText>HMV’s organization and management structure</w:delText>
        </w:r>
        <w:r>
          <w:rPr>
            <w:noProof/>
          </w:rPr>
          <w:tab/>
        </w:r>
        <w:r>
          <w:rPr>
            <w:noProof/>
          </w:rPr>
          <w:fldChar w:fldCharType="begin"/>
        </w:r>
        <w:r>
          <w:rPr>
            <w:noProof/>
          </w:rPr>
          <w:delInstrText xml:space="preserve"> PAGEREF _Toc170131397 \h </w:delInstrText>
        </w:r>
        <w:r>
          <w:rPr>
            <w:noProof/>
          </w:rPr>
        </w:r>
        <w:r>
          <w:rPr>
            <w:noProof/>
          </w:rPr>
          <w:fldChar w:fldCharType="separate"/>
        </w:r>
        <w:r w:rsidR="00481B06">
          <w:rPr>
            <w:noProof/>
          </w:rPr>
          <w:delText>13</w:delText>
        </w:r>
        <w:r>
          <w:rPr>
            <w:noProof/>
          </w:rPr>
          <w:fldChar w:fldCharType="end"/>
        </w:r>
      </w:del>
    </w:p>
    <w:p w14:paraId="75147B8D" w14:textId="77777777" w:rsidR="007D5B88" w:rsidRDefault="007D5B88">
      <w:pPr>
        <w:pStyle w:val="TOC2"/>
        <w:rPr>
          <w:del w:id="60" w:author="KPMG_PQH" w:date="2026-04-07T11:25:00Z" w16du:dateUtc="2026-04-07T04:25:00Z"/>
          <w:rFonts w:eastAsiaTheme="minorEastAsia" w:cstheme="minorBidi"/>
          <w:noProof/>
          <w:kern w:val="2"/>
          <w:sz w:val="22"/>
          <w:lang w:eastAsia="en-US"/>
          <w14:ligatures w14:val="standardContextual"/>
        </w:rPr>
      </w:pPr>
      <w:del w:id="61" w:author="KPMG_PQH" w:date="2026-04-07T11:25:00Z" w16du:dateUtc="2026-04-07T04:25:00Z">
        <w:r>
          <w:rPr>
            <w:noProof/>
          </w:rPr>
          <w:delText>3.4</w:delText>
        </w:r>
        <w:r>
          <w:rPr>
            <w:rFonts w:eastAsiaTheme="minorEastAsia" w:cstheme="minorBidi"/>
            <w:noProof/>
            <w:kern w:val="2"/>
            <w:sz w:val="22"/>
            <w:lang w:eastAsia="en-US"/>
            <w14:ligatures w14:val="standardContextual"/>
          </w:rPr>
          <w:tab/>
        </w:r>
        <w:r>
          <w:rPr>
            <w:noProof/>
          </w:rPr>
          <w:delText>Description of the business strategy pursued by HMV</w:delText>
        </w:r>
        <w:r>
          <w:rPr>
            <w:noProof/>
          </w:rPr>
          <w:tab/>
        </w:r>
        <w:r>
          <w:rPr>
            <w:noProof/>
          </w:rPr>
          <w:fldChar w:fldCharType="begin"/>
        </w:r>
        <w:r>
          <w:rPr>
            <w:noProof/>
          </w:rPr>
          <w:delInstrText xml:space="preserve"> PAGEREF _Toc170131398 \h </w:delInstrText>
        </w:r>
        <w:r>
          <w:rPr>
            <w:noProof/>
          </w:rPr>
        </w:r>
        <w:r>
          <w:rPr>
            <w:noProof/>
          </w:rPr>
          <w:fldChar w:fldCharType="separate"/>
        </w:r>
        <w:r w:rsidR="00481B06">
          <w:rPr>
            <w:noProof/>
          </w:rPr>
          <w:delText>15</w:delText>
        </w:r>
        <w:r>
          <w:rPr>
            <w:noProof/>
          </w:rPr>
          <w:fldChar w:fldCharType="end"/>
        </w:r>
      </w:del>
    </w:p>
    <w:p w14:paraId="2DD4B41A" w14:textId="77777777" w:rsidR="007D5B88" w:rsidRDefault="007D5B88">
      <w:pPr>
        <w:pStyle w:val="TOC3"/>
        <w:rPr>
          <w:del w:id="62" w:author="KPMG_PQH" w:date="2026-04-07T11:25:00Z" w16du:dateUtc="2026-04-07T04:25:00Z"/>
          <w:rFonts w:eastAsiaTheme="minorEastAsia" w:cstheme="minorBidi"/>
          <w:noProof/>
          <w:kern w:val="2"/>
          <w:sz w:val="22"/>
          <w:lang w:eastAsia="en-US"/>
          <w14:ligatures w14:val="standardContextual"/>
        </w:rPr>
      </w:pPr>
      <w:del w:id="63" w:author="KPMG_PQH" w:date="2026-04-07T11:25:00Z" w16du:dateUtc="2026-04-07T04:25:00Z">
        <w:r>
          <w:rPr>
            <w:noProof/>
          </w:rPr>
          <w:delText>3.4.1</w:delText>
        </w:r>
        <w:r>
          <w:rPr>
            <w:rFonts w:eastAsiaTheme="minorEastAsia" w:cstheme="minorBidi"/>
            <w:noProof/>
            <w:kern w:val="2"/>
            <w:sz w:val="22"/>
            <w:lang w:eastAsia="en-US"/>
            <w14:ligatures w14:val="standardContextual"/>
          </w:rPr>
          <w:tab/>
        </w:r>
        <w:r>
          <w:rPr>
            <w:noProof/>
          </w:rPr>
          <w:delText>Business strategy</w:delText>
        </w:r>
        <w:r>
          <w:rPr>
            <w:noProof/>
          </w:rPr>
          <w:tab/>
        </w:r>
        <w:r>
          <w:rPr>
            <w:noProof/>
          </w:rPr>
          <w:fldChar w:fldCharType="begin"/>
        </w:r>
        <w:r>
          <w:rPr>
            <w:noProof/>
          </w:rPr>
          <w:delInstrText xml:space="preserve"> PAGEREF _Toc170131399 \h </w:delInstrText>
        </w:r>
        <w:r>
          <w:rPr>
            <w:noProof/>
          </w:rPr>
        </w:r>
        <w:r>
          <w:rPr>
            <w:noProof/>
          </w:rPr>
          <w:fldChar w:fldCharType="separate"/>
        </w:r>
        <w:r w:rsidR="00481B06">
          <w:rPr>
            <w:noProof/>
          </w:rPr>
          <w:delText>15</w:delText>
        </w:r>
        <w:r>
          <w:rPr>
            <w:noProof/>
          </w:rPr>
          <w:fldChar w:fldCharType="end"/>
        </w:r>
      </w:del>
    </w:p>
    <w:p w14:paraId="540E283B" w14:textId="77777777" w:rsidR="007D5B88" w:rsidRDefault="007D5B88">
      <w:pPr>
        <w:pStyle w:val="TOC3"/>
        <w:rPr>
          <w:del w:id="64" w:author="KPMG_PQH" w:date="2026-04-07T11:25:00Z" w16du:dateUtc="2026-04-07T04:25:00Z"/>
          <w:rFonts w:eastAsiaTheme="minorEastAsia" w:cstheme="minorBidi"/>
          <w:noProof/>
          <w:kern w:val="2"/>
          <w:sz w:val="22"/>
          <w:lang w:eastAsia="en-US"/>
          <w14:ligatures w14:val="standardContextual"/>
        </w:rPr>
      </w:pPr>
      <w:del w:id="65" w:author="KPMG_PQH" w:date="2026-04-07T11:25:00Z" w16du:dateUtc="2026-04-07T04:25:00Z">
        <w:r>
          <w:rPr>
            <w:noProof/>
          </w:rPr>
          <w:delText>3.4.2</w:delText>
        </w:r>
        <w:r>
          <w:rPr>
            <w:rFonts w:eastAsiaTheme="minorEastAsia" w:cstheme="minorBidi"/>
            <w:noProof/>
            <w:kern w:val="2"/>
            <w:sz w:val="22"/>
            <w:lang w:eastAsia="en-US"/>
            <w14:ligatures w14:val="standardContextual"/>
          </w:rPr>
          <w:tab/>
        </w:r>
        <w:r>
          <w:rPr>
            <w:noProof/>
            <w:lang w:eastAsia="ko-KR"/>
          </w:rPr>
          <w:delText xml:space="preserve">Business restructurings, </w:delText>
        </w:r>
        <w:r>
          <w:rPr>
            <w:noProof/>
          </w:rPr>
          <w:delText>capital transfers, or asset transfers of the Group</w:delText>
        </w:r>
        <w:r>
          <w:rPr>
            <w:noProof/>
          </w:rPr>
          <w:tab/>
        </w:r>
        <w:r>
          <w:rPr>
            <w:noProof/>
          </w:rPr>
          <w:fldChar w:fldCharType="begin"/>
        </w:r>
        <w:r>
          <w:rPr>
            <w:noProof/>
          </w:rPr>
          <w:delInstrText xml:space="preserve"> PAGEREF _Toc170131400 \h </w:delInstrText>
        </w:r>
        <w:r>
          <w:rPr>
            <w:noProof/>
          </w:rPr>
        </w:r>
        <w:r>
          <w:rPr>
            <w:noProof/>
          </w:rPr>
          <w:fldChar w:fldCharType="separate"/>
        </w:r>
        <w:r w:rsidR="00481B06">
          <w:rPr>
            <w:noProof/>
          </w:rPr>
          <w:delText>15</w:delText>
        </w:r>
        <w:r>
          <w:rPr>
            <w:noProof/>
          </w:rPr>
          <w:fldChar w:fldCharType="end"/>
        </w:r>
      </w:del>
    </w:p>
    <w:p w14:paraId="3E2A30A8" w14:textId="77777777" w:rsidR="007D5B88" w:rsidRDefault="007D5B88">
      <w:pPr>
        <w:pStyle w:val="TOC2"/>
        <w:rPr>
          <w:del w:id="66" w:author="KPMG_PQH" w:date="2026-04-07T11:25:00Z" w16du:dateUtc="2026-04-07T04:25:00Z"/>
          <w:rFonts w:eastAsiaTheme="minorEastAsia" w:cstheme="minorBidi"/>
          <w:noProof/>
          <w:kern w:val="2"/>
          <w:sz w:val="22"/>
          <w:lang w:eastAsia="en-US"/>
          <w14:ligatures w14:val="standardContextual"/>
        </w:rPr>
      </w:pPr>
      <w:del w:id="67" w:author="KPMG_PQH" w:date="2026-04-07T11:25:00Z" w16du:dateUtc="2026-04-07T04:25:00Z">
        <w:r w:rsidRPr="005D3D72">
          <w:rPr>
            <w:rFonts w:eastAsia="MS Mincho"/>
            <w:noProof/>
            <w:lang w:eastAsia="ja-JP"/>
          </w:rPr>
          <w:delText>3.5</w:delText>
        </w:r>
        <w:r>
          <w:rPr>
            <w:rFonts w:eastAsiaTheme="minorEastAsia" w:cstheme="minorBidi"/>
            <w:noProof/>
            <w:kern w:val="2"/>
            <w:sz w:val="22"/>
            <w:lang w:eastAsia="en-US"/>
            <w14:ligatures w14:val="standardContextual"/>
          </w:rPr>
          <w:tab/>
        </w:r>
        <w:r w:rsidRPr="005D3D72">
          <w:rPr>
            <w:rFonts w:eastAsia="MS Mincho"/>
            <w:noProof/>
            <w:lang w:eastAsia="ja-JP"/>
          </w:rPr>
          <w:delText>Companies having similar products / Key competitors</w:delText>
        </w:r>
        <w:r>
          <w:rPr>
            <w:noProof/>
          </w:rPr>
          <w:tab/>
        </w:r>
        <w:r>
          <w:rPr>
            <w:noProof/>
          </w:rPr>
          <w:fldChar w:fldCharType="begin"/>
        </w:r>
        <w:r>
          <w:rPr>
            <w:noProof/>
          </w:rPr>
          <w:delInstrText xml:space="preserve"> PAGEREF _Toc170131401 \h </w:delInstrText>
        </w:r>
        <w:r>
          <w:rPr>
            <w:noProof/>
          </w:rPr>
        </w:r>
        <w:r>
          <w:rPr>
            <w:noProof/>
          </w:rPr>
          <w:fldChar w:fldCharType="separate"/>
        </w:r>
        <w:r w:rsidR="00481B06">
          <w:rPr>
            <w:noProof/>
          </w:rPr>
          <w:delText>15</w:delText>
        </w:r>
        <w:r>
          <w:rPr>
            <w:noProof/>
          </w:rPr>
          <w:fldChar w:fldCharType="end"/>
        </w:r>
      </w:del>
    </w:p>
    <w:p w14:paraId="739972F9" w14:textId="77777777" w:rsidR="007D5B88" w:rsidRDefault="007D5B88">
      <w:pPr>
        <w:pStyle w:val="TOC1"/>
        <w:rPr>
          <w:del w:id="68" w:author="KPMG_PQH" w:date="2026-04-07T11:25:00Z" w16du:dateUtc="2026-04-07T04:25:00Z"/>
          <w:rFonts w:eastAsiaTheme="minorEastAsia" w:cstheme="minorBidi"/>
          <w:noProof/>
          <w:kern w:val="2"/>
          <w:sz w:val="22"/>
          <w:lang w:eastAsia="en-US"/>
          <w14:ligatures w14:val="standardContextual"/>
        </w:rPr>
      </w:pPr>
      <w:del w:id="69" w:author="KPMG_PQH" w:date="2026-04-07T11:25:00Z" w16du:dateUtc="2026-04-07T04:25:00Z">
        <w:r>
          <w:rPr>
            <w:noProof/>
          </w:rPr>
          <w:delText>PART B.  INFORMATION ON TAXPAYER’S RELATED PARTY TRANSACTIONS</w:delText>
        </w:r>
        <w:r>
          <w:rPr>
            <w:noProof/>
          </w:rPr>
          <w:tab/>
        </w:r>
        <w:r>
          <w:rPr>
            <w:noProof/>
          </w:rPr>
          <w:fldChar w:fldCharType="begin"/>
        </w:r>
        <w:r>
          <w:rPr>
            <w:noProof/>
          </w:rPr>
          <w:delInstrText xml:space="preserve"> PAGEREF _Toc170131402 \h </w:delInstrText>
        </w:r>
        <w:r>
          <w:rPr>
            <w:noProof/>
          </w:rPr>
        </w:r>
        <w:r>
          <w:rPr>
            <w:noProof/>
          </w:rPr>
          <w:fldChar w:fldCharType="separate"/>
        </w:r>
        <w:r w:rsidR="00481B06">
          <w:rPr>
            <w:noProof/>
          </w:rPr>
          <w:delText>16</w:delText>
        </w:r>
        <w:r>
          <w:rPr>
            <w:noProof/>
          </w:rPr>
          <w:fldChar w:fldCharType="end"/>
        </w:r>
      </w:del>
    </w:p>
    <w:p w14:paraId="60DCA168" w14:textId="77777777" w:rsidR="007D5B88" w:rsidRDefault="007D5B88">
      <w:pPr>
        <w:pStyle w:val="TOC1"/>
        <w:rPr>
          <w:del w:id="70" w:author="KPMG_PQH" w:date="2026-04-07T11:25:00Z" w16du:dateUtc="2026-04-07T04:25:00Z"/>
          <w:rFonts w:eastAsiaTheme="minorEastAsia" w:cstheme="minorBidi"/>
          <w:noProof/>
          <w:kern w:val="2"/>
          <w:sz w:val="22"/>
          <w:lang w:eastAsia="en-US"/>
          <w14:ligatures w14:val="standardContextual"/>
        </w:rPr>
      </w:pPr>
      <w:del w:id="71" w:author="KPMG_PQH" w:date="2026-04-07T11:25:00Z" w16du:dateUtc="2026-04-07T04:25:00Z">
        <w:r>
          <w:rPr>
            <w:noProof/>
          </w:rPr>
          <w:delText>4</w:delText>
        </w:r>
        <w:r>
          <w:rPr>
            <w:rFonts w:eastAsiaTheme="minorEastAsia" w:cstheme="minorBidi"/>
            <w:noProof/>
            <w:kern w:val="2"/>
            <w:sz w:val="22"/>
            <w:lang w:eastAsia="en-US"/>
            <w14:ligatures w14:val="standardContextual"/>
          </w:rPr>
          <w:tab/>
        </w:r>
        <w:r>
          <w:rPr>
            <w:noProof/>
          </w:rPr>
          <w:delText>Related party transactions</w:delText>
        </w:r>
        <w:r>
          <w:rPr>
            <w:noProof/>
          </w:rPr>
          <w:tab/>
        </w:r>
        <w:r>
          <w:rPr>
            <w:noProof/>
          </w:rPr>
          <w:fldChar w:fldCharType="begin"/>
        </w:r>
        <w:r>
          <w:rPr>
            <w:noProof/>
          </w:rPr>
          <w:delInstrText xml:space="preserve"> PAGEREF _Toc170131403 \h </w:delInstrText>
        </w:r>
        <w:r>
          <w:rPr>
            <w:noProof/>
          </w:rPr>
        </w:r>
        <w:r>
          <w:rPr>
            <w:noProof/>
          </w:rPr>
          <w:fldChar w:fldCharType="separate"/>
        </w:r>
        <w:r w:rsidR="00481B06">
          <w:rPr>
            <w:noProof/>
          </w:rPr>
          <w:delText>16</w:delText>
        </w:r>
        <w:r>
          <w:rPr>
            <w:noProof/>
          </w:rPr>
          <w:fldChar w:fldCharType="end"/>
        </w:r>
      </w:del>
    </w:p>
    <w:p w14:paraId="0B2902CD" w14:textId="77777777" w:rsidR="007D5B88" w:rsidRDefault="007D5B88">
      <w:pPr>
        <w:pStyle w:val="TOC2"/>
        <w:rPr>
          <w:del w:id="72" w:author="KPMG_PQH" w:date="2026-04-07T11:25:00Z" w16du:dateUtc="2026-04-07T04:25:00Z"/>
          <w:rFonts w:eastAsiaTheme="minorEastAsia" w:cstheme="minorBidi"/>
          <w:noProof/>
          <w:kern w:val="2"/>
          <w:sz w:val="22"/>
          <w:lang w:eastAsia="en-US"/>
          <w14:ligatures w14:val="standardContextual"/>
        </w:rPr>
      </w:pPr>
      <w:del w:id="73" w:author="KPMG_PQH" w:date="2026-04-07T11:25:00Z" w16du:dateUtc="2026-04-07T04:25:00Z">
        <w:r>
          <w:rPr>
            <w:noProof/>
          </w:rPr>
          <w:delText>4.1</w:delText>
        </w:r>
        <w:r>
          <w:rPr>
            <w:rFonts w:eastAsiaTheme="minorEastAsia" w:cstheme="minorBidi"/>
            <w:noProof/>
            <w:kern w:val="2"/>
            <w:sz w:val="22"/>
            <w:lang w:eastAsia="en-US"/>
            <w14:ligatures w14:val="standardContextual"/>
          </w:rPr>
          <w:tab/>
        </w:r>
        <w:r>
          <w:rPr>
            <w:noProof/>
          </w:rPr>
          <w:delText>Transactions under Review</w:delText>
        </w:r>
        <w:r>
          <w:rPr>
            <w:noProof/>
          </w:rPr>
          <w:tab/>
        </w:r>
        <w:r>
          <w:rPr>
            <w:noProof/>
          </w:rPr>
          <w:fldChar w:fldCharType="begin"/>
        </w:r>
        <w:r>
          <w:rPr>
            <w:noProof/>
          </w:rPr>
          <w:delInstrText xml:space="preserve"> PAGEREF _Toc170131404 \h </w:delInstrText>
        </w:r>
        <w:r>
          <w:rPr>
            <w:noProof/>
          </w:rPr>
        </w:r>
        <w:r>
          <w:rPr>
            <w:noProof/>
          </w:rPr>
          <w:fldChar w:fldCharType="separate"/>
        </w:r>
        <w:r w:rsidR="00481B06">
          <w:rPr>
            <w:noProof/>
          </w:rPr>
          <w:delText>16</w:delText>
        </w:r>
        <w:r>
          <w:rPr>
            <w:noProof/>
          </w:rPr>
          <w:fldChar w:fldCharType="end"/>
        </w:r>
      </w:del>
    </w:p>
    <w:p w14:paraId="3F5D3B27" w14:textId="77777777" w:rsidR="007D5B88" w:rsidRDefault="007D5B88">
      <w:pPr>
        <w:pStyle w:val="TOC3"/>
        <w:rPr>
          <w:del w:id="74" w:author="KPMG_PQH" w:date="2026-04-07T11:25:00Z" w16du:dateUtc="2026-04-07T04:25:00Z"/>
          <w:rFonts w:eastAsiaTheme="minorEastAsia" w:cstheme="minorBidi"/>
          <w:noProof/>
          <w:kern w:val="2"/>
          <w:sz w:val="22"/>
          <w:lang w:eastAsia="en-US"/>
          <w14:ligatures w14:val="standardContextual"/>
        </w:rPr>
      </w:pPr>
      <w:del w:id="75" w:author="KPMG_PQH" w:date="2026-04-07T11:25:00Z" w16du:dateUtc="2026-04-07T04:25:00Z">
        <w:r>
          <w:rPr>
            <w:noProof/>
            <w:lang w:eastAsia="ko-KR"/>
          </w:rPr>
          <w:delText>4.1.1</w:delText>
        </w:r>
        <w:r>
          <w:rPr>
            <w:rFonts w:eastAsiaTheme="minorEastAsia" w:cstheme="minorBidi"/>
            <w:noProof/>
            <w:kern w:val="2"/>
            <w:sz w:val="22"/>
            <w:lang w:eastAsia="en-US"/>
            <w14:ligatures w14:val="standardContextual"/>
          </w:rPr>
          <w:tab/>
        </w:r>
        <w:r>
          <w:rPr>
            <w:noProof/>
            <w:lang w:eastAsia="ko-KR"/>
          </w:rPr>
          <w:delText>Description of Transaction under Review - Provision of processing services</w:delText>
        </w:r>
        <w:r>
          <w:rPr>
            <w:noProof/>
          </w:rPr>
          <w:tab/>
        </w:r>
        <w:r>
          <w:rPr>
            <w:noProof/>
          </w:rPr>
          <w:fldChar w:fldCharType="begin"/>
        </w:r>
        <w:r>
          <w:rPr>
            <w:noProof/>
          </w:rPr>
          <w:delInstrText xml:space="preserve"> PAGEREF _Toc170131405 \h </w:delInstrText>
        </w:r>
        <w:r>
          <w:rPr>
            <w:noProof/>
          </w:rPr>
        </w:r>
        <w:r>
          <w:rPr>
            <w:noProof/>
          </w:rPr>
          <w:fldChar w:fldCharType="separate"/>
        </w:r>
        <w:r w:rsidR="00481B06">
          <w:rPr>
            <w:noProof/>
          </w:rPr>
          <w:delText>17</w:delText>
        </w:r>
        <w:r>
          <w:rPr>
            <w:noProof/>
          </w:rPr>
          <w:fldChar w:fldCharType="end"/>
        </w:r>
      </w:del>
    </w:p>
    <w:p w14:paraId="76B32859" w14:textId="77777777" w:rsidR="007D5B88" w:rsidRDefault="007D5B88">
      <w:pPr>
        <w:pStyle w:val="TOC3"/>
        <w:rPr>
          <w:del w:id="76" w:author="KPMG_PQH" w:date="2026-04-07T11:25:00Z" w16du:dateUtc="2026-04-07T04:25:00Z"/>
          <w:rFonts w:eastAsiaTheme="minorEastAsia" w:cstheme="minorBidi"/>
          <w:noProof/>
          <w:kern w:val="2"/>
          <w:sz w:val="22"/>
          <w:lang w:eastAsia="en-US"/>
          <w14:ligatures w14:val="standardContextual"/>
        </w:rPr>
      </w:pPr>
      <w:del w:id="77" w:author="KPMG_PQH" w:date="2026-04-07T11:25:00Z" w16du:dateUtc="2026-04-07T04:25:00Z">
        <w:r>
          <w:rPr>
            <w:noProof/>
          </w:rPr>
          <w:delText>4.1.2</w:delText>
        </w:r>
        <w:r>
          <w:rPr>
            <w:rFonts w:eastAsiaTheme="minorEastAsia" w:cstheme="minorBidi"/>
            <w:noProof/>
            <w:kern w:val="2"/>
            <w:sz w:val="22"/>
            <w:lang w:eastAsia="en-US"/>
            <w14:ligatures w14:val="standardContextual"/>
          </w:rPr>
          <w:tab/>
        </w:r>
        <w:r>
          <w:rPr>
            <w:noProof/>
          </w:rPr>
          <w:delText>Values of intra-group payments and receipts with supporting invoices for each category of related party transactions involving the local entity being adjusted by the foreign tax authorities</w:delText>
        </w:r>
        <w:r>
          <w:rPr>
            <w:noProof/>
          </w:rPr>
          <w:tab/>
        </w:r>
        <w:r>
          <w:rPr>
            <w:noProof/>
          </w:rPr>
          <w:fldChar w:fldCharType="begin"/>
        </w:r>
        <w:r>
          <w:rPr>
            <w:noProof/>
          </w:rPr>
          <w:delInstrText xml:space="preserve"> PAGEREF _Toc170131406 \h </w:delInstrText>
        </w:r>
        <w:r>
          <w:rPr>
            <w:noProof/>
          </w:rPr>
        </w:r>
        <w:r>
          <w:rPr>
            <w:noProof/>
          </w:rPr>
          <w:fldChar w:fldCharType="separate"/>
        </w:r>
        <w:r w:rsidR="00481B06">
          <w:rPr>
            <w:noProof/>
          </w:rPr>
          <w:delText>17</w:delText>
        </w:r>
        <w:r>
          <w:rPr>
            <w:noProof/>
          </w:rPr>
          <w:fldChar w:fldCharType="end"/>
        </w:r>
      </w:del>
    </w:p>
    <w:p w14:paraId="521FCEB9" w14:textId="77777777" w:rsidR="007D5B88" w:rsidRDefault="007D5B88">
      <w:pPr>
        <w:pStyle w:val="TOC3"/>
        <w:rPr>
          <w:del w:id="78" w:author="KPMG_PQH" w:date="2026-04-07T11:25:00Z" w16du:dateUtc="2026-04-07T04:25:00Z"/>
          <w:rFonts w:eastAsiaTheme="minorEastAsia" w:cstheme="minorBidi"/>
          <w:noProof/>
          <w:kern w:val="2"/>
          <w:sz w:val="22"/>
          <w:lang w:eastAsia="en-US"/>
          <w14:ligatures w14:val="standardContextual"/>
        </w:rPr>
      </w:pPr>
      <w:del w:id="79" w:author="KPMG_PQH" w:date="2026-04-07T11:25:00Z" w16du:dateUtc="2026-04-07T04:25:00Z">
        <w:r>
          <w:rPr>
            <w:noProof/>
          </w:rPr>
          <w:delText>4.1.3</w:delText>
        </w:r>
        <w:r>
          <w:rPr>
            <w:rFonts w:eastAsiaTheme="minorEastAsia" w:cstheme="minorBidi"/>
            <w:noProof/>
            <w:kern w:val="2"/>
            <w:sz w:val="22"/>
            <w:lang w:eastAsia="en-US"/>
            <w14:ligatures w14:val="standardContextual"/>
          </w:rPr>
          <w:tab/>
        </w:r>
        <w:r>
          <w:rPr>
            <w:noProof/>
          </w:rPr>
          <w:delText>HMV’s related party involved in the Transactions under Review</w:delText>
        </w:r>
        <w:r>
          <w:rPr>
            <w:noProof/>
          </w:rPr>
          <w:tab/>
        </w:r>
        <w:r>
          <w:rPr>
            <w:noProof/>
          </w:rPr>
          <w:fldChar w:fldCharType="begin"/>
        </w:r>
        <w:r>
          <w:rPr>
            <w:noProof/>
          </w:rPr>
          <w:delInstrText xml:space="preserve"> PAGEREF _Toc170131407 \h </w:delInstrText>
        </w:r>
        <w:r>
          <w:rPr>
            <w:noProof/>
          </w:rPr>
        </w:r>
        <w:r>
          <w:rPr>
            <w:noProof/>
          </w:rPr>
          <w:fldChar w:fldCharType="separate"/>
        </w:r>
        <w:r w:rsidR="00481B06">
          <w:rPr>
            <w:noProof/>
          </w:rPr>
          <w:delText>17</w:delText>
        </w:r>
        <w:r>
          <w:rPr>
            <w:noProof/>
          </w:rPr>
          <w:fldChar w:fldCharType="end"/>
        </w:r>
      </w:del>
    </w:p>
    <w:p w14:paraId="294A7ABB" w14:textId="77777777" w:rsidR="007D5B88" w:rsidRDefault="007D5B88">
      <w:pPr>
        <w:pStyle w:val="TOC3"/>
        <w:rPr>
          <w:del w:id="80" w:author="KPMG_PQH" w:date="2026-04-07T11:25:00Z" w16du:dateUtc="2026-04-07T04:25:00Z"/>
          <w:rFonts w:eastAsiaTheme="minorEastAsia" w:cstheme="minorBidi"/>
          <w:noProof/>
          <w:kern w:val="2"/>
          <w:sz w:val="22"/>
          <w:lang w:eastAsia="en-US"/>
          <w14:ligatures w14:val="standardContextual"/>
        </w:rPr>
      </w:pPr>
      <w:del w:id="81" w:author="KPMG_PQH" w:date="2026-04-07T11:25:00Z" w16du:dateUtc="2026-04-07T04:25:00Z">
        <w:r>
          <w:rPr>
            <w:noProof/>
          </w:rPr>
          <w:delText>4.1.4</w:delText>
        </w:r>
        <w:r>
          <w:rPr>
            <w:rFonts w:eastAsiaTheme="minorEastAsia" w:cstheme="minorBidi"/>
            <w:noProof/>
            <w:kern w:val="2"/>
            <w:sz w:val="22"/>
            <w:lang w:eastAsia="en-US"/>
            <w14:ligatures w14:val="standardContextual"/>
          </w:rPr>
          <w:tab/>
        </w:r>
        <w:r>
          <w:rPr>
            <w:noProof/>
          </w:rPr>
          <w:delText>Copies of intercompany agreements</w:delText>
        </w:r>
        <w:r>
          <w:rPr>
            <w:noProof/>
          </w:rPr>
          <w:tab/>
        </w:r>
        <w:r>
          <w:rPr>
            <w:noProof/>
          </w:rPr>
          <w:fldChar w:fldCharType="begin"/>
        </w:r>
        <w:r>
          <w:rPr>
            <w:noProof/>
          </w:rPr>
          <w:delInstrText xml:space="preserve"> PAGEREF _Toc170131408 \h </w:delInstrText>
        </w:r>
        <w:r>
          <w:rPr>
            <w:noProof/>
          </w:rPr>
        </w:r>
        <w:r>
          <w:rPr>
            <w:noProof/>
          </w:rPr>
          <w:fldChar w:fldCharType="separate"/>
        </w:r>
        <w:r w:rsidR="00481B06">
          <w:rPr>
            <w:noProof/>
          </w:rPr>
          <w:delText>17</w:delText>
        </w:r>
        <w:r>
          <w:rPr>
            <w:noProof/>
          </w:rPr>
          <w:fldChar w:fldCharType="end"/>
        </w:r>
      </w:del>
    </w:p>
    <w:p w14:paraId="29532483" w14:textId="77777777" w:rsidR="007D5B88" w:rsidRDefault="007D5B88">
      <w:pPr>
        <w:pStyle w:val="TOC2"/>
        <w:rPr>
          <w:del w:id="82" w:author="KPMG_PQH" w:date="2026-04-07T11:25:00Z" w16du:dateUtc="2026-04-07T04:25:00Z"/>
          <w:rFonts w:eastAsiaTheme="minorEastAsia" w:cstheme="minorBidi"/>
          <w:noProof/>
          <w:kern w:val="2"/>
          <w:sz w:val="22"/>
          <w:lang w:eastAsia="en-US"/>
          <w14:ligatures w14:val="standardContextual"/>
        </w:rPr>
      </w:pPr>
      <w:del w:id="83" w:author="KPMG_PQH" w:date="2026-04-07T11:25:00Z" w16du:dateUtc="2026-04-07T04:25:00Z">
        <w:r>
          <w:rPr>
            <w:noProof/>
          </w:rPr>
          <w:delText>4.2</w:delText>
        </w:r>
        <w:r>
          <w:rPr>
            <w:rFonts w:eastAsiaTheme="minorEastAsia" w:cstheme="minorBidi"/>
            <w:noProof/>
            <w:kern w:val="2"/>
            <w:sz w:val="22"/>
            <w:lang w:eastAsia="en-US"/>
            <w14:ligatures w14:val="standardContextual"/>
          </w:rPr>
          <w:tab/>
        </w:r>
        <w:r>
          <w:rPr>
            <w:noProof/>
          </w:rPr>
          <w:delText>Other RPTs</w:delText>
        </w:r>
        <w:r>
          <w:rPr>
            <w:noProof/>
          </w:rPr>
          <w:tab/>
        </w:r>
        <w:r>
          <w:rPr>
            <w:noProof/>
          </w:rPr>
          <w:fldChar w:fldCharType="begin"/>
        </w:r>
        <w:r>
          <w:rPr>
            <w:noProof/>
          </w:rPr>
          <w:delInstrText xml:space="preserve"> PAGEREF _Toc170131409 \h </w:delInstrText>
        </w:r>
        <w:r>
          <w:rPr>
            <w:noProof/>
          </w:rPr>
        </w:r>
        <w:r>
          <w:rPr>
            <w:noProof/>
          </w:rPr>
          <w:fldChar w:fldCharType="separate"/>
        </w:r>
        <w:r w:rsidR="00481B06">
          <w:rPr>
            <w:noProof/>
          </w:rPr>
          <w:delText>18</w:delText>
        </w:r>
        <w:r>
          <w:rPr>
            <w:noProof/>
          </w:rPr>
          <w:fldChar w:fldCharType="end"/>
        </w:r>
      </w:del>
    </w:p>
    <w:p w14:paraId="75AC817D" w14:textId="77777777" w:rsidR="007D5B88" w:rsidRDefault="007D5B88">
      <w:pPr>
        <w:pStyle w:val="TOC3"/>
        <w:rPr>
          <w:del w:id="84" w:author="KPMG_PQH" w:date="2026-04-07T11:25:00Z" w16du:dateUtc="2026-04-07T04:25:00Z"/>
          <w:rFonts w:eastAsiaTheme="minorEastAsia" w:cstheme="minorBidi"/>
          <w:noProof/>
          <w:kern w:val="2"/>
          <w:sz w:val="22"/>
          <w:lang w:eastAsia="en-US"/>
          <w14:ligatures w14:val="standardContextual"/>
        </w:rPr>
      </w:pPr>
      <w:del w:id="85" w:author="KPMG_PQH" w:date="2026-04-07T11:25:00Z" w16du:dateUtc="2026-04-07T04:25:00Z">
        <w:r>
          <w:rPr>
            <w:noProof/>
          </w:rPr>
          <w:delText>4.2.1</w:delText>
        </w:r>
        <w:r>
          <w:rPr>
            <w:rFonts w:eastAsiaTheme="minorEastAsia" w:cstheme="minorBidi"/>
            <w:noProof/>
            <w:kern w:val="2"/>
            <w:sz w:val="22"/>
            <w:lang w:eastAsia="en-US"/>
            <w14:ligatures w14:val="standardContextual"/>
          </w:rPr>
          <w:tab/>
        </w:r>
        <w:r>
          <w:rPr>
            <w:noProof/>
          </w:rPr>
          <w:delText>Purchase of materials and tools</w:delText>
        </w:r>
        <w:r>
          <w:rPr>
            <w:noProof/>
          </w:rPr>
          <w:tab/>
        </w:r>
        <w:r>
          <w:rPr>
            <w:noProof/>
          </w:rPr>
          <w:fldChar w:fldCharType="begin"/>
        </w:r>
        <w:r>
          <w:rPr>
            <w:noProof/>
          </w:rPr>
          <w:delInstrText xml:space="preserve"> PAGEREF _Toc170131410 \h </w:delInstrText>
        </w:r>
        <w:r>
          <w:rPr>
            <w:noProof/>
          </w:rPr>
        </w:r>
        <w:r>
          <w:rPr>
            <w:noProof/>
          </w:rPr>
          <w:fldChar w:fldCharType="separate"/>
        </w:r>
        <w:r w:rsidR="00481B06">
          <w:rPr>
            <w:noProof/>
          </w:rPr>
          <w:delText>18</w:delText>
        </w:r>
        <w:r>
          <w:rPr>
            <w:noProof/>
          </w:rPr>
          <w:fldChar w:fldCharType="end"/>
        </w:r>
      </w:del>
    </w:p>
    <w:p w14:paraId="75F098AF" w14:textId="77777777" w:rsidR="007D5B88" w:rsidRDefault="007D5B88">
      <w:pPr>
        <w:pStyle w:val="TOC3"/>
        <w:rPr>
          <w:del w:id="86" w:author="KPMG_PQH" w:date="2026-04-07T11:25:00Z" w16du:dateUtc="2026-04-07T04:25:00Z"/>
          <w:rFonts w:eastAsiaTheme="minorEastAsia" w:cstheme="minorBidi"/>
          <w:noProof/>
          <w:kern w:val="2"/>
          <w:sz w:val="22"/>
          <w:lang w:eastAsia="en-US"/>
          <w14:ligatures w14:val="standardContextual"/>
        </w:rPr>
      </w:pPr>
      <w:del w:id="87" w:author="KPMG_PQH" w:date="2026-04-07T11:25:00Z" w16du:dateUtc="2026-04-07T04:25:00Z">
        <w:r>
          <w:rPr>
            <w:noProof/>
          </w:rPr>
          <w:delText>4.2.2</w:delText>
        </w:r>
        <w:r>
          <w:rPr>
            <w:rFonts w:eastAsiaTheme="minorEastAsia" w:cstheme="minorBidi"/>
            <w:noProof/>
            <w:kern w:val="2"/>
            <w:sz w:val="22"/>
            <w:lang w:eastAsia="en-US"/>
            <w14:ligatures w14:val="standardContextual"/>
          </w:rPr>
          <w:tab/>
        </w:r>
        <w:r>
          <w:rPr>
            <w:noProof/>
          </w:rPr>
          <w:delText>Sales of raw materials</w:delText>
        </w:r>
        <w:r>
          <w:rPr>
            <w:noProof/>
          </w:rPr>
          <w:tab/>
        </w:r>
        <w:r>
          <w:rPr>
            <w:noProof/>
          </w:rPr>
          <w:fldChar w:fldCharType="begin"/>
        </w:r>
        <w:r>
          <w:rPr>
            <w:noProof/>
          </w:rPr>
          <w:delInstrText xml:space="preserve"> PAGEREF _Toc170131411 \h </w:delInstrText>
        </w:r>
        <w:r>
          <w:rPr>
            <w:noProof/>
          </w:rPr>
        </w:r>
        <w:r>
          <w:rPr>
            <w:noProof/>
          </w:rPr>
          <w:fldChar w:fldCharType="separate"/>
        </w:r>
        <w:r w:rsidR="00481B06">
          <w:rPr>
            <w:noProof/>
          </w:rPr>
          <w:delText>18</w:delText>
        </w:r>
        <w:r>
          <w:rPr>
            <w:noProof/>
          </w:rPr>
          <w:fldChar w:fldCharType="end"/>
        </w:r>
      </w:del>
    </w:p>
    <w:p w14:paraId="2A1E7094" w14:textId="77777777" w:rsidR="007D5B88" w:rsidRDefault="007D5B88">
      <w:pPr>
        <w:pStyle w:val="TOC3"/>
        <w:rPr>
          <w:del w:id="88" w:author="KPMG_PQH" w:date="2026-04-07T11:25:00Z" w16du:dateUtc="2026-04-07T04:25:00Z"/>
          <w:rFonts w:eastAsiaTheme="minorEastAsia" w:cstheme="minorBidi"/>
          <w:noProof/>
          <w:kern w:val="2"/>
          <w:sz w:val="22"/>
          <w:lang w:eastAsia="en-US"/>
          <w14:ligatures w14:val="standardContextual"/>
        </w:rPr>
      </w:pPr>
      <w:del w:id="89" w:author="KPMG_PQH" w:date="2026-04-07T11:25:00Z" w16du:dateUtc="2026-04-07T04:25:00Z">
        <w:r>
          <w:rPr>
            <w:noProof/>
          </w:rPr>
          <w:delText>4.2.3</w:delText>
        </w:r>
        <w:r>
          <w:rPr>
            <w:rFonts w:eastAsiaTheme="minorEastAsia" w:cstheme="minorBidi"/>
            <w:noProof/>
            <w:kern w:val="2"/>
            <w:sz w:val="22"/>
            <w:lang w:eastAsia="en-US"/>
            <w14:ligatures w14:val="standardContextual"/>
          </w:rPr>
          <w:tab/>
        </w:r>
        <w:r>
          <w:rPr>
            <w:noProof/>
          </w:rPr>
          <w:delText>Payment of interest expense</w:delText>
        </w:r>
        <w:r>
          <w:rPr>
            <w:noProof/>
          </w:rPr>
          <w:tab/>
        </w:r>
        <w:r>
          <w:rPr>
            <w:noProof/>
          </w:rPr>
          <w:fldChar w:fldCharType="begin"/>
        </w:r>
        <w:r>
          <w:rPr>
            <w:noProof/>
          </w:rPr>
          <w:delInstrText xml:space="preserve"> PAGEREF _Toc170131412 \h </w:delInstrText>
        </w:r>
        <w:r>
          <w:rPr>
            <w:noProof/>
          </w:rPr>
        </w:r>
        <w:r>
          <w:rPr>
            <w:noProof/>
          </w:rPr>
          <w:fldChar w:fldCharType="separate"/>
        </w:r>
        <w:r w:rsidR="00481B06">
          <w:rPr>
            <w:noProof/>
          </w:rPr>
          <w:delText>19</w:delText>
        </w:r>
        <w:r>
          <w:rPr>
            <w:noProof/>
          </w:rPr>
          <w:fldChar w:fldCharType="end"/>
        </w:r>
      </w:del>
    </w:p>
    <w:p w14:paraId="6CD1B31B" w14:textId="77777777" w:rsidR="007D5B88" w:rsidRDefault="007D5B88">
      <w:pPr>
        <w:pStyle w:val="TOC1"/>
        <w:rPr>
          <w:del w:id="90" w:author="KPMG_PQH" w:date="2026-04-07T11:25:00Z" w16du:dateUtc="2026-04-07T04:25:00Z"/>
          <w:rFonts w:eastAsiaTheme="minorEastAsia" w:cstheme="minorBidi"/>
          <w:noProof/>
          <w:kern w:val="2"/>
          <w:sz w:val="22"/>
          <w:lang w:eastAsia="en-US"/>
          <w14:ligatures w14:val="standardContextual"/>
        </w:rPr>
      </w:pPr>
      <w:del w:id="91" w:author="KPMG_PQH" w:date="2026-04-07T11:25:00Z" w16du:dateUtc="2026-04-07T04:25:00Z">
        <w:r>
          <w:rPr>
            <w:noProof/>
          </w:rPr>
          <w:lastRenderedPageBreak/>
          <w:delText>5</w:delText>
        </w:r>
        <w:r>
          <w:rPr>
            <w:rFonts w:eastAsiaTheme="minorEastAsia" w:cstheme="minorBidi"/>
            <w:noProof/>
            <w:kern w:val="2"/>
            <w:sz w:val="22"/>
            <w:lang w:eastAsia="en-US"/>
            <w14:ligatures w14:val="standardContextual"/>
          </w:rPr>
          <w:tab/>
        </w:r>
        <w:r>
          <w:rPr>
            <w:noProof/>
          </w:rPr>
          <w:delText>Functions, Assets and Risks analysis</w:delText>
        </w:r>
        <w:r>
          <w:rPr>
            <w:noProof/>
          </w:rPr>
          <w:tab/>
        </w:r>
        <w:r>
          <w:rPr>
            <w:noProof/>
          </w:rPr>
          <w:fldChar w:fldCharType="begin"/>
        </w:r>
        <w:r>
          <w:rPr>
            <w:noProof/>
          </w:rPr>
          <w:delInstrText xml:space="preserve"> PAGEREF _Toc170131413 \h </w:delInstrText>
        </w:r>
        <w:r>
          <w:rPr>
            <w:noProof/>
          </w:rPr>
        </w:r>
        <w:r>
          <w:rPr>
            <w:noProof/>
          </w:rPr>
          <w:fldChar w:fldCharType="separate"/>
        </w:r>
        <w:r w:rsidR="00481B06">
          <w:rPr>
            <w:noProof/>
          </w:rPr>
          <w:delText>21</w:delText>
        </w:r>
        <w:r>
          <w:rPr>
            <w:noProof/>
          </w:rPr>
          <w:fldChar w:fldCharType="end"/>
        </w:r>
      </w:del>
    </w:p>
    <w:p w14:paraId="43D10EBD" w14:textId="77777777" w:rsidR="007D5B88" w:rsidRDefault="007D5B88">
      <w:pPr>
        <w:pStyle w:val="TOC2"/>
        <w:rPr>
          <w:del w:id="92" w:author="KPMG_PQH" w:date="2026-04-07T11:25:00Z" w16du:dateUtc="2026-04-07T04:25:00Z"/>
          <w:rFonts w:eastAsiaTheme="minorEastAsia" w:cstheme="minorBidi"/>
          <w:noProof/>
          <w:kern w:val="2"/>
          <w:sz w:val="22"/>
          <w:lang w:eastAsia="en-US"/>
          <w14:ligatures w14:val="standardContextual"/>
        </w:rPr>
      </w:pPr>
      <w:del w:id="93" w:author="KPMG_PQH" w:date="2026-04-07T11:25:00Z" w16du:dateUtc="2026-04-07T04:25:00Z">
        <w:r>
          <w:rPr>
            <w:noProof/>
          </w:rPr>
          <w:delText>5.1</w:delText>
        </w:r>
        <w:r>
          <w:rPr>
            <w:rFonts w:eastAsiaTheme="minorEastAsia" w:cstheme="minorBidi"/>
            <w:noProof/>
            <w:kern w:val="2"/>
            <w:sz w:val="22"/>
            <w:lang w:eastAsia="en-US"/>
            <w14:ligatures w14:val="standardContextual"/>
          </w:rPr>
          <w:tab/>
        </w:r>
        <w:r>
          <w:rPr>
            <w:noProof/>
          </w:rPr>
          <w:delText>Changes from Previous Fiscal Year</w:delText>
        </w:r>
        <w:r>
          <w:rPr>
            <w:noProof/>
          </w:rPr>
          <w:tab/>
        </w:r>
        <w:r>
          <w:rPr>
            <w:noProof/>
          </w:rPr>
          <w:fldChar w:fldCharType="begin"/>
        </w:r>
        <w:r>
          <w:rPr>
            <w:noProof/>
          </w:rPr>
          <w:delInstrText xml:space="preserve"> PAGEREF _Toc170131414 \h </w:delInstrText>
        </w:r>
        <w:r>
          <w:rPr>
            <w:noProof/>
          </w:rPr>
        </w:r>
        <w:r>
          <w:rPr>
            <w:noProof/>
          </w:rPr>
          <w:fldChar w:fldCharType="separate"/>
        </w:r>
        <w:r w:rsidR="00481B06">
          <w:rPr>
            <w:noProof/>
          </w:rPr>
          <w:delText>24</w:delText>
        </w:r>
        <w:r>
          <w:rPr>
            <w:noProof/>
          </w:rPr>
          <w:fldChar w:fldCharType="end"/>
        </w:r>
      </w:del>
    </w:p>
    <w:p w14:paraId="462F5348" w14:textId="77777777" w:rsidR="007D5B88" w:rsidRDefault="007D5B88">
      <w:pPr>
        <w:pStyle w:val="TOC2"/>
        <w:rPr>
          <w:del w:id="94" w:author="KPMG_PQH" w:date="2026-04-07T11:25:00Z" w16du:dateUtc="2026-04-07T04:25:00Z"/>
          <w:rFonts w:eastAsiaTheme="minorEastAsia" w:cstheme="minorBidi"/>
          <w:noProof/>
          <w:kern w:val="2"/>
          <w:sz w:val="22"/>
          <w:lang w:eastAsia="en-US"/>
          <w14:ligatures w14:val="standardContextual"/>
        </w:rPr>
      </w:pPr>
      <w:del w:id="95" w:author="KPMG_PQH" w:date="2026-04-07T11:25:00Z" w16du:dateUtc="2026-04-07T04:25:00Z">
        <w:r>
          <w:rPr>
            <w:noProof/>
          </w:rPr>
          <w:delText>5.2</w:delText>
        </w:r>
        <w:r>
          <w:rPr>
            <w:rFonts w:eastAsiaTheme="minorEastAsia" w:cstheme="minorBidi"/>
            <w:noProof/>
            <w:kern w:val="2"/>
            <w:sz w:val="22"/>
            <w:lang w:eastAsia="en-US"/>
            <w14:ligatures w14:val="standardContextual"/>
          </w:rPr>
          <w:tab/>
        </w:r>
        <w:r>
          <w:rPr>
            <w:noProof/>
          </w:rPr>
          <w:delText>Conclusion based on the functional analysis - Characterisation of HMV</w:delText>
        </w:r>
        <w:r>
          <w:rPr>
            <w:noProof/>
          </w:rPr>
          <w:tab/>
        </w:r>
        <w:r>
          <w:rPr>
            <w:noProof/>
          </w:rPr>
          <w:fldChar w:fldCharType="begin"/>
        </w:r>
        <w:r>
          <w:rPr>
            <w:noProof/>
          </w:rPr>
          <w:delInstrText xml:space="preserve"> PAGEREF _Toc170131415 \h </w:delInstrText>
        </w:r>
        <w:r>
          <w:rPr>
            <w:noProof/>
          </w:rPr>
        </w:r>
        <w:r>
          <w:rPr>
            <w:noProof/>
          </w:rPr>
          <w:fldChar w:fldCharType="separate"/>
        </w:r>
        <w:r w:rsidR="00481B06">
          <w:rPr>
            <w:noProof/>
          </w:rPr>
          <w:delText>24</w:delText>
        </w:r>
        <w:r>
          <w:rPr>
            <w:noProof/>
          </w:rPr>
          <w:fldChar w:fldCharType="end"/>
        </w:r>
      </w:del>
    </w:p>
    <w:p w14:paraId="209ADD35" w14:textId="77777777" w:rsidR="007D5B88" w:rsidRDefault="007D5B88">
      <w:pPr>
        <w:pStyle w:val="TOC1"/>
        <w:rPr>
          <w:del w:id="96" w:author="KPMG_PQH" w:date="2026-04-07T11:25:00Z" w16du:dateUtc="2026-04-07T04:25:00Z"/>
          <w:rFonts w:eastAsiaTheme="minorEastAsia" w:cstheme="minorBidi"/>
          <w:noProof/>
          <w:kern w:val="2"/>
          <w:sz w:val="22"/>
          <w:lang w:eastAsia="en-US"/>
          <w14:ligatures w14:val="standardContextual"/>
        </w:rPr>
      </w:pPr>
      <w:del w:id="97" w:author="KPMG_PQH" w:date="2026-04-07T11:25:00Z" w16du:dateUtc="2026-04-07T04:25:00Z">
        <w:r>
          <w:rPr>
            <w:noProof/>
          </w:rPr>
          <w:delText>6</w:delText>
        </w:r>
        <w:r>
          <w:rPr>
            <w:rFonts w:eastAsiaTheme="minorEastAsia" w:cstheme="minorBidi"/>
            <w:noProof/>
            <w:kern w:val="2"/>
            <w:sz w:val="22"/>
            <w:lang w:eastAsia="en-US"/>
            <w14:ligatures w14:val="standardContextual"/>
          </w:rPr>
          <w:tab/>
        </w:r>
        <w:r>
          <w:rPr>
            <w:noProof/>
          </w:rPr>
          <w:delText>Economic analysis</w:delText>
        </w:r>
        <w:r>
          <w:rPr>
            <w:noProof/>
          </w:rPr>
          <w:tab/>
        </w:r>
        <w:r>
          <w:rPr>
            <w:noProof/>
          </w:rPr>
          <w:fldChar w:fldCharType="begin"/>
        </w:r>
        <w:r>
          <w:rPr>
            <w:noProof/>
          </w:rPr>
          <w:delInstrText xml:space="preserve"> PAGEREF _Toc170131416 \h </w:delInstrText>
        </w:r>
        <w:r>
          <w:rPr>
            <w:noProof/>
          </w:rPr>
        </w:r>
        <w:r>
          <w:rPr>
            <w:noProof/>
          </w:rPr>
          <w:fldChar w:fldCharType="separate"/>
        </w:r>
        <w:r w:rsidR="00481B06">
          <w:rPr>
            <w:noProof/>
          </w:rPr>
          <w:delText>25</w:delText>
        </w:r>
        <w:r>
          <w:rPr>
            <w:noProof/>
          </w:rPr>
          <w:fldChar w:fldCharType="end"/>
        </w:r>
      </w:del>
    </w:p>
    <w:p w14:paraId="7024EAE1" w14:textId="77777777" w:rsidR="007D5B88" w:rsidRDefault="007D5B88">
      <w:pPr>
        <w:pStyle w:val="TOC2"/>
        <w:rPr>
          <w:del w:id="98" w:author="KPMG_PQH" w:date="2026-04-07T11:25:00Z" w16du:dateUtc="2026-04-07T04:25:00Z"/>
          <w:rFonts w:eastAsiaTheme="minorEastAsia" w:cstheme="minorBidi"/>
          <w:noProof/>
          <w:kern w:val="2"/>
          <w:sz w:val="22"/>
          <w:lang w:eastAsia="en-US"/>
          <w14:ligatures w14:val="standardContextual"/>
        </w:rPr>
      </w:pPr>
      <w:del w:id="99" w:author="KPMG_PQH" w:date="2026-04-07T11:25:00Z" w16du:dateUtc="2026-04-07T04:25:00Z">
        <w:r>
          <w:rPr>
            <w:noProof/>
          </w:rPr>
          <w:delText>6.1</w:delText>
        </w:r>
        <w:r>
          <w:rPr>
            <w:rFonts w:eastAsiaTheme="minorEastAsia" w:cstheme="minorBidi"/>
            <w:noProof/>
            <w:kern w:val="2"/>
            <w:sz w:val="22"/>
            <w:lang w:eastAsia="en-US"/>
            <w14:ligatures w14:val="standardContextual"/>
          </w:rPr>
          <w:tab/>
        </w:r>
        <w:r>
          <w:rPr>
            <w:noProof/>
          </w:rPr>
          <w:delText>Transfer pricing methods</w:delText>
        </w:r>
        <w:r>
          <w:rPr>
            <w:noProof/>
          </w:rPr>
          <w:tab/>
        </w:r>
        <w:r>
          <w:rPr>
            <w:noProof/>
          </w:rPr>
          <w:fldChar w:fldCharType="begin"/>
        </w:r>
        <w:r>
          <w:rPr>
            <w:noProof/>
          </w:rPr>
          <w:delInstrText xml:space="preserve"> PAGEREF _Toc170131417 \h </w:delInstrText>
        </w:r>
        <w:r>
          <w:rPr>
            <w:noProof/>
          </w:rPr>
        </w:r>
        <w:r>
          <w:rPr>
            <w:noProof/>
          </w:rPr>
          <w:fldChar w:fldCharType="separate"/>
        </w:r>
        <w:r w:rsidR="00481B06">
          <w:rPr>
            <w:noProof/>
          </w:rPr>
          <w:delText>25</w:delText>
        </w:r>
        <w:r>
          <w:rPr>
            <w:noProof/>
          </w:rPr>
          <w:fldChar w:fldCharType="end"/>
        </w:r>
      </w:del>
    </w:p>
    <w:p w14:paraId="5353B585" w14:textId="77777777" w:rsidR="007D5B88" w:rsidRDefault="007D5B88">
      <w:pPr>
        <w:pStyle w:val="TOC2"/>
        <w:rPr>
          <w:del w:id="100" w:author="KPMG_PQH" w:date="2026-04-07T11:25:00Z" w16du:dateUtc="2026-04-07T04:25:00Z"/>
          <w:rFonts w:eastAsiaTheme="minorEastAsia" w:cstheme="minorBidi"/>
          <w:noProof/>
          <w:kern w:val="2"/>
          <w:sz w:val="22"/>
          <w:lang w:eastAsia="en-US"/>
          <w14:ligatures w14:val="standardContextual"/>
        </w:rPr>
      </w:pPr>
      <w:del w:id="101" w:author="KPMG_PQH" w:date="2026-04-07T11:25:00Z" w16du:dateUtc="2026-04-07T04:25:00Z">
        <w:r>
          <w:rPr>
            <w:noProof/>
          </w:rPr>
          <w:delText>6.2</w:delText>
        </w:r>
        <w:r>
          <w:rPr>
            <w:rFonts w:eastAsiaTheme="minorEastAsia" w:cstheme="minorBidi"/>
            <w:noProof/>
            <w:kern w:val="2"/>
            <w:sz w:val="22"/>
            <w:lang w:eastAsia="en-US"/>
            <w14:ligatures w14:val="standardContextual"/>
          </w:rPr>
          <w:tab/>
        </w:r>
        <w:r>
          <w:rPr>
            <w:noProof/>
          </w:rPr>
          <w:delText>Comparability analysis</w:delText>
        </w:r>
        <w:r>
          <w:rPr>
            <w:noProof/>
          </w:rPr>
          <w:tab/>
        </w:r>
        <w:r>
          <w:rPr>
            <w:noProof/>
          </w:rPr>
          <w:fldChar w:fldCharType="begin"/>
        </w:r>
        <w:r>
          <w:rPr>
            <w:noProof/>
          </w:rPr>
          <w:delInstrText xml:space="preserve"> PAGEREF _Toc170131418 \h </w:delInstrText>
        </w:r>
        <w:r>
          <w:rPr>
            <w:noProof/>
          </w:rPr>
        </w:r>
        <w:r>
          <w:rPr>
            <w:noProof/>
          </w:rPr>
          <w:fldChar w:fldCharType="separate"/>
        </w:r>
        <w:r w:rsidR="00481B06">
          <w:rPr>
            <w:noProof/>
          </w:rPr>
          <w:delText>25</w:delText>
        </w:r>
        <w:r>
          <w:rPr>
            <w:noProof/>
          </w:rPr>
          <w:fldChar w:fldCharType="end"/>
        </w:r>
      </w:del>
    </w:p>
    <w:p w14:paraId="4D678BDA" w14:textId="77777777" w:rsidR="007D5B88" w:rsidRDefault="007D5B88">
      <w:pPr>
        <w:pStyle w:val="TOC3"/>
        <w:rPr>
          <w:del w:id="102" w:author="KPMG_PQH" w:date="2026-04-07T11:25:00Z" w16du:dateUtc="2026-04-07T04:25:00Z"/>
          <w:rFonts w:eastAsiaTheme="minorEastAsia" w:cstheme="minorBidi"/>
          <w:noProof/>
          <w:kern w:val="2"/>
          <w:sz w:val="22"/>
          <w:lang w:eastAsia="en-US"/>
          <w14:ligatures w14:val="standardContextual"/>
        </w:rPr>
      </w:pPr>
      <w:del w:id="103" w:author="KPMG_PQH" w:date="2026-04-07T11:25:00Z" w16du:dateUtc="2026-04-07T04:25:00Z">
        <w:r>
          <w:rPr>
            <w:noProof/>
          </w:rPr>
          <w:delText>6.2.1</w:delText>
        </w:r>
        <w:r>
          <w:rPr>
            <w:rFonts w:eastAsiaTheme="minorEastAsia" w:cstheme="minorBidi"/>
            <w:noProof/>
            <w:kern w:val="2"/>
            <w:sz w:val="22"/>
            <w:lang w:eastAsia="en-US"/>
            <w14:ligatures w14:val="standardContextual"/>
          </w:rPr>
          <w:tab/>
        </w:r>
        <w:r>
          <w:rPr>
            <w:noProof/>
          </w:rPr>
          <w:delText>Internal and external comparable data</w:delText>
        </w:r>
        <w:r>
          <w:rPr>
            <w:noProof/>
          </w:rPr>
          <w:tab/>
        </w:r>
        <w:r>
          <w:rPr>
            <w:noProof/>
          </w:rPr>
          <w:fldChar w:fldCharType="begin"/>
        </w:r>
        <w:r>
          <w:rPr>
            <w:noProof/>
          </w:rPr>
          <w:delInstrText xml:space="preserve"> PAGEREF _Toc170131419 \h </w:delInstrText>
        </w:r>
        <w:r>
          <w:rPr>
            <w:noProof/>
          </w:rPr>
        </w:r>
        <w:r>
          <w:rPr>
            <w:noProof/>
          </w:rPr>
          <w:fldChar w:fldCharType="separate"/>
        </w:r>
        <w:r w:rsidR="00481B06">
          <w:rPr>
            <w:noProof/>
          </w:rPr>
          <w:delText>25</w:delText>
        </w:r>
        <w:r>
          <w:rPr>
            <w:noProof/>
          </w:rPr>
          <w:fldChar w:fldCharType="end"/>
        </w:r>
      </w:del>
    </w:p>
    <w:p w14:paraId="186D108D" w14:textId="77777777" w:rsidR="007D5B88" w:rsidRDefault="007D5B88">
      <w:pPr>
        <w:pStyle w:val="TOC3"/>
        <w:rPr>
          <w:del w:id="104" w:author="KPMG_PQH" w:date="2026-04-07T11:25:00Z" w16du:dateUtc="2026-04-07T04:25:00Z"/>
          <w:rFonts w:eastAsiaTheme="minorEastAsia" w:cstheme="minorBidi"/>
          <w:noProof/>
          <w:kern w:val="2"/>
          <w:sz w:val="22"/>
          <w:lang w:eastAsia="en-US"/>
          <w14:ligatures w14:val="standardContextual"/>
        </w:rPr>
      </w:pPr>
      <w:del w:id="105" w:author="KPMG_PQH" w:date="2026-04-07T11:25:00Z" w16du:dateUtc="2026-04-07T04:25:00Z">
        <w:r>
          <w:rPr>
            <w:noProof/>
          </w:rPr>
          <w:delText>6.2.2</w:delText>
        </w:r>
        <w:r>
          <w:rPr>
            <w:rFonts w:eastAsiaTheme="minorEastAsia" w:cstheme="minorBidi"/>
            <w:noProof/>
            <w:kern w:val="2"/>
            <w:sz w:val="22"/>
            <w:lang w:eastAsia="en-US"/>
            <w14:ligatures w14:val="standardContextual"/>
          </w:rPr>
          <w:tab/>
        </w:r>
        <w:r>
          <w:rPr>
            <w:noProof/>
          </w:rPr>
          <w:delText>Selection of the most appropriate transfer pricing method(s)</w:delText>
        </w:r>
        <w:r>
          <w:rPr>
            <w:noProof/>
          </w:rPr>
          <w:tab/>
        </w:r>
        <w:r>
          <w:rPr>
            <w:noProof/>
          </w:rPr>
          <w:fldChar w:fldCharType="begin"/>
        </w:r>
        <w:r>
          <w:rPr>
            <w:noProof/>
          </w:rPr>
          <w:delInstrText xml:space="preserve"> PAGEREF _Toc170131420 \h </w:delInstrText>
        </w:r>
        <w:r>
          <w:rPr>
            <w:noProof/>
          </w:rPr>
        </w:r>
        <w:r>
          <w:rPr>
            <w:noProof/>
          </w:rPr>
          <w:fldChar w:fldCharType="separate"/>
        </w:r>
        <w:r w:rsidR="00481B06">
          <w:rPr>
            <w:noProof/>
          </w:rPr>
          <w:delText>26</w:delText>
        </w:r>
        <w:r>
          <w:rPr>
            <w:noProof/>
          </w:rPr>
          <w:fldChar w:fldCharType="end"/>
        </w:r>
      </w:del>
    </w:p>
    <w:p w14:paraId="2B20A958" w14:textId="77777777" w:rsidR="007D5B88" w:rsidRDefault="007D5B88">
      <w:pPr>
        <w:pStyle w:val="TOC2"/>
        <w:rPr>
          <w:del w:id="106" w:author="KPMG_PQH" w:date="2026-04-07T11:25:00Z" w16du:dateUtc="2026-04-07T04:25:00Z"/>
          <w:rFonts w:eastAsiaTheme="minorEastAsia" w:cstheme="minorBidi"/>
          <w:noProof/>
          <w:kern w:val="2"/>
          <w:sz w:val="22"/>
          <w:lang w:eastAsia="en-US"/>
          <w14:ligatures w14:val="standardContextual"/>
        </w:rPr>
      </w:pPr>
      <w:del w:id="107" w:author="KPMG_PQH" w:date="2026-04-07T11:25:00Z" w16du:dateUtc="2026-04-07T04:25:00Z">
        <w:r>
          <w:rPr>
            <w:noProof/>
          </w:rPr>
          <w:delText>6.3</w:delText>
        </w:r>
        <w:r>
          <w:rPr>
            <w:rFonts w:eastAsiaTheme="minorEastAsia" w:cstheme="minorBidi"/>
            <w:noProof/>
            <w:kern w:val="2"/>
            <w:sz w:val="22"/>
            <w:lang w:eastAsia="en-US"/>
            <w14:ligatures w14:val="standardContextual"/>
          </w:rPr>
          <w:tab/>
        </w:r>
        <w:r>
          <w:rPr>
            <w:noProof/>
          </w:rPr>
          <w:delText>Application of the CPM</w:delText>
        </w:r>
        <w:r>
          <w:rPr>
            <w:noProof/>
          </w:rPr>
          <w:tab/>
        </w:r>
        <w:r>
          <w:rPr>
            <w:noProof/>
          </w:rPr>
          <w:fldChar w:fldCharType="begin"/>
        </w:r>
        <w:r>
          <w:rPr>
            <w:noProof/>
          </w:rPr>
          <w:delInstrText xml:space="preserve"> PAGEREF _Toc170131421 \h </w:delInstrText>
        </w:r>
        <w:r>
          <w:rPr>
            <w:noProof/>
          </w:rPr>
        </w:r>
        <w:r>
          <w:rPr>
            <w:noProof/>
          </w:rPr>
          <w:fldChar w:fldCharType="separate"/>
        </w:r>
        <w:r w:rsidR="00481B06">
          <w:rPr>
            <w:noProof/>
          </w:rPr>
          <w:delText>27</w:delText>
        </w:r>
        <w:r>
          <w:rPr>
            <w:noProof/>
          </w:rPr>
          <w:fldChar w:fldCharType="end"/>
        </w:r>
      </w:del>
    </w:p>
    <w:p w14:paraId="1F0D70AF" w14:textId="77777777" w:rsidR="007D5B88" w:rsidRDefault="007D5B88">
      <w:pPr>
        <w:pStyle w:val="TOC3"/>
        <w:rPr>
          <w:del w:id="108" w:author="KPMG_PQH" w:date="2026-04-07T11:25:00Z" w16du:dateUtc="2026-04-07T04:25:00Z"/>
          <w:rFonts w:eastAsiaTheme="minorEastAsia" w:cstheme="minorBidi"/>
          <w:noProof/>
          <w:kern w:val="2"/>
          <w:sz w:val="22"/>
          <w:lang w:eastAsia="en-US"/>
          <w14:ligatures w14:val="standardContextual"/>
        </w:rPr>
      </w:pPr>
      <w:del w:id="109" w:author="KPMG_PQH" w:date="2026-04-07T11:25:00Z" w16du:dateUtc="2026-04-07T04:25:00Z">
        <w:r>
          <w:rPr>
            <w:noProof/>
          </w:rPr>
          <w:delText>6.3.1</w:delText>
        </w:r>
        <w:r>
          <w:rPr>
            <w:rFonts w:eastAsiaTheme="minorEastAsia" w:cstheme="minorBidi"/>
            <w:noProof/>
            <w:kern w:val="2"/>
            <w:sz w:val="22"/>
            <w:lang w:eastAsia="en-US"/>
            <w14:ligatures w14:val="standardContextual"/>
          </w:rPr>
          <w:tab/>
        </w:r>
        <w:r>
          <w:rPr>
            <w:noProof/>
          </w:rPr>
          <w:delText>Selection of tested party</w:delText>
        </w:r>
        <w:r>
          <w:rPr>
            <w:noProof/>
          </w:rPr>
          <w:tab/>
        </w:r>
        <w:r>
          <w:rPr>
            <w:noProof/>
          </w:rPr>
          <w:fldChar w:fldCharType="begin"/>
        </w:r>
        <w:r>
          <w:rPr>
            <w:noProof/>
          </w:rPr>
          <w:delInstrText xml:space="preserve"> PAGEREF _Toc170131422 \h </w:delInstrText>
        </w:r>
        <w:r>
          <w:rPr>
            <w:noProof/>
          </w:rPr>
        </w:r>
        <w:r>
          <w:rPr>
            <w:noProof/>
          </w:rPr>
          <w:fldChar w:fldCharType="separate"/>
        </w:r>
        <w:r w:rsidR="00481B06">
          <w:rPr>
            <w:noProof/>
          </w:rPr>
          <w:delText>27</w:delText>
        </w:r>
        <w:r>
          <w:rPr>
            <w:noProof/>
          </w:rPr>
          <w:fldChar w:fldCharType="end"/>
        </w:r>
      </w:del>
    </w:p>
    <w:p w14:paraId="61A8A9A3" w14:textId="77777777" w:rsidR="007D5B88" w:rsidRDefault="007D5B88">
      <w:pPr>
        <w:pStyle w:val="TOC3"/>
        <w:rPr>
          <w:del w:id="110" w:author="KPMG_PQH" w:date="2026-04-07T11:25:00Z" w16du:dateUtc="2026-04-07T04:25:00Z"/>
          <w:rFonts w:eastAsiaTheme="minorEastAsia" w:cstheme="minorBidi"/>
          <w:noProof/>
          <w:kern w:val="2"/>
          <w:sz w:val="22"/>
          <w:lang w:eastAsia="en-US"/>
          <w14:ligatures w14:val="standardContextual"/>
        </w:rPr>
      </w:pPr>
      <w:del w:id="111" w:author="KPMG_PQH" w:date="2026-04-07T11:25:00Z" w16du:dateUtc="2026-04-07T04:25:00Z">
        <w:r>
          <w:rPr>
            <w:noProof/>
          </w:rPr>
          <w:delText>6.3.2</w:delText>
        </w:r>
        <w:r>
          <w:rPr>
            <w:rFonts w:eastAsiaTheme="minorEastAsia" w:cstheme="minorBidi"/>
            <w:noProof/>
            <w:kern w:val="2"/>
            <w:sz w:val="22"/>
            <w:lang w:eastAsia="en-US"/>
            <w14:ligatures w14:val="standardContextual"/>
          </w:rPr>
          <w:tab/>
        </w:r>
        <w:r>
          <w:rPr>
            <w:noProof/>
          </w:rPr>
          <w:delText>Selection of PLI</w:delText>
        </w:r>
        <w:r>
          <w:rPr>
            <w:noProof/>
          </w:rPr>
          <w:tab/>
        </w:r>
        <w:r>
          <w:rPr>
            <w:noProof/>
          </w:rPr>
          <w:fldChar w:fldCharType="begin"/>
        </w:r>
        <w:r>
          <w:rPr>
            <w:noProof/>
          </w:rPr>
          <w:delInstrText xml:space="preserve"> PAGEREF _Toc170131423 \h </w:delInstrText>
        </w:r>
        <w:r>
          <w:rPr>
            <w:noProof/>
          </w:rPr>
        </w:r>
        <w:r>
          <w:rPr>
            <w:noProof/>
          </w:rPr>
          <w:fldChar w:fldCharType="separate"/>
        </w:r>
        <w:r w:rsidR="00481B06">
          <w:rPr>
            <w:noProof/>
          </w:rPr>
          <w:delText>27</w:delText>
        </w:r>
        <w:r>
          <w:rPr>
            <w:noProof/>
          </w:rPr>
          <w:fldChar w:fldCharType="end"/>
        </w:r>
      </w:del>
    </w:p>
    <w:p w14:paraId="1E80B7AC" w14:textId="77777777" w:rsidR="007D5B88" w:rsidRDefault="007D5B88">
      <w:pPr>
        <w:pStyle w:val="TOC3"/>
        <w:rPr>
          <w:del w:id="112" w:author="KPMG_PQH" w:date="2026-04-07T11:25:00Z" w16du:dateUtc="2026-04-07T04:25:00Z"/>
          <w:rFonts w:eastAsiaTheme="minorEastAsia" w:cstheme="minorBidi"/>
          <w:noProof/>
          <w:kern w:val="2"/>
          <w:sz w:val="22"/>
          <w:lang w:eastAsia="en-US"/>
          <w14:ligatures w14:val="standardContextual"/>
        </w:rPr>
      </w:pPr>
      <w:del w:id="113" w:author="KPMG_PQH" w:date="2026-04-07T11:25:00Z" w16du:dateUtc="2026-04-07T04:25:00Z">
        <w:r>
          <w:rPr>
            <w:noProof/>
          </w:rPr>
          <w:delText>6.3.3</w:delText>
        </w:r>
        <w:r>
          <w:rPr>
            <w:rFonts w:eastAsiaTheme="minorEastAsia" w:cstheme="minorBidi"/>
            <w:noProof/>
            <w:kern w:val="2"/>
            <w:sz w:val="22"/>
            <w:lang w:eastAsia="en-US"/>
            <w14:ligatures w14:val="standardContextual"/>
          </w:rPr>
          <w:tab/>
        </w:r>
        <w:r>
          <w:rPr>
            <w:noProof/>
          </w:rPr>
          <w:delText>Search for Vietnamese comparable companies</w:delText>
        </w:r>
        <w:r>
          <w:rPr>
            <w:noProof/>
          </w:rPr>
          <w:tab/>
        </w:r>
        <w:r>
          <w:rPr>
            <w:noProof/>
          </w:rPr>
          <w:fldChar w:fldCharType="begin"/>
        </w:r>
        <w:r>
          <w:rPr>
            <w:noProof/>
          </w:rPr>
          <w:delInstrText xml:space="preserve"> PAGEREF _Toc170131424 \h </w:delInstrText>
        </w:r>
        <w:r>
          <w:rPr>
            <w:noProof/>
          </w:rPr>
        </w:r>
        <w:r>
          <w:rPr>
            <w:noProof/>
          </w:rPr>
          <w:fldChar w:fldCharType="separate"/>
        </w:r>
        <w:r w:rsidR="00481B06">
          <w:rPr>
            <w:noProof/>
          </w:rPr>
          <w:delText>27</w:delText>
        </w:r>
        <w:r>
          <w:rPr>
            <w:noProof/>
          </w:rPr>
          <w:fldChar w:fldCharType="end"/>
        </w:r>
      </w:del>
    </w:p>
    <w:p w14:paraId="4B12F2B6" w14:textId="77777777" w:rsidR="007D5B88" w:rsidRDefault="007D5B88">
      <w:pPr>
        <w:pStyle w:val="TOC3"/>
        <w:rPr>
          <w:del w:id="114" w:author="KPMG_PQH" w:date="2026-04-07T11:25:00Z" w16du:dateUtc="2026-04-07T04:25:00Z"/>
          <w:rFonts w:eastAsiaTheme="minorEastAsia" w:cstheme="minorBidi"/>
          <w:noProof/>
          <w:kern w:val="2"/>
          <w:sz w:val="22"/>
          <w:lang w:eastAsia="en-US"/>
          <w14:ligatures w14:val="standardContextual"/>
        </w:rPr>
      </w:pPr>
      <w:del w:id="115" w:author="KPMG_PQH" w:date="2026-04-07T11:25:00Z" w16du:dateUtc="2026-04-07T04:25:00Z">
        <w:r>
          <w:rPr>
            <w:noProof/>
          </w:rPr>
          <w:delText>6.3.4</w:delText>
        </w:r>
        <w:r>
          <w:rPr>
            <w:rFonts w:eastAsiaTheme="minorEastAsia" w:cstheme="minorBidi"/>
            <w:noProof/>
            <w:kern w:val="2"/>
            <w:sz w:val="22"/>
            <w:lang w:eastAsia="en-US"/>
            <w14:ligatures w14:val="standardContextual"/>
          </w:rPr>
          <w:tab/>
        </w:r>
        <w:r>
          <w:rPr>
            <w:noProof/>
          </w:rPr>
          <w:delText>Search for comparable companies in ASPAC</w:delText>
        </w:r>
        <w:r>
          <w:rPr>
            <w:noProof/>
          </w:rPr>
          <w:tab/>
        </w:r>
        <w:r>
          <w:rPr>
            <w:noProof/>
          </w:rPr>
          <w:fldChar w:fldCharType="begin"/>
        </w:r>
        <w:r>
          <w:rPr>
            <w:noProof/>
          </w:rPr>
          <w:delInstrText xml:space="preserve"> PAGEREF _Toc170131425 \h </w:delInstrText>
        </w:r>
        <w:r>
          <w:rPr>
            <w:noProof/>
          </w:rPr>
        </w:r>
        <w:r>
          <w:rPr>
            <w:noProof/>
          </w:rPr>
          <w:fldChar w:fldCharType="separate"/>
        </w:r>
        <w:r w:rsidR="00481B06">
          <w:rPr>
            <w:noProof/>
          </w:rPr>
          <w:delText>28</w:delText>
        </w:r>
        <w:r>
          <w:rPr>
            <w:noProof/>
          </w:rPr>
          <w:fldChar w:fldCharType="end"/>
        </w:r>
      </w:del>
    </w:p>
    <w:p w14:paraId="30F616EC" w14:textId="77777777" w:rsidR="007D5B88" w:rsidRDefault="007D5B88">
      <w:pPr>
        <w:pStyle w:val="TOC3"/>
        <w:rPr>
          <w:del w:id="116" w:author="KPMG_PQH" w:date="2026-04-07T11:25:00Z" w16du:dateUtc="2026-04-07T04:25:00Z"/>
          <w:rFonts w:eastAsiaTheme="minorEastAsia" w:cstheme="minorBidi"/>
          <w:noProof/>
          <w:kern w:val="2"/>
          <w:sz w:val="22"/>
          <w:lang w:eastAsia="en-US"/>
          <w14:ligatures w14:val="standardContextual"/>
        </w:rPr>
      </w:pPr>
      <w:del w:id="117" w:author="KPMG_PQH" w:date="2026-04-07T11:25:00Z" w16du:dateUtc="2026-04-07T04:25:00Z">
        <w:r>
          <w:rPr>
            <w:noProof/>
          </w:rPr>
          <w:delText>6.3.5</w:delText>
        </w:r>
        <w:r>
          <w:rPr>
            <w:rFonts w:eastAsiaTheme="minorEastAsia" w:cstheme="minorBidi"/>
            <w:noProof/>
            <w:kern w:val="2"/>
            <w:sz w:val="22"/>
            <w:lang w:eastAsia="en-US"/>
            <w14:ligatures w14:val="standardContextual"/>
          </w:rPr>
          <w:tab/>
        </w:r>
        <w:r>
          <w:rPr>
            <w:noProof/>
          </w:rPr>
          <w:delText>Use of the arm’s length range</w:delText>
        </w:r>
        <w:r>
          <w:rPr>
            <w:noProof/>
          </w:rPr>
          <w:tab/>
        </w:r>
        <w:r>
          <w:rPr>
            <w:noProof/>
          </w:rPr>
          <w:fldChar w:fldCharType="begin"/>
        </w:r>
        <w:r>
          <w:rPr>
            <w:noProof/>
          </w:rPr>
          <w:delInstrText xml:space="preserve"> PAGEREF _Toc170131426 \h </w:delInstrText>
        </w:r>
        <w:r>
          <w:rPr>
            <w:noProof/>
          </w:rPr>
        </w:r>
        <w:r>
          <w:rPr>
            <w:noProof/>
          </w:rPr>
          <w:fldChar w:fldCharType="separate"/>
        </w:r>
        <w:r w:rsidR="00481B06">
          <w:rPr>
            <w:noProof/>
          </w:rPr>
          <w:delText>28</w:delText>
        </w:r>
        <w:r>
          <w:rPr>
            <w:noProof/>
          </w:rPr>
          <w:fldChar w:fldCharType="end"/>
        </w:r>
      </w:del>
    </w:p>
    <w:p w14:paraId="6BDA174D" w14:textId="77777777" w:rsidR="007D5B88" w:rsidRDefault="007D5B88">
      <w:pPr>
        <w:pStyle w:val="TOC3"/>
        <w:rPr>
          <w:del w:id="118" w:author="KPMG_PQH" w:date="2026-04-07T11:25:00Z" w16du:dateUtc="2026-04-07T04:25:00Z"/>
          <w:rFonts w:eastAsiaTheme="minorEastAsia" w:cstheme="minorBidi"/>
          <w:noProof/>
          <w:kern w:val="2"/>
          <w:sz w:val="22"/>
          <w:lang w:eastAsia="en-US"/>
          <w14:ligatures w14:val="standardContextual"/>
        </w:rPr>
      </w:pPr>
      <w:del w:id="119" w:author="KPMG_PQH" w:date="2026-04-07T11:25:00Z" w16du:dateUtc="2026-04-07T04:25:00Z">
        <w:r>
          <w:rPr>
            <w:noProof/>
          </w:rPr>
          <w:delText>6.3.6</w:delText>
        </w:r>
        <w:r>
          <w:rPr>
            <w:rFonts w:eastAsiaTheme="minorEastAsia" w:cstheme="minorBidi"/>
            <w:noProof/>
            <w:kern w:val="2"/>
            <w:sz w:val="22"/>
            <w:lang w:eastAsia="en-US"/>
            <w14:ligatures w14:val="standardContextual"/>
          </w:rPr>
          <w:tab/>
        </w:r>
        <w:r>
          <w:rPr>
            <w:noProof/>
          </w:rPr>
          <w:delText>Use of previous year</w:delText>
        </w:r>
        <w:r w:rsidRPr="005D3D72">
          <w:rPr>
            <w:noProof/>
            <w:color w:val="FF0000"/>
          </w:rPr>
          <w:delText xml:space="preserve"> </w:delText>
        </w:r>
        <w:r>
          <w:rPr>
            <w:noProof/>
          </w:rPr>
          <w:delText>and multiple year data</w:delText>
        </w:r>
        <w:r>
          <w:rPr>
            <w:noProof/>
          </w:rPr>
          <w:tab/>
        </w:r>
        <w:r>
          <w:rPr>
            <w:noProof/>
          </w:rPr>
          <w:fldChar w:fldCharType="begin"/>
        </w:r>
        <w:r>
          <w:rPr>
            <w:noProof/>
          </w:rPr>
          <w:delInstrText xml:space="preserve"> PAGEREF _Toc170131427 \h </w:delInstrText>
        </w:r>
        <w:r>
          <w:rPr>
            <w:noProof/>
          </w:rPr>
        </w:r>
        <w:r>
          <w:rPr>
            <w:noProof/>
          </w:rPr>
          <w:fldChar w:fldCharType="separate"/>
        </w:r>
        <w:r w:rsidR="00481B06">
          <w:rPr>
            <w:noProof/>
          </w:rPr>
          <w:delText>29</w:delText>
        </w:r>
        <w:r>
          <w:rPr>
            <w:noProof/>
          </w:rPr>
          <w:fldChar w:fldCharType="end"/>
        </w:r>
      </w:del>
    </w:p>
    <w:p w14:paraId="28BCCE53" w14:textId="77777777" w:rsidR="007D5B88" w:rsidRDefault="007D5B88">
      <w:pPr>
        <w:pStyle w:val="TOC3"/>
        <w:rPr>
          <w:del w:id="120" w:author="KPMG_PQH" w:date="2026-04-07T11:25:00Z" w16du:dateUtc="2026-04-07T04:25:00Z"/>
          <w:rFonts w:eastAsiaTheme="minorEastAsia" w:cstheme="minorBidi"/>
          <w:noProof/>
          <w:kern w:val="2"/>
          <w:sz w:val="22"/>
          <w:lang w:eastAsia="en-US"/>
          <w14:ligatures w14:val="standardContextual"/>
        </w:rPr>
      </w:pPr>
      <w:del w:id="121" w:author="KPMG_PQH" w:date="2026-04-07T11:25:00Z" w16du:dateUtc="2026-04-07T04:25:00Z">
        <w:r>
          <w:rPr>
            <w:noProof/>
          </w:rPr>
          <w:delText>6.3.7</w:delText>
        </w:r>
        <w:r>
          <w:rPr>
            <w:rFonts w:eastAsiaTheme="minorEastAsia" w:cstheme="minorBidi"/>
            <w:noProof/>
            <w:kern w:val="2"/>
            <w:sz w:val="22"/>
            <w:lang w:eastAsia="en-US"/>
            <w14:ligatures w14:val="standardContextual"/>
          </w:rPr>
          <w:tab/>
        </w:r>
        <w:r>
          <w:rPr>
            <w:noProof/>
          </w:rPr>
          <w:delText>Adjustments</w:delText>
        </w:r>
        <w:r>
          <w:rPr>
            <w:noProof/>
          </w:rPr>
          <w:tab/>
        </w:r>
        <w:r>
          <w:rPr>
            <w:noProof/>
          </w:rPr>
          <w:fldChar w:fldCharType="begin"/>
        </w:r>
        <w:r>
          <w:rPr>
            <w:noProof/>
          </w:rPr>
          <w:delInstrText xml:space="preserve"> PAGEREF _Toc170131428 \h </w:delInstrText>
        </w:r>
        <w:r>
          <w:rPr>
            <w:noProof/>
          </w:rPr>
        </w:r>
        <w:r>
          <w:rPr>
            <w:noProof/>
          </w:rPr>
          <w:fldChar w:fldCharType="separate"/>
        </w:r>
        <w:r w:rsidR="00481B06">
          <w:rPr>
            <w:noProof/>
          </w:rPr>
          <w:delText>29</w:delText>
        </w:r>
        <w:r>
          <w:rPr>
            <w:noProof/>
          </w:rPr>
          <w:fldChar w:fldCharType="end"/>
        </w:r>
      </w:del>
    </w:p>
    <w:p w14:paraId="6E44089C" w14:textId="77777777" w:rsidR="007D5B88" w:rsidRDefault="007D5B88">
      <w:pPr>
        <w:pStyle w:val="TOC3"/>
        <w:rPr>
          <w:del w:id="122" w:author="KPMG_PQH" w:date="2026-04-07T11:25:00Z" w16du:dateUtc="2026-04-07T04:25:00Z"/>
          <w:rFonts w:eastAsiaTheme="minorEastAsia" w:cstheme="minorBidi"/>
          <w:noProof/>
          <w:kern w:val="2"/>
          <w:sz w:val="22"/>
          <w:lang w:eastAsia="en-US"/>
          <w14:ligatures w14:val="standardContextual"/>
        </w:rPr>
      </w:pPr>
      <w:del w:id="123" w:author="KPMG_PQH" w:date="2026-04-07T11:25:00Z" w16du:dateUtc="2026-04-07T04:25:00Z">
        <w:r>
          <w:rPr>
            <w:noProof/>
          </w:rPr>
          <w:delText>6.3.8</w:delText>
        </w:r>
        <w:r>
          <w:rPr>
            <w:rFonts w:eastAsiaTheme="minorEastAsia" w:cstheme="minorBidi"/>
            <w:noProof/>
            <w:kern w:val="2"/>
            <w:sz w:val="22"/>
            <w:lang w:eastAsia="en-US"/>
            <w14:ligatures w14:val="standardContextual"/>
          </w:rPr>
          <w:tab/>
        </w:r>
        <w:r>
          <w:rPr>
            <w:noProof/>
          </w:rPr>
          <w:delText>The arm’s length range</w:delText>
        </w:r>
        <w:r>
          <w:rPr>
            <w:noProof/>
          </w:rPr>
          <w:tab/>
        </w:r>
        <w:r>
          <w:rPr>
            <w:noProof/>
          </w:rPr>
          <w:fldChar w:fldCharType="begin"/>
        </w:r>
        <w:r>
          <w:rPr>
            <w:noProof/>
          </w:rPr>
          <w:delInstrText xml:space="preserve"> PAGEREF _Toc170131429 \h </w:delInstrText>
        </w:r>
        <w:r>
          <w:rPr>
            <w:noProof/>
          </w:rPr>
        </w:r>
        <w:r>
          <w:rPr>
            <w:noProof/>
          </w:rPr>
          <w:fldChar w:fldCharType="separate"/>
        </w:r>
        <w:r w:rsidR="00481B06">
          <w:rPr>
            <w:noProof/>
          </w:rPr>
          <w:delText>29</w:delText>
        </w:r>
        <w:r>
          <w:rPr>
            <w:noProof/>
          </w:rPr>
          <w:fldChar w:fldCharType="end"/>
        </w:r>
      </w:del>
    </w:p>
    <w:p w14:paraId="430B4D4C" w14:textId="77777777" w:rsidR="007D5B88" w:rsidRDefault="007D5B88">
      <w:pPr>
        <w:pStyle w:val="TOC3"/>
        <w:rPr>
          <w:del w:id="124" w:author="KPMG_PQH" w:date="2026-04-07T11:25:00Z" w16du:dateUtc="2026-04-07T04:25:00Z"/>
          <w:rFonts w:eastAsiaTheme="minorEastAsia" w:cstheme="minorBidi"/>
          <w:noProof/>
          <w:kern w:val="2"/>
          <w:sz w:val="22"/>
          <w:lang w:eastAsia="en-US"/>
          <w14:ligatures w14:val="standardContextual"/>
        </w:rPr>
      </w:pPr>
      <w:del w:id="125" w:author="KPMG_PQH" w:date="2026-04-07T11:25:00Z" w16du:dateUtc="2026-04-07T04:25:00Z">
        <w:r>
          <w:rPr>
            <w:noProof/>
          </w:rPr>
          <w:delText>6.3.9</w:delText>
        </w:r>
        <w:r>
          <w:rPr>
            <w:rFonts w:eastAsiaTheme="minorEastAsia" w:cstheme="minorBidi"/>
            <w:noProof/>
            <w:kern w:val="2"/>
            <w:sz w:val="22"/>
            <w:lang w:eastAsia="en-US"/>
            <w14:ligatures w14:val="standardContextual"/>
          </w:rPr>
          <w:tab/>
        </w:r>
        <w:r>
          <w:rPr>
            <w:noProof/>
          </w:rPr>
          <w:delText>Conclusion</w:delText>
        </w:r>
        <w:r>
          <w:rPr>
            <w:noProof/>
          </w:rPr>
          <w:tab/>
        </w:r>
        <w:r>
          <w:rPr>
            <w:noProof/>
          </w:rPr>
          <w:fldChar w:fldCharType="begin"/>
        </w:r>
        <w:r>
          <w:rPr>
            <w:noProof/>
          </w:rPr>
          <w:delInstrText xml:space="preserve"> PAGEREF _Toc170131430 \h </w:delInstrText>
        </w:r>
        <w:r>
          <w:rPr>
            <w:noProof/>
          </w:rPr>
        </w:r>
        <w:r>
          <w:rPr>
            <w:noProof/>
          </w:rPr>
          <w:fldChar w:fldCharType="separate"/>
        </w:r>
        <w:r w:rsidR="00481B06">
          <w:rPr>
            <w:noProof/>
          </w:rPr>
          <w:delText>30</w:delText>
        </w:r>
        <w:r>
          <w:rPr>
            <w:noProof/>
          </w:rPr>
          <w:fldChar w:fldCharType="end"/>
        </w:r>
      </w:del>
    </w:p>
    <w:p w14:paraId="23A12392" w14:textId="77777777" w:rsidR="007D5B88" w:rsidRDefault="007D5B88">
      <w:pPr>
        <w:pStyle w:val="TOC1"/>
        <w:rPr>
          <w:del w:id="126" w:author="KPMG_PQH" w:date="2026-04-07T11:25:00Z" w16du:dateUtc="2026-04-07T04:25:00Z"/>
          <w:rFonts w:eastAsiaTheme="minorEastAsia" w:cstheme="minorBidi"/>
          <w:noProof/>
          <w:kern w:val="2"/>
          <w:sz w:val="22"/>
          <w:lang w:eastAsia="en-US"/>
          <w14:ligatures w14:val="standardContextual"/>
        </w:rPr>
      </w:pPr>
      <w:del w:id="127" w:author="KPMG_PQH" w:date="2026-04-07T11:25:00Z" w16du:dateUtc="2026-04-07T04:25:00Z">
        <w:r>
          <w:rPr>
            <w:noProof/>
          </w:rPr>
          <w:delText>PART C.  FINANCIAL INFORMATION</w:delText>
        </w:r>
        <w:r>
          <w:rPr>
            <w:noProof/>
          </w:rPr>
          <w:tab/>
        </w:r>
        <w:r>
          <w:rPr>
            <w:noProof/>
          </w:rPr>
          <w:fldChar w:fldCharType="begin"/>
        </w:r>
        <w:r>
          <w:rPr>
            <w:noProof/>
          </w:rPr>
          <w:delInstrText xml:space="preserve"> PAGEREF _Toc170131431 \h </w:delInstrText>
        </w:r>
        <w:r>
          <w:rPr>
            <w:noProof/>
          </w:rPr>
        </w:r>
        <w:r>
          <w:rPr>
            <w:noProof/>
          </w:rPr>
          <w:fldChar w:fldCharType="separate"/>
        </w:r>
        <w:r w:rsidR="00481B06">
          <w:rPr>
            <w:noProof/>
          </w:rPr>
          <w:delText>31</w:delText>
        </w:r>
        <w:r>
          <w:rPr>
            <w:noProof/>
          </w:rPr>
          <w:fldChar w:fldCharType="end"/>
        </w:r>
      </w:del>
    </w:p>
    <w:p w14:paraId="77DE4C09" w14:textId="77777777" w:rsidR="007D5B88" w:rsidRDefault="007D5B88">
      <w:pPr>
        <w:pStyle w:val="TOC1"/>
        <w:rPr>
          <w:del w:id="128" w:author="KPMG_PQH" w:date="2026-04-07T11:25:00Z" w16du:dateUtc="2026-04-07T04:25:00Z"/>
          <w:rFonts w:eastAsiaTheme="minorEastAsia" w:cstheme="minorBidi"/>
          <w:noProof/>
          <w:kern w:val="2"/>
          <w:sz w:val="22"/>
          <w:lang w:eastAsia="en-US"/>
          <w14:ligatures w14:val="standardContextual"/>
        </w:rPr>
      </w:pPr>
      <w:del w:id="129" w:author="KPMG_PQH" w:date="2026-04-07T11:25:00Z" w16du:dateUtc="2026-04-07T04:25:00Z">
        <w:r>
          <w:rPr>
            <w:noProof/>
          </w:rPr>
          <w:delText>7</w:delText>
        </w:r>
        <w:r>
          <w:rPr>
            <w:rFonts w:eastAsiaTheme="minorEastAsia" w:cstheme="minorBidi"/>
            <w:noProof/>
            <w:kern w:val="2"/>
            <w:sz w:val="22"/>
            <w:lang w:eastAsia="en-US"/>
            <w14:ligatures w14:val="standardContextual"/>
          </w:rPr>
          <w:tab/>
        </w:r>
        <w:r>
          <w:rPr>
            <w:noProof/>
          </w:rPr>
          <w:delText>Financial information</w:delText>
        </w:r>
        <w:r>
          <w:rPr>
            <w:noProof/>
          </w:rPr>
          <w:tab/>
        </w:r>
        <w:r>
          <w:rPr>
            <w:noProof/>
          </w:rPr>
          <w:fldChar w:fldCharType="begin"/>
        </w:r>
        <w:r>
          <w:rPr>
            <w:noProof/>
          </w:rPr>
          <w:delInstrText xml:space="preserve"> PAGEREF _Toc170131432 \h </w:delInstrText>
        </w:r>
        <w:r>
          <w:rPr>
            <w:noProof/>
          </w:rPr>
        </w:r>
        <w:r>
          <w:rPr>
            <w:noProof/>
          </w:rPr>
          <w:fldChar w:fldCharType="separate"/>
        </w:r>
        <w:r w:rsidR="00481B06">
          <w:rPr>
            <w:noProof/>
          </w:rPr>
          <w:delText>31</w:delText>
        </w:r>
        <w:r>
          <w:rPr>
            <w:noProof/>
          </w:rPr>
          <w:fldChar w:fldCharType="end"/>
        </w:r>
      </w:del>
    </w:p>
    <w:p w14:paraId="2617F7B9" w14:textId="77777777" w:rsidR="007D5B88" w:rsidRDefault="007D5B88">
      <w:pPr>
        <w:pStyle w:val="TOC2"/>
        <w:rPr>
          <w:del w:id="130" w:author="KPMG_PQH" w:date="2026-04-07T11:25:00Z" w16du:dateUtc="2026-04-07T04:25:00Z"/>
          <w:rFonts w:eastAsiaTheme="minorEastAsia" w:cstheme="minorBidi"/>
          <w:noProof/>
          <w:kern w:val="2"/>
          <w:sz w:val="22"/>
          <w:lang w:eastAsia="en-US"/>
          <w14:ligatures w14:val="standardContextual"/>
        </w:rPr>
      </w:pPr>
      <w:del w:id="131" w:author="KPMG_PQH" w:date="2026-04-07T11:25:00Z" w16du:dateUtc="2026-04-07T04:25:00Z">
        <w:r>
          <w:rPr>
            <w:noProof/>
          </w:rPr>
          <w:delText>7.1</w:delText>
        </w:r>
        <w:r>
          <w:rPr>
            <w:rFonts w:eastAsiaTheme="minorEastAsia" w:cstheme="minorBidi"/>
            <w:noProof/>
            <w:kern w:val="2"/>
            <w:sz w:val="22"/>
            <w:lang w:eastAsia="en-US"/>
            <w14:ligatures w14:val="standardContextual"/>
          </w:rPr>
          <w:tab/>
        </w:r>
        <w:r>
          <w:rPr>
            <w:noProof/>
          </w:rPr>
          <w:delText>HMV’s financial statements in FY2023</w:delText>
        </w:r>
        <w:r>
          <w:rPr>
            <w:noProof/>
          </w:rPr>
          <w:tab/>
        </w:r>
        <w:r>
          <w:rPr>
            <w:noProof/>
          </w:rPr>
          <w:fldChar w:fldCharType="begin"/>
        </w:r>
        <w:r>
          <w:rPr>
            <w:noProof/>
          </w:rPr>
          <w:delInstrText xml:space="preserve"> PAGEREF _Toc170131433 \h </w:delInstrText>
        </w:r>
        <w:r>
          <w:rPr>
            <w:noProof/>
          </w:rPr>
        </w:r>
        <w:r>
          <w:rPr>
            <w:noProof/>
          </w:rPr>
          <w:fldChar w:fldCharType="separate"/>
        </w:r>
        <w:r w:rsidR="00481B06">
          <w:rPr>
            <w:noProof/>
          </w:rPr>
          <w:delText>31</w:delText>
        </w:r>
        <w:r>
          <w:rPr>
            <w:noProof/>
          </w:rPr>
          <w:fldChar w:fldCharType="end"/>
        </w:r>
      </w:del>
    </w:p>
    <w:p w14:paraId="008730D4" w14:textId="77777777" w:rsidR="007D5B88" w:rsidRDefault="007D5B88">
      <w:pPr>
        <w:pStyle w:val="TOC2"/>
        <w:rPr>
          <w:del w:id="132" w:author="KPMG_PQH" w:date="2026-04-07T11:25:00Z" w16du:dateUtc="2026-04-07T04:25:00Z"/>
          <w:rFonts w:eastAsiaTheme="minorEastAsia" w:cstheme="minorBidi"/>
          <w:noProof/>
          <w:kern w:val="2"/>
          <w:sz w:val="22"/>
          <w:lang w:eastAsia="en-US"/>
          <w14:ligatures w14:val="standardContextual"/>
        </w:rPr>
      </w:pPr>
      <w:del w:id="133" w:author="KPMG_PQH" w:date="2026-04-07T11:25:00Z" w16du:dateUtc="2026-04-07T04:25:00Z">
        <w:r>
          <w:rPr>
            <w:noProof/>
          </w:rPr>
          <w:delText>7.2</w:delText>
        </w:r>
        <w:r>
          <w:rPr>
            <w:rFonts w:eastAsiaTheme="minorEastAsia" w:cstheme="minorBidi"/>
            <w:noProof/>
            <w:kern w:val="2"/>
            <w:sz w:val="22"/>
            <w:lang w:eastAsia="en-US"/>
            <w14:ligatures w14:val="standardContextual"/>
          </w:rPr>
          <w:tab/>
        </w:r>
        <w:r>
          <w:rPr>
            <w:noProof/>
          </w:rPr>
          <w:delText>Allocation method used in the calculation of HMV’s operating results</w:delText>
        </w:r>
        <w:r>
          <w:rPr>
            <w:noProof/>
          </w:rPr>
          <w:tab/>
        </w:r>
        <w:r>
          <w:rPr>
            <w:noProof/>
          </w:rPr>
          <w:fldChar w:fldCharType="begin"/>
        </w:r>
        <w:r>
          <w:rPr>
            <w:noProof/>
          </w:rPr>
          <w:delInstrText xml:space="preserve"> PAGEREF _Toc170131434 \h </w:delInstrText>
        </w:r>
        <w:r>
          <w:rPr>
            <w:noProof/>
          </w:rPr>
        </w:r>
        <w:r>
          <w:rPr>
            <w:noProof/>
          </w:rPr>
          <w:fldChar w:fldCharType="separate"/>
        </w:r>
        <w:r w:rsidR="00481B06">
          <w:rPr>
            <w:noProof/>
          </w:rPr>
          <w:delText>31</w:delText>
        </w:r>
        <w:r>
          <w:rPr>
            <w:noProof/>
          </w:rPr>
          <w:fldChar w:fldCharType="end"/>
        </w:r>
      </w:del>
    </w:p>
    <w:p w14:paraId="5D68E678" w14:textId="77777777" w:rsidR="007D5B88" w:rsidRDefault="007D5B88">
      <w:pPr>
        <w:pStyle w:val="TOC2"/>
        <w:rPr>
          <w:del w:id="134" w:author="KPMG_PQH" w:date="2026-04-07T11:25:00Z" w16du:dateUtc="2026-04-07T04:25:00Z"/>
          <w:rFonts w:eastAsiaTheme="minorEastAsia" w:cstheme="minorBidi"/>
          <w:noProof/>
          <w:kern w:val="2"/>
          <w:sz w:val="22"/>
          <w:lang w:eastAsia="en-US"/>
          <w14:ligatures w14:val="standardContextual"/>
        </w:rPr>
      </w:pPr>
      <w:del w:id="135" w:author="KPMG_PQH" w:date="2026-04-07T11:25:00Z" w16du:dateUtc="2026-04-07T04:25:00Z">
        <w:r>
          <w:rPr>
            <w:noProof/>
          </w:rPr>
          <w:delText>7.3</w:delText>
        </w:r>
        <w:r>
          <w:rPr>
            <w:rFonts w:eastAsiaTheme="minorEastAsia" w:cstheme="minorBidi"/>
            <w:noProof/>
            <w:kern w:val="2"/>
            <w:sz w:val="22"/>
            <w:lang w:eastAsia="en-US"/>
            <w14:ligatures w14:val="standardContextual"/>
          </w:rPr>
          <w:tab/>
        </w:r>
        <w:r>
          <w:rPr>
            <w:noProof/>
          </w:rPr>
          <w:delText>Summary of financial data in relation to the comparability analysis and sources of data</w:delText>
        </w:r>
        <w:r>
          <w:rPr>
            <w:noProof/>
          </w:rPr>
          <w:tab/>
        </w:r>
        <w:r>
          <w:rPr>
            <w:noProof/>
          </w:rPr>
          <w:fldChar w:fldCharType="begin"/>
        </w:r>
        <w:r>
          <w:rPr>
            <w:noProof/>
          </w:rPr>
          <w:delInstrText xml:space="preserve"> PAGEREF _Toc170131435 \h </w:delInstrText>
        </w:r>
        <w:r>
          <w:rPr>
            <w:noProof/>
          </w:rPr>
        </w:r>
        <w:r>
          <w:rPr>
            <w:noProof/>
          </w:rPr>
          <w:fldChar w:fldCharType="separate"/>
        </w:r>
        <w:r w:rsidR="00481B06">
          <w:rPr>
            <w:noProof/>
          </w:rPr>
          <w:delText>32</w:delText>
        </w:r>
        <w:r>
          <w:rPr>
            <w:noProof/>
          </w:rPr>
          <w:fldChar w:fldCharType="end"/>
        </w:r>
      </w:del>
    </w:p>
    <w:p w14:paraId="1C5E5EF1" w14:textId="77777777" w:rsidR="007D5B88" w:rsidRDefault="007D5B88">
      <w:pPr>
        <w:pStyle w:val="TOC2"/>
        <w:rPr>
          <w:del w:id="136" w:author="KPMG_PQH" w:date="2026-04-07T11:25:00Z" w16du:dateUtc="2026-04-07T04:25:00Z"/>
          <w:rFonts w:eastAsiaTheme="minorEastAsia" w:cstheme="minorBidi"/>
          <w:noProof/>
          <w:kern w:val="2"/>
          <w:sz w:val="22"/>
          <w:lang w:eastAsia="en-US"/>
          <w14:ligatures w14:val="standardContextual"/>
        </w:rPr>
      </w:pPr>
      <w:del w:id="137" w:author="KPMG_PQH" w:date="2026-04-07T11:25:00Z" w16du:dateUtc="2026-04-07T04:25:00Z">
        <w:r>
          <w:rPr>
            <w:noProof/>
          </w:rPr>
          <w:delText>7.4</w:delText>
        </w:r>
        <w:r>
          <w:rPr>
            <w:rFonts w:eastAsiaTheme="minorEastAsia" w:cstheme="minorBidi"/>
            <w:noProof/>
            <w:kern w:val="2"/>
            <w:sz w:val="22"/>
            <w:lang w:eastAsia="en-US"/>
            <w14:ligatures w14:val="standardContextual"/>
          </w:rPr>
          <w:tab/>
        </w:r>
        <w:r>
          <w:rPr>
            <w:noProof/>
          </w:rPr>
          <w:delText>Summary of reasons and explanation for the causes, business operations, investment and development strategy of corporate having more than three-consecutive-year loss</w:delText>
        </w:r>
        <w:r>
          <w:rPr>
            <w:noProof/>
          </w:rPr>
          <w:tab/>
        </w:r>
        <w:r>
          <w:rPr>
            <w:noProof/>
          </w:rPr>
          <w:fldChar w:fldCharType="begin"/>
        </w:r>
        <w:r>
          <w:rPr>
            <w:noProof/>
          </w:rPr>
          <w:delInstrText xml:space="preserve"> PAGEREF _Toc170131436 \h </w:delInstrText>
        </w:r>
        <w:r>
          <w:rPr>
            <w:noProof/>
          </w:rPr>
        </w:r>
        <w:r>
          <w:rPr>
            <w:noProof/>
          </w:rPr>
          <w:fldChar w:fldCharType="separate"/>
        </w:r>
        <w:r w:rsidR="00481B06">
          <w:rPr>
            <w:noProof/>
          </w:rPr>
          <w:delText>32</w:delText>
        </w:r>
        <w:r>
          <w:rPr>
            <w:noProof/>
          </w:rPr>
          <w:fldChar w:fldCharType="end"/>
        </w:r>
      </w:del>
    </w:p>
    <w:p w14:paraId="6B6CFE38" w14:textId="77777777" w:rsidR="007D5B88" w:rsidRDefault="007D5B88">
      <w:pPr>
        <w:pStyle w:val="TOC1"/>
        <w:rPr>
          <w:del w:id="138" w:author="KPMG_PQH" w:date="2026-04-07T11:25:00Z" w16du:dateUtc="2026-04-07T04:25:00Z"/>
          <w:rFonts w:eastAsiaTheme="minorEastAsia" w:cstheme="minorBidi"/>
          <w:noProof/>
          <w:kern w:val="2"/>
          <w:sz w:val="22"/>
          <w:lang w:eastAsia="en-US"/>
          <w14:ligatures w14:val="standardContextual"/>
        </w:rPr>
      </w:pPr>
      <w:del w:id="139" w:author="KPMG_PQH" w:date="2026-04-07T11:25:00Z" w16du:dateUtc="2026-04-07T04:25:00Z">
        <w:r>
          <w:rPr>
            <w:noProof/>
          </w:rPr>
          <w:delText>Appendices</w:delText>
        </w:r>
        <w:r>
          <w:rPr>
            <w:noProof/>
          </w:rPr>
          <w:tab/>
        </w:r>
        <w:r>
          <w:rPr>
            <w:noProof/>
          </w:rPr>
          <w:fldChar w:fldCharType="begin"/>
        </w:r>
        <w:r>
          <w:rPr>
            <w:noProof/>
          </w:rPr>
          <w:delInstrText xml:space="preserve"> PAGEREF _Toc170131437 \h </w:delInstrText>
        </w:r>
        <w:r>
          <w:rPr>
            <w:noProof/>
          </w:rPr>
        </w:r>
        <w:r>
          <w:rPr>
            <w:noProof/>
          </w:rPr>
          <w:fldChar w:fldCharType="separate"/>
        </w:r>
        <w:r w:rsidR="00481B06">
          <w:rPr>
            <w:noProof/>
          </w:rPr>
          <w:delText>33</w:delText>
        </w:r>
        <w:r>
          <w:rPr>
            <w:noProof/>
          </w:rPr>
          <w:fldChar w:fldCharType="end"/>
        </w:r>
      </w:del>
    </w:p>
    <w:p w14:paraId="4F618CCD" w14:textId="77777777" w:rsidR="007D5B88" w:rsidRDefault="007D5B88">
      <w:pPr>
        <w:pStyle w:val="TOC1"/>
        <w:rPr>
          <w:del w:id="140" w:author="KPMG_PQH" w:date="2026-04-07T11:25:00Z" w16du:dateUtc="2026-04-07T04:25:00Z"/>
          <w:rFonts w:eastAsiaTheme="minorEastAsia" w:cstheme="minorBidi"/>
          <w:noProof/>
          <w:kern w:val="2"/>
          <w:sz w:val="22"/>
          <w:lang w:eastAsia="en-US"/>
          <w14:ligatures w14:val="standardContextual"/>
        </w:rPr>
      </w:pPr>
      <w:del w:id="141" w:author="KPMG_PQH" w:date="2026-04-07T11:25:00Z" w16du:dateUtc="2026-04-07T04:25:00Z">
        <w:r>
          <w:rPr>
            <w:noProof/>
          </w:rPr>
          <w:delText>A</w:delText>
        </w:r>
        <w:r>
          <w:rPr>
            <w:rFonts w:eastAsiaTheme="minorEastAsia" w:cstheme="minorBidi"/>
            <w:noProof/>
            <w:kern w:val="2"/>
            <w:sz w:val="22"/>
            <w:lang w:eastAsia="en-US"/>
            <w14:ligatures w14:val="standardContextual"/>
          </w:rPr>
          <w:tab/>
        </w:r>
        <w:r>
          <w:rPr>
            <w:noProof/>
          </w:rPr>
          <w:delText>Overview of the Vietnamese transfer pricing regulations</w:delText>
        </w:r>
        <w:r>
          <w:rPr>
            <w:noProof/>
          </w:rPr>
          <w:tab/>
        </w:r>
        <w:r>
          <w:rPr>
            <w:noProof/>
          </w:rPr>
          <w:fldChar w:fldCharType="begin"/>
        </w:r>
        <w:r>
          <w:rPr>
            <w:noProof/>
          </w:rPr>
          <w:delInstrText xml:space="preserve"> PAGEREF _Toc170131438 \h </w:delInstrText>
        </w:r>
        <w:r>
          <w:rPr>
            <w:noProof/>
          </w:rPr>
        </w:r>
        <w:r>
          <w:rPr>
            <w:noProof/>
          </w:rPr>
          <w:fldChar w:fldCharType="separate"/>
        </w:r>
        <w:r w:rsidR="00481B06">
          <w:rPr>
            <w:noProof/>
          </w:rPr>
          <w:delText>34</w:delText>
        </w:r>
        <w:r>
          <w:rPr>
            <w:noProof/>
          </w:rPr>
          <w:fldChar w:fldCharType="end"/>
        </w:r>
      </w:del>
    </w:p>
    <w:p w14:paraId="6C636205" w14:textId="77777777" w:rsidR="007D5B88" w:rsidRDefault="007D5B88">
      <w:pPr>
        <w:pStyle w:val="TOC2"/>
        <w:rPr>
          <w:del w:id="142" w:author="KPMG_PQH" w:date="2026-04-07T11:25:00Z" w16du:dateUtc="2026-04-07T04:25:00Z"/>
          <w:rFonts w:eastAsiaTheme="minorEastAsia" w:cstheme="minorBidi"/>
          <w:noProof/>
          <w:kern w:val="2"/>
          <w:sz w:val="22"/>
          <w:lang w:eastAsia="en-US"/>
          <w14:ligatures w14:val="standardContextual"/>
        </w:rPr>
      </w:pPr>
      <w:del w:id="143" w:author="KPMG_PQH" w:date="2026-04-07T11:25:00Z" w16du:dateUtc="2026-04-07T04:25:00Z">
        <w:r>
          <w:rPr>
            <w:noProof/>
          </w:rPr>
          <w:delText>A.1</w:delText>
        </w:r>
        <w:r>
          <w:rPr>
            <w:rFonts w:eastAsiaTheme="minorEastAsia" w:cstheme="minorBidi"/>
            <w:noProof/>
            <w:kern w:val="2"/>
            <w:sz w:val="22"/>
            <w:lang w:eastAsia="en-US"/>
            <w14:ligatures w14:val="standardContextual"/>
          </w:rPr>
          <w:tab/>
        </w:r>
        <w:r>
          <w:rPr>
            <w:noProof/>
          </w:rPr>
          <w:delText>Arm’s length principle</w:delText>
        </w:r>
        <w:r>
          <w:rPr>
            <w:noProof/>
          </w:rPr>
          <w:tab/>
        </w:r>
        <w:r>
          <w:rPr>
            <w:noProof/>
          </w:rPr>
          <w:fldChar w:fldCharType="begin"/>
        </w:r>
        <w:r>
          <w:rPr>
            <w:noProof/>
          </w:rPr>
          <w:delInstrText xml:space="preserve"> PAGEREF _Toc170131439 \h </w:delInstrText>
        </w:r>
        <w:r>
          <w:rPr>
            <w:noProof/>
          </w:rPr>
        </w:r>
        <w:r>
          <w:rPr>
            <w:noProof/>
          </w:rPr>
          <w:fldChar w:fldCharType="separate"/>
        </w:r>
        <w:r w:rsidR="00481B06">
          <w:rPr>
            <w:noProof/>
          </w:rPr>
          <w:delText>34</w:delText>
        </w:r>
        <w:r>
          <w:rPr>
            <w:noProof/>
          </w:rPr>
          <w:fldChar w:fldCharType="end"/>
        </w:r>
      </w:del>
    </w:p>
    <w:p w14:paraId="3BB459F2" w14:textId="77777777" w:rsidR="007D5B88" w:rsidRDefault="007D5B88">
      <w:pPr>
        <w:pStyle w:val="TOC2"/>
        <w:rPr>
          <w:del w:id="144" w:author="KPMG_PQH" w:date="2026-04-07T11:25:00Z" w16du:dateUtc="2026-04-07T04:25:00Z"/>
          <w:rFonts w:eastAsiaTheme="minorEastAsia" w:cstheme="minorBidi"/>
          <w:noProof/>
          <w:kern w:val="2"/>
          <w:sz w:val="22"/>
          <w:lang w:eastAsia="en-US"/>
          <w14:ligatures w14:val="standardContextual"/>
        </w:rPr>
      </w:pPr>
      <w:del w:id="145" w:author="KPMG_PQH" w:date="2026-04-07T11:25:00Z" w16du:dateUtc="2026-04-07T04:25:00Z">
        <w:r>
          <w:rPr>
            <w:noProof/>
          </w:rPr>
          <w:delText>A.2</w:delText>
        </w:r>
        <w:r>
          <w:rPr>
            <w:rFonts w:eastAsiaTheme="minorEastAsia" w:cstheme="minorBidi"/>
            <w:noProof/>
            <w:kern w:val="2"/>
            <w:sz w:val="22"/>
            <w:lang w:eastAsia="en-US"/>
            <w14:ligatures w14:val="standardContextual"/>
          </w:rPr>
          <w:tab/>
        </w:r>
        <w:r>
          <w:rPr>
            <w:noProof/>
          </w:rPr>
          <w:delText>Transfer pricing documentation</w:delText>
        </w:r>
        <w:r>
          <w:rPr>
            <w:noProof/>
          </w:rPr>
          <w:tab/>
        </w:r>
        <w:r>
          <w:rPr>
            <w:noProof/>
          </w:rPr>
          <w:fldChar w:fldCharType="begin"/>
        </w:r>
        <w:r>
          <w:rPr>
            <w:noProof/>
          </w:rPr>
          <w:delInstrText xml:space="preserve"> PAGEREF _Toc170131440 \h </w:delInstrText>
        </w:r>
        <w:r>
          <w:rPr>
            <w:noProof/>
          </w:rPr>
        </w:r>
        <w:r>
          <w:rPr>
            <w:noProof/>
          </w:rPr>
          <w:fldChar w:fldCharType="separate"/>
        </w:r>
        <w:r w:rsidR="00481B06">
          <w:rPr>
            <w:noProof/>
          </w:rPr>
          <w:delText>34</w:delText>
        </w:r>
        <w:r>
          <w:rPr>
            <w:noProof/>
          </w:rPr>
          <w:fldChar w:fldCharType="end"/>
        </w:r>
      </w:del>
    </w:p>
    <w:p w14:paraId="10EB63C5" w14:textId="77777777" w:rsidR="007D5B88" w:rsidRDefault="007D5B88">
      <w:pPr>
        <w:pStyle w:val="TOC1"/>
        <w:rPr>
          <w:del w:id="146" w:author="KPMG_PQH" w:date="2026-04-07T11:25:00Z" w16du:dateUtc="2026-04-07T04:25:00Z"/>
          <w:rFonts w:eastAsiaTheme="minorEastAsia" w:cstheme="minorBidi"/>
          <w:noProof/>
          <w:kern w:val="2"/>
          <w:sz w:val="22"/>
          <w:lang w:eastAsia="en-US"/>
          <w14:ligatures w14:val="standardContextual"/>
        </w:rPr>
      </w:pPr>
      <w:del w:id="147" w:author="KPMG_PQH" w:date="2026-04-07T11:25:00Z" w16du:dateUtc="2026-04-07T04:25:00Z">
        <w:r>
          <w:rPr>
            <w:noProof/>
          </w:rPr>
          <w:delText>B</w:delText>
        </w:r>
        <w:r>
          <w:rPr>
            <w:rFonts w:eastAsiaTheme="minorEastAsia" w:cstheme="minorBidi"/>
            <w:noProof/>
            <w:kern w:val="2"/>
            <w:sz w:val="22"/>
            <w:lang w:eastAsia="en-US"/>
            <w14:ligatures w14:val="standardContextual"/>
          </w:rPr>
          <w:tab/>
        </w:r>
        <w:r>
          <w:rPr>
            <w:noProof/>
          </w:rPr>
          <w:delText>Types of related party relationship under Decree 132</w:delText>
        </w:r>
        <w:r>
          <w:rPr>
            <w:noProof/>
          </w:rPr>
          <w:tab/>
        </w:r>
        <w:r>
          <w:rPr>
            <w:noProof/>
          </w:rPr>
          <w:fldChar w:fldCharType="begin"/>
        </w:r>
        <w:r>
          <w:rPr>
            <w:noProof/>
          </w:rPr>
          <w:delInstrText xml:space="preserve"> PAGEREF _Toc170131441 \h </w:delInstrText>
        </w:r>
        <w:r>
          <w:rPr>
            <w:noProof/>
          </w:rPr>
        </w:r>
        <w:r>
          <w:rPr>
            <w:noProof/>
          </w:rPr>
          <w:fldChar w:fldCharType="separate"/>
        </w:r>
        <w:r w:rsidR="00481B06">
          <w:rPr>
            <w:noProof/>
          </w:rPr>
          <w:delText>35</w:delText>
        </w:r>
        <w:r>
          <w:rPr>
            <w:noProof/>
          </w:rPr>
          <w:fldChar w:fldCharType="end"/>
        </w:r>
      </w:del>
    </w:p>
    <w:p w14:paraId="315F41A7" w14:textId="77777777" w:rsidR="007D5B88" w:rsidRDefault="007D5B88">
      <w:pPr>
        <w:pStyle w:val="TOC1"/>
        <w:rPr>
          <w:del w:id="148" w:author="KPMG_PQH" w:date="2026-04-07T11:25:00Z" w16du:dateUtc="2026-04-07T04:25:00Z"/>
          <w:rFonts w:eastAsiaTheme="minorEastAsia" w:cstheme="minorBidi"/>
          <w:noProof/>
          <w:kern w:val="2"/>
          <w:sz w:val="22"/>
          <w:lang w:eastAsia="en-US"/>
          <w14:ligatures w14:val="standardContextual"/>
        </w:rPr>
      </w:pPr>
      <w:del w:id="149" w:author="KPMG_PQH" w:date="2026-04-07T11:25:00Z" w16du:dateUtc="2026-04-07T04:25:00Z">
        <w:r>
          <w:rPr>
            <w:noProof/>
          </w:rPr>
          <w:lastRenderedPageBreak/>
          <w:delText>C</w:delText>
        </w:r>
        <w:r>
          <w:rPr>
            <w:rFonts w:eastAsiaTheme="minorEastAsia" w:cstheme="minorBidi"/>
            <w:noProof/>
            <w:kern w:val="2"/>
            <w:sz w:val="22"/>
            <w:lang w:eastAsia="en-US"/>
            <w14:ligatures w14:val="standardContextual"/>
          </w:rPr>
          <w:tab/>
        </w:r>
        <w:r>
          <w:rPr>
            <w:noProof/>
          </w:rPr>
          <w:delText>Transfer pricing methods under Decree 132</w:delText>
        </w:r>
        <w:r>
          <w:rPr>
            <w:noProof/>
          </w:rPr>
          <w:tab/>
        </w:r>
        <w:r>
          <w:rPr>
            <w:noProof/>
          </w:rPr>
          <w:fldChar w:fldCharType="begin"/>
        </w:r>
        <w:r>
          <w:rPr>
            <w:noProof/>
          </w:rPr>
          <w:delInstrText xml:space="preserve"> PAGEREF _Toc170131442 \h </w:delInstrText>
        </w:r>
        <w:r>
          <w:rPr>
            <w:noProof/>
          </w:rPr>
        </w:r>
        <w:r>
          <w:rPr>
            <w:noProof/>
          </w:rPr>
          <w:fldChar w:fldCharType="separate"/>
        </w:r>
        <w:r w:rsidR="00481B06">
          <w:rPr>
            <w:noProof/>
          </w:rPr>
          <w:delText>37</w:delText>
        </w:r>
        <w:r>
          <w:rPr>
            <w:noProof/>
          </w:rPr>
          <w:fldChar w:fldCharType="end"/>
        </w:r>
      </w:del>
    </w:p>
    <w:p w14:paraId="2E666947" w14:textId="77777777" w:rsidR="007D5B88" w:rsidRDefault="007D5B88">
      <w:pPr>
        <w:pStyle w:val="TOC2"/>
        <w:rPr>
          <w:del w:id="150" w:author="KPMG_PQH" w:date="2026-04-07T11:25:00Z" w16du:dateUtc="2026-04-07T04:25:00Z"/>
          <w:rFonts w:eastAsiaTheme="minorEastAsia" w:cstheme="minorBidi"/>
          <w:noProof/>
          <w:kern w:val="2"/>
          <w:sz w:val="22"/>
          <w:lang w:eastAsia="en-US"/>
          <w14:ligatures w14:val="standardContextual"/>
        </w:rPr>
      </w:pPr>
      <w:del w:id="151" w:author="KPMG_PQH" w:date="2026-04-07T11:25:00Z" w16du:dateUtc="2026-04-07T04:25:00Z">
        <w:r>
          <w:rPr>
            <w:noProof/>
          </w:rPr>
          <w:delText>C.1</w:delText>
        </w:r>
        <w:r>
          <w:rPr>
            <w:rFonts w:eastAsiaTheme="minorEastAsia" w:cstheme="minorBidi"/>
            <w:noProof/>
            <w:kern w:val="2"/>
            <w:sz w:val="22"/>
            <w:lang w:eastAsia="en-US"/>
            <w14:ligatures w14:val="standardContextual"/>
          </w:rPr>
          <w:tab/>
        </w:r>
        <w:r>
          <w:rPr>
            <w:noProof/>
          </w:rPr>
          <w:delText>The CUP method</w:delText>
        </w:r>
        <w:r>
          <w:rPr>
            <w:noProof/>
          </w:rPr>
          <w:tab/>
        </w:r>
        <w:r>
          <w:rPr>
            <w:noProof/>
          </w:rPr>
          <w:fldChar w:fldCharType="begin"/>
        </w:r>
        <w:r>
          <w:rPr>
            <w:noProof/>
          </w:rPr>
          <w:delInstrText xml:space="preserve"> PAGEREF _Toc170131443 \h </w:delInstrText>
        </w:r>
        <w:r>
          <w:rPr>
            <w:noProof/>
          </w:rPr>
        </w:r>
        <w:r>
          <w:rPr>
            <w:noProof/>
          </w:rPr>
          <w:fldChar w:fldCharType="separate"/>
        </w:r>
        <w:r w:rsidR="00481B06">
          <w:rPr>
            <w:noProof/>
          </w:rPr>
          <w:delText>37</w:delText>
        </w:r>
        <w:r>
          <w:rPr>
            <w:noProof/>
          </w:rPr>
          <w:fldChar w:fldCharType="end"/>
        </w:r>
      </w:del>
    </w:p>
    <w:p w14:paraId="29E198D1" w14:textId="77777777" w:rsidR="007D5B88" w:rsidRDefault="007D5B88">
      <w:pPr>
        <w:pStyle w:val="TOC2"/>
        <w:rPr>
          <w:del w:id="152" w:author="KPMG_PQH" w:date="2026-04-07T11:25:00Z" w16du:dateUtc="2026-04-07T04:25:00Z"/>
          <w:rFonts w:eastAsiaTheme="minorEastAsia" w:cstheme="minorBidi"/>
          <w:noProof/>
          <w:kern w:val="2"/>
          <w:sz w:val="22"/>
          <w:lang w:eastAsia="en-US"/>
          <w14:ligatures w14:val="standardContextual"/>
        </w:rPr>
      </w:pPr>
      <w:del w:id="153" w:author="KPMG_PQH" w:date="2026-04-07T11:25:00Z" w16du:dateUtc="2026-04-07T04:25:00Z">
        <w:r>
          <w:rPr>
            <w:noProof/>
          </w:rPr>
          <w:delText>C.2</w:delText>
        </w:r>
        <w:r>
          <w:rPr>
            <w:rFonts w:eastAsiaTheme="minorEastAsia" w:cstheme="minorBidi"/>
            <w:noProof/>
            <w:kern w:val="2"/>
            <w:sz w:val="22"/>
            <w:lang w:eastAsia="en-US"/>
            <w14:ligatures w14:val="standardContextual"/>
          </w:rPr>
          <w:tab/>
        </w:r>
        <w:r>
          <w:rPr>
            <w:noProof/>
          </w:rPr>
          <w:delText>Comparable profit margin methods</w:delText>
        </w:r>
        <w:r>
          <w:rPr>
            <w:noProof/>
          </w:rPr>
          <w:tab/>
        </w:r>
        <w:r>
          <w:rPr>
            <w:noProof/>
          </w:rPr>
          <w:fldChar w:fldCharType="begin"/>
        </w:r>
        <w:r>
          <w:rPr>
            <w:noProof/>
          </w:rPr>
          <w:delInstrText xml:space="preserve"> PAGEREF _Toc170131444 \h </w:delInstrText>
        </w:r>
        <w:r>
          <w:rPr>
            <w:noProof/>
          </w:rPr>
        </w:r>
        <w:r>
          <w:rPr>
            <w:noProof/>
          </w:rPr>
          <w:fldChar w:fldCharType="separate"/>
        </w:r>
        <w:r w:rsidR="00481B06">
          <w:rPr>
            <w:noProof/>
          </w:rPr>
          <w:delText>38</w:delText>
        </w:r>
        <w:r>
          <w:rPr>
            <w:noProof/>
          </w:rPr>
          <w:fldChar w:fldCharType="end"/>
        </w:r>
      </w:del>
    </w:p>
    <w:p w14:paraId="4EB06377" w14:textId="77777777" w:rsidR="007D5B88" w:rsidRDefault="007D5B88">
      <w:pPr>
        <w:pStyle w:val="TOC2"/>
        <w:rPr>
          <w:del w:id="154" w:author="KPMG_PQH" w:date="2026-04-07T11:25:00Z" w16du:dateUtc="2026-04-07T04:25:00Z"/>
          <w:rFonts w:eastAsiaTheme="minorEastAsia" w:cstheme="minorBidi"/>
          <w:noProof/>
          <w:kern w:val="2"/>
          <w:sz w:val="22"/>
          <w:lang w:eastAsia="en-US"/>
          <w14:ligatures w14:val="standardContextual"/>
        </w:rPr>
      </w:pPr>
      <w:del w:id="155" w:author="KPMG_PQH" w:date="2026-04-07T11:25:00Z" w16du:dateUtc="2026-04-07T04:25:00Z">
        <w:r>
          <w:rPr>
            <w:noProof/>
          </w:rPr>
          <w:delText>C.3</w:delText>
        </w:r>
        <w:r>
          <w:rPr>
            <w:rFonts w:eastAsiaTheme="minorEastAsia" w:cstheme="minorBidi"/>
            <w:noProof/>
            <w:kern w:val="2"/>
            <w:sz w:val="22"/>
            <w:lang w:eastAsia="en-US"/>
            <w14:ligatures w14:val="standardContextual"/>
          </w:rPr>
          <w:tab/>
        </w:r>
        <w:r>
          <w:rPr>
            <w:noProof/>
          </w:rPr>
          <w:delText>The PSM</w:delText>
        </w:r>
        <w:r>
          <w:rPr>
            <w:noProof/>
          </w:rPr>
          <w:tab/>
        </w:r>
        <w:r>
          <w:rPr>
            <w:noProof/>
          </w:rPr>
          <w:fldChar w:fldCharType="begin"/>
        </w:r>
        <w:r>
          <w:rPr>
            <w:noProof/>
          </w:rPr>
          <w:delInstrText xml:space="preserve"> PAGEREF _Toc170131445 \h </w:delInstrText>
        </w:r>
        <w:r>
          <w:rPr>
            <w:noProof/>
          </w:rPr>
        </w:r>
        <w:r>
          <w:rPr>
            <w:noProof/>
          </w:rPr>
          <w:fldChar w:fldCharType="separate"/>
        </w:r>
        <w:r w:rsidR="00481B06">
          <w:rPr>
            <w:noProof/>
          </w:rPr>
          <w:delText>41</w:delText>
        </w:r>
        <w:r>
          <w:rPr>
            <w:noProof/>
          </w:rPr>
          <w:fldChar w:fldCharType="end"/>
        </w:r>
      </w:del>
    </w:p>
    <w:p w14:paraId="5FE4A864" w14:textId="77777777" w:rsidR="007D5B88" w:rsidRDefault="007D5B88">
      <w:pPr>
        <w:pStyle w:val="TOC1"/>
        <w:rPr>
          <w:del w:id="156" w:author="KPMG_PQH" w:date="2026-04-07T11:25:00Z" w16du:dateUtc="2026-04-07T04:25:00Z"/>
          <w:rFonts w:eastAsiaTheme="minorEastAsia" w:cstheme="minorBidi"/>
          <w:noProof/>
          <w:kern w:val="2"/>
          <w:sz w:val="22"/>
          <w:lang w:eastAsia="en-US"/>
          <w14:ligatures w14:val="standardContextual"/>
        </w:rPr>
      </w:pPr>
      <w:del w:id="157" w:author="KPMG_PQH" w:date="2026-04-07T11:25:00Z" w16du:dateUtc="2026-04-07T04:25:00Z">
        <w:r>
          <w:rPr>
            <w:noProof/>
          </w:rPr>
          <w:delText>D</w:delText>
        </w:r>
        <w:r>
          <w:rPr>
            <w:rFonts w:eastAsiaTheme="minorEastAsia" w:cstheme="minorBidi"/>
            <w:noProof/>
            <w:kern w:val="2"/>
            <w:sz w:val="22"/>
            <w:lang w:eastAsia="en-US"/>
            <w14:ligatures w14:val="standardContextual"/>
          </w:rPr>
          <w:tab/>
        </w:r>
        <w:r>
          <w:rPr>
            <w:noProof/>
          </w:rPr>
          <w:delText>Search for comparable companies</w:delText>
        </w:r>
        <w:r>
          <w:rPr>
            <w:noProof/>
          </w:rPr>
          <w:tab/>
        </w:r>
        <w:r>
          <w:rPr>
            <w:noProof/>
          </w:rPr>
          <w:fldChar w:fldCharType="begin"/>
        </w:r>
        <w:r>
          <w:rPr>
            <w:noProof/>
          </w:rPr>
          <w:delInstrText xml:space="preserve"> PAGEREF _Toc170131446 \h </w:delInstrText>
        </w:r>
        <w:r>
          <w:rPr>
            <w:noProof/>
          </w:rPr>
        </w:r>
        <w:r>
          <w:rPr>
            <w:noProof/>
          </w:rPr>
          <w:fldChar w:fldCharType="separate"/>
        </w:r>
        <w:r w:rsidR="00481B06">
          <w:rPr>
            <w:noProof/>
          </w:rPr>
          <w:delText>42</w:delText>
        </w:r>
        <w:r>
          <w:rPr>
            <w:noProof/>
          </w:rPr>
          <w:fldChar w:fldCharType="end"/>
        </w:r>
      </w:del>
    </w:p>
    <w:p w14:paraId="621CEE33" w14:textId="77777777" w:rsidR="007D5B88" w:rsidRDefault="007D5B88">
      <w:pPr>
        <w:pStyle w:val="TOC2"/>
        <w:rPr>
          <w:del w:id="158" w:author="KPMG_PQH" w:date="2026-04-07T11:25:00Z" w16du:dateUtc="2026-04-07T04:25:00Z"/>
          <w:rFonts w:eastAsiaTheme="minorEastAsia" w:cstheme="minorBidi"/>
          <w:noProof/>
          <w:kern w:val="2"/>
          <w:sz w:val="22"/>
          <w:lang w:eastAsia="en-US"/>
          <w14:ligatures w14:val="standardContextual"/>
        </w:rPr>
      </w:pPr>
      <w:del w:id="159" w:author="KPMG_PQH" w:date="2026-04-07T11:25:00Z" w16du:dateUtc="2026-04-07T04:25:00Z">
        <w:r>
          <w:rPr>
            <w:noProof/>
          </w:rPr>
          <w:delText>D.1</w:delText>
        </w:r>
        <w:r>
          <w:rPr>
            <w:rFonts w:eastAsiaTheme="minorEastAsia" w:cstheme="minorBidi"/>
            <w:noProof/>
            <w:kern w:val="2"/>
            <w:sz w:val="22"/>
            <w:lang w:eastAsia="en-US"/>
            <w14:ligatures w14:val="standardContextual"/>
          </w:rPr>
          <w:tab/>
        </w:r>
        <w:r>
          <w:rPr>
            <w:noProof/>
          </w:rPr>
          <w:delText>Search for Vietnamese comparable companies</w:delText>
        </w:r>
        <w:r>
          <w:rPr>
            <w:noProof/>
          </w:rPr>
          <w:tab/>
        </w:r>
        <w:r>
          <w:rPr>
            <w:noProof/>
          </w:rPr>
          <w:fldChar w:fldCharType="begin"/>
        </w:r>
        <w:r>
          <w:rPr>
            <w:noProof/>
          </w:rPr>
          <w:delInstrText xml:space="preserve"> PAGEREF _Toc170131447 \h </w:delInstrText>
        </w:r>
        <w:r>
          <w:rPr>
            <w:noProof/>
          </w:rPr>
        </w:r>
        <w:r>
          <w:rPr>
            <w:noProof/>
          </w:rPr>
          <w:fldChar w:fldCharType="separate"/>
        </w:r>
        <w:r w:rsidR="00481B06">
          <w:rPr>
            <w:noProof/>
          </w:rPr>
          <w:delText>42</w:delText>
        </w:r>
        <w:r>
          <w:rPr>
            <w:noProof/>
          </w:rPr>
          <w:fldChar w:fldCharType="end"/>
        </w:r>
      </w:del>
    </w:p>
    <w:p w14:paraId="0AEB0D9F" w14:textId="77777777" w:rsidR="007D5B88" w:rsidRDefault="007D5B88">
      <w:pPr>
        <w:pStyle w:val="TOC2"/>
        <w:rPr>
          <w:del w:id="160" w:author="KPMG_PQH" w:date="2026-04-07T11:25:00Z" w16du:dateUtc="2026-04-07T04:25:00Z"/>
          <w:rFonts w:eastAsiaTheme="minorEastAsia" w:cstheme="minorBidi"/>
          <w:noProof/>
          <w:kern w:val="2"/>
          <w:sz w:val="22"/>
          <w:lang w:eastAsia="en-US"/>
          <w14:ligatures w14:val="standardContextual"/>
        </w:rPr>
      </w:pPr>
      <w:del w:id="161" w:author="KPMG_PQH" w:date="2026-04-07T11:25:00Z" w16du:dateUtc="2026-04-07T04:25:00Z">
        <w:r>
          <w:rPr>
            <w:noProof/>
          </w:rPr>
          <w:delText>D.2</w:delText>
        </w:r>
        <w:r>
          <w:rPr>
            <w:rFonts w:eastAsiaTheme="minorEastAsia" w:cstheme="minorBidi"/>
            <w:noProof/>
            <w:kern w:val="2"/>
            <w:sz w:val="22"/>
            <w:lang w:eastAsia="en-US"/>
            <w14:ligatures w14:val="standardContextual"/>
          </w:rPr>
          <w:tab/>
        </w:r>
        <w:r>
          <w:rPr>
            <w:noProof/>
          </w:rPr>
          <w:delText>Search for comparable companies in ASPAC</w:delText>
        </w:r>
        <w:r>
          <w:rPr>
            <w:noProof/>
          </w:rPr>
          <w:tab/>
        </w:r>
        <w:r>
          <w:rPr>
            <w:noProof/>
          </w:rPr>
          <w:fldChar w:fldCharType="begin"/>
        </w:r>
        <w:r>
          <w:rPr>
            <w:noProof/>
          </w:rPr>
          <w:delInstrText xml:space="preserve"> PAGEREF _Toc170131448 \h </w:delInstrText>
        </w:r>
        <w:r>
          <w:rPr>
            <w:noProof/>
          </w:rPr>
        </w:r>
        <w:r>
          <w:rPr>
            <w:noProof/>
          </w:rPr>
          <w:fldChar w:fldCharType="separate"/>
        </w:r>
        <w:r w:rsidR="00481B06">
          <w:rPr>
            <w:noProof/>
          </w:rPr>
          <w:delText>46</w:delText>
        </w:r>
        <w:r>
          <w:rPr>
            <w:noProof/>
          </w:rPr>
          <w:fldChar w:fldCharType="end"/>
        </w:r>
      </w:del>
    </w:p>
    <w:p w14:paraId="7676403C" w14:textId="77777777" w:rsidR="007D5B88" w:rsidRDefault="007D5B88">
      <w:pPr>
        <w:pStyle w:val="TOC2"/>
        <w:rPr>
          <w:del w:id="162" w:author="KPMG_PQH" w:date="2026-04-07T11:25:00Z" w16du:dateUtc="2026-04-07T04:25:00Z"/>
          <w:rFonts w:eastAsiaTheme="minorEastAsia" w:cstheme="minorBidi"/>
          <w:noProof/>
          <w:kern w:val="2"/>
          <w:sz w:val="22"/>
          <w:lang w:eastAsia="en-US"/>
          <w14:ligatures w14:val="standardContextual"/>
        </w:rPr>
      </w:pPr>
      <w:del w:id="163" w:author="KPMG_PQH" w:date="2026-04-07T11:25:00Z" w16du:dateUtc="2026-04-07T04:25:00Z">
        <w:r>
          <w:rPr>
            <w:noProof/>
          </w:rPr>
          <w:delText>D.3</w:delText>
        </w:r>
        <w:r>
          <w:rPr>
            <w:rFonts w:eastAsiaTheme="minorEastAsia" w:cstheme="minorBidi"/>
            <w:noProof/>
            <w:kern w:val="2"/>
            <w:sz w:val="22"/>
            <w:lang w:eastAsia="en-US"/>
            <w14:ligatures w14:val="standardContextual"/>
          </w:rPr>
          <w:tab/>
        </w:r>
        <w:r>
          <w:rPr>
            <w:noProof/>
          </w:rPr>
          <w:delText>Selected independent comparable companies</w:delText>
        </w:r>
        <w:r>
          <w:rPr>
            <w:noProof/>
          </w:rPr>
          <w:tab/>
        </w:r>
        <w:r>
          <w:rPr>
            <w:noProof/>
          </w:rPr>
          <w:fldChar w:fldCharType="begin"/>
        </w:r>
        <w:r>
          <w:rPr>
            <w:noProof/>
          </w:rPr>
          <w:delInstrText xml:space="preserve"> PAGEREF _Toc170131449 \h </w:delInstrText>
        </w:r>
        <w:r>
          <w:rPr>
            <w:noProof/>
          </w:rPr>
        </w:r>
        <w:r>
          <w:rPr>
            <w:noProof/>
          </w:rPr>
          <w:fldChar w:fldCharType="separate"/>
        </w:r>
        <w:r w:rsidR="00481B06">
          <w:rPr>
            <w:noProof/>
          </w:rPr>
          <w:delText>47</w:delText>
        </w:r>
        <w:r>
          <w:rPr>
            <w:noProof/>
          </w:rPr>
          <w:fldChar w:fldCharType="end"/>
        </w:r>
      </w:del>
    </w:p>
    <w:p w14:paraId="318B35D5" w14:textId="77777777" w:rsidR="007D5B88" w:rsidRDefault="007D5B88">
      <w:pPr>
        <w:pStyle w:val="TOC2"/>
        <w:rPr>
          <w:del w:id="164" w:author="KPMG_PQH" w:date="2026-04-07T11:25:00Z" w16du:dateUtc="2026-04-07T04:25:00Z"/>
          <w:rFonts w:eastAsiaTheme="minorEastAsia" w:cstheme="minorBidi"/>
          <w:noProof/>
          <w:kern w:val="2"/>
          <w:sz w:val="22"/>
          <w:lang w:eastAsia="en-US"/>
          <w14:ligatures w14:val="standardContextual"/>
        </w:rPr>
      </w:pPr>
      <w:del w:id="165" w:author="KPMG_PQH" w:date="2026-04-07T11:25:00Z" w16du:dateUtc="2026-04-07T04:25:00Z">
        <w:r>
          <w:rPr>
            <w:noProof/>
          </w:rPr>
          <w:delText>D.4</w:delText>
        </w:r>
        <w:r>
          <w:rPr>
            <w:rFonts w:eastAsiaTheme="minorEastAsia" w:cstheme="minorBidi"/>
            <w:noProof/>
            <w:kern w:val="2"/>
            <w:sz w:val="22"/>
            <w:lang w:eastAsia="en-US"/>
            <w14:ligatures w14:val="standardContextual"/>
          </w:rPr>
          <w:tab/>
        </w:r>
        <w:r>
          <w:rPr>
            <w:noProof/>
          </w:rPr>
          <w:delText>The rejected companies</w:delText>
        </w:r>
        <w:r>
          <w:rPr>
            <w:noProof/>
          </w:rPr>
          <w:tab/>
        </w:r>
        <w:r>
          <w:rPr>
            <w:noProof/>
          </w:rPr>
          <w:fldChar w:fldCharType="begin"/>
        </w:r>
        <w:r>
          <w:rPr>
            <w:noProof/>
          </w:rPr>
          <w:delInstrText xml:space="preserve"> PAGEREF _Toc170131450 \h </w:delInstrText>
        </w:r>
        <w:r>
          <w:rPr>
            <w:noProof/>
          </w:rPr>
        </w:r>
        <w:r>
          <w:rPr>
            <w:noProof/>
          </w:rPr>
          <w:fldChar w:fldCharType="separate"/>
        </w:r>
        <w:r w:rsidR="00481B06">
          <w:rPr>
            <w:noProof/>
          </w:rPr>
          <w:delText>56</w:delText>
        </w:r>
        <w:r>
          <w:rPr>
            <w:noProof/>
          </w:rPr>
          <w:fldChar w:fldCharType="end"/>
        </w:r>
      </w:del>
    </w:p>
    <w:p w14:paraId="449D05EB" w14:textId="77777777" w:rsidR="007D5B88" w:rsidRDefault="007D5B88">
      <w:pPr>
        <w:pStyle w:val="TOC1"/>
        <w:rPr>
          <w:del w:id="166" w:author="KPMG_PQH" w:date="2026-04-07T11:25:00Z" w16du:dateUtc="2026-04-07T04:25:00Z"/>
          <w:rFonts w:eastAsiaTheme="minorEastAsia" w:cstheme="minorBidi"/>
          <w:noProof/>
          <w:kern w:val="2"/>
          <w:sz w:val="22"/>
          <w:lang w:eastAsia="en-US"/>
          <w14:ligatures w14:val="standardContextual"/>
        </w:rPr>
      </w:pPr>
      <w:del w:id="167" w:author="KPMG_PQH" w:date="2026-04-07T11:25:00Z" w16du:dateUtc="2026-04-07T04:25:00Z">
        <w:r>
          <w:rPr>
            <w:noProof/>
          </w:rPr>
          <w:delText>E</w:delText>
        </w:r>
        <w:r>
          <w:rPr>
            <w:rFonts w:eastAsiaTheme="minorEastAsia" w:cstheme="minorBidi"/>
            <w:noProof/>
            <w:kern w:val="2"/>
            <w:sz w:val="22"/>
            <w:lang w:eastAsia="en-US"/>
            <w14:ligatures w14:val="standardContextual"/>
          </w:rPr>
          <w:tab/>
        </w:r>
        <w:r>
          <w:rPr>
            <w:noProof/>
          </w:rPr>
          <w:delText>APAs and other tax rulings</w:delText>
        </w:r>
        <w:r>
          <w:rPr>
            <w:noProof/>
          </w:rPr>
          <w:tab/>
        </w:r>
        <w:r>
          <w:rPr>
            <w:noProof/>
          </w:rPr>
          <w:fldChar w:fldCharType="begin"/>
        </w:r>
        <w:r>
          <w:rPr>
            <w:noProof/>
          </w:rPr>
          <w:delInstrText xml:space="preserve"> PAGEREF _Toc170131451 \h </w:delInstrText>
        </w:r>
        <w:r>
          <w:rPr>
            <w:noProof/>
          </w:rPr>
        </w:r>
        <w:r>
          <w:rPr>
            <w:noProof/>
          </w:rPr>
          <w:fldChar w:fldCharType="separate"/>
        </w:r>
        <w:r w:rsidR="00481B06">
          <w:rPr>
            <w:noProof/>
          </w:rPr>
          <w:delText>69</w:delText>
        </w:r>
        <w:r>
          <w:rPr>
            <w:noProof/>
          </w:rPr>
          <w:fldChar w:fldCharType="end"/>
        </w:r>
      </w:del>
    </w:p>
    <w:p w14:paraId="0475871F" w14:textId="56F8E488" w:rsidR="002F702F" w:rsidRDefault="006B6C01">
      <w:pPr>
        <w:pStyle w:val="TOC1"/>
        <w:rPr>
          <w:ins w:id="168" w:author="KPMG_PQH" w:date="2026-04-07T11:25:00Z" w16du:dateUtc="2026-04-07T04:25:00Z"/>
          <w:rFonts w:eastAsiaTheme="minorEastAsia" w:cstheme="minorBidi"/>
          <w:noProof/>
          <w:kern w:val="2"/>
          <w:sz w:val="24"/>
          <w:szCs w:val="24"/>
          <w:lang w:eastAsia="en-US"/>
          <w14:ligatures w14:val="standardContextual"/>
        </w:rPr>
      </w:pPr>
      <w:del w:id="169" w:author="KPMG_PQH" w:date="2026-04-07T11:25:00Z" w16du:dateUtc="2026-04-07T04:25:00Z">
        <w:r w:rsidRPr="008670FD">
          <w:rPr>
            <w:sz w:val="36"/>
          </w:rPr>
          <w:fldChar w:fldCharType="end"/>
        </w:r>
      </w:del>
      <w:ins w:id="170" w:author="KPMG_PQH" w:date="2026-04-07T11:25:00Z" w16du:dateUtc="2026-04-07T04:25:00Z">
        <w:r w:rsidRPr="008670FD">
          <w:fldChar w:fldCharType="begin"/>
        </w:r>
        <w:r w:rsidR="00283233" w:rsidRPr="008670FD">
          <w:instrText xml:space="preserve"> TOC \o “1-3” \t “Appendix Heading,1,Appendix Heading 2,2” </w:instrText>
        </w:r>
        <w:r w:rsidRPr="008670FD">
          <w:fldChar w:fldCharType="separate"/>
        </w:r>
        <w:r w:rsidR="002F702F">
          <w:rPr>
            <w:noProof/>
          </w:rPr>
          <w:t>Glossary</w:t>
        </w:r>
        <w:r w:rsidR="002F702F">
          <w:rPr>
            <w:noProof/>
          </w:rPr>
          <w:tab/>
        </w:r>
        <w:r w:rsidR="002F702F">
          <w:rPr>
            <w:noProof/>
          </w:rPr>
          <w:fldChar w:fldCharType="begin"/>
        </w:r>
        <w:r w:rsidR="002F702F">
          <w:rPr>
            <w:noProof/>
          </w:rPr>
          <w:instrText xml:space="preserve"> PAGEREF _Toc220570318 \h </w:instrText>
        </w:r>
        <w:r w:rsidR="002F702F">
          <w:rPr>
            <w:noProof/>
          </w:rPr>
        </w:r>
        <w:r w:rsidR="002F702F">
          <w:rPr>
            <w:noProof/>
          </w:rPr>
          <w:fldChar w:fldCharType="separate"/>
        </w:r>
        <w:r w:rsidR="00742399">
          <w:rPr>
            <w:noProof/>
          </w:rPr>
          <w:t>4</w:t>
        </w:r>
        <w:r w:rsidR="002F702F">
          <w:rPr>
            <w:noProof/>
          </w:rPr>
          <w:fldChar w:fldCharType="end"/>
        </w:r>
      </w:ins>
    </w:p>
    <w:p w14:paraId="2BCD70DA" w14:textId="3B29E6E8" w:rsidR="002F702F" w:rsidRDefault="002F702F">
      <w:pPr>
        <w:pStyle w:val="TOC1"/>
        <w:rPr>
          <w:ins w:id="171" w:author="KPMG_PQH" w:date="2026-04-07T11:25:00Z" w16du:dateUtc="2026-04-07T04:25:00Z"/>
          <w:rFonts w:eastAsiaTheme="minorEastAsia" w:cstheme="minorBidi"/>
          <w:noProof/>
          <w:kern w:val="2"/>
          <w:sz w:val="24"/>
          <w:szCs w:val="24"/>
          <w:lang w:eastAsia="en-US"/>
          <w14:ligatures w14:val="standardContextual"/>
        </w:rPr>
      </w:pPr>
      <w:ins w:id="172" w:author="KPMG_PQH" w:date="2026-04-07T11:25:00Z" w16du:dateUtc="2026-04-07T04:25:00Z">
        <w:r>
          <w:rPr>
            <w:noProof/>
          </w:rPr>
          <w:t>1</w:t>
        </w:r>
        <w:r>
          <w:rPr>
            <w:rFonts w:eastAsiaTheme="minorEastAsia" w:cstheme="minorBidi"/>
            <w:noProof/>
            <w:kern w:val="2"/>
            <w:sz w:val="24"/>
            <w:szCs w:val="24"/>
            <w:lang w:eastAsia="en-US"/>
            <w14:ligatures w14:val="standardContextual"/>
          </w:rPr>
          <w:tab/>
        </w:r>
        <w:r>
          <w:rPr>
            <w:noProof/>
          </w:rPr>
          <w:t>Objective and scope</w:t>
        </w:r>
        <w:r>
          <w:rPr>
            <w:noProof/>
          </w:rPr>
          <w:tab/>
        </w:r>
        <w:r>
          <w:rPr>
            <w:noProof/>
          </w:rPr>
          <w:fldChar w:fldCharType="begin"/>
        </w:r>
        <w:r>
          <w:rPr>
            <w:noProof/>
          </w:rPr>
          <w:instrText xml:space="preserve"> PAGEREF _Toc220570319 \h </w:instrText>
        </w:r>
        <w:r>
          <w:rPr>
            <w:noProof/>
          </w:rPr>
        </w:r>
        <w:r>
          <w:rPr>
            <w:noProof/>
          </w:rPr>
          <w:fldChar w:fldCharType="separate"/>
        </w:r>
        <w:r w:rsidR="00742399">
          <w:rPr>
            <w:noProof/>
          </w:rPr>
          <w:t>6</w:t>
        </w:r>
        <w:r>
          <w:rPr>
            <w:noProof/>
          </w:rPr>
          <w:fldChar w:fldCharType="end"/>
        </w:r>
      </w:ins>
    </w:p>
    <w:p w14:paraId="036F24B4" w14:textId="065C474E" w:rsidR="002F702F" w:rsidRDefault="002F702F">
      <w:pPr>
        <w:pStyle w:val="TOC1"/>
        <w:rPr>
          <w:ins w:id="173" w:author="KPMG_PQH" w:date="2026-04-07T11:25:00Z" w16du:dateUtc="2026-04-07T04:25:00Z"/>
          <w:rFonts w:eastAsiaTheme="minorEastAsia" w:cstheme="minorBidi"/>
          <w:noProof/>
          <w:kern w:val="2"/>
          <w:sz w:val="24"/>
          <w:szCs w:val="24"/>
          <w:lang w:eastAsia="en-US"/>
          <w14:ligatures w14:val="standardContextual"/>
        </w:rPr>
      </w:pPr>
      <w:ins w:id="174" w:author="KPMG_PQH" w:date="2026-04-07T11:25:00Z" w16du:dateUtc="2026-04-07T04:25:00Z">
        <w:r w:rsidRPr="009E1011">
          <w:rPr>
            <w:noProof/>
            <w:lang w:val="en-CA"/>
          </w:rPr>
          <w:t>2</w:t>
        </w:r>
        <w:r>
          <w:rPr>
            <w:rFonts w:eastAsiaTheme="minorEastAsia" w:cstheme="minorBidi"/>
            <w:noProof/>
            <w:kern w:val="2"/>
            <w:sz w:val="24"/>
            <w:szCs w:val="24"/>
            <w:lang w:eastAsia="en-US"/>
            <w14:ligatures w14:val="standardContextual"/>
          </w:rPr>
          <w:tab/>
        </w:r>
        <w:r w:rsidRPr="009E1011">
          <w:rPr>
            <w:noProof/>
            <w:lang w:val="en-CA"/>
          </w:rPr>
          <w:t>Executive summary</w:t>
        </w:r>
        <w:r>
          <w:rPr>
            <w:noProof/>
          </w:rPr>
          <w:tab/>
        </w:r>
        <w:r>
          <w:rPr>
            <w:noProof/>
          </w:rPr>
          <w:fldChar w:fldCharType="begin"/>
        </w:r>
        <w:r>
          <w:rPr>
            <w:noProof/>
          </w:rPr>
          <w:instrText xml:space="preserve"> PAGEREF _Toc220570320 \h </w:instrText>
        </w:r>
        <w:r>
          <w:rPr>
            <w:noProof/>
          </w:rPr>
        </w:r>
        <w:r>
          <w:rPr>
            <w:noProof/>
          </w:rPr>
          <w:fldChar w:fldCharType="separate"/>
        </w:r>
        <w:r w:rsidR="00742399">
          <w:rPr>
            <w:noProof/>
          </w:rPr>
          <w:t>8</w:t>
        </w:r>
        <w:r>
          <w:rPr>
            <w:noProof/>
          </w:rPr>
          <w:fldChar w:fldCharType="end"/>
        </w:r>
      </w:ins>
    </w:p>
    <w:p w14:paraId="59DFC822" w14:textId="2A61EA2F" w:rsidR="002F702F" w:rsidRDefault="002F702F">
      <w:pPr>
        <w:pStyle w:val="TOC2"/>
        <w:rPr>
          <w:ins w:id="175" w:author="KPMG_PQH" w:date="2026-04-07T11:25:00Z" w16du:dateUtc="2026-04-07T04:25:00Z"/>
          <w:rFonts w:eastAsiaTheme="minorEastAsia" w:cstheme="minorBidi"/>
          <w:noProof/>
          <w:kern w:val="2"/>
          <w:szCs w:val="24"/>
          <w:lang w:eastAsia="en-US"/>
          <w14:ligatures w14:val="standardContextual"/>
        </w:rPr>
      </w:pPr>
      <w:ins w:id="176" w:author="KPMG_PQH" w:date="2026-04-07T11:25:00Z" w16du:dateUtc="2026-04-07T04:25:00Z">
        <w:r w:rsidRPr="009E1011">
          <w:rPr>
            <w:noProof/>
            <w:lang w:val="en-CA"/>
          </w:rPr>
          <w:t>2.1</w:t>
        </w:r>
        <w:r>
          <w:rPr>
            <w:rFonts w:eastAsiaTheme="minorEastAsia" w:cstheme="minorBidi"/>
            <w:noProof/>
            <w:kern w:val="2"/>
            <w:szCs w:val="24"/>
            <w:lang w:eastAsia="en-US"/>
            <w14:ligatures w14:val="standardContextual"/>
          </w:rPr>
          <w:tab/>
        </w:r>
        <w:r w:rsidRPr="009E1011">
          <w:rPr>
            <w:noProof/>
            <w:lang w:val="en-CA"/>
          </w:rPr>
          <w:t>Company overview</w:t>
        </w:r>
        <w:r>
          <w:rPr>
            <w:noProof/>
          </w:rPr>
          <w:tab/>
        </w:r>
        <w:r>
          <w:rPr>
            <w:noProof/>
          </w:rPr>
          <w:fldChar w:fldCharType="begin"/>
        </w:r>
        <w:r>
          <w:rPr>
            <w:noProof/>
          </w:rPr>
          <w:instrText xml:space="preserve"> PAGEREF _Toc220570321 \h </w:instrText>
        </w:r>
        <w:r>
          <w:rPr>
            <w:noProof/>
          </w:rPr>
        </w:r>
        <w:r>
          <w:rPr>
            <w:noProof/>
          </w:rPr>
          <w:fldChar w:fldCharType="separate"/>
        </w:r>
        <w:r w:rsidR="00742399">
          <w:rPr>
            <w:noProof/>
          </w:rPr>
          <w:t>8</w:t>
        </w:r>
        <w:r>
          <w:rPr>
            <w:noProof/>
          </w:rPr>
          <w:fldChar w:fldCharType="end"/>
        </w:r>
      </w:ins>
    </w:p>
    <w:p w14:paraId="790DA9C6" w14:textId="08D693DC" w:rsidR="002F702F" w:rsidRDefault="002F702F">
      <w:pPr>
        <w:pStyle w:val="TOC2"/>
        <w:rPr>
          <w:ins w:id="177" w:author="KPMG_PQH" w:date="2026-04-07T11:25:00Z" w16du:dateUtc="2026-04-07T04:25:00Z"/>
          <w:rFonts w:eastAsiaTheme="minorEastAsia" w:cstheme="minorBidi"/>
          <w:noProof/>
          <w:kern w:val="2"/>
          <w:szCs w:val="24"/>
          <w:lang w:eastAsia="en-US"/>
          <w14:ligatures w14:val="standardContextual"/>
        </w:rPr>
      </w:pPr>
      <w:ins w:id="178" w:author="KPMG_PQH" w:date="2026-04-07T11:25:00Z" w16du:dateUtc="2026-04-07T04:25:00Z">
        <w:r>
          <w:rPr>
            <w:noProof/>
          </w:rPr>
          <w:t>2.2</w:t>
        </w:r>
        <w:r>
          <w:rPr>
            <w:rFonts w:eastAsiaTheme="minorEastAsia" w:cstheme="minorBidi"/>
            <w:noProof/>
            <w:kern w:val="2"/>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_Toc220570322 \h </w:instrText>
        </w:r>
        <w:r>
          <w:rPr>
            <w:noProof/>
          </w:rPr>
        </w:r>
        <w:r>
          <w:rPr>
            <w:noProof/>
          </w:rPr>
          <w:fldChar w:fldCharType="separate"/>
        </w:r>
        <w:r w:rsidR="00742399">
          <w:rPr>
            <w:noProof/>
          </w:rPr>
          <w:t>8</w:t>
        </w:r>
        <w:r>
          <w:rPr>
            <w:noProof/>
          </w:rPr>
          <w:fldChar w:fldCharType="end"/>
        </w:r>
      </w:ins>
    </w:p>
    <w:p w14:paraId="1C370093" w14:textId="4B465705" w:rsidR="002F702F" w:rsidRDefault="002F702F">
      <w:pPr>
        <w:pStyle w:val="TOC2"/>
        <w:rPr>
          <w:ins w:id="179" w:author="KPMG_PQH" w:date="2026-04-07T11:25:00Z" w16du:dateUtc="2026-04-07T04:25:00Z"/>
          <w:rFonts w:eastAsiaTheme="minorEastAsia" w:cstheme="minorBidi"/>
          <w:noProof/>
          <w:kern w:val="2"/>
          <w:szCs w:val="24"/>
          <w:lang w:eastAsia="en-US"/>
          <w14:ligatures w14:val="standardContextual"/>
        </w:rPr>
      </w:pPr>
      <w:ins w:id="180" w:author="KPMG_PQH" w:date="2026-04-07T11:25:00Z" w16du:dateUtc="2026-04-07T04:25:00Z">
        <w:r>
          <w:rPr>
            <w:noProof/>
          </w:rPr>
          <w:t>2.3</w:t>
        </w:r>
        <w:r>
          <w:rPr>
            <w:rFonts w:eastAsiaTheme="minorEastAsia" w:cstheme="minorBidi"/>
            <w:noProof/>
            <w:kern w:val="2"/>
            <w:szCs w:val="24"/>
            <w:lang w:eastAsia="en-US"/>
            <w14:ligatures w14:val="standardContextual"/>
          </w:rPr>
          <w:tab/>
        </w:r>
        <w:r>
          <w:rPr>
            <w:noProof/>
          </w:rPr>
          <w:t>Functional analysis</w:t>
        </w:r>
        <w:r>
          <w:rPr>
            <w:noProof/>
          </w:rPr>
          <w:tab/>
        </w:r>
        <w:r>
          <w:rPr>
            <w:noProof/>
          </w:rPr>
          <w:fldChar w:fldCharType="begin"/>
        </w:r>
        <w:r>
          <w:rPr>
            <w:noProof/>
          </w:rPr>
          <w:instrText xml:space="preserve"> PAGEREF _Toc220570323 \h </w:instrText>
        </w:r>
        <w:r>
          <w:rPr>
            <w:noProof/>
          </w:rPr>
        </w:r>
        <w:r>
          <w:rPr>
            <w:noProof/>
          </w:rPr>
          <w:fldChar w:fldCharType="separate"/>
        </w:r>
        <w:r w:rsidR="00742399">
          <w:rPr>
            <w:noProof/>
          </w:rPr>
          <w:t>8</w:t>
        </w:r>
        <w:r>
          <w:rPr>
            <w:noProof/>
          </w:rPr>
          <w:fldChar w:fldCharType="end"/>
        </w:r>
      </w:ins>
    </w:p>
    <w:p w14:paraId="051DD3C2" w14:textId="62F77D15" w:rsidR="002F702F" w:rsidRDefault="002F702F">
      <w:pPr>
        <w:pStyle w:val="TOC2"/>
        <w:rPr>
          <w:ins w:id="181" w:author="KPMG_PQH" w:date="2026-04-07T11:25:00Z" w16du:dateUtc="2026-04-07T04:25:00Z"/>
          <w:rFonts w:eastAsiaTheme="minorEastAsia" w:cstheme="minorBidi"/>
          <w:noProof/>
          <w:kern w:val="2"/>
          <w:szCs w:val="24"/>
          <w:lang w:eastAsia="en-US"/>
          <w14:ligatures w14:val="standardContextual"/>
        </w:rPr>
      </w:pPr>
      <w:ins w:id="182" w:author="KPMG_PQH" w:date="2026-04-07T11:25:00Z" w16du:dateUtc="2026-04-07T04:25:00Z">
        <w:r>
          <w:rPr>
            <w:noProof/>
          </w:rPr>
          <w:t>2.4</w:t>
        </w:r>
        <w:r>
          <w:rPr>
            <w:rFonts w:eastAsiaTheme="minorEastAsia" w:cstheme="minorBidi"/>
            <w:noProof/>
            <w:kern w:val="2"/>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_Toc220570324 \h </w:instrText>
        </w:r>
        <w:r>
          <w:rPr>
            <w:noProof/>
          </w:rPr>
        </w:r>
        <w:r>
          <w:rPr>
            <w:noProof/>
          </w:rPr>
          <w:fldChar w:fldCharType="separate"/>
        </w:r>
        <w:r w:rsidR="00742399">
          <w:rPr>
            <w:noProof/>
          </w:rPr>
          <w:t>8</w:t>
        </w:r>
        <w:r>
          <w:rPr>
            <w:noProof/>
          </w:rPr>
          <w:fldChar w:fldCharType="end"/>
        </w:r>
      </w:ins>
    </w:p>
    <w:p w14:paraId="64517079" w14:textId="03929985" w:rsidR="002F702F" w:rsidRDefault="002F702F">
      <w:pPr>
        <w:pStyle w:val="TOC2"/>
        <w:rPr>
          <w:ins w:id="183" w:author="KPMG_PQH" w:date="2026-04-07T11:25:00Z" w16du:dateUtc="2026-04-07T04:25:00Z"/>
          <w:rFonts w:eastAsiaTheme="minorEastAsia" w:cstheme="minorBidi"/>
          <w:noProof/>
          <w:kern w:val="2"/>
          <w:szCs w:val="24"/>
          <w:lang w:eastAsia="en-US"/>
          <w14:ligatures w14:val="standardContextual"/>
        </w:rPr>
      </w:pPr>
      <w:ins w:id="184" w:author="KPMG_PQH" w:date="2026-04-07T11:25:00Z" w16du:dateUtc="2026-04-07T04:25:00Z">
        <w:r>
          <w:rPr>
            <w:noProof/>
          </w:rPr>
          <w:t>2.5</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_Toc220570325 \h </w:instrText>
        </w:r>
        <w:r>
          <w:rPr>
            <w:noProof/>
          </w:rPr>
        </w:r>
        <w:r>
          <w:rPr>
            <w:noProof/>
          </w:rPr>
          <w:fldChar w:fldCharType="separate"/>
        </w:r>
        <w:r w:rsidR="00742399">
          <w:rPr>
            <w:noProof/>
          </w:rPr>
          <w:t>10</w:t>
        </w:r>
        <w:r>
          <w:rPr>
            <w:noProof/>
          </w:rPr>
          <w:fldChar w:fldCharType="end"/>
        </w:r>
      </w:ins>
    </w:p>
    <w:p w14:paraId="2354B83C" w14:textId="000BC3A0" w:rsidR="002F702F" w:rsidRDefault="002F702F">
      <w:pPr>
        <w:pStyle w:val="TOC1"/>
        <w:rPr>
          <w:ins w:id="185" w:author="KPMG_PQH" w:date="2026-04-07T11:25:00Z" w16du:dateUtc="2026-04-07T04:25:00Z"/>
          <w:rFonts w:eastAsiaTheme="minorEastAsia" w:cstheme="minorBidi"/>
          <w:noProof/>
          <w:kern w:val="2"/>
          <w:sz w:val="24"/>
          <w:szCs w:val="24"/>
          <w:lang w:eastAsia="en-US"/>
          <w14:ligatures w14:val="standardContextual"/>
        </w:rPr>
      </w:pPr>
      <w:ins w:id="186" w:author="KPMG_PQH" w:date="2026-04-07T11:25:00Z" w16du:dateUtc="2026-04-07T04:25:00Z">
        <w:r>
          <w:rPr>
            <w:noProof/>
          </w:rPr>
          <w:t>PART A. TAXPAYER INFORMATION</w:t>
        </w:r>
        <w:r>
          <w:rPr>
            <w:noProof/>
          </w:rPr>
          <w:tab/>
        </w:r>
        <w:r>
          <w:rPr>
            <w:noProof/>
          </w:rPr>
          <w:fldChar w:fldCharType="begin"/>
        </w:r>
        <w:r>
          <w:rPr>
            <w:noProof/>
          </w:rPr>
          <w:instrText xml:space="preserve"> PAGEREF _Toc220570326 \h </w:instrText>
        </w:r>
        <w:r>
          <w:rPr>
            <w:noProof/>
          </w:rPr>
        </w:r>
        <w:r>
          <w:rPr>
            <w:noProof/>
          </w:rPr>
          <w:fldChar w:fldCharType="separate"/>
        </w:r>
        <w:r w:rsidR="00742399">
          <w:rPr>
            <w:noProof/>
          </w:rPr>
          <w:t>11</w:t>
        </w:r>
        <w:r>
          <w:rPr>
            <w:noProof/>
          </w:rPr>
          <w:fldChar w:fldCharType="end"/>
        </w:r>
      </w:ins>
    </w:p>
    <w:p w14:paraId="042CAD51" w14:textId="1F9F8AE1" w:rsidR="002F702F" w:rsidRDefault="002F702F">
      <w:pPr>
        <w:pStyle w:val="TOC1"/>
        <w:rPr>
          <w:ins w:id="187" w:author="KPMG_PQH" w:date="2026-04-07T11:25:00Z" w16du:dateUtc="2026-04-07T04:25:00Z"/>
          <w:rFonts w:eastAsiaTheme="minorEastAsia" w:cstheme="minorBidi"/>
          <w:noProof/>
          <w:kern w:val="2"/>
          <w:sz w:val="24"/>
          <w:szCs w:val="24"/>
          <w:lang w:eastAsia="en-US"/>
          <w14:ligatures w14:val="standardContextual"/>
        </w:rPr>
      </w:pPr>
      <w:ins w:id="188" w:author="KPMG_PQH" w:date="2026-04-07T11:25:00Z" w16du:dateUtc="2026-04-07T04:25:00Z">
        <w:r>
          <w:rPr>
            <w:noProof/>
          </w:rPr>
          <w:t>3</w:t>
        </w:r>
        <w:r>
          <w:rPr>
            <w:rFonts w:eastAsiaTheme="minorEastAsia" w:cstheme="minorBidi"/>
            <w:noProof/>
            <w:kern w:val="2"/>
            <w:sz w:val="24"/>
            <w:szCs w:val="24"/>
            <w:lang w:eastAsia="en-US"/>
            <w14:ligatures w14:val="standardContextual"/>
          </w:rPr>
          <w:tab/>
        </w:r>
        <w:r>
          <w:rPr>
            <w:noProof/>
          </w:rPr>
          <w:t>Information on HMV</w:t>
        </w:r>
        <w:r>
          <w:rPr>
            <w:noProof/>
          </w:rPr>
          <w:tab/>
        </w:r>
        <w:r>
          <w:rPr>
            <w:noProof/>
          </w:rPr>
          <w:fldChar w:fldCharType="begin"/>
        </w:r>
        <w:r>
          <w:rPr>
            <w:noProof/>
          </w:rPr>
          <w:instrText xml:space="preserve"> PAGEREF _Toc220570327 \h </w:instrText>
        </w:r>
        <w:r>
          <w:rPr>
            <w:noProof/>
          </w:rPr>
        </w:r>
        <w:r>
          <w:rPr>
            <w:noProof/>
          </w:rPr>
          <w:fldChar w:fldCharType="separate"/>
        </w:r>
        <w:r w:rsidR="00742399">
          <w:rPr>
            <w:noProof/>
          </w:rPr>
          <w:t>11</w:t>
        </w:r>
        <w:r>
          <w:rPr>
            <w:noProof/>
          </w:rPr>
          <w:fldChar w:fldCharType="end"/>
        </w:r>
      </w:ins>
    </w:p>
    <w:p w14:paraId="4101B5E5" w14:textId="7289022F" w:rsidR="002F702F" w:rsidRDefault="002F702F">
      <w:pPr>
        <w:pStyle w:val="TOC2"/>
        <w:rPr>
          <w:ins w:id="189" w:author="KPMG_PQH" w:date="2026-04-07T11:25:00Z" w16du:dateUtc="2026-04-07T04:25:00Z"/>
          <w:rFonts w:eastAsiaTheme="minorEastAsia" w:cstheme="minorBidi"/>
          <w:noProof/>
          <w:kern w:val="2"/>
          <w:szCs w:val="24"/>
          <w:lang w:eastAsia="en-US"/>
          <w14:ligatures w14:val="standardContextual"/>
        </w:rPr>
      </w:pPr>
      <w:ins w:id="190" w:author="KPMG_PQH" w:date="2026-04-07T11:25:00Z" w16du:dateUtc="2026-04-07T04:25:00Z">
        <w:r>
          <w:rPr>
            <w:noProof/>
          </w:rPr>
          <w:t>3.1</w:t>
        </w:r>
        <w:r>
          <w:rPr>
            <w:rFonts w:eastAsiaTheme="minorEastAsia" w:cstheme="minorBidi"/>
            <w:noProof/>
            <w:kern w:val="2"/>
            <w:szCs w:val="24"/>
            <w:lang w:eastAsia="en-US"/>
            <w14:ligatures w14:val="standardContextual"/>
          </w:rPr>
          <w:tab/>
        </w:r>
        <w:r>
          <w:rPr>
            <w:noProof/>
          </w:rPr>
          <w:t>Company background</w:t>
        </w:r>
        <w:r>
          <w:rPr>
            <w:noProof/>
          </w:rPr>
          <w:tab/>
        </w:r>
        <w:r>
          <w:rPr>
            <w:noProof/>
          </w:rPr>
          <w:fldChar w:fldCharType="begin"/>
        </w:r>
        <w:r>
          <w:rPr>
            <w:noProof/>
          </w:rPr>
          <w:instrText xml:space="preserve"> PAGEREF _Toc220570328 \h </w:instrText>
        </w:r>
        <w:r>
          <w:rPr>
            <w:noProof/>
          </w:rPr>
        </w:r>
        <w:r>
          <w:rPr>
            <w:noProof/>
          </w:rPr>
          <w:fldChar w:fldCharType="separate"/>
        </w:r>
        <w:r w:rsidR="00742399">
          <w:rPr>
            <w:noProof/>
          </w:rPr>
          <w:t>12</w:t>
        </w:r>
        <w:r>
          <w:rPr>
            <w:noProof/>
          </w:rPr>
          <w:fldChar w:fldCharType="end"/>
        </w:r>
      </w:ins>
    </w:p>
    <w:p w14:paraId="79ABF83E" w14:textId="7ADA9FE2" w:rsidR="002F702F" w:rsidRDefault="002F702F">
      <w:pPr>
        <w:pStyle w:val="TOC2"/>
        <w:rPr>
          <w:ins w:id="191" w:author="KPMG_PQH" w:date="2026-04-07T11:25:00Z" w16du:dateUtc="2026-04-07T04:25:00Z"/>
          <w:rFonts w:eastAsiaTheme="minorEastAsia" w:cstheme="minorBidi"/>
          <w:noProof/>
          <w:kern w:val="2"/>
          <w:szCs w:val="24"/>
          <w:lang w:eastAsia="en-US"/>
          <w14:ligatures w14:val="standardContextual"/>
        </w:rPr>
      </w:pPr>
      <w:ins w:id="192" w:author="KPMG_PQH" w:date="2026-04-07T11:25:00Z" w16du:dateUtc="2026-04-07T04:25:00Z">
        <w:r>
          <w:rPr>
            <w:noProof/>
          </w:rPr>
          <w:t>3.2</w:t>
        </w:r>
        <w:r>
          <w:rPr>
            <w:rFonts w:eastAsiaTheme="minorEastAsia" w:cstheme="minorBidi"/>
            <w:noProof/>
            <w:kern w:val="2"/>
            <w:szCs w:val="24"/>
            <w:lang w:eastAsia="en-US"/>
            <w14:ligatures w14:val="standardContextual"/>
          </w:rPr>
          <w:tab/>
        </w:r>
        <w:r>
          <w:rPr>
            <w:noProof/>
          </w:rPr>
          <w:t>Product overview</w:t>
        </w:r>
        <w:r>
          <w:rPr>
            <w:noProof/>
          </w:rPr>
          <w:tab/>
        </w:r>
        <w:r>
          <w:rPr>
            <w:noProof/>
          </w:rPr>
          <w:fldChar w:fldCharType="begin"/>
        </w:r>
        <w:r>
          <w:rPr>
            <w:noProof/>
          </w:rPr>
          <w:instrText xml:space="preserve"> PAGEREF _Toc220570329 \h </w:instrText>
        </w:r>
        <w:r>
          <w:rPr>
            <w:noProof/>
          </w:rPr>
        </w:r>
        <w:r>
          <w:rPr>
            <w:noProof/>
          </w:rPr>
          <w:fldChar w:fldCharType="separate"/>
        </w:r>
        <w:r w:rsidR="00742399">
          <w:rPr>
            <w:noProof/>
          </w:rPr>
          <w:t>12</w:t>
        </w:r>
        <w:r>
          <w:rPr>
            <w:noProof/>
          </w:rPr>
          <w:fldChar w:fldCharType="end"/>
        </w:r>
      </w:ins>
    </w:p>
    <w:p w14:paraId="555F4B7F" w14:textId="6F679048" w:rsidR="002F702F" w:rsidRDefault="002F702F">
      <w:pPr>
        <w:pStyle w:val="TOC2"/>
        <w:rPr>
          <w:ins w:id="193" w:author="KPMG_PQH" w:date="2026-04-07T11:25:00Z" w16du:dateUtc="2026-04-07T04:25:00Z"/>
          <w:rFonts w:eastAsiaTheme="minorEastAsia" w:cstheme="minorBidi"/>
          <w:noProof/>
          <w:kern w:val="2"/>
          <w:szCs w:val="24"/>
          <w:lang w:eastAsia="en-US"/>
          <w14:ligatures w14:val="standardContextual"/>
        </w:rPr>
      </w:pPr>
      <w:ins w:id="194" w:author="KPMG_PQH" w:date="2026-04-07T11:25:00Z" w16du:dateUtc="2026-04-07T04:25:00Z">
        <w:r>
          <w:rPr>
            <w:noProof/>
          </w:rPr>
          <w:t>3.3</w:t>
        </w:r>
        <w:r>
          <w:rPr>
            <w:rFonts w:eastAsiaTheme="minorEastAsia" w:cstheme="minorBidi"/>
            <w:noProof/>
            <w:kern w:val="2"/>
            <w:szCs w:val="24"/>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_Toc220570330 \h </w:instrText>
        </w:r>
        <w:r>
          <w:rPr>
            <w:noProof/>
          </w:rPr>
        </w:r>
        <w:r>
          <w:rPr>
            <w:noProof/>
          </w:rPr>
          <w:fldChar w:fldCharType="separate"/>
        </w:r>
        <w:r w:rsidR="00742399">
          <w:rPr>
            <w:noProof/>
          </w:rPr>
          <w:t>12</w:t>
        </w:r>
        <w:r>
          <w:rPr>
            <w:noProof/>
          </w:rPr>
          <w:fldChar w:fldCharType="end"/>
        </w:r>
      </w:ins>
    </w:p>
    <w:p w14:paraId="43E03368" w14:textId="58582D5F" w:rsidR="002F702F" w:rsidRDefault="002F702F">
      <w:pPr>
        <w:pStyle w:val="TOC2"/>
        <w:rPr>
          <w:ins w:id="195" w:author="KPMG_PQH" w:date="2026-04-07T11:25:00Z" w16du:dateUtc="2026-04-07T04:25:00Z"/>
          <w:rFonts w:eastAsiaTheme="minorEastAsia" w:cstheme="minorBidi"/>
          <w:noProof/>
          <w:kern w:val="2"/>
          <w:szCs w:val="24"/>
          <w:lang w:eastAsia="en-US"/>
          <w14:ligatures w14:val="standardContextual"/>
        </w:rPr>
      </w:pPr>
      <w:ins w:id="196" w:author="KPMG_PQH" w:date="2026-04-07T11:25:00Z" w16du:dateUtc="2026-04-07T04:25:00Z">
        <w:r>
          <w:rPr>
            <w:noProof/>
          </w:rPr>
          <w:t>3.4</w:t>
        </w:r>
        <w:r>
          <w:rPr>
            <w:rFonts w:eastAsiaTheme="minorEastAsia" w:cstheme="minorBidi"/>
            <w:noProof/>
            <w:kern w:val="2"/>
            <w:szCs w:val="24"/>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_Toc220570331 \h </w:instrText>
        </w:r>
        <w:r>
          <w:rPr>
            <w:noProof/>
          </w:rPr>
        </w:r>
        <w:r>
          <w:rPr>
            <w:noProof/>
          </w:rPr>
          <w:fldChar w:fldCharType="separate"/>
        </w:r>
        <w:r w:rsidR="00742399">
          <w:rPr>
            <w:noProof/>
          </w:rPr>
          <w:t>14</w:t>
        </w:r>
        <w:r>
          <w:rPr>
            <w:noProof/>
          </w:rPr>
          <w:fldChar w:fldCharType="end"/>
        </w:r>
      </w:ins>
    </w:p>
    <w:p w14:paraId="0B2108AE" w14:textId="055002DA" w:rsidR="002F702F" w:rsidRDefault="002F702F">
      <w:pPr>
        <w:pStyle w:val="TOC3"/>
        <w:rPr>
          <w:ins w:id="197" w:author="KPMG_PQH" w:date="2026-04-07T11:25:00Z" w16du:dateUtc="2026-04-07T04:25:00Z"/>
          <w:rFonts w:eastAsiaTheme="minorEastAsia" w:cstheme="minorBidi"/>
          <w:noProof/>
          <w:kern w:val="2"/>
          <w:szCs w:val="24"/>
          <w:lang w:eastAsia="en-US"/>
          <w14:ligatures w14:val="standardContextual"/>
        </w:rPr>
      </w:pPr>
      <w:ins w:id="198" w:author="KPMG_PQH" w:date="2026-04-07T11:25:00Z" w16du:dateUtc="2026-04-07T04:25:00Z">
        <w:r>
          <w:rPr>
            <w:noProof/>
          </w:rPr>
          <w:t>3.4.1</w:t>
        </w:r>
        <w:r>
          <w:rPr>
            <w:rFonts w:eastAsiaTheme="minorEastAsia" w:cstheme="minorBidi"/>
            <w:noProof/>
            <w:kern w:val="2"/>
            <w:szCs w:val="24"/>
            <w:lang w:eastAsia="en-US"/>
            <w14:ligatures w14:val="standardContextual"/>
          </w:rPr>
          <w:tab/>
        </w:r>
        <w:r>
          <w:rPr>
            <w:noProof/>
          </w:rPr>
          <w:t>Business strategy</w:t>
        </w:r>
        <w:r>
          <w:rPr>
            <w:noProof/>
          </w:rPr>
          <w:tab/>
        </w:r>
        <w:r>
          <w:rPr>
            <w:noProof/>
          </w:rPr>
          <w:fldChar w:fldCharType="begin"/>
        </w:r>
        <w:r>
          <w:rPr>
            <w:noProof/>
          </w:rPr>
          <w:instrText xml:space="preserve"> PAGEREF _Toc220570332 \h </w:instrText>
        </w:r>
        <w:r>
          <w:rPr>
            <w:noProof/>
          </w:rPr>
        </w:r>
        <w:r>
          <w:rPr>
            <w:noProof/>
          </w:rPr>
          <w:fldChar w:fldCharType="separate"/>
        </w:r>
        <w:r w:rsidR="00742399">
          <w:rPr>
            <w:noProof/>
          </w:rPr>
          <w:t>14</w:t>
        </w:r>
        <w:r>
          <w:rPr>
            <w:noProof/>
          </w:rPr>
          <w:fldChar w:fldCharType="end"/>
        </w:r>
      </w:ins>
    </w:p>
    <w:p w14:paraId="0D56C445" w14:textId="6FCAA835" w:rsidR="002F702F" w:rsidRDefault="002F702F">
      <w:pPr>
        <w:pStyle w:val="TOC3"/>
        <w:rPr>
          <w:ins w:id="199" w:author="KPMG_PQH" w:date="2026-04-07T11:25:00Z" w16du:dateUtc="2026-04-07T04:25:00Z"/>
          <w:rFonts w:eastAsiaTheme="minorEastAsia" w:cstheme="minorBidi"/>
          <w:noProof/>
          <w:kern w:val="2"/>
          <w:szCs w:val="24"/>
          <w:lang w:eastAsia="en-US"/>
          <w14:ligatures w14:val="standardContextual"/>
        </w:rPr>
      </w:pPr>
      <w:ins w:id="200" w:author="KPMG_PQH" w:date="2026-04-07T11:25:00Z" w16du:dateUtc="2026-04-07T04:25:00Z">
        <w:r>
          <w:rPr>
            <w:noProof/>
          </w:rPr>
          <w:t>3.4.2</w:t>
        </w:r>
        <w:r>
          <w:rPr>
            <w:rFonts w:eastAsiaTheme="minorEastAsia" w:cstheme="minorBidi"/>
            <w:noProof/>
            <w:kern w:val="2"/>
            <w:szCs w:val="24"/>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_Toc220570333 \h </w:instrText>
        </w:r>
        <w:r>
          <w:rPr>
            <w:noProof/>
          </w:rPr>
        </w:r>
        <w:r>
          <w:rPr>
            <w:noProof/>
          </w:rPr>
          <w:fldChar w:fldCharType="separate"/>
        </w:r>
        <w:r w:rsidR="00742399">
          <w:rPr>
            <w:noProof/>
          </w:rPr>
          <w:t>14</w:t>
        </w:r>
        <w:r>
          <w:rPr>
            <w:noProof/>
          </w:rPr>
          <w:fldChar w:fldCharType="end"/>
        </w:r>
      </w:ins>
    </w:p>
    <w:p w14:paraId="54B4425D" w14:textId="4977D152" w:rsidR="002F702F" w:rsidRDefault="002F702F">
      <w:pPr>
        <w:pStyle w:val="TOC2"/>
        <w:rPr>
          <w:ins w:id="201" w:author="KPMG_PQH" w:date="2026-04-07T11:25:00Z" w16du:dateUtc="2026-04-07T04:25:00Z"/>
          <w:rFonts w:eastAsiaTheme="minorEastAsia" w:cstheme="minorBidi"/>
          <w:noProof/>
          <w:kern w:val="2"/>
          <w:szCs w:val="24"/>
          <w:lang w:eastAsia="en-US"/>
          <w14:ligatures w14:val="standardContextual"/>
        </w:rPr>
      </w:pPr>
      <w:ins w:id="202" w:author="KPMG_PQH" w:date="2026-04-07T11:25:00Z" w16du:dateUtc="2026-04-07T04:25:00Z">
        <w:r w:rsidRPr="009E1011">
          <w:rPr>
            <w:rFonts w:eastAsia="MS Mincho"/>
            <w:noProof/>
            <w:lang w:eastAsia="ja-JP"/>
          </w:rPr>
          <w:t>3.5</w:t>
        </w:r>
        <w:r>
          <w:rPr>
            <w:rFonts w:eastAsiaTheme="minorEastAsia" w:cstheme="minorBidi"/>
            <w:noProof/>
            <w:kern w:val="2"/>
            <w:szCs w:val="24"/>
            <w:lang w:eastAsia="en-US"/>
            <w14:ligatures w14:val="standardContextual"/>
          </w:rPr>
          <w:tab/>
        </w:r>
        <w:r w:rsidRPr="009E1011">
          <w:rPr>
            <w:rFonts w:eastAsia="MS Mincho"/>
            <w:noProof/>
            <w:lang w:eastAsia="ja-JP"/>
          </w:rPr>
          <w:t>Companies having similar products / Key competitors</w:t>
        </w:r>
        <w:r>
          <w:rPr>
            <w:noProof/>
          </w:rPr>
          <w:tab/>
        </w:r>
        <w:r>
          <w:rPr>
            <w:noProof/>
          </w:rPr>
          <w:fldChar w:fldCharType="begin"/>
        </w:r>
        <w:r>
          <w:rPr>
            <w:noProof/>
          </w:rPr>
          <w:instrText xml:space="preserve"> PAGEREF _Toc220570334 \h </w:instrText>
        </w:r>
        <w:r>
          <w:rPr>
            <w:noProof/>
          </w:rPr>
        </w:r>
        <w:r>
          <w:rPr>
            <w:noProof/>
          </w:rPr>
          <w:fldChar w:fldCharType="separate"/>
        </w:r>
        <w:r w:rsidR="00742399">
          <w:rPr>
            <w:noProof/>
          </w:rPr>
          <w:t>14</w:t>
        </w:r>
        <w:r>
          <w:rPr>
            <w:noProof/>
          </w:rPr>
          <w:fldChar w:fldCharType="end"/>
        </w:r>
      </w:ins>
    </w:p>
    <w:p w14:paraId="2262C593" w14:textId="4134E988" w:rsidR="002F702F" w:rsidRDefault="002F702F">
      <w:pPr>
        <w:pStyle w:val="TOC1"/>
        <w:rPr>
          <w:ins w:id="203" w:author="KPMG_PQH" w:date="2026-04-07T11:25:00Z" w16du:dateUtc="2026-04-07T04:25:00Z"/>
          <w:rFonts w:eastAsiaTheme="minorEastAsia" w:cstheme="minorBidi"/>
          <w:noProof/>
          <w:kern w:val="2"/>
          <w:sz w:val="24"/>
          <w:szCs w:val="24"/>
          <w:lang w:eastAsia="en-US"/>
          <w14:ligatures w14:val="standardContextual"/>
        </w:rPr>
      </w:pPr>
      <w:ins w:id="204" w:author="KPMG_PQH" w:date="2026-04-07T11:25:00Z" w16du:dateUtc="2026-04-07T04:25:00Z">
        <w:r>
          <w:rPr>
            <w:noProof/>
          </w:rPr>
          <w:t>PART B.  INFORMATION ON TAXPAYER’S RELATED PARTY TRANSACTIONS</w:t>
        </w:r>
        <w:r>
          <w:rPr>
            <w:noProof/>
          </w:rPr>
          <w:tab/>
        </w:r>
        <w:r>
          <w:rPr>
            <w:noProof/>
          </w:rPr>
          <w:fldChar w:fldCharType="begin"/>
        </w:r>
        <w:r>
          <w:rPr>
            <w:noProof/>
          </w:rPr>
          <w:instrText xml:space="preserve"> PAGEREF _Toc220570335 \h </w:instrText>
        </w:r>
        <w:r>
          <w:rPr>
            <w:noProof/>
          </w:rPr>
        </w:r>
        <w:r>
          <w:rPr>
            <w:noProof/>
          </w:rPr>
          <w:fldChar w:fldCharType="separate"/>
        </w:r>
        <w:r w:rsidR="00742399">
          <w:rPr>
            <w:noProof/>
          </w:rPr>
          <w:t>15</w:t>
        </w:r>
        <w:r>
          <w:rPr>
            <w:noProof/>
          </w:rPr>
          <w:fldChar w:fldCharType="end"/>
        </w:r>
      </w:ins>
    </w:p>
    <w:p w14:paraId="42425F6F" w14:textId="7F1E7B2F" w:rsidR="002F702F" w:rsidRDefault="002F702F">
      <w:pPr>
        <w:pStyle w:val="TOC1"/>
        <w:rPr>
          <w:ins w:id="205" w:author="KPMG_PQH" w:date="2026-04-07T11:25:00Z" w16du:dateUtc="2026-04-07T04:25:00Z"/>
          <w:rFonts w:eastAsiaTheme="minorEastAsia" w:cstheme="minorBidi"/>
          <w:noProof/>
          <w:kern w:val="2"/>
          <w:sz w:val="24"/>
          <w:szCs w:val="24"/>
          <w:lang w:eastAsia="en-US"/>
          <w14:ligatures w14:val="standardContextual"/>
        </w:rPr>
      </w:pPr>
      <w:ins w:id="206" w:author="KPMG_PQH" w:date="2026-04-07T11:25:00Z" w16du:dateUtc="2026-04-07T04:25:00Z">
        <w:r>
          <w:rPr>
            <w:noProof/>
          </w:rPr>
          <w:t>4</w:t>
        </w:r>
        <w:r>
          <w:rPr>
            <w:rFonts w:eastAsiaTheme="minorEastAsia" w:cstheme="minorBidi"/>
            <w:noProof/>
            <w:kern w:val="2"/>
            <w:sz w:val="24"/>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_Toc220570336 \h </w:instrText>
        </w:r>
        <w:r>
          <w:rPr>
            <w:noProof/>
          </w:rPr>
        </w:r>
        <w:r>
          <w:rPr>
            <w:noProof/>
          </w:rPr>
          <w:fldChar w:fldCharType="separate"/>
        </w:r>
        <w:r w:rsidR="00742399">
          <w:rPr>
            <w:noProof/>
          </w:rPr>
          <w:t>15</w:t>
        </w:r>
        <w:r>
          <w:rPr>
            <w:noProof/>
          </w:rPr>
          <w:fldChar w:fldCharType="end"/>
        </w:r>
      </w:ins>
    </w:p>
    <w:p w14:paraId="075406A9" w14:textId="7EF8B089" w:rsidR="002F702F" w:rsidRDefault="002F702F">
      <w:pPr>
        <w:pStyle w:val="TOC2"/>
        <w:rPr>
          <w:ins w:id="207" w:author="KPMG_PQH" w:date="2026-04-07T11:25:00Z" w16du:dateUtc="2026-04-07T04:25:00Z"/>
          <w:rFonts w:eastAsiaTheme="minorEastAsia" w:cstheme="minorBidi"/>
          <w:noProof/>
          <w:kern w:val="2"/>
          <w:szCs w:val="24"/>
          <w:lang w:eastAsia="en-US"/>
          <w14:ligatures w14:val="standardContextual"/>
        </w:rPr>
      </w:pPr>
      <w:ins w:id="208" w:author="KPMG_PQH" w:date="2026-04-07T11:25:00Z" w16du:dateUtc="2026-04-07T04:25:00Z">
        <w:r>
          <w:rPr>
            <w:noProof/>
          </w:rPr>
          <w:t>4.1</w:t>
        </w:r>
        <w:r>
          <w:rPr>
            <w:rFonts w:eastAsiaTheme="minorEastAsia" w:cstheme="minorBidi"/>
            <w:noProof/>
            <w:kern w:val="2"/>
            <w:szCs w:val="24"/>
            <w:lang w:eastAsia="en-US"/>
            <w14:ligatures w14:val="standardContextual"/>
          </w:rPr>
          <w:tab/>
        </w:r>
        <w:r>
          <w:rPr>
            <w:noProof/>
          </w:rPr>
          <w:t>Transactions under Review</w:t>
        </w:r>
        <w:r>
          <w:rPr>
            <w:noProof/>
          </w:rPr>
          <w:tab/>
        </w:r>
        <w:r>
          <w:rPr>
            <w:noProof/>
          </w:rPr>
          <w:fldChar w:fldCharType="begin"/>
        </w:r>
        <w:r>
          <w:rPr>
            <w:noProof/>
          </w:rPr>
          <w:instrText xml:space="preserve"> PAGEREF _Toc220570337 \h </w:instrText>
        </w:r>
        <w:r>
          <w:rPr>
            <w:noProof/>
          </w:rPr>
        </w:r>
        <w:r>
          <w:rPr>
            <w:noProof/>
          </w:rPr>
          <w:fldChar w:fldCharType="separate"/>
        </w:r>
        <w:r w:rsidR="00742399">
          <w:rPr>
            <w:noProof/>
          </w:rPr>
          <w:t>15</w:t>
        </w:r>
        <w:r>
          <w:rPr>
            <w:noProof/>
          </w:rPr>
          <w:fldChar w:fldCharType="end"/>
        </w:r>
      </w:ins>
    </w:p>
    <w:p w14:paraId="3D9032FF" w14:textId="0A408CEE" w:rsidR="002F702F" w:rsidRDefault="002F702F">
      <w:pPr>
        <w:pStyle w:val="TOC3"/>
        <w:rPr>
          <w:ins w:id="209" w:author="KPMG_PQH" w:date="2026-04-07T11:25:00Z" w16du:dateUtc="2026-04-07T04:25:00Z"/>
          <w:rFonts w:eastAsiaTheme="minorEastAsia" w:cstheme="minorBidi"/>
          <w:noProof/>
          <w:kern w:val="2"/>
          <w:szCs w:val="24"/>
          <w:lang w:eastAsia="en-US"/>
          <w14:ligatures w14:val="standardContextual"/>
        </w:rPr>
      </w:pPr>
      <w:ins w:id="210" w:author="KPMG_PQH" w:date="2026-04-07T11:25:00Z" w16du:dateUtc="2026-04-07T04:25:00Z">
        <w:r>
          <w:rPr>
            <w:noProof/>
            <w:lang w:eastAsia="ko-KR"/>
          </w:rPr>
          <w:t>4.1.1</w:t>
        </w:r>
        <w:r>
          <w:rPr>
            <w:rFonts w:eastAsiaTheme="minorEastAsia" w:cstheme="minorBidi"/>
            <w:noProof/>
            <w:kern w:val="2"/>
            <w:szCs w:val="24"/>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_Toc220570338 \h </w:instrText>
        </w:r>
        <w:r>
          <w:rPr>
            <w:noProof/>
          </w:rPr>
        </w:r>
        <w:r>
          <w:rPr>
            <w:noProof/>
          </w:rPr>
          <w:fldChar w:fldCharType="separate"/>
        </w:r>
        <w:r w:rsidR="00742399">
          <w:rPr>
            <w:noProof/>
          </w:rPr>
          <w:t>16</w:t>
        </w:r>
        <w:r>
          <w:rPr>
            <w:noProof/>
          </w:rPr>
          <w:fldChar w:fldCharType="end"/>
        </w:r>
      </w:ins>
    </w:p>
    <w:p w14:paraId="600143EA" w14:textId="539D06B6" w:rsidR="002F702F" w:rsidRDefault="002F702F">
      <w:pPr>
        <w:pStyle w:val="TOC3"/>
        <w:rPr>
          <w:ins w:id="211" w:author="KPMG_PQH" w:date="2026-04-07T11:25:00Z" w16du:dateUtc="2026-04-07T04:25:00Z"/>
          <w:rFonts w:eastAsiaTheme="minorEastAsia" w:cstheme="minorBidi"/>
          <w:noProof/>
          <w:kern w:val="2"/>
          <w:szCs w:val="24"/>
          <w:lang w:eastAsia="en-US"/>
          <w14:ligatures w14:val="standardContextual"/>
        </w:rPr>
      </w:pPr>
      <w:ins w:id="212" w:author="KPMG_PQH" w:date="2026-04-07T11:25:00Z" w16du:dateUtc="2026-04-07T04:25:00Z">
        <w:r>
          <w:rPr>
            <w:noProof/>
          </w:rPr>
          <w:lastRenderedPageBreak/>
          <w:t>4.1.2</w:t>
        </w:r>
        <w:r>
          <w:rPr>
            <w:rFonts w:eastAsiaTheme="minorEastAsia" w:cstheme="minorBidi"/>
            <w:noProof/>
            <w:kern w:val="2"/>
            <w:szCs w:val="24"/>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_Toc220570339 \h </w:instrText>
        </w:r>
        <w:r>
          <w:rPr>
            <w:noProof/>
          </w:rPr>
        </w:r>
        <w:r>
          <w:rPr>
            <w:noProof/>
          </w:rPr>
          <w:fldChar w:fldCharType="separate"/>
        </w:r>
        <w:r w:rsidR="00742399">
          <w:rPr>
            <w:noProof/>
          </w:rPr>
          <w:t>16</w:t>
        </w:r>
        <w:r>
          <w:rPr>
            <w:noProof/>
          </w:rPr>
          <w:fldChar w:fldCharType="end"/>
        </w:r>
      </w:ins>
    </w:p>
    <w:p w14:paraId="2B975BB3" w14:textId="79B4F194" w:rsidR="002F702F" w:rsidRDefault="002F702F">
      <w:pPr>
        <w:pStyle w:val="TOC3"/>
        <w:rPr>
          <w:ins w:id="213" w:author="KPMG_PQH" w:date="2026-04-07T11:25:00Z" w16du:dateUtc="2026-04-07T04:25:00Z"/>
          <w:rFonts w:eastAsiaTheme="minorEastAsia" w:cstheme="minorBidi"/>
          <w:noProof/>
          <w:kern w:val="2"/>
          <w:szCs w:val="24"/>
          <w:lang w:eastAsia="en-US"/>
          <w14:ligatures w14:val="standardContextual"/>
        </w:rPr>
      </w:pPr>
      <w:ins w:id="214" w:author="KPMG_PQH" w:date="2026-04-07T11:25:00Z" w16du:dateUtc="2026-04-07T04:25:00Z">
        <w:r>
          <w:rPr>
            <w:noProof/>
          </w:rPr>
          <w:t>4.1.3</w:t>
        </w:r>
        <w:r>
          <w:rPr>
            <w:rFonts w:eastAsiaTheme="minorEastAsia" w:cstheme="minorBidi"/>
            <w:noProof/>
            <w:kern w:val="2"/>
            <w:szCs w:val="24"/>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_Toc220570340 \h </w:instrText>
        </w:r>
        <w:r>
          <w:rPr>
            <w:noProof/>
          </w:rPr>
        </w:r>
        <w:r>
          <w:rPr>
            <w:noProof/>
          </w:rPr>
          <w:fldChar w:fldCharType="separate"/>
        </w:r>
        <w:r w:rsidR="00742399">
          <w:rPr>
            <w:noProof/>
          </w:rPr>
          <w:t>16</w:t>
        </w:r>
        <w:r>
          <w:rPr>
            <w:noProof/>
          </w:rPr>
          <w:fldChar w:fldCharType="end"/>
        </w:r>
      </w:ins>
    </w:p>
    <w:p w14:paraId="68A5A6E2" w14:textId="24CDA099" w:rsidR="002F702F" w:rsidRDefault="002F702F">
      <w:pPr>
        <w:pStyle w:val="TOC3"/>
        <w:rPr>
          <w:ins w:id="215" w:author="KPMG_PQH" w:date="2026-04-07T11:25:00Z" w16du:dateUtc="2026-04-07T04:25:00Z"/>
          <w:rFonts w:eastAsiaTheme="minorEastAsia" w:cstheme="minorBidi"/>
          <w:noProof/>
          <w:kern w:val="2"/>
          <w:szCs w:val="24"/>
          <w:lang w:eastAsia="en-US"/>
          <w14:ligatures w14:val="standardContextual"/>
        </w:rPr>
      </w:pPr>
      <w:ins w:id="216" w:author="KPMG_PQH" w:date="2026-04-07T11:25:00Z" w16du:dateUtc="2026-04-07T04:25:00Z">
        <w:r>
          <w:rPr>
            <w:noProof/>
          </w:rPr>
          <w:t>4.1.4</w:t>
        </w:r>
        <w:r>
          <w:rPr>
            <w:rFonts w:eastAsiaTheme="minorEastAsia" w:cstheme="minorBidi"/>
            <w:noProof/>
            <w:kern w:val="2"/>
            <w:szCs w:val="24"/>
            <w:lang w:eastAsia="en-US"/>
            <w14:ligatures w14:val="standardContextual"/>
          </w:rPr>
          <w:tab/>
        </w:r>
        <w:r>
          <w:rPr>
            <w:noProof/>
          </w:rPr>
          <w:t>Copies of intercompany agreements</w:t>
        </w:r>
        <w:r>
          <w:rPr>
            <w:noProof/>
          </w:rPr>
          <w:tab/>
        </w:r>
        <w:r>
          <w:rPr>
            <w:noProof/>
          </w:rPr>
          <w:fldChar w:fldCharType="begin"/>
        </w:r>
        <w:r>
          <w:rPr>
            <w:noProof/>
          </w:rPr>
          <w:instrText xml:space="preserve"> PAGEREF _Toc220570341 \h </w:instrText>
        </w:r>
        <w:r>
          <w:rPr>
            <w:noProof/>
          </w:rPr>
        </w:r>
        <w:r>
          <w:rPr>
            <w:noProof/>
          </w:rPr>
          <w:fldChar w:fldCharType="separate"/>
        </w:r>
        <w:r w:rsidR="00742399">
          <w:rPr>
            <w:noProof/>
          </w:rPr>
          <w:t>16</w:t>
        </w:r>
        <w:r>
          <w:rPr>
            <w:noProof/>
          </w:rPr>
          <w:fldChar w:fldCharType="end"/>
        </w:r>
      </w:ins>
    </w:p>
    <w:p w14:paraId="36002988" w14:textId="571FBB1C" w:rsidR="002F702F" w:rsidRDefault="002F702F">
      <w:pPr>
        <w:pStyle w:val="TOC2"/>
        <w:rPr>
          <w:ins w:id="217" w:author="KPMG_PQH" w:date="2026-04-07T11:25:00Z" w16du:dateUtc="2026-04-07T04:25:00Z"/>
          <w:rFonts w:eastAsiaTheme="minorEastAsia" w:cstheme="minorBidi"/>
          <w:noProof/>
          <w:kern w:val="2"/>
          <w:szCs w:val="24"/>
          <w:lang w:eastAsia="en-US"/>
          <w14:ligatures w14:val="standardContextual"/>
        </w:rPr>
      </w:pPr>
      <w:ins w:id="218" w:author="KPMG_PQH" w:date="2026-04-07T11:25:00Z" w16du:dateUtc="2026-04-07T04:25:00Z">
        <w:r>
          <w:rPr>
            <w:noProof/>
          </w:rPr>
          <w:t>4.2</w:t>
        </w:r>
        <w:r>
          <w:rPr>
            <w:rFonts w:eastAsiaTheme="minorEastAsia" w:cstheme="minorBidi"/>
            <w:noProof/>
            <w:kern w:val="2"/>
            <w:szCs w:val="24"/>
            <w:lang w:eastAsia="en-US"/>
            <w14:ligatures w14:val="standardContextual"/>
          </w:rPr>
          <w:tab/>
        </w:r>
        <w:r>
          <w:rPr>
            <w:noProof/>
          </w:rPr>
          <w:t>Other RPTs</w:t>
        </w:r>
        <w:r>
          <w:rPr>
            <w:noProof/>
          </w:rPr>
          <w:tab/>
        </w:r>
        <w:r>
          <w:rPr>
            <w:noProof/>
          </w:rPr>
          <w:fldChar w:fldCharType="begin"/>
        </w:r>
        <w:r>
          <w:rPr>
            <w:noProof/>
          </w:rPr>
          <w:instrText xml:space="preserve"> PAGEREF _Toc220570342 \h </w:instrText>
        </w:r>
        <w:r>
          <w:rPr>
            <w:noProof/>
          </w:rPr>
        </w:r>
        <w:r>
          <w:rPr>
            <w:noProof/>
          </w:rPr>
          <w:fldChar w:fldCharType="separate"/>
        </w:r>
        <w:r w:rsidR="00742399">
          <w:rPr>
            <w:noProof/>
          </w:rPr>
          <w:t>17</w:t>
        </w:r>
        <w:r>
          <w:rPr>
            <w:noProof/>
          </w:rPr>
          <w:fldChar w:fldCharType="end"/>
        </w:r>
      </w:ins>
    </w:p>
    <w:p w14:paraId="3F4622CB" w14:textId="5324A692" w:rsidR="002F702F" w:rsidRDefault="002F702F">
      <w:pPr>
        <w:pStyle w:val="TOC3"/>
        <w:rPr>
          <w:ins w:id="219" w:author="KPMG_PQH" w:date="2026-04-07T11:25:00Z" w16du:dateUtc="2026-04-07T04:25:00Z"/>
          <w:rFonts w:eastAsiaTheme="minorEastAsia" w:cstheme="minorBidi"/>
          <w:noProof/>
          <w:kern w:val="2"/>
          <w:szCs w:val="24"/>
          <w:lang w:eastAsia="en-US"/>
          <w14:ligatures w14:val="standardContextual"/>
        </w:rPr>
      </w:pPr>
      <w:ins w:id="220" w:author="KPMG_PQH" w:date="2026-04-07T11:25:00Z" w16du:dateUtc="2026-04-07T04:25:00Z">
        <w:r>
          <w:rPr>
            <w:noProof/>
          </w:rPr>
          <w:t>4.2.1</w:t>
        </w:r>
        <w:r>
          <w:rPr>
            <w:rFonts w:eastAsiaTheme="minorEastAsia" w:cstheme="minorBidi"/>
            <w:noProof/>
            <w:kern w:val="2"/>
            <w:szCs w:val="24"/>
            <w:lang w:eastAsia="en-US"/>
            <w14:ligatures w14:val="standardContextual"/>
          </w:rPr>
          <w:tab/>
        </w:r>
        <w:r>
          <w:rPr>
            <w:noProof/>
          </w:rPr>
          <w:t>Purchase of materials and tools</w:t>
        </w:r>
        <w:r>
          <w:rPr>
            <w:noProof/>
          </w:rPr>
          <w:tab/>
        </w:r>
        <w:r>
          <w:rPr>
            <w:noProof/>
          </w:rPr>
          <w:fldChar w:fldCharType="begin"/>
        </w:r>
        <w:r>
          <w:rPr>
            <w:noProof/>
          </w:rPr>
          <w:instrText xml:space="preserve"> PAGEREF _Toc220570343 \h </w:instrText>
        </w:r>
        <w:r>
          <w:rPr>
            <w:noProof/>
          </w:rPr>
        </w:r>
        <w:r>
          <w:rPr>
            <w:noProof/>
          </w:rPr>
          <w:fldChar w:fldCharType="separate"/>
        </w:r>
        <w:r w:rsidR="00742399">
          <w:rPr>
            <w:noProof/>
          </w:rPr>
          <w:t>17</w:t>
        </w:r>
        <w:r>
          <w:rPr>
            <w:noProof/>
          </w:rPr>
          <w:fldChar w:fldCharType="end"/>
        </w:r>
      </w:ins>
    </w:p>
    <w:p w14:paraId="00B19E2A" w14:textId="4EEA6F57" w:rsidR="002F702F" w:rsidRDefault="002F702F">
      <w:pPr>
        <w:pStyle w:val="TOC3"/>
        <w:rPr>
          <w:ins w:id="221" w:author="KPMG_PQH" w:date="2026-04-07T11:25:00Z" w16du:dateUtc="2026-04-07T04:25:00Z"/>
          <w:rFonts w:eastAsiaTheme="minorEastAsia" w:cstheme="minorBidi"/>
          <w:noProof/>
          <w:kern w:val="2"/>
          <w:szCs w:val="24"/>
          <w:lang w:eastAsia="en-US"/>
          <w14:ligatures w14:val="standardContextual"/>
        </w:rPr>
      </w:pPr>
      <w:ins w:id="222" w:author="KPMG_PQH" w:date="2026-04-07T11:25:00Z" w16du:dateUtc="2026-04-07T04:25:00Z">
        <w:r>
          <w:rPr>
            <w:noProof/>
          </w:rPr>
          <w:t>4.2.2</w:t>
        </w:r>
        <w:r>
          <w:rPr>
            <w:rFonts w:eastAsiaTheme="minorEastAsia" w:cstheme="minorBidi"/>
            <w:noProof/>
            <w:kern w:val="2"/>
            <w:szCs w:val="24"/>
            <w:lang w:eastAsia="en-US"/>
            <w14:ligatures w14:val="standardContextual"/>
          </w:rPr>
          <w:tab/>
        </w:r>
        <w:r>
          <w:rPr>
            <w:noProof/>
          </w:rPr>
          <w:t>Sales of raw materials</w:t>
        </w:r>
        <w:r>
          <w:rPr>
            <w:noProof/>
          </w:rPr>
          <w:tab/>
        </w:r>
        <w:r>
          <w:rPr>
            <w:noProof/>
          </w:rPr>
          <w:fldChar w:fldCharType="begin"/>
        </w:r>
        <w:r>
          <w:rPr>
            <w:noProof/>
          </w:rPr>
          <w:instrText xml:space="preserve"> PAGEREF _Toc220570344 \h </w:instrText>
        </w:r>
        <w:r>
          <w:rPr>
            <w:noProof/>
          </w:rPr>
        </w:r>
        <w:r>
          <w:rPr>
            <w:noProof/>
          </w:rPr>
          <w:fldChar w:fldCharType="separate"/>
        </w:r>
        <w:r w:rsidR="00742399">
          <w:rPr>
            <w:noProof/>
          </w:rPr>
          <w:t>17</w:t>
        </w:r>
        <w:r>
          <w:rPr>
            <w:noProof/>
          </w:rPr>
          <w:fldChar w:fldCharType="end"/>
        </w:r>
      </w:ins>
    </w:p>
    <w:p w14:paraId="390D719F" w14:textId="27C8333E" w:rsidR="002F702F" w:rsidRDefault="002F702F">
      <w:pPr>
        <w:pStyle w:val="TOC3"/>
        <w:rPr>
          <w:ins w:id="223" w:author="KPMG_PQH" w:date="2026-04-07T11:25:00Z" w16du:dateUtc="2026-04-07T04:25:00Z"/>
          <w:rFonts w:eastAsiaTheme="minorEastAsia" w:cstheme="minorBidi"/>
          <w:noProof/>
          <w:kern w:val="2"/>
          <w:szCs w:val="24"/>
          <w:lang w:eastAsia="en-US"/>
          <w14:ligatures w14:val="standardContextual"/>
        </w:rPr>
      </w:pPr>
      <w:ins w:id="224" w:author="KPMG_PQH" w:date="2026-04-07T11:25:00Z" w16du:dateUtc="2026-04-07T04:25:00Z">
        <w:r>
          <w:rPr>
            <w:noProof/>
          </w:rPr>
          <w:t>4.2.3</w:t>
        </w:r>
        <w:r>
          <w:rPr>
            <w:rFonts w:eastAsiaTheme="minorEastAsia" w:cstheme="minorBidi"/>
            <w:noProof/>
            <w:kern w:val="2"/>
            <w:szCs w:val="24"/>
            <w:lang w:eastAsia="en-US"/>
            <w14:ligatures w14:val="standardContextual"/>
          </w:rPr>
          <w:tab/>
        </w:r>
        <w:r>
          <w:rPr>
            <w:noProof/>
          </w:rPr>
          <w:t>Payment of interest expense</w:t>
        </w:r>
        <w:r>
          <w:rPr>
            <w:noProof/>
          </w:rPr>
          <w:tab/>
        </w:r>
        <w:r>
          <w:rPr>
            <w:noProof/>
          </w:rPr>
          <w:fldChar w:fldCharType="begin"/>
        </w:r>
        <w:r>
          <w:rPr>
            <w:noProof/>
          </w:rPr>
          <w:instrText xml:space="preserve"> PAGEREF _Toc220570345 \h </w:instrText>
        </w:r>
        <w:r>
          <w:rPr>
            <w:noProof/>
          </w:rPr>
        </w:r>
        <w:r>
          <w:rPr>
            <w:noProof/>
          </w:rPr>
          <w:fldChar w:fldCharType="separate"/>
        </w:r>
        <w:r w:rsidR="00742399">
          <w:rPr>
            <w:noProof/>
          </w:rPr>
          <w:t>18</w:t>
        </w:r>
        <w:r>
          <w:rPr>
            <w:noProof/>
          </w:rPr>
          <w:fldChar w:fldCharType="end"/>
        </w:r>
      </w:ins>
    </w:p>
    <w:p w14:paraId="53CCBBBA" w14:textId="4D8697CF" w:rsidR="002F702F" w:rsidRDefault="002F702F">
      <w:pPr>
        <w:pStyle w:val="TOC3"/>
        <w:rPr>
          <w:ins w:id="225" w:author="KPMG_PQH" w:date="2026-04-07T11:25:00Z" w16du:dateUtc="2026-04-07T04:25:00Z"/>
          <w:rFonts w:eastAsiaTheme="minorEastAsia" w:cstheme="minorBidi"/>
          <w:noProof/>
          <w:kern w:val="2"/>
          <w:szCs w:val="24"/>
          <w:lang w:eastAsia="en-US"/>
          <w14:ligatures w14:val="standardContextual"/>
        </w:rPr>
      </w:pPr>
      <w:ins w:id="226" w:author="KPMG_PQH" w:date="2026-04-07T11:25:00Z" w16du:dateUtc="2026-04-07T04:25:00Z">
        <w:r>
          <w:rPr>
            <w:noProof/>
          </w:rPr>
          <w:t>4.2.4</w:t>
        </w:r>
        <w:r>
          <w:rPr>
            <w:rFonts w:eastAsiaTheme="minorEastAsia" w:cstheme="minorBidi"/>
            <w:noProof/>
            <w:kern w:val="2"/>
            <w:szCs w:val="24"/>
            <w:lang w:eastAsia="en-US"/>
            <w14:ligatures w14:val="standardContextual"/>
          </w:rPr>
          <w:tab/>
        </w:r>
        <w:r>
          <w:rPr>
            <w:noProof/>
          </w:rPr>
          <w:t>Other business expenses</w:t>
        </w:r>
        <w:r>
          <w:rPr>
            <w:noProof/>
          </w:rPr>
          <w:tab/>
        </w:r>
        <w:r>
          <w:rPr>
            <w:noProof/>
          </w:rPr>
          <w:fldChar w:fldCharType="begin"/>
        </w:r>
        <w:r>
          <w:rPr>
            <w:noProof/>
          </w:rPr>
          <w:instrText xml:space="preserve"> PAGEREF _Toc220570346 \h </w:instrText>
        </w:r>
        <w:r>
          <w:rPr>
            <w:noProof/>
          </w:rPr>
        </w:r>
        <w:r>
          <w:rPr>
            <w:noProof/>
          </w:rPr>
          <w:fldChar w:fldCharType="separate"/>
        </w:r>
        <w:r w:rsidR="00742399">
          <w:rPr>
            <w:noProof/>
          </w:rPr>
          <w:t>18</w:t>
        </w:r>
        <w:r>
          <w:rPr>
            <w:noProof/>
          </w:rPr>
          <w:fldChar w:fldCharType="end"/>
        </w:r>
      </w:ins>
    </w:p>
    <w:p w14:paraId="704AA123" w14:textId="620C25A1" w:rsidR="002F702F" w:rsidRDefault="002F702F">
      <w:pPr>
        <w:pStyle w:val="TOC1"/>
        <w:rPr>
          <w:ins w:id="227" w:author="KPMG_PQH" w:date="2026-04-07T11:25:00Z" w16du:dateUtc="2026-04-07T04:25:00Z"/>
          <w:rFonts w:eastAsiaTheme="minorEastAsia" w:cstheme="minorBidi"/>
          <w:noProof/>
          <w:kern w:val="2"/>
          <w:sz w:val="24"/>
          <w:szCs w:val="24"/>
          <w:lang w:eastAsia="en-US"/>
          <w14:ligatures w14:val="standardContextual"/>
        </w:rPr>
      </w:pPr>
      <w:ins w:id="228" w:author="KPMG_PQH" w:date="2026-04-07T11:25:00Z" w16du:dateUtc="2026-04-07T04:25:00Z">
        <w:r>
          <w:rPr>
            <w:noProof/>
          </w:rPr>
          <w:t>5</w:t>
        </w:r>
        <w:r>
          <w:rPr>
            <w:rFonts w:eastAsiaTheme="minorEastAsia" w:cstheme="minorBidi"/>
            <w:noProof/>
            <w:kern w:val="2"/>
            <w:sz w:val="24"/>
            <w:szCs w:val="24"/>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_Toc220570347 \h </w:instrText>
        </w:r>
        <w:r>
          <w:rPr>
            <w:noProof/>
          </w:rPr>
        </w:r>
        <w:r>
          <w:rPr>
            <w:noProof/>
          </w:rPr>
          <w:fldChar w:fldCharType="separate"/>
        </w:r>
        <w:r w:rsidR="00742399">
          <w:rPr>
            <w:noProof/>
          </w:rPr>
          <w:t>19</w:t>
        </w:r>
        <w:r>
          <w:rPr>
            <w:noProof/>
          </w:rPr>
          <w:fldChar w:fldCharType="end"/>
        </w:r>
      </w:ins>
    </w:p>
    <w:p w14:paraId="7A14C25C" w14:textId="07CB0A26" w:rsidR="002F702F" w:rsidRDefault="002F702F">
      <w:pPr>
        <w:pStyle w:val="TOC2"/>
        <w:rPr>
          <w:ins w:id="229" w:author="KPMG_PQH" w:date="2026-04-07T11:25:00Z" w16du:dateUtc="2026-04-07T04:25:00Z"/>
          <w:rFonts w:eastAsiaTheme="minorEastAsia" w:cstheme="minorBidi"/>
          <w:noProof/>
          <w:kern w:val="2"/>
          <w:szCs w:val="24"/>
          <w:lang w:eastAsia="en-US"/>
          <w14:ligatures w14:val="standardContextual"/>
        </w:rPr>
      </w:pPr>
      <w:ins w:id="230" w:author="KPMG_PQH" w:date="2026-04-07T11:25:00Z" w16du:dateUtc="2026-04-07T04:25:00Z">
        <w:r>
          <w:rPr>
            <w:noProof/>
          </w:rPr>
          <w:t>5.1</w:t>
        </w:r>
        <w:r>
          <w:rPr>
            <w:rFonts w:eastAsiaTheme="minorEastAsia" w:cstheme="minorBidi"/>
            <w:noProof/>
            <w:kern w:val="2"/>
            <w:szCs w:val="24"/>
            <w:lang w:eastAsia="en-US"/>
            <w14:ligatures w14:val="standardContextual"/>
          </w:rPr>
          <w:tab/>
        </w:r>
        <w:r>
          <w:rPr>
            <w:noProof/>
          </w:rPr>
          <w:t>Changes from Previous Fiscal Year</w:t>
        </w:r>
        <w:r>
          <w:rPr>
            <w:noProof/>
          </w:rPr>
          <w:tab/>
        </w:r>
        <w:r>
          <w:rPr>
            <w:noProof/>
          </w:rPr>
          <w:fldChar w:fldCharType="begin"/>
        </w:r>
        <w:r>
          <w:rPr>
            <w:noProof/>
          </w:rPr>
          <w:instrText xml:space="preserve"> PAGEREF _Toc220570348 \h </w:instrText>
        </w:r>
        <w:r>
          <w:rPr>
            <w:noProof/>
          </w:rPr>
        </w:r>
        <w:r>
          <w:rPr>
            <w:noProof/>
          </w:rPr>
          <w:fldChar w:fldCharType="separate"/>
        </w:r>
        <w:r w:rsidR="00742399">
          <w:rPr>
            <w:noProof/>
          </w:rPr>
          <w:t>22</w:t>
        </w:r>
        <w:r>
          <w:rPr>
            <w:noProof/>
          </w:rPr>
          <w:fldChar w:fldCharType="end"/>
        </w:r>
      </w:ins>
    </w:p>
    <w:p w14:paraId="09712D00" w14:textId="2834D3F3" w:rsidR="002F702F" w:rsidRDefault="002F702F">
      <w:pPr>
        <w:pStyle w:val="TOC2"/>
        <w:rPr>
          <w:ins w:id="231" w:author="KPMG_PQH" w:date="2026-04-07T11:25:00Z" w16du:dateUtc="2026-04-07T04:25:00Z"/>
          <w:rFonts w:eastAsiaTheme="minorEastAsia" w:cstheme="minorBidi"/>
          <w:noProof/>
          <w:kern w:val="2"/>
          <w:szCs w:val="24"/>
          <w:lang w:eastAsia="en-US"/>
          <w14:ligatures w14:val="standardContextual"/>
        </w:rPr>
      </w:pPr>
      <w:ins w:id="232" w:author="KPMG_PQH" w:date="2026-04-07T11:25:00Z" w16du:dateUtc="2026-04-07T04:25:00Z">
        <w:r>
          <w:rPr>
            <w:noProof/>
          </w:rPr>
          <w:t>5.2</w:t>
        </w:r>
        <w:r>
          <w:rPr>
            <w:rFonts w:eastAsiaTheme="minorEastAsia" w:cstheme="minorBidi"/>
            <w:noProof/>
            <w:kern w:val="2"/>
            <w:szCs w:val="24"/>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_Toc220570349 \h </w:instrText>
        </w:r>
        <w:r>
          <w:rPr>
            <w:noProof/>
          </w:rPr>
        </w:r>
        <w:r>
          <w:rPr>
            <w:noProof/>
          </w:rPr>
          <w:fldChar w:fldCharType="separate"/>
        </w:r>
        <w:r w:rsidR="00742399">
          <w:rPr>
            <w:noProof/>
          </w:rPr>
          <w:t>22</w:t>
        </w:r>
        <w:r>
          <w:rPr>
            <w:noProof/>
          </w:rPr>
          <w:fldChar w:fldCharType="end"/>
        </w:r>
      </w:ins>
    </w:p>
    <w:p w14:paraId="55D809ED" w14:textId="46505D9C" w:rsidR="002F702F" w:rsidRDefault="002F702F">
      <w:pPr>
        <w:pStyle w:val="TOC1"/>
        <w:rPr>
          <w:ins w:id="233" w:author="KPMG_PQH" w:date="2026-04-07T11:25:00Z" w16du:dateUtc="2026-04-07T04:25:00Z"/>
          <w:rFonts w:eastAsiaTheme="minorEastAsia" w:cstheme="minorBidi"/>
          <w:noProof/>
          <w:kern w:val="2"/>
          <w:sz w:val="24"/>
          <w:szCs w:val="24"/>
          <w:lang w:eastAsia="en-US"/>
          <w14:ligatures w14:val="standardContextual"/>
        </w:rPr>
      </w:pPr>
      <w:ins w:id="234" w:author="KPMG_PQH" w:date="2026-04-07T11:25:00Z" w16du:dateUtc="2026-04-07T04:25:00Z">
        <w:r>
          <w:rPr>
            <w:noProof/>
          </w:rPr>
          <w:t>6</w:t>
        </w:r>
        <w:r>
          <w:rPr>
            <w:rFonts w:eastAsiaTheme="minorEastAsia" w:cstheme="minorBidi"/>
            <w:noProof/>
            <w:kern w:val="2"/>
            <w:sz w:val="24"/>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_Toc220570350 \h </w:instrText>
        </w:r>
        <w:r>
          <w:rPr>
            <w:noProof/>
          </w:rPr>
        </w:r>
        <w:r>
          <w:rPr>
            <w:noProof/>
          </w:rPr>
          <w:fldChar w:fldCharType="separate"/>
        </w:r>
        <w:r w:rsidR="00742399">
          <w:rPr>
            <w:noProof/>
          </w:rPr>
          <w:t>23</w:t>
        </w:r>
        <w:r>
          <w:rPr>
            <w:noProof/>
          </w:rPr>
          <w:fldChar w:fldCharType="end"/>
        </w:r>
      </w:ins>
    </w:p>
    <w:p w14:paraId="5C01BA63" w14:textId="45FABB00" w:rsidR="002F702F" w:rsidRDefault="002F702F">
      <w:pPr>
        <w:pStyle w:val="TOC2"/>
        <w:rPr>
          <w:ins w:id="235" w:author="KPMG_PQH" w:date="2026-04-07T11:25:00Z" w16du:dateUtc="2026-04-07T04:25:00Z"/>
          <w:rFonts w:eastAsiaTheme="minorEastAsia" w:cstheme="minorBidi"/>
          <w:noProof/>
          <w:kern w:val="2"/>
          <w:szCs w:val="24"/>
          <w:lang w:eastAsia="en-US"/>
          <w14:ligatures w14:val="standardContextual"/>
        </w:rPr>
      </w:pPr>
      <w:ins w:id="236" w:author="KPMG_PQH" w:date="2026-04-07T11:25:00Z" w16du:dateUtc="2026-04-07T04:25:00Z">
        <w:r>
          <w:rPr>
            <w:noProof/>
          </w:rPr>
          <w:t>6.1</w:t>
        </w:r>
        <w:r>
          <w:rPr>
            <w:rFonts w:eastAsiaTheme="minorEastAsia" w:cstheme="minorBidi"/>
            <w:noProof/>
            <w:kern w:val="2"/>
            <w:szCs w:val="24"/>
            <w:lang w:eastAsia="en-US"/>
            <w14:ligatures w14:val="standardContextual"/>
          </w:rPr>
          <w:tab/>
        </w:r>
        <w:r>
          <w:rPr>
            <w:noProof/>
          </w:rPr>
          <w:t>Transfer pricing methods</w:t>
        </w:r>
        <w:r>
          <w:rPr>
            <w:noProof/>
          </w:rPr>
          <w:tab/>
        </w:r>
        <w:r>
          <w:rPr>
            <w:noProof/>
          </w:rPr>
          <w:fldChar w:fldCharType="begin"/>
        </w:r>
        <w:r>
          <w:rPr>
            <w:noProof/>
          </w:rPr>
          <w:instrText xml:space="preserve"> PAGEREF _Toc220570351 \h </w:instrText>
        </w:r>
        <w:r>
          <w:rPr>
            <w:noProof/>
          </w:rPr>
        </w:r>
        <w:r>
          <w:rPr>
            <w:noProof/>
          </w:rPr>
          <w:fldChar w:fldCharType="separate"/>
        </w:r>
        <w:r w:rsidR="00742399">
          <w:rPr>
            <w:noProof/>
          </w:rPr>
          <w:t>23</w:t>
        </w:r>
        <w:r>
          <w:rPr>
            <w:noProof/>
          </w:rPr>
          <w:fldChar w:fldCharType="end"/>
        </w:r>
      </w:ins>
    </w:p>
    <w:p w14:paraId="49585A61" w14:textId="6BC59D15" w:rsidR="002F702F" w:rsidRDefault="002F702F">
      <w:pPr>
        <w:pStyle w:val="TOC2"/>
        <w:rPr>
          <w:ins w:id="237" w:author="KPMG_PQH" w:date="2026-04-07T11:25:00Z" w16du:dateUtc="2026-04-07T04:25:00Z"/>
          <w:rFonts w:eastAsiaTheme="minorEastAsia" w:cstheme="minorBidi"/>
          <w:noProof/>
          <w:kern w:val="2"/>
          <w:szCs w:val="24"/>
          <w:lang w:eastAsia="en-US"/>
          <w14:ligatures w14:val="standardContextual"/>
        </w:rPr>
      </w:pPr>
      <w:ins w:id="238" w:author="KPMG_PQH" w:date="2026-04-07T11:25:00Z" w16du:dateUtc="2026-04-07T04:25:00Z">
        <w:r>
          <w:rPr>
            <w:noProof/>
          </w:rPr>
          <w:t>6.2</w:t>
        </w:r>
        <w:r>
          <w:rPr>
            <w:rFonts w:eastAsiaTheme="minorEastAsia" w:cstheme="minorBidi"/>
            <w:noProof/>
            <w:kern w:val="2"/>
            <w:szCs w:val="24"/>
            <w:lang w:eastAsia="en-US"/>
            <w14:ligatures w14:val="standardContextual"/>
          </w:rPr>
          <w:tab/>
        </w:r>
        <w:r>
          <w:rPr>
            <w:noProof/>
          </w:rPr>
          <w:t>Comparability analysis</w:t>
        </w:r>
        <w:r>
          <w:rPr>
            <w:noProof/>
          </w:rPr>
          <w:tab/>
        </w:r>
        <w:r>
          <w:rPr>
            <w:noProof/>
          </w:rPr>
          <w:fldChar w:fldCharType="begin"/>
        </w:r>
        <w:r>
          <w:rPr>
            <w:noProof/>
          </w:rPr>
          <w:instrText xml:space="preserve"> PAGEREF _Toc220570352 \h </w:instrText>
        </w:r>
        <w:r>
          <w:rPr>
            <w:noProof/>
          </w:rPr>
        </w:r>
        <w:r>
          <w:rPr>
            <w:noProof/>
          </w:rPr>
          <w:fldChar w:fldCharType="separate"/>
        </w:r>
        <w:r w:rsidR="00742399">
          <w:rPr>
            <w:noProof/>
          </w:rPr>
          <w:t>23</w:t>
        </w:r>
        <w:r>
          <w:rPr>
            <w:noProof/>
          </w:rPr>
          <w:fldChar w:fldCharType="end"/>
        </w:r>
      </w:ins>
    </w:p>
    <w:p w14:paraId="5D902316" w14:textId="7A744050" w:rsidR="002F702F" w:rsidRDefault="002F702F">
      <w:pPr>
        <w:pStyle w:val="TOC3"/>
        <w:rPr>
          <w:ins w:id="239" w:author="KPMG_PQH" w:date="2026-04-07T11:25:00Z" w16du:dateUtc="2026-04-07T04:25:00Z"/>
          <w:rFonts w:eastAsiaTheme="minorEastAsia" w:cstheme="minorBidi"/>
          <w:noProof/>
          <w:kern w:val="2"/>
          <w:szCs w:val="24"/>
          <w:lang w:eastAsia="en-US"/>
          <w14:ligatures w14:val="standardContextual"/>
        </w:rPr>
      </w:pPr>
      <w:ins w:id="240" w:author="KPMG_PQH" w:date="2026-04-07T11:25:00Z" w16du:dateUtc="2026-04-07T04:25:00Z">
        <w:r>
          <w:rPr>
            <w:noProof/>
          </w:rPr>
          <w:t>6.2.1</w:t>
        </w:r>
        <w:r>
          <w:rPr>
            <w:rFonts w:eastAsiaTheme="minorEastAsia" w:cstheme="minorBidi"/>
            <w:noProof/>
            <w:kern w:val="2"/>
            <w:szCs w:val="24"/>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_Toc220570353 \h </w:instrText>
        </w:r>
        <w:r>
          <w:rPr>
            <w:noProof/>
          </w:rPr>
        </w:r>
        <w:r>
          <w:rPr>
            <w:noProof/>
          </w:rPr>
          <w:fldChar w:fldCharType="separate"/>
        </w:r>
        <w:r w:rsidR="00742399">
          <w:rPr>
            <w:noProof/>
          </w:rPr>
          <w:t>23</w:t>
        </w:r>
        <w:r>
          <w:rPr>
            <w:noProof/>
          </w:rPr>
          <w:fldChar w:fldCharType="end"/>
        </w:r>
      </w:ins>
    </w:p>
    <w:p w14:paraId="7D9EF9C0" w14:textId="61FA02F8" w:rsidR="002F702F" w:rsidRDefault="002F702F">
      <w:pPr>
        <w:pStyle w:val="TOC3"/>
        <w:rPr>
          <w:ins w:id="241" w:author="KPMG_PQH" w:date="2026-04-07T11:25:00Z" w16du:dateUtc="2026-04-07T04:25:00Z"/>
          <w:rFonts w:eastAsiaTheme="minorEastAsia" w:cstheme="minorBidi"/>
          <w:noProof/>
          <w:kern w:val="2"/>
          <w:szCs w:val="24"/>
          <w:lang w:eastAsia="en-US"/>
          <w14:ligatures w14:val="standardContextual"/>
        </w:rPr>
      </w:pPr>
      <w:ins w:id="242" w:author="KPMG_PQH" w:date="2026-04-07T11:25:00Z" w16du:dateUtc="2026-04-07T04:25:00Z">
        <w:r>
          <w:rPr>
            <w:noProof/>
          </w:rPr>
          <w:t>6.2.2</w:t>
        </w:r>
        <w:r>
          <w:rPr>
            <w:rFonts w:eastAsiaTheme="minorEastAsia" w:cstheme="minorBidi"/>
            <w:noProof/>
            <w:kern w:val="2"/>
            <w:szCs w:val="24"/>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_Toc220570354 \h </w:instrText>
        </w:r>
        <w:r>
          <w:rPr>
            <w:noProof/>
          </w:rPr>
        </w:r>
        <w:r>
          <w:rPr>
            <w:noProof/>
          </w:rPr>
          <w:fldChar w:fldCharType="separate"/>
        </w:r>
        <w:r w:rsidR="00742399">
          <w:rPr>
            <w:noProof/>
          </w:rPr>
          <w:t>24</w:t>
        </w:r>
        <w:r>
          <w:rPr>
            <w:noProof/>
          </w:rPr>
          <w:fldChar w:fldCharType="end"/>
        </w:r>
      </w:ins>
    </w:p>
    <w:p w14:paraId="56E03721" w14:textId="679BEB1B" w:rsidR="002F702F" w:rsidRDefault="002F702F">
      <w:pPr>
        <w:pStyle w:val="TOC2"/>
        <w:rPr>
          <w:ins w:id="243" w:author="KPMG_PQH" w:date="2026-04-07T11:25:00Z" w16du:dateUtc="2026-04-07T04:25:00Z"/>
          <w:rFonts w:eastAsiaTheme="minorEastAsia" w:cstheme="minorBidi"/>
          <w:noProof/>
          <w:kern w:val="2"/>
          <w:szCs w:val="24"/>
          <w:lang w:eastAsia="en-US"/>
          <w14:ligatures w14:val="standardContextual"/>
        </w:rPr>
      </w:pPr>
      <w:ins w:id="244" w:author="KPMG_PQH" w:date="2026-04-07T11:25:00Z" w16du:dateUtc="2026-04-07T04:25:00Z">
        <w:r>
          <w:rPr>
            <w:noProof/>
          </w:rPr>
          <w:t>6.3</w:t>
        </w:r>
        <w:r>
          <w:rPr>
            <w:rFonts w:eastAsiaTheme="minorEastAsia" w:cstheme="minorBidi"/>
            <w:noProof/>
            <w:kern w:val="2"/>
            <w:szCs w:val="24"/>
            <w:lang w:eastAsia="en-US"/>
            <w14:ligatures w14:val="standardContextual"/>
          </w:rPr>
          <w:tab/>
        </w:r>
        <w:r>
          <w:rPr>
            <w:noProof/>
          </w:rPr>
          <w:t>Application of the CPM</w:t>
        </w:r>
        <w:r>
          <w:rPr>
            <w:noProof/>
          </w:rPr>
          <w:tab/>
        </w:r>
        <w:r>
          <w:rPr>
            <w:noProof/>
          </w:rPr>
          <w:fldChar w:fldCharType="begin"/>
        </w:r>
        <w:r>
          <w:rPr>
            <w:noProof/>
          </w:rPr>
          <w:instrText xml:space="preserve"> PAGEREF _Toc220570355 \h </w:instrText>
        </w:r>
        <w:r>
          <w:rPr>
            <w:noProof/>
          </w:rPr>
        </w:r>
        <w:r>
          <w:rPr>
            <w:noProof/>
          </w:rPr>
          <w:fldChar w:fldCharType="separate"/>
        </w:r>
        <w:r w:rsidR="00742399">
          <w:rPr>
            <w:noProof/>
          </w:rPr>
          <w:t>25</w:t>
        </w:r>
        <w:r>
          <w:rPr>
            <w:noProof/>
          </w:rPr>
          <w:fldChar w:fldCharType="end"/>
        </w:r>
      </w:ins>
    </w:p>
    <w:p w14:paraId="72AFDAE8" w14:textId="410599E0" w:rsidR="002F702F" w:rsidRDefault="002F702F">
      <w:pPr>
        <w:pStyle w:val="TOC3"/>
        <w:rPr>
          <w:ins w:id="245" w:author="KPMG_PQH" w:date="2026-04-07T11:25:00Z" w16du:dateUtc="2026-04-07T04:25:00Z"/>
          <w:rFonts w:eastAsiaTheme="minorEastAsia" w:cstheme="minorBidi"/>
          <w:noProof/>
          <w:kern w:val="2"/>
          <w:szCs w:val="24"/>
          <w:lang w:eastAsia="en-US"/>
          <w14:ligatures w14:val="standardContextual"/>
        </w:rPr>
      </w:pPr>
      <w:ins w:id="246" w:author="KPMG_PQH" w:date="2026-04-07T11:25:00Z" w16du:dateUtc="2026-04-07T04:25:00Z">
        <w:r>
          <w:rPr>
            <w:noProof/>
          </w:rPr>
          <w:t>6.3.1</w:t>
        </w:r>
        <w:r>
          <w:rPr>
            <w:rFonts w:eastAsiaTheme="minorEastAsia" w:cstheme="minorBidi"/>
            <w:noProof/>
            <w:kern w:val="2"/>
            <w:szCs w:val="24"/>
            <w:lang w:eastAsia="en-US"/>
            <w14:ligatures w14:val="standardContextual"/>
          </w:rPr>
          <w:tab/>
        </w:r>
        <w:r>
          <w:rPr>
            <w:noProof/>
          </w:rPr>
          <w:t>Selection of tested party</w:t>
        </w:r>
        <w:r>
          <w:rPr>
            <w:noProof/>
          </w:rPr>
          <w:tab/>
        </w:r>
        <w:r>
          <w:rPr>
            <w:noProof/>
          </w:rPr>
          <w:fldChar w:fldCharType="begin"/>
        </w:r>
        <w:r>
          <w:rPr>
            <w:noProof/>
          </w:rPr>
          <w:instrText xml:space="preserve"> PAGEREF _Toc220570356 \h </w:instrText>
        </w:r>
        <w:r>
          <w:rPr>
            <w:noProof/>
          </w:rPr>
        </w:r>
        <w:r>
          <w:rPr>
            <w:noProof/>
          </w:rPr>
          <w:fldChar w:fldCharType="separate"/>
        </w:r>
        <w:r w:rsidR="00742399">
          <w:rPr>
            <w:noProof/>
          </w:rPr>
          <w:t>25</w:t>
        </w:r>
        <w:r>
          <w:rPr>
            <w:noProof/>
          </w:rPr>
          <w:fldChar w:fldCharType="end"/>
        </w:r>
      </w:ins>
    </w:p>
    <w:p w14:paraId="5F6DE207" w14:textId="373C17FD" w:rsidR="002F702F" w:rsidRDefault="002F702F">
      <w:pPr>
        <w:pStyle w:val="TOC3"/>
        <w:rPr>
          <w:ins w:id="247" w:author="KPMG_PQH" w:date="2026-04-07T11:25:00Z" w16du:dateUtc="2026-04-07T04:25:00Z"/>
          <w:rFonts w:eastAsiaTheme="minorEastAsia" w:cstheme="minorBidi"/>
          <w:noProof/>
          <w:kern w:val="2"/>
          <w:szCs w:val="24"/>
          <w:lang w:eastAsia="en-US"/>
          <w14:ligatures w14:val="standardContextual"/>
        </w:rPr>
      </w:pPr>
      <w:ins w:id="248" w:author="KPMG_PQH" w:date="2026-04-07T11:25:00Z" w16du:dateUtc="2026-04-07T04:25:00Z">
        <w:r>
          <w:rPr>
            <w:noProof/>
          </w:rPr>
          <w:t>6.3.2</w:t>
        </w:r>
        <w:r>
          <w:rPr>
            <w:rFonts w:eastAsiaTheme="minorEastAsia" w:cstheme="minorBidi"/>
            <w:noProof/>
            <w:kern w:val="2"/>
            <w:szCs w:val="24"/>
            <w:lang w:eastAsia="en-US"/>
            <w14:ligatures w14:val="standardContextual"/>
          </w:rPr>
          <w:tab/>
        </w:r>
        <w:r>
          <w:rPr>
            <w:noProof/>
          </w:rPr>
          <w:t>Selection of PLI</w:t>
        </w:r>
        <w:r>
          <w:rPr>
            <w:noProof/>
          </w:rPr>
          <w:tab/>
        </w:r>
        <w:r>
          <w:rPr>
            <w:noProof/>
          </w:rPr>
          <w:fldChar w:fldCharType="begin"/>
        </w:r>
        <w:r>
          <w:rPr>
            <w:noProof/>
          </w:rPr>
          <w:instrText xml:space="preserve"> PAGEREF _Toc220570357 \h </w:instrText>
        </w:r>
        <w:r>
          <w:rPr>
            <w:noProof/>
          </w:rPr>
        </w:r>
        <w:r>
          <w:rPr>
            <w:noProof/>
          </w:rPr>
          <w:fldChar w:fldCharType="separate"/>
        </w:r>
        <w:r w:rsidR="00742399">
          <w:rPr>
            <w:noProof/>
          </w:rPr>
          <w:t>25</w:t>
        </w:r>
        <w:r>
          <w:rPr>
            <w:noProof/>
          </w:rPr>
          <w:fldChar w:fldCharType="end"/>
        </w:r>
      </w:ins>
    </w:p>
    <w:p w14:paraId="1585082D" w14:textId="65DB89C7" w:rsidR="002F702F" w:rsidRDefault="002F702F">
      <w:pPr>
        <w:pStyle w:val="TOC3"/>
        <w:rPr>
          <w:ins w:id="249" w:author="KPMG_PQH" w:date="2026-04-07T11:25:00Z" w16du:dateUtc="2026-04-07T04:25:00Z"/>
          <w:rFonts w:eastAsiaTheme="minorEastAsia" w:cstheme="minorBidi"/>
          <w:noProof/>
          <w:kern w:val="2"/>
          <w:szCs w:val="24"/>
          <w:lang w:eastAsia="en-US"/>
          <w14:ligatures w14:val="standardContextual"/>
        </w:rPr>
      </w:pPr>
      <w:ins w:id="250" w:author="KPMG_PQH" w:date="2026-04-07T11:25:00Z" w16du:dateUtc="2026-04-07T04:25:00Z">
        <w:r>
          <w:rPr>
            <w:noProof/>
          </w:rPr>
          <w:t>6.3.3</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_Toc220570358 \h </w:instrText>
        </w:r>
        <w:r>
          <w:rPr>
            <w:noProof/>
          </w:rPr>
        </w:r>
        <w:r>
          <w:rPr>
            <w:noProof/>
          </w:rPr>
          <w:fldChar w:fldCharType="separate"/>
        </w:r>
        <w:r w:rsidR="00742399">
          <w:rPr>
            <w:noProof/>
          </w:rPr>
          <w:t>25</w:t>
        </w:r>
        <w:r>
          <w:rPr>
            <w:noProof/>
          </w:rPr>
          <w:fldChar w:fldCharType="end"/>
        </w:r>
      </w:ins>
    </w:p>
    <w:p w14:paraId="2B9773D3" w14:textId="18695FCE" w:rsidR="002F702F" w:rsidRDefault="002F702F">
      <w:pPr>
        <w:pStyle w:val="TOC3"/>
        <w:rPr>
          <w:ins w:id="251" w:author="KPMG_PQH" w:date="2026-04-07T11:25:00Z" w16du:dateUtc="2026-04-07T04:25:00Z"/>
          <w:rFonts w:eastAsiaTheme="minorEastAsia" w:cstheme="minorBidi"/>
          <w:noProof/>
          <w:kern w:val="2"/>
          <w:szCs w:val="24"/>
          <w:lang w:eastAsia="en-US"/>
          <w14:ligatures w14:val="standardContextual"/>
        </w:rPr>
      </w:pPr>
      <w:ins w:id="252" w:author="KPMG_PQH" w:date="2026-04-07T11:25:00Z" w16du:dateUtc="2026-04-07T04:25:00Z">
        <w:r>
          <w:rPr>
            <w:noProof/>
          </w:rPr>
          <w:t>6.3.4</w:t>
        </w:r>
        <w:r>
          <w:rPr>
            <w:rFonts w:eastAsiaTheme="minorEastAsia" w:cstheme="minorBidi"/>
            <w:noProof/>
            <w:kern w:val="2"/>
            <w:szCs w:val="24"/>
            <w:lang w:eastAsia="en-US"/>
            <w14:ligatures w14:val="standardContextual"/>
          </w:rPr>
          <w:tab/>
        </w:r>
        <w:r>
          <w:rPr>
            <w:noProof/>
          </w:rPr>
          <w:t>Use of the arm’s length range</w:t>
        </w:r>
        <w:r>
          <w:rPr>
            <w:noProof/>
          </w:rPr>
          <w:tab/>
        </w:r>
        <w:r>
          <w:rPr>
            <w:noProof/>
          </w:rPr>
          <w:fldChar w:fldCharType="begin"/>
        </w:r>
        <w:r>
          <w:rPr>
            <w:noProof/>
          </w:rPr>
          <w:instrText xml:space="preserve"> PAGEREF _Toc220570359 \h </w:instrText>
        </w:r>
        <w:r>
          <w:rPr>
            <w:noProof/>
          </w:rPr>
        </w:r>
        <w:r>
          <w:rPr>
            <w:noProof/>
          </w:rPr>
          <w:fldChar w:fldCharType="separate"/>
        </w:r>
        <w:r w:rsidR="00742399">
          <w:rPr>
            <w:noProof/>
          </w:rPr>
          <w:t>26</w:t>
        </w:r>
        <w:r>
          <w:rPr>
            <w:noProof/>
          </w:rPr>
          <w:fldChar w:fldCharType="end"/>
        </w:r>
      </w:ins>
    </w:p>
    <w:p w14:paraId="6C433872" w14:textId="4926C7D8" w:rsidR="002F702F" w:rsidRDefault="002F702F">
      <w:pPr>
        <w:pStyle w:val="TOC3"/>
        <w:rPr>
          <w:ins w:id="253" w:author="KPMG_PQH" w:date="2026-04-07T11:25:00Z" w16du:dateUtc="2026-04-07T04:25:00Z"/>
          <w:rFonts w:eastAsiaTheme="minorEastAsia" w:cstheme="minorBidi"/>
          <w:noProof/>
          <w:kern w:val="2"/>
          <w:szCs w:val="24"/>
          <w:lang w:eastAsia="en-US"/>
          <w14:ligatures w14:val="standardContextual"/>
        </w:rPr>
      </w:pPr>
      <w:ins w:id="254" w:author="KPMG_PQH" w:date="2026-04-07T11:25:00Z" w16du:dateUtc="2026-04-07T04:25:00Z">
        <w:r>
          <w:rPr>
            <w:noProof/>
          </w:rPr>
          <w:t>6.3.5</w:t>
        </w:r>
        <w:r>
          <w:rPr>
            <w:rFonts w:eastAsiaTheme="minorEastAsia" w:cstheme="minorBidi"/>
            <w:noProof/>
            <w:kern w:val="2"/>
            <w:szCs w:val="24"/>
            <w:lang w:eastAsia="en-US"/>
            <w14:ligatures w14:val="standardContextual"/>
          </w:rPr>
          <w:tab/>
        </w:r>
        <w:r>
          <w:rPr>
            <w:noProof/>
          </w:rPr>
          <w:t>Use of previous year</w:t>
        </w:r>
        <w:r w:rsidRPr="009E1011">
          <w:rPr>
            <w:noProof/>
            <w:color w:val="FF0000"/>
          </w:rPr>
          <w:t xml:space="preserve"> </w:t>
        </w:r>
        <w:r>
          <w:rPr>
            <w:noProof/>
          </w:rPr>
          <w:t>and multiple year data</w:t>
        </w:r>
        <w:r>
          <w:rPr>
            <w:noProof/>
          </w:rPr>
          <w:tab/>
        </w:r>
        <w:r>
          <w:rPr>
            <w:noProof/>
          </w:rPr>
          <w:fldChar w:fldCharType="begin"/>
        </w:r>
        <w:r>
          <w:rPr>
            <w:noProof/>
          </w:rPr>
          <w:instrText xml:space="preserve"> PAGEREF _Toc220570360 \h </w:instrText>
        </w:r>
        <w:r>
          <w:rPr>
            <w:noProof/>
          </w:rPr>
        </w:r>
        <w:r>
          <w:rPr>
            <w:noProof/>
          </w:rPr>
          <w:fldChar w:fldCharType="separate"/>
        </w:r>
        <w:r w:rsidR="00742399">
          <w:rPr>
            <w:noProof/>
          </w:rPr>
          <w:t>26</w:t>
        </w:r>
        <w:r>
          <w:rPr>
            <w:noProof/>
          </w:rPr>
          <w:fldChar w:fldCharType="end"/>
        </w:r>
      </w:ins>
    </w:p>
    <w:p w14:paraId="69D9629A" w14:textId="3CB44288" w:rsidR="002F702F" w:rsidRDefault="002F702F">
      <w:pPr>
        <w:pStyle w:val="TOC3"/>
        <w:rPr>
          <w:ins w:id="255" w:author="KPMG_PQH" w:date="2026-04-07T11:25:00Z" w16du:dateUtc="2026-04-07T04:25:00Z"/>
          <w:rFonts w:eastAsiaTheme="minorEastAsia" w:cstheme="minorBidi"/>
          <w:noProof/>
          <w:kern w:val="2"/>
          <w:szCs w:val="24"/>
          <w:lang w:eastAsia="en-US"/>
          <w14:ligatures w14:val="standardContextual"/>
        </w:rPr>
      </w:pPr>
      <w:ins w:id="256" w:author="KPMG_PQH" w:date="2026-04-07T11:25:00Z" w16du:dateUtc="2026-04-07T04:25:00Z">
        <w:r>
          <w:rPr>
            <w:noProof/>
          </w:rPr>
          <w:t>6.3.6</w:t>
        </w:r>
        <w:r>
          <w:rPr>
            <w:rFonts w:eastAsiaTheme="minorEastAsia" w:cstheme="minorBidi"/>
            <w:noProof/>
            <w:kern w:val="2"/>
            <w:szCs w:val="24"/>
            <w:lang w:eastAsia="en-US"/>
            <w14:ligatures w14:val="standardContextual"/>
          </w:rPr>
          <w:tab/>
        </w:r>
        <w:r>
          <w:rPr>
            <w:noProof/>
          </w:rPr>
          <w:t>Adjustments</w:t>
        </w:r>
        <w:r>
          <w:rPr>
            <w:noProof/>
          </w:rPr>
          <w:tab/>
        </w:r>
        <w:r>
          <w:rPr>
            <w:noProof/>
          </w:rPr>
          <w:fldChar w:fldCharType="begin"/>
        </w:r>
        <w:r>
          <w:rPr>
            <w:noProof/>
          </w:rPr>
          <w:instrText xml:space="preserve"> PAGEREF _Toc220570361 \h </w:instrText>
        </w:r>
        <w:r>
          <w:rPr>
            <w:noProof/>
          </w:rPr>
        </w:r>
        <w:r>
          <w:rPr>
            <w:noProof/>
          </w:rPr>
          <w:fldChar w:fldCharType="separate"/>
        </w:r>
        <w:r w:rsidR="00742399">
          <w:rPr>
            <w:noProof/>
          </w:rPr>
          <w:t>27</w:t>
        </w:r>
        <w:r>
          <w:rPr>
            <w:noProof/>
          </w:rPr>
          <w:fldChar w:fldCharType="end"/>
        </w:r>
      </w:ins>
    </w:p>
    <w:p w14:paraId="53A88B15" w14:textId="6160413B" w:rsidR="002F702F" w:rsidRDefault="002F702F">
      <w:pPr>
        <w:pStyle w:val="TOC3"/>
        <w:rPr>
          <w:ins w:id="257" w:author="KPMG_PQH" w:date="2026-04-07T11:25:00Z" w16du:dateUtc="2026-04-07T04:25:00Z"/>
          <w:rFonts w:eastAsiaTheme="minorEastAsia" w:cstheme="minorBidi"/>
          <w:noProof/>
          <w:kern w:val="2"/>
          <w:szCs w:val="24"/>
          <w:lang w:eastAsia="en-US"/>
          <w14:ligatures w14:val="standardContextual"/>
        </w:rPr>
      </w:pPr>
      <w:ins w:id="258" w:author="KPMG_PQH" w:date="2026-04-07T11:25:00Z" w16du:dateUtc="2026-04-07T04:25:00Z">
        <w:r>
          <w:rPr>
            <w:noProof/>
          </w:rPr>
          <w:t>6.3.7</w:t>
        </w:r>
        <w:r>
          <w:rPr>
            <w:rFonts w:eastAsiaTheme="minorEastAsia" w:cstheme="minorBidi"/>
            <w:noProof/>
            <w:kern w:val="2"/>
            <w:szCs w:val="24"/>
            <w:lang w:eastAsia="en-US"/>
            <w14:ligatures w14:val="standardContextual"/>
          </w:rPr>
          <w:tab/>
        </w:r>
        <w:r>
          <w:rPr>
            <w:noProof/>
          </w:rPr>
          <w:t>The arm’s length range</w:t>
        </w:r>
        <w:r>
          <w:rPr>
            <w:noProof/>
          </w:rPr>
          <w:tab/>
        </w:r>
        <w:r>
          <w:rPr>
            <w:noProof/>
          </w:rPr>
          <w:fldChar w:fldCharType="begin"/>
        </w:r>
        <w:r>
          <w:rPr>
            <w:noProof/>
          </w:rPr>
          <w:instrText xml:space="preserve"> PAGEREF _Toc220570362 \h </w:instrText>
        </w:r>
        <w:r>
          <w:rPr>
            <w:noProof/>
          </w:rPr>
        </w:r>
        <w:r>
          <w:rPr>
            <w:noProof/>
          </w:rPr>
          <w:fldChar w:fldCharType="separate"/>
        </w:r>
        <w:r w:rsidR="00742399">
          <w:rPr>
            <w:noProof/>
          </w:rPr>
          <w:t>27</w:t>
        </w:r>
        <w:r>
          <w:rPr>
            <w:noProof/>
          </w:rPr>
          <w:fldChar w:fldCharType="end"/>
        </w:r>
      </w:ins>
    </w:p>
    <w:p w14:paraId="03EC7601" w14:textId="2E1F217B" w:rsidR="002F702F" w:rsidRDefault="002F702F">
      <w:pPr>
        <w:pStyle w:val="TOC3"/>
        <w:rPr>
          <w:ins w:id="259" w:author="KPMG_PQH" w:date="2026-04-07T11:25:00Z" w16du:dateUtc="2026-04-07T04:25:00Z"/>
          <w:rFonts w:eastAsiaTheme="minorEastAsia" w:cstheme="minorBidi"/>
          <w:noProof/>
          <w:kern w:val="2"/>
          <w:szCs w:val="24"/>
          <w:lang w:eastAsia="en-US"/>
          <w14:ligatures w14:val="standardContextual"/>
        </w:rPr>
      </w:pPr>
      <w:ins w:id="260" w:author="KPMG_PQH" w:date="2026-04-07T11:25:00Z" w16du:dateUtc="2026-04-07T04:25:00Z">
        <w:r>
          <w:rPr>
            <w:noProof/>
          </w:rPr>
          <w:t>6.3.8</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_Toc220570363 \h </w:instrText>
        </w:r>
        <w:r>
          <w:rPr>
            <w:noProof/>
          </w:rPr>
        </w:r>
        <w:r>
          <w:rPr>
            <w:noProof/>
          </w:rPr>
          <w:fldChar w:fldCharType="separate"/>
        </w:r>
        <w:r w:rsidR="00742399">
          <w:rPr>
            <w:noProof/>
          </w:rPr>
          <w:t>28</w:t>
        </w:r>
        <w:r>
          <w:rPr>
            <w:noProof/>
          </w:rPr>
          <w:fldChar w:fldCharType="end"/>
        </w:r>
      </w:ins>
    </w:p>
    <w:p w14:paraId="2177C1E2" w14:textId="6ADF38A4" w:rsidR="002F702F" w:rsidRDefault="002F702F">
      <w:pPr>
        <w:pStyle w:val="TOC1"/>
        <w:rPr>
          <w:ins w:id="261" w:author="KPMG_PQH" w:date="2026-04-07T11:25:00Z" w16du:dateUtc="2026-04-07T04:25:00Z"/>
          <w:rFonts w:eastAsiaTheme="minorEastAsia" w:cstheme="minorBidi"/>
          <w:noProof/>
          <w:kern w:val="2"/>
          <w:sz w:val="24"/>
          <w:szCs w:val="24"/>
          <w:lang w:eastAsia="en-US"/>
          <w14:ligatures w14:val="standardContextual"/>
        </w:rPr>
      </w:pPr>
      <w:ins w:id="262" w:author="KPMG_PQH" w:date="2026-04-07T11:25:00Z" w16du:dateUtc="2026-04-07T04:25:00Z">
        <w:r>
          <w:rPr>
            <w:noProof/>
          </w:rPr>
          <w:t>PART C.  FINANCIAL INFORMATION</w:t>
        </w:r>
        <w:r>
          <w:rPr>
            <w:noProof/>
          </w:rPr>
          <w:tab/>
        </w:r>
        <w:r>
          <w:rPr>
            <w:noProof/>
          </w:rPr>
          <w:fldChar w:fldCharType="begin"/>
        </w:r>
        <w:r>
          <w:rPr>
            <w:noProof/>
          </w:rPr>
          <w:instrText xml:space="preserve"> PAGEREF _Toc220570364 \h </w:instrText>
        </w:r>
        <w:r>
          <w:rPr>
            <w:noProof/>
          </w:rPr>
        </w:r>
        <w:r>
          <w:rPr>
            <w:noProof/>
          </w:rPr>
          <w:fldChar w:fldCharType="separate"/>
        </w:r>
        <w:r w:rsidR="00742399">
          <w:rPr>
            <w:noProof/>
          </w:rPr>
          <w:t>29</w:t>
        </w:r>
        <w:r>
          <w:rPr>
            <w:noProof/>
          </w:rPr>
          <w:fldChar w:fldCharType="end"/>
        </w:r>
      </w:ins>
    </w:p>
    <w:p w14:paraId="0A55B374" w14:textId="099A2545" w:rsidR="002F702F" w:rsidRDefault="002F702F">
      <w:pPr>
        <w:pStyle w:val="TOC1"/>
        <w:rPr>
          <w:ins w:id="263" w:author="KPMG_PQH" w:date="2026-04-07T11:25:00Z" w16du:dateUtc="2026-04-07T04:25:00Z"/>
          <w:rFonts w:eastAsiaTheme="minorEastAsia" w:cstheme="minorBidi"/>
          <w:noProof/>
          <w:kern w:val="2"/>
          <w:sz w:val="24"/>
          <w:szCs w:val="24"/>
          <w:lang w:eastAsia="en-US"/>
          <w14:ligatures w14:val="standardContextual"/>
        </w:rPr>
      </w:pPr>
      <w:ins w:id="264" w:author="KPMG_PQH" w:date="2026-04-07T11:25:00Z" w16du:dateUtc="2026-04-07T04:25:00Z">
        <w:r>
          <w:rPr>
            <w:noProof/>
          </w:rPr>
          <w:t>7</w:t>
        </w:r>
        <w:r>
          <w:rPr>
            <w:rFonts w:eastAsiaTheme="minorEastAsia" w:cstheme="minorBidi"/>
            <w:noProof/>
            <w:kern w:val="2"/>
            <w:sz w:val="24"/>
            <w:szCs w:val="24"/>
            <w:lang w:eastAsia="en-US"/>
            <w14:ligatures w14:val="standardContextual"/>
          </w:rPr>
          <w:tab/>
        </w:r>
        <w:r>
          <w:rPr>
            <w:noProof/>
          </w:rPr>
          <w:t>Financial information</w:t>
        </w:r>
        <w:r>
          <w:rPr>
            <w:noProof/>
          </w:rPr>
          <w:tab/>
        </w:r>
        <w:r>
          <w:rPr>
            <w:noProof/>
          </w:rPr>
          <w:fldChar w:fldCharType="begin"/>
        </w:r>
        <w:r>
          <w:rPr>
            <w:noProof/>
          </w:rPr>
          <w:instrText xml:space="preserve"> PAGEREF _Toc220570365 \h </w:instrText>
        </w:r>
        <w:r>
          <w:rPr>
            <w:noProof/>
          </w:rPr>
        </w:r>
        <w:r>
          <w:rPr>
            <w:noProof/>
          </w:rPr>
          <w:fldChar w:fldCharType="separate"/>
        </w:r>
        <w:r w:rsidR="00742399">
          <w:rPr>
            <w:noProof/>
          </w:rPr>
          <w:t>29</w:t>
        </w:r>
        <w:r>
          <w:rPr>
            <w:noProof/>
          </w:rPr>
          <w:fldChar w:fldCharType="end"/>
        </w:r>
      </w:ins>
    </w:p>
    <w:p w14:paraId="14D20D09" w14:textId="4ECA86E3" w:rsidR="002F702F" w:rsidRDefault="002F702F">
      <w:pPr>
        <w:pStyle w:val="TOC2"/>
        <w:rPr>
          <w:ins w:id="265" w:author="KPMG_PQH" w:date="2026-04-07T11:25:00Z" w16du:dateUtc="2026-04-07T04:25:00Z"/>
          <w:rFonts w:eastAsiaTheme="minorEastAsia" w:cstheme="minorBidi"/>
          <w:noProof/>
          <w:kern w:val="2"/>
          <w:szCs w:val="24"/>
          <w:lang w:eastAsia="en-US"/>
          <w14:ligatures w14:val="standardContextual"/>
        </w:rPr>
      </w:pPr>
      <w:ins w:id="266" w:author="KPMG_PQH" w:date="2026-04-07T11:25:00Z" w16du:dateUtc="2026-04-07T04:25:00Z">
        <w:r>
          <w:rPr>
            <w:noProof/>
          </w:rPr>
          <w:t>7.1</w:t>
        </w:r>
        <w:r>
          <w:rPr>
            <w:rFonts w:eastAsiaTheme="minorEastAsia" w:cstheme="minorBidi"/>
            <w:noProof/>
            <w:kern w:val="2"/>
            <w:szCs w:val="24"/>
            <w:lang w:eastAsia="en-US"/>
            <w14:ligatures w14:val="standardContextual"/>
          </w:rPr>
          <w:tab/>
        </w:r>
        <w:r>
          <w:rPr>
            <w:noProof/>
          </w:rPr>
          <w:t>HMV’s financial statements in FY2024</w:t>
        </w:r>
        <w:r>
          <w:rPr>
            <w:noProof/>
          </w:rPr>
          <w:tab/>
        </w:r>
        <w:r>
          <w:rPr>
            <w:noProof/>
          </w:rPr>
          <w:fldChar w:fldCharType="begin"/>
        </w:r>
        <w:r>
          <w:rPr>
            <w:noProof/>
          </w:rPr>
          <w:instrText xml:space="preserve"> PAGEREF _Toc220570366 \h </w:instrText>
        </w:r>
        <w:r>
          <w:rPr>
            <w:noProof/>
          </w:rPr>
        </w:r>
        <w:r>
          <w:rPr>
            <w:noProof/>
          </w:rPr>
          <w:fldChar w:fldCharType="separate"/>
        </w:r>
        <w:r w:rsidR="00742399">
          <w:rPr>
            <w:noProof/>
          </w:rPr>
          <w:t>29</w:t>
        </w:r>
        <w:r>
          <w:rPr>
            <w:noProof/>
          </w:rPr>
          <w:fldChar w:fldCharType="end"/>
        </w:r>
      </w:ins>
    </w:p>
    <w:p w14:paraId="594AC5F8" w14:textId="4A553168" w:rsidR="002F702F" w:rsidRDefault="002F702F">
      <w:pPr>
        <w:pStyle w:val="TOC2"/>
        <w:rPr>
          <w:ins w:id="267" w:author="KPMG_PQH" w:date="2026-04-07T11:25:00Z" w16du:dateUtc="2026-04-07T04:25:00Z"/>
          <w:rFonts w:eastAsiaTheme="minorEastAsia" w:cstheme="minorBidi"/>
          <w:noProof/>
          <w:kern w:val="2"/>
          <w:szCs w:val="24"/>
          <w:lang w:eastAsia="en-US"/>
          <w14:ligatures w14:val="standardContextual"/>
        </w:rPr>
      </w:pPr>
      <w:ins w:id="268" w:author="KPMG_PQH" w:date="2026-04-07T11:25:00Z" w16du:dateUtc="2026-04-07T04:25:00Z">
        <w:r>
          <w:rPr>
            <w:noProof/>
          </w:rPr>
          <w:t>7.2</w:t>
        </w:r>
        <w:r>
          <w:rPr>
            <w:rFonts w:eastAsiaTheme="minorEastAsia" w:cstheme="minorBidi"/>
            <w:noProof/>
            <w:kern w:val="2"/>
            <w:szCs w:val="24"/>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_Toc220570367 \h </w:instrText>
        </w:r>
        <w:r>
          <w:rPr>
            <w:noProof/>
          </w:rPr>
        </w:r>
        <w:r>
          <w:rPr>
            <w:noProof/>
          </w:rPr>
          <w:fldChar w:fldCharType="separate"/>
        </w:r>
        <w:r w:rsidR="00742399">
          <w:rPr>
            <w:noProof/>
          </w:rPr>
          <w:t>29</w:t>
        </w:r>
        <w:r>
          <w:rPr>
            <w:noProof/>
          </w:rPr>
          <w:fldChar w:fldCharType="end"/>
        </w:r>
      </w:ins>
    </w:p>
    <w:p w14:paraId="2499A1AC" w14:textId="7E98EAB5" w:rsidR="002F702F" w:rsidRDefault="002F702F">
      <w:pPr>
        <w:pStyle w:val="TOC2"/>
        <w:rPr>
          <w:ins w:id="269" w:author="KPMG_PQH" w:date="2026-04-07T11:25:00Z" w16du:dateUtc="2026-04-07T04:25:00Z"/>
          <w:rFonts w:eastAsiaTheme="minorEastAsia" w:cstheme="minorBidi"/>
          <w:noProof/>
          <w:kern w:val="2"/>
          <w:szCs w:val="24"/>
          <w:lang w:eastAsia="en-US"/>
          <w14:ligatures w14:val="standardContextual"/>
        </w:rPr>
      </w:pPr>
      <w:ins w:id="270" w:author="KPMG_PQH" w:date="2026-04-07T11:25:00Z" w16du:dateUtc="2026-04-07T04:25:00Z">
        <w:r>
          <w:rPr>
            <w:noProof/>
          </w:rPr>
          <w:t>7.3</w:t>
        </w:r>
        <w:r>
          <w:rPr>
            <w:rFonts w:eastAsiaTheme="minorEastAsia" w:cstheme="minorBidi"/>
            <w:noProof/>
            <w:kern w:val="2"/>
            <w:szCs w:val="24"/>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_Toc220570368 \h </w:instrText>
        </w:r>
        <w:r>
          <w:rPr>
            <w:noProof/>
          </w:rPr>
        </w:r>
        <w:r>
          <w:rPr>
            <w:noProof/>
          </w:rPr>
          <w:fldChar w:fldCharType="separate"/>
        </w:r>
        <w:r w:rsidR="00742399">
          <w:rPr>
            <w:noProof/>
          </w:rPr>
          <w:t>30</w:t>
        </w:r>
        <w:r>
          <w:rPr>
            <w:noProof/>
          </w:rPr>
          <w:fldChar w:fldCharType="end"/>
        </w:r>
      </w:ins>
    </w:p>
    <w:p w14:paraId="34DC1083" w14:textId="4AC0ED53" w:rsidR="002F702F" w:rsidRDefault="002F702F">
      <w:pPr>
        <w:pStyle w:val="TOC2"/>
        <w:rPr>
          <w:ins w:id="271" w:author="KPMG_PQH" w:date="2026-04-07T11:25:00Z" w16du:dateUtc="2026-04-07T04:25:00Z"/>
          <w:rFonts w:eastAsiaTheme="minorEastAsia" w:cstheme="minorBidi"/>
          <w:noProof/>
          <w:kern w:val="2"/>
          <w:szCs w:val="24"/>
          <w:lang w:eastAsia="en-US"/>
          <w14:ligatures w14:val="standardContextual"/>
        </w:rPr>
      </w:pPr>
      <w:ins w:id="272" w:author="KPMG_PQH" w:date="2026-04-07T11:25:00Z" w16du:dateUtc="2026-04-07T04:25:00Z">
        <w:r>
          <w:rPr>
            <w:noProof/>
          </w:rPr>
          <w:lastRenderedPageBreak/>
          <w:t>7.4</w:t>
        </w:r>
        <w:r>
          <w:rPr>
            <w:rFonts w:eastAsiaTheme="minorEastAsia" w:cstheme="minorBidi"/>
            <w:noProof/>
            <w:kern w:val="2"/>
            <w:szCs w:val="24"/>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_Toc220570369 \h </w:instrText>
        </w:r>
        <w:r>
          <w:rPr>
            <w:noProof/>
          </w:rPr>
        </w:r>
        <w:r>
          <w:rPr>
            <w:noProof/>
          </w:rPr>
          <w:fldChar w:fldCharType="separate"/>
        </w:r>
        <w:r w:rsidR="00742399">
          <w:rPr>
            <w:noProof/>
          </w:rPr>
          <w:t>30</w:t>
        </w:r>
        <w:r>
          <w:rPr>
            <w:noProof/>
          </w:rPr>
          <w:fldChar w:fldCharType="end"/>
        </w:r>
      </w:ins>
    </w:p>
    <w:p w14:paraId="797240F0" w14:textId="27E7D93B" w:rsidR="002F702F" w:rsidRDefault="002F702F">
      <w:pPr>
        <w:pStyle w:val="TOC1"/>
        <w:rPr>
          <w:ins w:id="273" w:author="KPMG_PQH" w:date="2026-04-07T11:25:00Z" w16du:dateUtc="2026-04-07T04:25:00Z"/>
          <w:rFonts w:eastAsiaTheme="minorEastAsia" w:cstheme="minorBidi"/>
          <w:noProof/>
          <w:kern w:val="2"/>
          <w:sz w:val="24"/>
          <w:szCs w:val="24"/>
          <w:lang w:eastAsia="en-US"/>
          <w14:ligatures w14:val="standardContextual"/>
        </w:rPr>
      </w:pPr>
      <w:ins w:id="274" w:author="KPMG_PQH" w:date="2026-04-07T11:25:00Z" w16du:dateUtc="2026-04-07T04:25:00Z">
        <w:r>
          <w:rPr>
            <w:noProof/>
          </w:rPr>
          <w:t>Appendices</w:t>
        </w:r>
        <w:r>
          <w:rPr>
            <w:noProof/>
          </w:rPr>
          <w:tab/>
        </w:r>
        <w:r>
          <w:rPr>
            <w:noProof/>
          </w:rPr>
          <w:fldChar w:fldCharType="begin"/>
        </w:r>
        <w:r>
          <w:rPr>
            <w:noProof/>
          </w:rPr>
          <w:instrText xml:space="preserve"> PAGEREF _Toc220570370 \h </w:instrText>
        </w:r>
        <w:r>
          <w:rPr>
            <w:noProof/>
          </w:rPr>
        </w:r>
        <w:r>
          <w:rPr>
            <w:noProof/>
          </w:rPr>
          <w:fldChar w:fldCharType="separate"/>
        </w:r>
        <w:r w:rsidR="00742399">
          <w:rPr>
            <w:noProof/>
          </w:rPr>
          <w:t>31</w:t>
        </w:r>
        <w:r>
          <w:rPr>
            <w:noProof/>
          </w:rPr>
          <w:fldChar w:fldCharType="end"/>
        </w:r>
      </w:ins>
    </w:p>
    <w:p w14:paraId="2F321EBD" w14:textId="0FF32ED3" w:rsidR="002F702F" w:rsidRDefault="002F702F">
      <w:pPr>
        <w:pStyle w:val="TOC1"/>
        <w:rPr>
          <w:ins w:id="275" w:author="KPMG_PQH" w:date="2026-04-07T11:25:00Z" w16du:dateUtc="2026-04-07T04:25:00Z"/>
          <w:rFonts w:eastAsiaTheme="minorEastAsia" w:cstheme="minorBidi"/>
          <w:noProof/>
          <w:kern w:val="2"/>
          <w:sz w:val="24"/>
          <w:szCs w:val="24"/>
          <w:lang w:eastAsia="en-US"/>
          <w14:ligatures w14:val="standardContextual"/>
        </w:rPr>
      </w:pPr>
      <w:ins w:id="276" w:author="KPMG_PQH" w:date="2026-04-07T11:25:00Z" w16du:dateUtc="2026-04-07T04:25:00Z">
        <w:r>
          <w:rPr>
            <w:noProof/>
          </w:rPr>
          <w:t>A</w:t>
        </w:r>
        <w:r>
          <w:rPr>
            <w:rFonts w:eastAsiaTheme="minorEastAsia" w:cstheme="minorBidi"/>
            <w:noProof/>
            <w:kern w:val="2"/>
            <w:sz w:val="24"/>
            <w:szCs w:val="24"/>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_Toc220570371 \h </w:instrText>
        </w:r>
        <w:r>
          <w:rPr>
            <w:noProof/>
          </w:rPr>
        </w:r>
        <w:r>
          <w:rPr>
            <w:noProof/>
          </w:rPr>
          <w:fldChar w:fldCharType="separate"/>
        </w:r>
        <w:r w:rsidR="00742399">
          <w:rPr>
            <w:noProof/>
          </w:rPr>
          <w:t>32</w:t>
        </w:r>
        <w:r>
          <w:rPr>
            <w:noProof/>
          </w:rPr>
          <w:fldChar w:fldCharType="end"/>
        </w:r>
      </w:ins>
    </w:p>
    <w:p w14:paraId="30D213B3" w14:textId="6D8A9F30" w:rsidR="002F702F" w:rsidRDefault="002F702F">
      <w:pPr>
        <w:pStyle w:val="TOC2"/>
        <w:rPr>
          <w:ins w:id="277" w:author="KPMG_PQH" w:date="2026-04-07T11:25:00Z" w16du:dateUtc="2026-04-07T04:25:00Z"/>
          <w:rFonts w:eastAsiaTheme="minorEastAsia" w:cstheme="minorBidi"/>
          <w:noProof/>
          <w:kern w:val="2"/>
          <w:szCs w:val="24"/>
          <w:lang w:eastAsia="en-US"/>
          <w14:ligatures w14:val="standardContextual"/>
        </w:rPr>
      </w:pPr>
      <w:ins w:id="278" w:author="KPMG_PQH" w:date="2026-04-07T11:25:00Z" w16du:dateUtc="2026-04-07T04:25:00Z">
        <w:r>
          <w:rPr>
            <w:noProof/>
          </w:rPr>
          <w:t>A.1</w:t>
        </w:r>
        <w:r>
          <w:rPr>
            <w:rFonts w:eastAsiaTheme="minorEastAsia" w:cstheme="minorBidi"/>
            <w:noProof/>
            <w:kern w:val="2"/>
            <w:szCs w:val="24"/>
            <w:lang w:eastAsia="en-US"/>
            <w14:ligatures w14:val="standardContextual"/>
          </w:rPr>
          <w:tab/>
        </w:r>
        <w:r>
          <w:rPr>
            <w:noProof/>
          </w:rPr>
          <w:t>Arm’s length principle</w:t>
        </w:r>
        <w:r>
          <w:rPr>
            <w:noProof/>
          </w:rPr>
          <w:tab/>
        </w:r>
        <w:r>
          <w:rPr>
            <w:noProof/>
          </w:rPr>
          <w:fldChar w:fldCharType="begin"/>
        </w:r>
        <w:r>
          <w:rPr>
            <w:noProof/>
          </w:rPr>
          <w:instrText xml:space="preserve"> PAGEREF _Toc220570372 \h </w:instrText>
        </w:r>
        <w:r>
          <w:rPr>
            <w:noProof/>
          </w:rPr>
        </w:r>
        <w:r>
          <w:rPr>
            <w:noProof/>
          </w:rPr>
          <w:fldChar w:fldCharType="separate"/>
        </w:r>
        <w:r w:rsidR="00742399">
          <w:rPr>
            <w:noProof/>
          </w:rPr>
          <w:t>32</w:t>
        </w:r>
        <w:r>
          <w:rPr>
            <w:noProof/>
          </w:rPr>
          <w:fldChar w:fldCharType="end"/>
        </w:r>
      </w:ins>
    </w:p>
    <w:p w14:paraId="064A881B" w14:textId="6671BD92" w:rsidR="002F702F" w:rsidRDefault="002F702F">
      <w:pPr>
        <w:pStyle w:val="TOC2"/>
        <w:rPr>
          <w:ins w:id="279" w:author="KPMG_PQH" w:date="2026-04-07T11:25:00Z" w16du:dateUtc="2026-04-07T04:25:00Z"/>
          <w:rFonts w:eastAsiaTheme="minorEastAsia" w:cstheme="minorBidi"/>
          <w:noProof/>
          <w:kern w:val="2"/>
          <w:szCs w:val="24"/>
          <w:lang w:eastAsia="en-US"/>
          <w14:ligatures w14:val="standardContextual"/>
        </w:rPr>
      </w:pPr>
      <w:ins w:id="280" w:author="KPMG_PQH" w:date="2026-04-07T11:25:00Z" w16du:dateUtc="2026-04-07T04:25:00Z">
        <w:r>
          <w:rPr>
            <w:noProof/>
          </w:rPr>
          <w:t>A.2</w:t>
        </w:r>
        <w:r>
          <w:rPr>
            <w:rFonts w:eastAsiaTheme="minorEastAsia" w:cstheme="minorBidi"/>
            <w:noProof/>
            <w:kern w:val="2"/>
            <w:szCs w:val="24"/>
            <w:lang w:eastAsia="en-US"/>
            <w14:ligatures w14:val="standardContextual"/>
          </w:rPr>
          <w:tab/>
        </w:r>
        <w:r>
          <w:rPr>
            <w:noProof/>
          </w:rPr>
          <w:t>Transfer pricing documentation</w:t>
        </w:r>
        <w:r>
          <w:rPr>
            <w:noProof/>
          </w:rPr>
          <w:tab/>
        </w:r>
        <w:r>
          <w:rPr>
            <w:noProof/>
          </w:rPr>
          <w:fldChar w:fldCharType="begin"/>
        </w:r>
        <w:r>
          <w:rPr>
            <w:noProof/>
          </w:rPr>
          <w:instrText xml:space="preserve"> PAGEREF _Toc220570373 \h </w:instrText>
        </w:r>
        <w:r>
          <w:rPr>
            <w:noProof/>
          </w:rPr>
        </w:r>
        <w:r>
          <w:rPr>
            <w:noProof/>
          </w:rPr>
          <w:fldChar w:fldCharType="separate"/>
        </w:r>
        <w:r w:rsidR="00742399">
          <w:rPr>
            <w:noProof/>
          </w:rPr>
          <w:t>32</w:t>
        </w:r>
        <w:r>
          <w:rPr>
            <w:noProof/>
          </w:rPr>
          <w:fldChar w:fldCharType="end"/>
        </w:r>
      </w:ins>
    </w:p>
    <w:p w14:paraId="7454319F" w14:textId="0C85DAA7" w:rsidR="002F702F" w:rsidRDefault="002F702F">
      <w:pPr>
        <w:pStyle w:val="TOC1"/>
        <w:rPr>
          <w:ins w:id="281" w:author="KPMG_PQH" w:date="2026-04-07T11:25:00Z" w16du:dateUtc="2026-04-07T04:25:00Z"/>
          <w:rFonts w:eastAsiaTheme="minorEastAsia" w:cstheme="minorBidi"/>
          <w:noProof/>
          <w:kern w:val="2"/>
          <w:sz w:val="24"/>
          <w:szCs w:val="24"/>
          <w:lang w:eastAsia="en-US"/>
          <w14:ligatures w14:val="standardContextual"/>
        </w:rPr>
      </w:pPr>
      <w:ins w:id="282" w:author="KPMG_PQH" w:date="2026-04-07T11:25:00Z" w16du:dateUtc="2026-04-07T04:25:00Z">
        <w:r>
          <w:rPr>
            <w:noProof/>
          </w:rPr>
          <w:t>B</w:t>
        </w:r>
        <w:r>
          <w:rPr>
            <w:rFonts w:eastAsiaTheme="minorEastAsia" w:cstheme="minorBidi"/>
            <w:noProof/>
            <w:kern w:val="2"/>
            <w:sz w:val="24"/>
            <w:szCs w:val="24"/>
            <w:lang w:eastAsia="en-US"/>
            <w14:ligatures w14:val="standardContextual"/>
          </w:rPr>
          <w:tab/>
        </w:r>
        <w:r>
          <w:rPr>
            <w:noProof/>
          </w:rPr>
          <w:t>Types of related party relationship under Decree 132 and Decree 20/2025</w:t>
        </w:r>
        <w:r>
          <w:rPr>
            <w:noProof/>
          </w:rPr>
          <w:tab/>
        </w:r>
        <w:r>
          <w:rPr>
            <w:noProof/>
          </w:rPr>
          <w:fldChar w:fldCharType="begin"/>
        </w:r>
        <w:r>
          <w:rPr>
            <w:noProof/>
          </w:rPr>
          <w:instrText xml:space="preserve"> PAGEREF _Toc220570374 \h </w:instrText>
        </w:r>
        <w:r>
          <w:rPr>
            <w:noProof/>
          </w:rPr>
        </w:r>
        <w:r>
          <w:rPr>
            <w:noProof/>
          </w:rPr>
          <w:fldChar w:fldCharType="separate"/>
        </w:r>
        <w:r w:rsidR="00742399">
          <w:rPr>
            <w:noProof/>
          </w:rPr>
          <w:t>33</w:t>
        </w:r>
        <w:r>
          <w:rPr>
            <w:noProof/>
          </w:rPr>
          <w:fldChar w:fldCharType="end"/>
        </w:r>
      </w:ins>
    </w:p>
    <w:p w14:paraId="5D009B58" w14:textId="5C3F7233" w:rsidR="002F702F" w:rsidRDefault="002F702F">
      <w:pPr>
        <w:pStyle w:val="TOC1"/>
        <w:rPr>
          <w:ins w:id="283" w:author="KPMG_PQH" w:date="2026-04-07T11:25:00Z" w16du:dateUtc="2026-04-07T04:25:00Z"/>
          <w:rFonts w:eastAsiaTheme="minorEastAsia" w:cstheme="minorBidi"/>
          <w:noProof/>
          <w:kern w:val="2"/>
          <w:sz w:val="24"/>
          <w:szCs w:val="24"/>
          <w:lang w:eastAsia="en-US"/>
          <w14:ligatures w14:val="standardContextual"/>
        </w:rPr>
      </w:pPr>
      <w:ins w:id="284" w:author="KPMG_PQH" w:date="2026-04-07T11:25:00Z" w16du:dateUtc="2026-04-07T04:25:00Z">
        <w:r>
          <w:rPr>
            <w:noProof/>
          </w:rPr>
          <w:t>C</w:t>
        </w:r>
        <w:r>
          <w:rPr>
            <w:rFonts w:eastAsiaTheme="minorEastAsia" w:cstheme="minorBidi"/>
            <w:noProof/>
            <w:kern w:val="2"/>
            <w:sz w:val="24"/>
            <w:szCs w:val="24"/>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_Toc220570375 \h </w:instrText>
        </w:r>
        <w:r>
          <w:rPr>
            <w:noProof/>
          </w:rPr>
        </w:r>
        <w:r>
          <w:rPr>
            <w:noProof/>
          </w:rPr>
          <w:fldChar w:fldCharType="separate"/>
        </w:r>
        <w:r w:rsidR="00742399">
          <w:rPr>
            <w:noProof/>
          </w:rPr>
          <w:t>35</w:t>
        </w:r>
        <w:r>
          <w:rPr>
            <w:noProof/>
          </w:rPr>
          <w:fldChar w:fldCharType="end"/>
        </w:r>
      </w:ins>
    </w:p>
    <w:p w14:paraId="7B545F19" w14:textId="53FDF8FC" w:rsidR="002F702F" w:rsidRDefault="002F702F">
      <w:pPr>
        <w:pStyle w:val="TOC2"/>
        <w:rPr>
          <w:ins w:id="285" w:author="KPMG_PQH" w:date="2026-04-07T11:25:00Z" w16du:dateUtc="2026-04-07T04:25:00Z"/>
          <w:rFonts w:eastAsiaTheme="minorEastAsia" w:cstheme="minorBidi"/>
          <w:noProof/>
          <w:kern w:val="2"/>
          <w:szCs w:val="24"/>
          <w:lang w:eastAsia="en-US"/>
          <w14:ligatures w14:val="standardContextual"/>
        </w:rPr>
      </w:pPr>
      <w:ins w:id="286" w:author="KPMG_PQH" w:date="2026-04-07T11:25:00Z" w16du:dateUtc="2026-04-07T04:25:00Z">
        <w:r>
          <w:rPr>
            <w:noProof/>
          </w:rPr>
          <w:t>C.1</w:t>
        </w:r>
        <w:r>
          <w:rPr>
            <w:rFonts w:eastAsiaTheme="minorEastAsia" w:cstheme="minorBidi"/>
            <w:noProof/>
            <w:kern w:val="2"/>
            <w:szCs w:val="24"/>
            <w:lang w:eastAsia="en-US"/>
            <w14:ligatures w14:val="standardContextual"/>
          </w:rPr>
          <w:tab/>
        </w:r>
        <w:r>
          <w:rPr>
            <w:noProof/>
          </w:rPr>
          <w:t>The CUP method</w:t>
        </w:r>
        <w:r>
          <w:rPr>
            <w:noProof/>
          </w:rPr>
          <w:tab/>
        </w:r>
        <w:r>
          <w:rPr>
            <w:noProof/>
          </w:rPr>
          <w:fldChar w:fldCharType="begin"/>
        </w:r>
        <w:r>
          <w:rPr>
            <w:noProof/>
          </w:rPr>
          <w:instrText xml:space="preserve"> PAGEREF _Toc220570376 \h </w:instrText>
        </w:r>
        <w:r>
          <w:rPr>
            <w:noProof/>
          </w:rPr>
        </w:r>
        <w:r>
          <w:rPr>
            <w:noProof/>
          </w:rPr>
          <w:fldChar w:fldCharType="separate"/>
        </w:r>
        <w:r w:rsidR="00742399">
          <w:rPr>
            <w:noProof/>
          </w:rPr>
          <w:t>35</w:t>
        </w:r>
        <w:r>
          <w:rPr>
            <w:noProof/>
          </w:rPr>
          <w:fldChar w:fldCharType="end"/>
        </w:r>
      </w:ins>
    </w:p>
    <w:p w14:paraId="6ED14401" w14:textId="7CD60B68" w:rsidR="002F702F" w:rsidRDefault="002F702F">
      <w:pPr>
        <w:pStyle w:val="TOC2"/>
        <w:rPr>
          <w:ins w:id="287" w:author="KPMG_PQH" w:date="2026-04-07T11:25:00Z" w16du:dateUtc="2026-04-07T04:25:00Z"/>
          <w:rFonts w:eastAsiaTheme="minorEastAsia" w:cstheme="minorBidi"/>
          <w:noProof/>
          <w:kern w:val="2"/>
          <w:szCs w:val="24"/>
          <w:lang w:eastAsia="en-US"/>
          <w14:ligatures w14:val="standardContextual"/>
        </w:rPr>
      </w:pPr>
      <w:ins w:id="288" w:author="KPMG_PQH" w:date="2026-04-07T11:25:00Z" w16du:dateUtc="2026-04-07T04:25:00Z">
        <w:r>
          <w:rPr>
            <w:noProof/>
          </w:rPr>
          <w:t>C.2</w:t>
        </w:r>
        <w:r>
          <w:rPr>
            <w:rFonts w:eastAsiaTheme="minorEastAsia" w:cstheme="minorBidi"/>
            <w:noProof/>
            <w:kern w:val="2"/>
            <w:szCs w:val="24"/>
            <w:lang w:eastAsia="en-US"/>
            <w14:ligatures w14:val="standardContextual"/>
          </w:rPr>
          <w:tab/>
        </w:r>
        <w:r>
          <w:rPr>
            <w:noProof/>
          </w:rPr>
          <w:t>Comparable profit margin methods</w:t>
        </w:r>
        <w:r>
          <w:rPr>
            <w:noProof/>
          </w:rPr>
          <w:tab/>
        </w:r>
        <w:r>
          <w:rPr>
            <w:noProof/>
          </w:rPr>
          <w:fldChar w:fldCharType="begin"/>
        </w:r>
        <w:r>
          <w:rPr>
            <w:noProof/>
          </w:rPr>
          <w:instrText xml:space="preserve"> PAGEREF _Toc220570377 \h </w:instrText>
        </w:r>
        <w:r>
          <w:rPr>
            <w:noProof/>
          </w:rPr>
        </w:r>
        <w:r>
          <w:rPr>
            <w:noProof/>
          </w:rPr>
          <w:fldChar w:fldCharType="separate"/>
        </w:r>
        <w:r w:rsidR="00742399">
          <w:rPr>
            <w:noProof/>
          </w:rPr>
          <w:t>36</w:t>
        </w:r>
        <w:r>
          <w:rPr>
            <w:noProof/>
          </w:rPr>
          <w:fldChar w:fldCharType="end"/>
        </w:r>
      </w:ins>
    </w:p>
    <w:p w14:paraId="6D2AD95D" w14:textId="7036EC6E" w:rsidR="002F702F" w:rsidRDefault="002F702F">
      <w:pPr>
        <w:pStyle w:val="TOC2"/>
        <w:rPr>
          <w:ins w:id="289" w:author="KPMG_PQH" w:date="2026-04-07T11:25:00Z" w16du:dateUtc="2026-04-07T04:25:00Z"/>
          <w:rFonts w:eastAsiaTheme="minorEastAsia" w:cstheme="minorBidi"/>
          <w:noProof/>
          <w:kern w:val="2"/>
          <w:szCs w:val="24"/>
          <w:lang w:eastAsia="en-US"/>
          <w14:ligatures w14:val="standardContextual"/>
        </w:rPr>
      </w:pPr>
      <w:ins w:id="290" w:author="KPMG_PQH" w:date="2026-04-07T11:25:00Z" w16du:dateUtc="2026-04-07T04:25:00Z">
        <w:r>
          <w:rPr>
            <w:noProof/>
          </w:rPr>
          <w:t>C.3</w:t>
        </w:r>
        <w:r>
          <w:rPr>
            <w:rFonts w:eastAsiaTheme="minorEastAsia" w:cstheme="minorBidi"/>
            <w:noProof/>
            <w:kern w:val="2"/>
            <w:szCs w:val="24"/>
            <w:lang w:eastAsia="en-US"/>
            <w14:ligatures w14:val="standardContextual"/>
          </w:rPr>
          <w:tab/>
        </w:r>
        <w:r>
          <w:rPr>
            <w:noProof/>
          </w:rPr>
          <w:t>The PSM</w:t>
        </w:r>
        <w:r>
          <w:rPr>
            <w:noProof/>
          </w:rPr>
          <w:tab/>
        </w:r>
        <w:r>
          <w:rPr>
            <w:noProof/>
          </w:rPr>
          <w:fldChar w:fldCharType="begin"/>
        </w:r>
        <w:r>
          <w:rPr>
            <w:noProof/>
          </w:rPr>
          <w:instrText xml:space="preserve"> PAGEREF _Toc220570378 \h </w:instrText>
        </w:r>
        <w:r>
          <w:rPr>
            <w:noProof/>
          </w:rPr>
        </w:r>
        <w:r>
          <w:rPr>
            <w:noProof/>
          </w:rPr>
          <w:fldChar w:fldCharType="separate"/>
        </w:r>
        <w:r w:rsidR="00742399">
          <w:rPr>
            <w:noProof/>
          </w:rPr>
          <w:t>39</w:t>
        </w:r>
        <w:r>
          <w:rPr>
            <w:noProof/>
          </w:rPr>
          <w:fldChar w:fldCharType="end"/>
        </w:r>
      </w:ins>
    </w:p>
    <w:p w14:paraId="1FE1C07E" w14:textId="10F1108E" w:rsidR="002F702F" w:rsidRDefault="002F702F">
      <w:pPr>
        <w:pStyle w:val="TOC1"/>
        <w:rPr>
          <w:ins w:id="291" w:author="KPMG_PQH" w:date="2026-04-07T11:25:00Z" w16du:dateUtc="2026-04-07T04:25:00Z"/>
          <w:rFonts w:eastAsiaTheme="minorEastAsia" w:cstheme="minorBidi"/>
          <w:noProof/>
          <w:kern w:val="2"/>
          <w:sz w:val="24"/>
          <w:szCs w:val="24"/>
          <w:lang w:eastAsia="en-US"/>
          <w14:ligatures w14:val="standardContextual"/>
        </w:rPr>
      </w:pPr>
      <w:ins w:id="292" w:author="KPMG_PQH" w:date="2026-04-07T11:25:00Z" w16du:dateUtc="2026-04-07T04:25:00Z">
        <w:r>
          <w:rPr>
            <w:noProof/>
          </w:rPr>
          <w:t>D</w:t>
        </w:r>
        <w:r>
          <w:rPr>
            <w:rFonts w:eastAsiaTheme="minorEastAsia" w:cstheme="minorBidi"/>
            <w:noProof/>
            <w:kern w:val="2"/>
            <w:sz w:val="24"/>
            <w:szCs w:val="24"/>
            <w:lang w:eastAsia="en-US"/>
            <w14:ligatures w14:val="standardContextual"/>
          </w:rPr>
          <w:tab/>
        </w:r>
        <w:r>
          <w:rPr>
            <w:noProof/>
          </w:rPr>
          <w:t>Search for comparable companies</w:t>
        </w:r>
        <w:r>
          <w:rPr>
            <w:noProof/>
          </w:rPr>
          <w:tab/>
        </w:r>
        <w:r>
          <w:rPr>
            <w:noProof/>
          </w:rPr>
          <w:fldChar w:fldCharType="begin"/>
        </w:r>
        <w:r>
          <w:rPr>
            <w:noProof/>
          </w:rPr>
          <w:instrText xml:space="preserve"> PAGEREF _Toc220570379 \h </w:instrText>
        </w:r>
        <w:r>
          <w:rPr>
            <w:noProof/>
          </w:rPr>
        </w:r>
        <w:r>
          <w:rPr>
            <w:noProof/>
          </w:rPr>
          <w:fldChar w:fldCharType="separate"/>
        </w:r>
        <w:r w:rsidR="00742399">
          <w:rPr>
            <w:noProof/>
          </w:rPr>
          <w:t>40</w:t>
        </w:r>
        <w:r>
          <w:rPr>
            <w:noProof/>
          </w:rPr>
          <w:fldChar w:fldCharType="end"/>
        </w:r>
      </w:ins>
    </w:p>
    <w:p w14:paraId="32A2776B" w14:textId="3B25EF4D" w:rsidR="002F702F" w:rsidRDefault="002F702F">
      <w:pPr>
        <w:pStyle w:val="TOC2"/>
        <w:rPr>
          <w:ins w:id="293" w:author="KPMG_PQH" w:date="2026-04-07T11:25:00Z" w16du:dateUtc="2026-04-07T04:25:00Z"/>
          <w:rFonts w:eastAsiaTheme="minorEastAsia" w:cstheme="minorBidi"/>
          <w:noProof/>
          <w:kern w:val="2"/>
          <w:szCs w:val="24"/>
          <w:lang w:eastAsia="en-US"/>
          <w14:ligatures w14:val="standardContextual"/>
        </w:rPr>
      </w:pPr>
      <w:ins w:id="294" w:author="KPMG_PQH" w:date="2026-04-07T11:25:00Z" w16du:dateUtc="2026-04-07T04:25:00Z">
        <w:r>
          <w:rPr>
            <w:noProof/>
          </w:rPr>
          <w:t>D.1</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_Toc220570380 \h </w:instrText>
        </w:r>
        <w:r>
          <w:rPr>
            <w:noProof/>
          </w:rPr>
        </w:r>
        <w:r>
          <w:rPr>
            <w:noProof/>
          </w:rPr>
          <w:fldChar w:fldCharType="separate"/>
        </w:r>
        <w:r w:rsidR="00742399">
          <w:rPr>
            <w:noProof/>
          </w:rPr>
          <w:t>40</w:t>
        </w:r>
        <w:r>
          <w:rPr>
            <w:noProof/>
          </w:rPr>
          <w:fldChar w:fldCharType="end"/>
        </w:r>
      </w:ins>
    </w:p>
    <w:p w14:paraId="1DCC0EF4" w14:textId="51BCA05A" w:rsidR="002F702F" w:rsidRDefault="002F702F">
      <w:pPr>
        <w:pStyle w:val="TOC2"/>
        <w:rPr>
          <w:ins w:id="295" w:author="KPMG_PQH" w:date="2026-04-07T11:25:00Z" w16du:dateUtc="2026-04-07T04:25:00Z"/>
          <w:rFonts w:eastAsiaTheme="minorEastAsia" w:cstheme="minorBidi"/>
          <w:noProof/>
          <w:kern w:val="2"/>
          <w:szCs w:val="24"/>
          <w:lang w:eastAsia="en-US"/>
          <w14:ligatures w14:val="standardContextual"/>
        </w:rPr>
      </w:pPr>
      <w:ins w:id="296" w:author="KPMG_PQH" w:date="2026-04-07T11:25:00Z" w16du:dateUtc="2026-04-07T04:25:00Z">
        <w:r>
          <w:rPr>
            <w:noProof/>
          </w:rPr>
          <w:t>D.2</w:t>
        </w:r>
        <w:r>
          <w:rPr>
            <w:rFonts w:eastAsiaTheme="minorEastAsia" w:cstheme="minorBidi"/>
            <w:noProof/>
            <w:kern w:val="2"/>
            <w:szCs w:val="24"/>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_Toc220570381 \h </w:instrText>
        </w:r>
        <w:r>
          <w:rPr>
            <w:noProof/>
          </w:rPr>
        </w:r>
        <w:r>
          <w:rPr>
            <w:noProof/>
          </w:rPr>
          <w:fldChar w:fldCharType="separate"/>
        </w:r>
        <w:r w:rsidR="00742399">
          <w:rPr>
            <w:noProof/>
          </w:rPr>
          <w:t>44</w:t>
        </w:r>
        <w:r>
          <w:rPr>
            <w:noProof/>
          </w:rPr>
          <w:fldChar w:fldCharType="end"/>
        </w:r>
      </w:ins>
    </w:p>
    <w:p w14:paraId="38665A44" w14:textId="2AA4E378" w:rsidR="002F702F" w:rsidRDefault="002F702F">
      <w:pPr>
        <w:pStyle w:val="TOC2"/>
        <w:rPr>
          <w:ins w:id="297" w:author="KPMG_PQH" w:date="2026-04-07T11:25:00Z" w16du:dateUtc="2026-04-07T04:25:00Z"/>
          <w:rFonts w:eastAsiaTheme="minorEastAsia" w:cstheme="minorBidi"/>
          <w:noProof/>
          <w:kern w:val="2"/>
          <w:szCs w:val="24"/>
          <w:lang w:eastAsia="en-US"/>
          <w14:ligatures w14:val="standardContextual"/>
        </w:rPr>
      </w:pPr>
      <w:ins w:id="298" w:author="KPMG_PQH" w:date="2026-04-07T11:25:00Z" w16du:dateUtc="2026-04-07T04:25:00Z">
        <w:r>
          <w:rPr>
            <w:noProof/>
          </w:rPr>
          <w:t>D.3</w:t>
        </w:r>
        <w:r>
          <w:rPr>
            <w:rFonts w:eastAsiaTheme="minorEastAsia" w:cstheme="minorBidi"/>
            <w:noProof/>
            <w:kern w:val="2"/>
            <w:szCs w:val="24"/>
            <w:lang w:eastAsia="en-US"/>
            <w14:ligatures w14:val="standardContextual"/>
          </w:rPr>
          <w:tab/>
        </w:r>
        <w:r>
          <w:rPr>
            <w:noProof/>
          </w:rPr>
          <w:t>The rejected companies</w:t>
        </w:r>
        <w:r>
          <w:rPr>
            <w:noProof/>
          </w:rPr>
          <w:tab/>
        </w:r>
        <w:r>
          <w:rPr>
            <w:noProof/>
          </w:rPr>
          <w:fldChar w:fldCharType="begin"/>
        </w:r>
        <w:r>
          <w:rPr>
            <w:noProof/>
          </w:rPr>
          <w:instrText xml:space="preserve"> PAGEREF _Toc220570382 \h </w:instrText>
        </w:r>
        <w:r>
          <w:rPr>
            <w:noProof/>
          </w:rPr>
        </w:r>
        <w:r>
          <w:rPr>
            <w:noProof/>
          </w:rPr>
          <w:fldChar w:fldCharType="separate"/>
        </w:r>
        <w:r w:rsidR="00742399">
          <w:rPr>
            <w:noProof/>
          </w:rPr>
          <w:t>50</w:t>
        </w:r>
        <w:r>
          <w:rPr>
            <w:noProof/>
          </w:rPr>
          <w:fldChar w:fldCharType="end"/>
        </w:r>
      </w:ins>
    </w:p>
    <w:p w14:paraId="49A1C250" w14:textId="1CDC716C" w:rsidR="002F702F" w:rsidRDefault="002F702F">
      <w:pPr>
        <w:pStyle w:val="TOC1"/>
        <w:rPr>
          <w:ins w:id="299" w:author="KPMG_PQH" w:date="2026-04-07T11:25:00Z" w16du:dateUtc="2026-04-07T04:25:00Z"/>
          <w:rFonts w:eastAsiaTheme="minorEastAsia" w:cstheme="minorBidi"/>
          <w:noProof/>
          <w:kern w:val="2"/>
          <w:sz w:val="24"/>
          <w:szCs w:val="24"/>
          <w:lang w:eastAsia="en-US"/>
          <w14:ligatures w14:val="standardContextual"/>
        </w:rPr>
      </w:pPr>
      <w:ins w:id="300" w:author="KPMG_PQH" w:date="2026-04-07T11:25:00Z" w16du:dateUtc="2026-04-07T04:25:00Z">
        <w:r>
          <w:rPr>
            <w:noProof/>
          </w:rPr>
          <w:t>E</w:t>
        </w:r>
        <w:r>
          <w:rPr>
            <w:rFonts w:eastAsiaTheme="minorEastAsia" w:cstheme="minorBidi"/>
            <w:noProof/>
            <w:kern w:val="2"/>
            <w:sz w:val="24"/>
            <w:szCs w:val="24"/>
            <w:lang w:eastAsia="en-US"/>
            <w14:ligatures w14:val="standardContextual"/>
          </w:rPr>
          <w:tab/>
        </w:r>
        <w:r>
          <w:rPr>
            <w:noProof/>
          </w:rPr>
          <w:t>Information on interest rates on short-term/ medium- to long-term loans in USD as announced by the State Bank of Vietnam in FY2024</w:t>
        </w:r>
        <w:r>
          <w:rPr>
            <w:noProof/>
          </w:rPr>
          <w:tab/>
        </w:r>
        <w:r>
          <w:rPr>
            <w:noProof/>
          </w:rPr>
          <w:fldChar w:fldCharType="begin"/>
        </w:r>
        <w:r>
          <w:rPr>
            <w:noProof/>
          </w:rPr>
          <w:instrText xml:space="preserve"> PAGEREF _Toc220570383 \h </w:instrText>
        </w:r>
        <w:r>
          <w:rPr>
            <w:noProof/>
          </w:rPr>
        </w:r>
        <w:r>
          <w:rPr>
            <w:noProof/>
          </w:rPr>
          <w:fldChar w:fldCharType="separate"/>
        </w:r>
        <w:r w:rsidR="00742399">
          <w:rPr>
            <w:noProof/>
          </w:rPr>
          <w:t>64</w:t>
        </w:r>
        <w:r>
          <w:rPr>
            <w:noProof/>
          </w:rPr>
          <w:fldChar w:fldCharType="end"/>
        </w:r>
      </w:ins>
    </w:p>
    <w:p w14:paraId="5DA84835" w14:textId="76ADFF89" w:rsidR="002F702F" w:rsidRDefault="002F702F">
      <w:pPr>
        <w:pStyle w:val="TOC1"/>
        <w:rPr>
          <w:ins w:id="301" w:author="KPMG_PQH" w:date="2026-04-07T11:25:00Z" w16du:dateUtc="2026-04-07T04:25:00Z"/>
          <w:rFonts w:eastAsiaTheme="minorEastAsia" w:cstheme="minorBidi"/>
          <w:noProof/>
          <w:kern w:val="2"/>
          <w:sz w:val="24"/>
          <w:szCs w:val="24"/>
          <w:lang w:eastAsia="en-US"/>
          <w14:ligatures w14:val="standardContextual"/>
        </w:rPr>
      </w:pPr>
      <w:ins w:id="302" w:author="KPMG_PQH" w:date="2026-04-07T11:25:00Z" w16du:dateUtc="2026-04-07T04:25:00Z">
        <w:r>
          <w:rPr>
            <w:noProof/>
          </w:rPr>
          <w:t>F</w:t>
        </w:r>
        <w:r>
          <w:rPr>
            <w:rFonts w:eastAsiaTheme="minorEastAsia" w:cstheme="minorBidi"/>
            <w:noProof/>
            <w:kern w:val="2"/>
            <w:sz w:val="24"/>
            <w:szCs w:val="24"/>
            <w:lang w:eastAsia="en-US"/>
            <w14:ligatures w14:val="standardContextual"/>
          </w:rPr>
          <w:tab/>
        </w:r>
        <w:r>
          <w:rPr>
            <w:noProof/>
          </w:rPr>
          <w:t>APAs and other tax rulings</w:t>
        </w:r>
        <w:r>
          <w:rPr>
            <w:noProof/>
          </w:rPr>
          <w:tab/>
        </w:r>
        <w:r>
          <w:rPr>
            <w:noProof/>
          </w:rPr>
          <w:fldChar w:fldCharType="begin"/>
        </w:r>
        <w:r>
          <w:rPr>
            <w:noProof/>
          </w:rPr>
          <w:instrText xml:space="preserve"> PAGEREF _Toc220570384 \h </w:instrText>
        </w:r>
        <w:r>
          <w:rPr>
            <w:noProof/>
          </w:rPr>
        </w:r>
        <w:r>
          <w:rPr>
            <w:noProof/>
          </w:rPr>
          <w:fldChar w:fldCharType="separate"/>
        </w:r>
        <w:r w:rsidR="00742399">
          <w:rPr>
            <w:noProof/>
          </w:rPr>
          <w:t>65</w:t>
        </w:r>
        <w:r>
          <w:rPr>
            <w:noProof/>
          </w:rPr>
          <w:fldChar w:fldCharType="end"/>
        </w:r>
      </w:ins>
    </w:p>
    <w:p w14:paraId="106CB727" w14:textId="1BE70E98" w:rsidR="001C49E5" w:rsidRPr="008670FD" w:rsidRDefault="006B6C01">
      <w:pPr>
        <w:sectPr w:rsidR="001C49E5"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ins w:id="308" w:author="KPMG_PQH" w:date="2026-04-07T11:25:00Z" w16du:dateUtc="2026-04-07T04:25:00Z">
        <w:r w:rsidRPr="008670FD">
          <w:rPr>
            <w:sz w:val="36"/>
          </w:rPr>
          <w:fldChar w:fldCharType="end"/>
        </w:r>
      </w:ins>
    </w:p>
    <w:p w14:paraId="7F9BC688" w14:textId="49BB68A5" w:rsidR="00A26997" w:rsidRPr="002257B2" w:rsidRDefault="00A26997" w:rsidP="00387969">
      <w:pPr>
        <w:pStyle w:val="Heading1"/>
        <w:numPr>
          <w:ilvl w:val="0"/>
          <w:numId w:val="0"/>
        </w:numPr>
        <w:spacing w:before="0"/>
      </w:pPr>
      <w:bookmarkStart w:id="309" w:name="Text"/>
      <w:bookmarkStart w:id="310" w:name="_Toc17146169"/>
      <w:bookmarkStart w:id="311" w:name="_Toc90906398"/>
      <w:bookmarkStart w:id="312" w:name="_Toc220570318"/>
      <w:bookmarkStart w:id="313" w:name="_Toc170131385"/>
      <w:bookmarkEnd w:id="309"/>
      <w:r>
        <w:lastRenderedPageBreak/>
        <w:t>Glossary</w:t>
      </w:r>
      <w:bookmarkEnd w:id="310"/>
      <w:bookmarkEnd w:id="311"/>
      <w:bookmarkEnd w:id="312"/>
      <w:bookmarkEnd w:id="313"/>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BD3236">
      <w:pPr>
        <w:pStyle w:val="BodyText"/>
        <w:ind w:left="2250" w:hanging="2250"/>
        <w:jc w:val="both"/>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02D48C2D" w14:textId="4AD352C7" w:rsidR="00762132" w:rsidRDefault="00762132" w:rsidP="00BD3236">
      <w:pPr>
        <w:pStyle w:val="BodyText"/>
        <w:ind w:left="2250" w:hanging="2250"/>
        <w:jc w:val="both"/>
        <w:rPr>
          <w:ins w:id="314" w:author="KPMG_PQH" w:date="2026-04-07T11:25:00Z" w16du:dateUtc="2026-04-07T04:25:00Z"/>
        </w:rPr>
      </w:pPr>
      <w:ins w:id="315" w:author="KPMG_PQH" w:date="2026-04-07T11:25:00Z" w16du:dateUtc="2026-04-07T04:25:00Z">
        <w:r>
          <w:t>Decree 20/2025</w:t>
        </w:r>
        <w:r>
          <w:tab/>
        </w:r>
        <w:r w:rsidRPr="008976B4">
          <w:t xml:space="preserve">Decree </w:t>
        </w:r>
        <w:r>
          <w:t>20</w:t>
        </w:r>
        <w:r w:rsidRPr="008976B4">
          <w:t>/202</w:t>
        </w:r>
        <w:r>
          <w:t>5</w:t>
        </w:r>
        <w:r w:rsidRPr="008976B4">
          <w:t>/ND-CP</w:t>
        </w:r>
        <w:r w:rsidRPr="00CA2D3C">
          <w:t xml:space="preserve"> dated </w:t>
        </w:r>
        <w:r>
          <w:t>10</w:t>
        </w:r>
        <w:r w:rsidRPr="00CA2D3C">
          <w:t xml:space="preserve"> </w:t>
        </w:r>
        <w:r>
          <w:t>February</w:t>
        </w:r>
        <w:r w:rsidRPr="00CA2D3C">
          <w:t xml:space="preserve"> 20</w:t>
        </w:r>
        <w:r>
          <w:t>25</w:t>
        </w:r>
        <w:r w:rsidRPr="00CA2D3C">
          <w:t xml:space="preserve"> of the Government</w:t>
        </w:r>
        <w:r>
          <w:t>, amendment to some articles of Decree 132</w:t>
        </w:r>
      </w:ins>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0F6DE8FF" w14:textId="77777777" w:rsidR="007B66C8" w:rsidRDefault="007B66C8" w:rsidP="00A26997">
      <w:pPr>
        <w:pStyle w:val="BodyText"/>
        <w:rPr>
          <w:ins w:id="316" w:author="KPMG_PQH" w:date="2026-04-07T11:25:00Z" w16du:dateUtc="2026-04-07T04:25:00Z"/>
          <w:rFonts w:cs="Arial"/>
        </w:rPr>
      </w:pPr>
    </w:p>
    <w:p w14:paraId="4637E54C" w14:textId="77777777" w:rsidR="00A26997" w:rsidRDefault="00A26997" w:rsidP="00A26997">
      <w:pPr>
        <w:pStyle w:val="Heading5"/>
      </w:pPr>
      <w:r>
        <w:lastRenderedPageBreak/>
        <w:t>List of Legal Entity Acronyms</w:t>
      </w:r>
    </w:p>
    <w:p w14:paraId="696466BB" w14:textId="0D10D9E3" w:rsidR="00A26997" w:rsidRDefault="00A377BC" w:rsidP="00A26997">
      <w:pPr>
        <w:pStyle w:val="BodyText"/>
      </w:pPr>
      <w:r>
        <w:t>HMV</w:t>
      </w:r>
      <w:r w:rsidR="00A26997">
        <w:tab/>
      </w:r>
      <w:r w:rsidR="00A26997">
        <w:tab/>
      </w:r>
      <w:r w:rsidR="00A26997">
        <w:tab/>
      </w:r>
      <w:r w:rsidR="00A26997">
        <w:tab/>
      </w:r>
      <w:r w:rsidDel="008341F1">
        <w:t xml:space="preserve">Hestra </w:t>
      </w:r>
      <w:del w:id="317" w:author="KPMG_PQH" w:date="2026-04-07T11:25:00Z" w16du:dateUtc="2026-04-07T04:25:00Z">
        <w:r>
          <w:delText xml:space="preserve">Matsuoka </w:delText>
        </w:r>
      </w:del>
      <w:r w:rsidR="008341F1">
        <w:t xml:space="preserve">Vietnam </w:t>
      </w:r>
      <w:del w:id="318" w:author="KPMG_PQH" w:date="2026-04-07T11:25:00Z" w16du:dateUtc="2026-04-07T04:25:00Z">
        <w:r>
          <w:delText>Co., Ltd.</w:delText>
        </w:r>
      </w:del>
      <w:ins w:id="319" w:author="KPMG_PQH" w:date="2026-04-07T11:25:00Z" w16du:dateUtc="2026-04-07T04:25:00Z">
        <w:r w:rsidR="008341F1">
          <w:t>L</w:t>
        </w:r>
        <w:r w:rsidR="00887DBF">
          <w:t>imited Liability Company</w:t>
        </w:r>
      </w:ins>
    </w:p>
    <w:p w14:paraId="2A5DBFF5" w14:textId="77777777" w:rsidR="003B3B3D" w:rsidRDefault="00A377BC" w:rsidP="00387969">
      <w:pPr>
        <w:pStyle w:val="BodyText"/>
      </w:pPr>
      <w:r>
        <w:t>MMAB</w:t>
      </w:r>
      <w:r w:rsidR="00A26997">
        <w:tab/>
      </w:r>
      <w:r w:rsidR="00A26997">
        <w:tab/>
      </w:r>
      <w:r>
        <w:t xml:space="preserve">         Martin Magnusson &amp; Co </w:t>
      </w:r>
      <w:proofErr w:type="spellStart"/>
      <w:r>
        <w:t>AktieBolag</w:t>
      </w:r>
      <w:proofErr w:type="spellEnd"/>
    </w:p>
    <w:p w14:paraId="6D3A500B" w14:textId="77777777" w:rsidR="003B3B3D" w:rsidRDefault="003B3B3D" w:rsidP="00387969">
      <w:pPr>
        <w:pStyle w:val="BodyText"/>
      </w:pPr>
      <w:proofErr w:type="spellStart"/>
      <w:r>
        <w:t>Pinghu</w:t>
      </w:r>
      <w:proofErr w:type="spellEnd"/>
      <w:r>
        <w:t xml:space="preserve"> Hestra</w:t>
      </w:r>
      <w:r>
        <w:tab/>
      </w:r>
      <w:r>
        <w:tab/>
        <w:t>Pinghu Hestra Trading Co., Ltd</w:t>
      </w:r>
    </w:p>
    <w:p w14:paraId="5A838CF0" w14:textId="77777777" w:rsidR="00586DDA" w:rsidRDefault="00586DDA" w:rsidP="00387969">
      <w:pPr>
        <w:pStyle w:val="BodyText"/>
        <w:rPr>
          <w:del w:id="320" w:author="KPMG_PQH" w:date="2026-04-07T11:25:00Z" w16du:dateUtc="2026-04-07T04:25:00Z"/>
        </w:rPr>
      </w:pPr>
      <w:del w:id="321" w:author="KPMG_PQH" w:date="2026-04-07T11:25:00Z" w16du:dateUtc="2026-04-07T04:25:00Z">
        <w:r>
          <w:delText>Hestra Hungary</w:delText>
        </w:r>
        <w:r>
          <w:tab/>
        </w:r>
        <w:r>
          <w:tab/>
        </w:r>
        <w:r w:rsidRPr="00586DDA">
          <w:delText>Hestra Hungary Kft.</w:delText>
        </w:r>
      </w:del>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322" w:name="_Toc90906399"/>
      <w:bookmarkStart w:id="323" w:name="_Toc220570319"/>
      <w:bookmarkStart w:id="324" w:name="_Toc170131386"/>
      <w:r>
        <w:lastRenderedPageBreak/>
        <w:t>Objective and scope</w:t>
      </w:r>
      <w:bookmarkEnd w:id="322"/>
      <w:bookmarkEnd w:id="323"/>
      <w:bookmarkEnd w:id="324"/>
    </w:p>
    <w:p w14:paraId="73F66ABA" w14:textId="220F5674"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del w:id="325" w:author="KPMG_PQH" w:date="2026-04-07T11:25:00Z" w16du:dateUtc="2026-04-07T04:25:00Z">
        <w:r w:rsidR="00033C9A" w:rsidRPr="005C4863">
          <w:rPr>
            <w:rFonts w:asciiTheme="majorHAnsi" w:hAnsiTheme="majorHAnsi" w:cstheme="minorHAnsi"/>
          </w:rPr>
          <w:delText>”)</w:delText>
        </w:r>
        <w:r w:rsidRPr="005C4863">
          <w:rPr>
            <w:rFonts w:asciiTheme="majorHAnsi" w:hAnsiTheme="majorHAnsi" w:cstheme="minorHAnsi"/>
          </w:rPr>
          <w:delText>.</w:delText>
        </w:r>
      </w:del>
      <w:ins w:id="326" w:author="KPMG_PQH" w:date="2026-04-07T11:25:00Z" w16du:dateUtc="2026-04-07T04:25:00Z">
        <w:r w:rsidR="00033C9A" w:rsidRPr="005C4863">
          <w:rPr>
            <w:rFonts w:asciiTheme="majorHAnsi" w:hAnsiTheme="majorHAnsi" w:cstheme="minorHAnsi"/>
          </w:rPr>
          <w:t>”)</w:t>
        </w:r>
        <w:r w:rsidR="004B6920">
          <w:rPr>
            <w:rFonts w:asciiTheme="majorHAnsi" w:hAnsiTheme="majorHAnsi" w:cstheme="minorHAnsi"/>
          </w:rPr>
          <w:t xml:space="preserve"> </w:t>
        </w:r>
        <w:r w:rsidR="004B6920" w:rsidRPr="00E24DE4">
          <w:rPr>
            <w:rFonts w:asciiTheme="majorHAnsi" w:hAnsiTheme="majorHAnsi" w:cstheme="minorHAnsi"/>
          </w:rPr>
          <w:t>and Decree 20/2025/ND-CP (“</w:t>
        </w:r>
        <w:r w:rsidR="004B6920" w:rsidRPr="00E24DE4">
          <w:rPr>
            <w:rFonts w:asciiTheme="majorHAnsi" w:hAnsiTheme="majorHAnsi" w:cstheme="minorHAnsi"/>
            <w:b/>
            <w:bCs/>
          </w:rPr>
          <w:t>Decree 20/2025</w:t>
        </w:r>
        <w:r w:rsidR="004B6920" w:rsidRPr="00E24DE4">
          <w:rPr>
            <w:rFonts w:asciiTheme="majorHAnsi" w:hAnsiTheme="majorHAnsi" w:cstheme="minorHAnsi"/>
          </w:rPr>
          <w:t>”)</w:t>
        </w:r>
        <w:r w:rsidRPr="005C4863">
          <w:rPr>
            <w:rFonts w:asciiTheme="majorHAnsi" w:hAnsiTheme="majorHAnsi" w:cstheme="minorHAnsi"/>
          </w:rPr>
          <w:t>.</w:t>
        </w:r>
      </w:ins>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 xml:space="preserve">Hestra </w:t>
      </w:r>
      <w:del w:id="327" w:author="KPMG_PQH" w:date="2026-04-07T11:25:00Z" w16du:dateUtc="2026-04-07T04:25:00Z">
        <w:r w:rsidR="0048622D" w:rsidRPr="005C4863">
          <w:delText xml:space="preserve">Matsuoka </w:delText>
        </w:r>
      </w:del>
      <w:r w:rsidR="0048622D" w:rsidRPr="005C4863">
        <w:t>Vietnam</w:t>
      </w:r>
      <w:r w:rsidR="0048622D" w:rsidRPr="005C4863" w:rsidDel="00CD27D6">
        <w:t xml:space="preserve"> </w:t>
      </w:r>
      <w:del w:id="328" w:author="KPMG_PQH" w:date="2026-04-07T11:25:00Z" w16du:dateUtc="2026-04-07T04:25:00Z">
        <w:r w:rsidR="0048622D" w:rsidRPr="005C4863">
          <w:delText>Co., Ltd.</w:delText>
        </w:r>
      </w:del>
      <w:ins w:id="329" w:author="KPMG_PQH" w:date="2026-04-07T11:25:00Z" w16du:dateUtc="2026-04-07T04:25:00Z">
        <w:r w:rsidR="00CD27D6">
          <w:t>Limited Liability Company</w:t>
        </w:r>
      </w:ins>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B6920">
        <w:t xml:space="preserve">31 December </w:t>
      </w:r>
      <w:del w:id="330" w:author="KPMG_PQH" w:date="2026-04-07T11:25:00Z" w16du:dateUtc="2026-04-07T04:25:00Z">
        <w:r w:rsidR="0048622D" w:rsidRPr="005C4863">
          <w:delText>202</w:delText>
        </w:r>
        <w:r w:rsidR="001E14F4">
          <w:delText>3</w:delText>
        </w:r>
        <w:r w:rsidR="0048622D" w:rsidRPr="005C4863">
          <w:delText xml:space="preserve"> </w:delText>
        </w:r>
        <w:r w:rsidR="005271C8" w:rsidRPr="005C4863">
          <w:delText>(“</w:delText>
        </w:r>
        <w:r w:rsidR="001E14F4">
          <w:rPr>
            <w:b/>
            <w:color w:val="000000" w:themeColor="text1"/>
          </w:rPr>
          <w:delText>FY2023</w:delText>
        </w:r>
      </w:del>
      <w:ins w:id="331" w:author="KPMG_PQH" w:date="2026-04-07T11:25:00Z" w16du:dateUtc="2026-04-07T04:25:00Z">
        <w:r w:rsidR="004B6920">
          <w:t>2024</w:t>
        </w:r>
        <w:r w:rsidR="0048622D" w:rsidRPr="005C4863">
          <w:t xml:space="preserve"> </w:t>
        </w:r>
        <w:r w:rsidR="005271C8" w:rsidRPr="005C4863">
          <w:t>(“</w:t>
        </w:r>
        <w:r w:rsidR="004B6920">
          <w:rPr>
            <w:b/>
            <w:color w:val="000000" w:themeColor="text1"/>
          </w:rPr>
          <w:t>FY2024</w:t>
        </w:r>
      </w:ins>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6F93C5A5"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742399">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Description of other entities which have similar </w:t>
            </w:r>
            <w:proofErr w:type="gramStart"/>
            <w:r w:rsidRPr="00510A89">
              <w:rPr>
                <w:szCs w:val="18"/>
              </w:rPr>
              <w:t>products,</w:t>
            </w:r>
            <w:proofErr w:type="gramEnd"/>
            <w:r w:rsidRPr="00510A89">
              <w:rPr>
                <w:szCs w:val="18"/>
              </w:rPr>
              <w:t xml:space="preserve">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Description of the </w:t>
            </w:r>
            <w:proofErr w:type="gramStart"/>
            <w:r w:rsidRPr="00510A89">
              <w:rPr>
                <w:szCs w:val="18"/>
              </w:rPr>
              <w:t>material related-party</w:t>
            </w:r>
            <w:proofErr w:type="gramEnd"/>
            <w:r w:rsidRPr="00510A89">
              <w:rPr>
                <w:szCs w:val="18"/>
              </w:rPr>
              <w:t xml:space="preserve">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332" w:name="_Toc516668385"/>
      <w:bookmarkStart w:id="333" w:name="_Toc526104578"/>
      <w:bookmarkStart w:id="334" w:name="_Toc90906400"/>
      <w:bookmarkStart w:id="335" w:name="_Toc220570320"/>
      <w:bookmarkStart w:id="336" w:name="_Toc170131387"/>
      <w:r>
        <w:rPr>
          <w:lang w:val="en-CA"/>
        </w:rPr>
        <w:lastRenderedPageBreak/>
        <w:t>Executive summary</w:t>
      </w:r>
      <w:bookmarkEnd w:id="332"/>
      <w:bookmarkEnd w:id="333"/>
      <w:bookmarkEnd w:id="334"/>
      <w:bookmarkEnd w:id="335"/>
      <w:bookmarkEnd w:id="336"/>
    </w:p>
    <w:p w14:paraId="435C3A03" w14:textId="77777777" w:rsidR="00767706" w:rsidRDefault="00767706" w:rsidP="00767706">
      <w:pPr>
        <w:pStyle w:val="Heading2"/>
        <w:rPr>
          <w:lang w:val="en-CA"/>
        </w:rPr>
      </w:pPr>
      <w:bookmarkStart w:id="337" w:name="_Toc516668386"/>
      <w:bookmarkStart w:id="338" w:name="_Toc526104579"/>
      <w:bookmarkStart w:id="339" w:name="_Toc90906401"/>
      <w:bookmarkStart w:id="340" w:name="_Toc220570321"/>
      <w:bookmarkStart w:id="341" w:name="_Toc170131388"/>
      <w:r>
        <w:rPr>
          <w:lang w:val="en-CA"/>
        </w:rPr>
        <w:t>Company overview</w:t>
      </w:r>
      <w:bookmarkEnd w:id="337"/>
      <w:bookmarkEnd w:id="338"/>
      <w:bookmarkEnd w:id="339"/>
      <w:bookmarkEnd w:id="340"/>
      <w:bookmarkEnd w:id="341"/>
    </w:p>
    <w:p w14:paraId="55F3F2BB" w14:textId="41746C1E" w:rsidR="00BE04E7" w:rsidRDefault="00BE04E7" w:rsidP="00BE04E7">
      <w:pPr>
        <w:pStyle w:val="BodyText"/>
        <w:jc w:val="both"/>
        <w:rPr>
          <w:rFonts w:asciiTheme="majorHAnsi" w:hAnsiTheme="majorHAnsi" w:cstheme="majorHAnsi"/>
        </w:rPr>
      </w:pPr>
      <w:bookmarkStart w:id="342" w:name="_Toc492381461"/>
      <w:bookmarkStart w:id="343" w:name="_Toc493601791"/>
      <w:bookmarkStart w:id="344" w:name="_Toc508216314"/>
      <w:bookmarkStart w:id="345" w:name="_Toc514923560"/>
      <w:bookmarkStart w:id="346" w:name="_Toc516668387"/>
      <w:bookmarkStart w:id="347" w:name="_Toc526104580"/>
      <w:r>
        <w:rPr>
          <w:rFonts w:ascii="Arial" w:hAnsi="Arial" w:cs="Arial"/>
        </w:rPr>
        <w:t xml:space="preserve">Hestra </w:t>
      </w:r>
      <w:ins w:id="348" w:author="KPMG_PQH" w:date="2026-04-07T11:25:00Z" w16du:dateUtc="2026-04-07T04:25:00Z">
        <w:r>
          <w:rPr>
            <w:rFonts w:ascii="Arial" w:hAnsi="Arial" w:cs="Arial"/>
          </w:rPr>
          <w:t xml:space="preserve">Vietnam </w:t>
        </w:r>
        <w:r w:rsidR="00CD27D6">
          <w:rPr>
            <w:rFonts w:ascii="Arial" w:hAnsi="Arial" w:cs="Arial"/>
          </w:rPr>
          <w:t>Limited Liability Company</w:t>
        </w:r>
        <w:r>
          <w:rPr>
            <w:rFonts w:ascii="Arial" w:hAnsi="Arial" w:cs="Arial"/>
          </w:rPr>
          <w:t xml:space="preserve">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rsidR="00A12317">
          <w:rPr>
            <w:rFonts w:ascii="Arial" w:hAnsi="Arial" w:cs="Arial"/>
          </w:rPr>
          <w:t xml:space="preserve">, formerly known as Hesta </w:t>
        </w:r>
      </w:ins>
      <w:r w:rsidR="00A12317">
        <w:rPr>
          <w:rFonts w:ascii="Arial" w:hAnsi="Arial" w:cs="Arial"/>
        </w:rPr>
        <w:t>Matsuoka Vietnam Co., Ltd.</w:t>
      </w:r>
      <w:del w:id="349" w:author="KPMG_PQH" w:date="2026-04-07T11:25:00Z" w16du:dateUtc="2026-04-07T04:25:00Z">
        <w:r>
          <w:rPr>
            <w:rFonts w:ascii="Arial" w:hAnsi="Arial" w:cs="Arial"/>
          </w:rPr>
          <w:delText xml:space="preserve"> (“</w:delText>
        </w:r>
        <w:r>
          <w:rPr>
            <w:rFonts w:ascii="Arial" w:hAnsi="Arial" w:cs="Arial"/>
            <w:b/>
          </w:rPr>
          <w:delText>HMV</w:delText>
        </w:r>
        <w:r>
          <w:rPr>
            <w:rFonts w:ascii="Arial" w:hAnsi="Arial" w:cs="Arial"/>
          </w:rPr>
          <w:delText>” or “</w:delText>
        </w:r>
        <w:r>
          <w:rPr>
            <w:rFonts w:ascii="Arial" w:hAnsi="Arial" w:cs="Arial"/>
            <w:b/>
          </w:rPr>
          <w:delText>the Company</w:delText>
        </w:r>
        <w:r>
          <w:rPr>
            <w:rFonts w:ascii="Arial" w:hAnsi="Arial" w:cs="Arial"/>
          </w:rPr>
          <w:delText>”)</w:delText>
        </w:r>
      </w:del>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 xml:space="preserve">by Martin Magnusson &amp; Co </w:t>
      </w:r>
      <w:proofErr w:type="spellStart"/>
      <w:r>
        <w:rPr>
          <w:rFonts w:asciiTheme="majorHAnsi" w:hAnsiTheme="majorHAnsi" w:cstheme="majorHAnsi"/>
        </w:rPr>
        <w:t>AktieBolag</w:t>
      </w:r>
      <w:proofErr w:type="spellEnd"/>
      <w:r>
        <w:rPr>
          <w:rFonts w:asciiTheme="majorHAnsi" w:hAnsiTheme="majorHAnsi" w:cstheme="majorHAnsi"/>
        </w:rPr>
        <w:t xml:space="preserve">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087ABFFF"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w:t>
      </w:r>
      <w:del w:id="350" w:author="KPMG_PQH" w:date="2026-04-07T11:25:00Z" w16du:dateUtc="2026-04-07T04:25:00Z">
        <w:r w:rsidR="00DF749F" w:rsidRPr="00DF749F">
          <w:rPr>
            <w:rFonts w:ascii="Arial" w:hAnsi="Arial" w:cs="Arial"/>
          </w:rPr>
          <w:delText>3</w:delText>
        </w:r>
        <w:r w:rsidR="00E44EF6">
          <w:rPr>
            <w:rFonts w:ascii="Arial" w:hAnsi="Arial" w:cs="Arial"/>
          </w:rPr>
          <w:delText>a</w:delText>
        </w:r>
      </w:del>
      <w:ins w:id="351" w:author="KPMG_PQH" w:date="2026-04-07T11:25:00Z" w16du:dateUtc="2026-04-07T04:25:00Z">
        <w:r w:rsidR="00DF749F" w:rsidRPr="00DF749F">
          <w:rPr>
            <w:rFonts w:ascii="Arial" w:hAnsi="Arial" w:cs="Arial"/>
          </w:rPr>
          <w:t>3</w:t>
        </w:r>
        <w:r w:rsidR="00E24A4E">
          <w:rPr>
            <w:rFonts w:ascii="Arial" w:hAnsi="Arial" w:cs="Arial"/>
          </w:rPr>
          <w:t>A</w:t>
        </w:r>
        <w:r w:rsidR="00A12317">
          <w:rPr>
            <w:rFonts w:ascii="Arial" w:hAnsi="Arial" w:cs="Arial"/>
          </w:rPr>
          <w:t xml:space="preserve"> and Lot D7</w:t>
        </w:r>
      </w:ins>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w:t>
      </w:r>
      <w:del w:id="352" w:author="KPMG_PQH" w:date="2026-04-07T11:25:00Z" w16du:dateUtc="2026-04-07T04:25:00Z">
        <w:r w:rsidR="00DF749F" w:rsidRPr="00DF749F">
          <w:rPr>
            <w:rFonts w:ascii="Arial" w:hAnsi="Arial" w:cs="Arial"/>
          </w:rPr>
          <w:delText>Tan Tien Commune,</w:delText>
        </w:r>
      </w:del>
      <w:ins w:id="353" w:author="KPMG_PQH" w:date="2026-04-07T11:25:00Z" w16du:dateUtc="2026-04-07T04:25:00Z">
        <w:r w:rsidR="00A12317">
          <w:rPr>
            <w:rFonts w:ascii="Arial" w:hAnsi="Arial" w:cs="Arial"/>
          </w:rPr>
          <w:t>Hong</w:t>
        </w:r>
      </w:ins>
      <w:r w:rsidR="00A12317">
        <w:rPr>
          <w:rFonts w:ascii="Arial" w:hAnsi="Arial" w:cs="Arial"/>
        </w:rPr>
        <w:t xml:space="preserve"> An</w:t>
      </w:r>
      <w:r w:rsidR="00DF749F" w:rsidRPr="00DF749F">
        <w:rPr>
          <w:rFonts w:ascii="Arial" w:hAnsi="Arial" w:cs="Arial"/>
        </w:rPr>
        <w:t xml:space="preserve"> </w:t>
      </w:r>
      <w:del w:id="354" w:author="KPMG_PQH" w:date="2026-04-07T11:25:00Z" w16du:dateUtc="2026-04-07T04:25:00Z">
        <w:r w:rsidR="00DF749F" w:rsidRPr="00DF749F">
          <w:rPr>
            <w:rFonts w:ascii="Arial" w:hAnsi="Arial" w:cs="Arial"/>
          </w:rPr>
          <w:delText>Duong District</w:delText>
        </w:r>
      </w:del>
      <w:ins w:id="355" w:author="KPMG_PQH" w:date="2026-04-07T11:25:00Z" w16du:dateUtc="2026-04-07T04:25:00Z">
        <w:r w:rsidR="00A12317">
          <w:rPr>
            <w:rFonts w:ascii="Arial" w:hAnsi="Arial" w:cs="Arial"/>
          </w:rPr>
          <w:t>Ward</w:t>
        </w:r>
      </w:ins>
      <w:r w:rsidR="00DF749F" w:rsidRPr="00DF749F">
        <w:rPr>
          <w:rFonts w:ascii="Arial" w:hAnsi="Arial" w:cs="Arial"/>
        </w:rPr>
        <w:t>, Hai Phong City, Vietnam.</w:t>
      </w:r>
    </w:p>
    <w:p w14:paraId="0F517231" w14:textId="77777777" w:rsidR="000B23DA" w:rsidRDefault="00767706" w:rsidP="00767706">
      <w:pPr>
        <w:pStyle w:val="Heading2"/>
      </w:pPr>
      <w:bookmarkStart w:id="356" w:name="_Toc90906402"/>
      <w:bookmarkStart w:id="357" w:name="_Toc220570322"/>
      <w:bookmarkStart w:id="358" w:name="_Toc170131389"/>
      <w:r>
        <w:t>Related party transactions</w:t>
      </w:r>
      <w:bookmarkEnd w:id="342"/>
      <w:bookmarkEnd w:id="343"/>
      <w:bookmarkEnd w:id="344"/>
      <w:bookmarkEnd w:id="345"/>
      <w:bookmarkEnd w:id="346"/>
      <w:bookmarkEnd w:id="347"/>
      <w:bookmarkEnd w:id="356"/>
      <w:bookmarkEnd w:id="357"/>
      <w:bookmarkEnd w:id="358"/>
    </w:p>
    <w:p w14:paraId="5295509A" w14:textId="68243E6D"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del w:id="359" w:author="KPMG_PQH" w:date="2026-04-07T11:25:00Z" w16du:dateUtc="2026-04-07T04:25:00Z">
        <w:r w:rsidR="001E14F4">
          <w:rPr>
            <w:rFonts w:cs="Arial"/>
            <w:color w:val="000000" w:themeColor="text1"/>
          </w:rPr>
          <w:delText>FY2023</w:delText>
        </w:r>
      </w:del>
      <w:ins w:id="360" w:author="KPMG_PQH" w:date="2026-04-07T11:25:00Z" w16du:dateUtc="2026-04-07T04:25:00Z">
        <w:r w:rsidR="004B6920">
          <w:rPr>
            <w:rFonts w:cs="Arial"/>
            <w:color w:val="000000" w:themeColor="text1"/>
          </w:rPr>
          <w:t>FY2024</w:t>
        </w:r>
      </w:ins>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517BBC8E"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del w:id="361" w:author="KPMG_PQH" w:date="2026-04-07T11:25:00Z" w16du:dateUtc="2026-04-07T04:25:00Z">
        <w:r w:rsidR="001E14F4">
          <w:rPr>
            <w:color w:val="000000" w:themeColor="text1"/>
          </w:rPr>
          <w:delText>FY2023</w:delText>
        </w:r>
      </w:del>
      <w:ins w:id="362" w:author="KPMG_PQH" w:date="2026-04-07T11:25:00Z" w16du:dateUtc="2026-04-07T04:25:00Z">
        <w:r w:rsidR="004B6920">
          <w:rPr>
            <w:color w:val="000000" w:themeColor="text1"/>
          </w:rPr>
          <w:t>FY2024</w:t>
        </w:r>
      </w:ins>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363" w:name="_Toc90906403"/>
      <w:bookmarkStart w:id="364" w:name="_Toc220570323"/>
      <w:bookmarkStart w:id="365" w:name="_Toc170131390"/>
      <w:r>
        <w:t>Functional analysis</w:t>
      </w:r>
      <w:bookmarkEnd w:id="363"/>
      <w:bookmarkEnd w:id="364"/>
      <w:bookmarkEnd w:id="36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 xml:space="preserve">and its related parties </w:t>
      </w:r>
      <w:proofErr w:type="gramStart"/>
      <w:r w:rsidRPr="00756747">
        <w:t>is</w:t>
      </w:r>
      <w:proofErr w:type="gramEnd"/>
      <w:r w:rsidRPr="00756747">
        <w:t xml:space="preserve">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w:t>
      </w:r>
      <w:proofErr w:type="gramStart"/>
      <w:r w:rsidR="00BE04E7">
        <w:t>), and</w:t>
      </w:r>
      <w:proofErr w:type="gramEnd"/>
      <w:r w:rsidR="00BE04E7">
        <w:t xml:space="preserve">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366" w:name="_Toc90906404"/>
      <w:bookmarkStart w:id="367" w:name="_Toc220570324"/>
      <w:bookmarkStart w:id="368" w:name="_Toc170131391"/>
      <w:r>
        <w:t xml:space="preserve">Economic </w:t>
      </w:r>
      <w:r w:rsidR="00767706">
        <w:t>analysis</w:t>
      </w:r>
      <w:bookmarkEnd w:id="366"/>
      <w:bookmarkEnd w:id="367"/>
      <w:bookmarkEnd w:id="368"/>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xml:space="preserve">, profit level </w:t>
      </w:r>
      <w:proofErr w:type="gramStart"/>
      <w:r w:rsidR="00AC4582">
        <w:t>indicator</w:t>
      </w:r>
      <w:r w:rsidR="00033C9A">
        <w:t xml:space="preserve"> (“</w:t>
      </w:r>
      <w:r w:rsidR="00033C9A" w:rsidRPr="00033C9A">
        <w:rPr>
          <w:b/>
        </w:rPr>
        <w:t>PLI</w:t>
      </w:r>
      <w:r w:rsidR="00033C9A">
        <w:t>”)</w:t>
      </w:r>
      <w:proofErr w:type="gramEnd"/>
      <w:r w:rsidR="00AC4582">
        <w:t>,</w:t>
      </w:r>
      <w:r w:rsidR="00047733">
        <w:t xml:space="preserve"> </w:t>
      </w:r>
      <w:r w:rsidR="00D37AC0">
        <w:t xml:space="preserve">and tested party </w:t>
      </w:r>
      <w:r w:rsidR="00FE2BC2">
        <w:t>w</w:t>
      </w:r>
      <w:r w:rsidR="009B1DCF">
        <w:t>ere</w:t>
      </w:r>
      <w:r w:rsidR="00FE2BC2">
        <w:t xml:space="preserve"> </w:t>
      </w:r>
      <w:r w:rsidR="00D37AC0">
        <w:lastRenderedPageBreak/>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1817C205" w:rsidR="00767706" w:rsidRDefault="00767706" w:rsidP="00767706">
      <w:pPr>
        <w:pStyle w:val="Caption"/>
      </w:pPr>
      <w:r>
        <w:t xml:space="preserve">Table </w:t>
      </w:r>
      <w:r w:rsidR="00CB0856">
        <w:fldChar w:fldCharType="begin"/>
      </w:r>
      <w:r w:rsidR="00CB0856">
        <w:instrText xml:space="preserve"> STYLEREF 1 \s </w:instrText>
      </w:r>
      <w:r w:rsidR="00CB0856">
        <w:fldChar w:fldCharType="separate"/>
      </w:r>
      <w:r w:rsidR="00742399">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cnfStyle w:val="001000000000" w:firstRow="0" w:lastRow="0" w:firstColumn="1" w:lastColumn="0" w:oddVBand="0" w:evenVBand="0" w:oddHBand="0" w:evenHBand="0" w:firstRowFirstColumn="0" w:firstRowLastColumn="0" w:lastRowFirstColumn="0" w:lastRowLastColumn="0"/>
            <w:tcW w:w="1250" w:type="pct"/>
            <w:vAlign w:val="top"/>
          </w:tcPr>
          <w:p w14:paraId="37FDABA9" w14:textId="52759B48" w:rsidR="00BE04E7" w:rsidRPr="00BE04E7" w:rsidRDefault="00BE04E7" w:rsidP="00BE04E7">
            <w:pPr>
              <w:jc w:val="center"/>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HMV</w:t>
            </w:r>
          </w:p>
        </w:tc>
      </w:tr>
    </w:tbl>
    <w:p w14:paraId="122E74FA" w14:textId="12FD6F14"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del w:id="369" w:author="KPMG_PQH" w:date="2026-04-07T11:25:00Z" w16du:dateUtc="2026-04-07T04:25:00Z">
        <w:r w:rsidR="00802EE4">
          <w:delText>thirteen</w:delText>
        </w:r>
        <w:r w:rsidR="00987E30">
          <w:delText xml:space="preserve"> (</w:delText>
        </w:r>
        <w:r w:rsidR="003529B2">
          <w:delText>1</w:delText>
        </w:r>
        <w:r w:rsidR="00802EE4">
          <w:delText>3</w:delText>
        </w:r>
      </w:del>
      <w:ins w:id="370" w:author="KPMG_PQH" w:date="2026-04-07T11:25:00Z" w16du:dateUtc="2026-04-07T04:25:00Z">
        <w:r w:rsidR="00E637B9">
          <w:t xml:space="preserve">ten </w:t>
        </w:r>
        <w:r w:rsidR="00987E30">
          <w:t>(</w:t>
        </w:r>
        <w:r w:rsidR="00E637B9">
          <w:t>10</w:t>
        </w:r>
      </w:ins>
      <w:r w:rsidR="00987E30">
        <w:t>)</w:t>
      </w:r>
      <w:r w:rsidR="00416841" w:rsidRPr="00343893">
        <w:t xml:space="preserve"> </w:t>
      </w:r>
      <w:r w:rsidR="00C73E4F" w:rsidRPr="00343893">
        <w:t xml:space="preserve">independent </w:t>
      </w:r>
      <w:r w:rsidR="00416841" w:rsidRPr="00343893">
        <w:t xml:space="preserve">comparable companies </w:t>
      </w:r>
      <w:proofErr w:type="gramStart"/>
      <w:r w:rsidR="00416841" w:rsidRPr="00343893">
        <w:t>was</w:t>
      </w:r>
      <w:proofErr w:type="gramEnd"/>
      <w:r w:rsidR="00416841" w:rsidRPr="00343893">
        <w:t xml:space="preserve"> identified.</w:t>
      </w:r>
      <w:r w:rsidR="00B51EF0" w:rsidRPr="00343893" w:rsidDel="00416841">
        <w:t xml:space="preserve"> </w:t>
      </w:r>
      <w:r w:rsidR="00B51EF0" w:rsidRPr="00343893">
        <w:t xml:space="preserve"> </w:t>
      </w:r>
    </w:p>
    <w:p w14:paraId="6760636C" w14:textId="17F90A0E" w:rsidR="0038560C" w:rsidRPr="00343893" w:rsidRDefault="0038560C" w:rsidP="0038560C">
      <w:pPr>
        <w:pStyle w:val="BodyText"/>
        <w:jc w:val="both"/>
      </w:pPr>
      <w:r w:rsidRPr="00343893">
        <w:t xml:space="preserve">At the time of preparing this Local File, financial data of the selected independent comparable companies for </w:t>
      </w:r>
      <w:del w:id="371" w:author="KPMG_PQH" w:date="2026-04-07T11:25:00Z" w16du:dateUtc="2026-04-07T04:25:00Z">
        <w:r w:rsidR="001E14F4">
          <w:rPr>
            <w:lang w:val="en-GB"/>
          </w:rPr>
          <w:delText>FY2023</w:delText>
        </w:r>
      </w:del>
      <w:ins w:id="372" w:author="KPMG_PQH" w:date="2026-04-07T11:25:00Z" w16du:dateUtc="2026-04-07T04:25:00Z">
        <w:r w:rsidR="004B6920">
          <w:rPr>
            <w:lang w:val="en-GB"/>
          </w:rPr>
          <w:t>FY2024</w:t>
        </w:r>
      </w:ins>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del w:id="373" w:author="KPMG_PQH" w:date="2026-04-07T11:25:00Z" w16du:dateUtc="2026-04-07T04:25:00Z">
        <w:r w:rsidR="004A0C9D" w:rsidRPr="00343893">
          <w:delText>FY20</w:delText>
        </w:r>
        <w:r w:rsidR="004A0C9D">
          <w:delText>22</w:delText>
        </w:r>
      </w:del>
      <w:proofErr w:type="gramStart"/>
      <w:ins w:id="374" w:author="KPMG_PQH" w:date="2026-04-07T11:25:00Z" w16du:dateUtc="2026-04-07T04:25:00Z">
        <w:r w:rsidR="00247BEC" w:rsidRPr="00343893">
          <w:t>FY20</w:t>
        </w:r>
        <w:r w:rsidR="00247BEC">
          <w:t>23</w:t>
        </w:r>
      </w:ins>
      <w:proofErr w:type="gramEnd"/>
      <w:r w:rsidR="00247BEC" w:rsidRPr="00343893">
        <w:t xml:space="preserve"> </w:t>
      </w:r>
      <w:r w:rsidRPr="00343893">
        <w:t>have been used for benchmarking purposes.</w:t>
      </w:r>
    </w:p>
    <w:p w14:paraId="4883F537" w14:textId="463401CE"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del w:id="375" w:author="KPMG_PQH" w:date="2026-04-07T11:25:00Z" w16du:dateUtc="2026-04-07T04:25:00Z">
        <w:r w:rsidR="001E14F4">
          <w:rPr>
            <w:lang w:val="en-GB"/>
          </w:rPr>
          <w:delText>FY2023</w:delText>
        </w:r>
      </w:del>
      <w:ins w:id="376" w:author="KPMG_PQH" w:date="2026-04-07T11:25:00Z" w16du:dateUtc="2026-04-07T04:25:00Z">
        <w:r w:rsidR="004B6920">
          <w:rPr>
            <w:lang w:val="en-GB"/>
          </w:rPr>
          <w:t>FY2024</w:t>
        </w:r>
      </w:ins>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del w:id="377" w:author="KPMG_PQH" w:date="2026-04-07T11:25:00Z" w16du:dateUtc="2026-04-07T04:25:00Z">
        <w:r w:rsidR="004A0C9D" w:rsidRPr="00343893">
          <w:delText>20</w:delText>
        </w:r>
        <w:r w:rsidR="004A0C9D">
          <w:delText>20</w:delText>
        </w:r>
        <w:r w:rsidRPr="00343893">
          <w:delText>-20</w:delText>
        </w:r>
        <w:r w:rsidR="001532EA">
          <w:delText>2</w:delText>
        </w:r>
        <w:r w:rsidR="004A0C9D">
          <w:delText>2</w:delText>
        </w:r>
      </w:del>
      <w:ins w:id="378" w:author="KPMG_PQH" w:date="2026-04-07T11:25:00Z" w16du:dateUtc="2026-04-07T04:25:00Z">
        <w:r w:rsidR="00247BEC" w:rsidRPr="00343893">
          <w:t>20</w:t>
        </w:r>
        <w:r w:rsidR="00247BEC">
          <w:t>21</w:t>
        </w:r>
        <w:r w:rsidRPr="00343893">
          <w:t>-</w:t>
        </w:r>
        <w:r w:rsidR="00247BEC" w:rsidRPr="00343893">
          <w:t>20</w:t>
        </w:r>
        <w:r w:rsidR="00247BEC">
          <w:t>23</w:t>
        </w:r>
      </w:ins>
      <w:r w:rsidR="00247BEC" w:rsidRPr="00343893">
        <w:rPr>
          <w:lang w:val="en-GB"/>
        </w:rPr>
        <w:t xml:space="preserve"> </w:t>
      </w:r>
      <w:r w:rsidRPr="00343893">
        <w:rPr>
          <w:lang w:val="en-GB"/>
        </w:rPr>
        <w:t>period of the selected independent comparable companies.</w:t>
      </w:r>
    </w:p>
    <w:p w14:paraId="0CA4CB8B" w14:textId="1AEA45B7"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742399">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742399">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54360EDB" w:rsidR="00DA6631" w:rsidRDefault="00FA3A7D" w:rsidP="00A779F0">
      <w:del w:id="379" w:author="KPMG_PQH" w:date="2026-04-07T11:25:00Z" w16du:dateUtc="2026-04-07T04:25:00Z">
        <w:r w:rsidRPr="0094588E">
          <w:rPr>
            <w:noProof/>
          </w:rPr>
          <w:drawing>
            <wp:inline distT="0" distB="0" distL="0" distR="0" wp14:anchorId="38E4CB4A" wp14:editId="3C57A6A8">
              <wp:extent cx="5400040" cy="3638536"/>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638536"/>
                      </a:xfrm>
                      <a:prstGeom prst="rect">
                        <a:avLst/>
                      </a:prstGeom>
                      <a:noFill/>
                      <a:ln>
                        <a:noFill/>
                      </a:ln>
                    </pic:spPr>
                  </pic:pic>
                </a:graphicData>
              </a:graphic>
            </wp:inline>
          </w:drawing>
        </w:r>
      </w:del>
      <w:ins w:id="380" w:author="KPMG_PQH" w:date="2026-04-07T11:25:00Z" w16du:dateUtc="2026-04-07T04:25:00Z">
        <w:r w:rsidR="00A12317">
          <w:rPr>
            <w:noProof/>
          </w:rPr>
          <w:drawing>
            <wp:inline distT="0" distB="0" distL="0" distR="0" wp14:anchorId="40B568B1" wp14:editId="25D265F1">
              <wp:extent cx="5400040" cy="3293745"/>
              <wp:effectExtent l="0" t="0" r="0" b="1905"/>
              <wp:docPr id="466604494"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ins>
      <w:r w:rsidR="00E52676" w:rsidRPr="00E52676" w:rsidDel="00E538C7">
        <w:t xml:space="preserve"> </w:t>
      </w:r>
    </w:p>
    <w:p w14:paraId="0DB254FB" w14:textId="597D6E5D"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del w:id="381" w:author="KPMG_PQH" w:date="2026-04-07T11:25:00Z" w16du:dateUtc="2026-04-07T04:25:00Z">
        <w:r w:rsidR="00457DC0">
          <w:delText>86</w:delText>
        </w:r>
      </w:del>
      <w:ins w:id="382" w:author="KPMG_PQH" w:date="2026-04-07T11:25:00Z" w16du:dateUtc="2026-04-07T04:25:00Z">
        <w:r w:rsidR="00887BAD">
          <w:t>06</w:t>
        </w:r>
      </w:ins>
      <w:r>
        <w:t xml:space="preserve">% to </w:t>
      </w:r>
      <w:del w:id="383" w:author="KPMG_PQH" w:date="2026-04-07T11:25:00Z" w16du:dateUtc="2026-04-07T04:25:00Z">
        <w:r w:rsidR="00457DC0">
          <w:delText>11</w:delText>
        </w:r>
        <w:r w:rsidR="009A678D">
          <w:delText>.</w:delText>
        </w:r>
        <w:r w:rsidR="00457DC0">
          <w:delText>56</w:delText>
        </w:r>
      </w:del>
      <w:ins w:id="384" w:author="KPMG_PQH" w:date="2026-04-07T11:25:00Z" w16du:dateUtc="2026-04-07T04:25:00Z">
        <w:r w:rsidR="00887BAD">
          <w:t>5</w:t>
        </w:r>
        <w:r w:rsidR="009A678D">
          <w:t>.</w:t>
        </w:r>
        <w:r w:rsidR="00457DC0">
          <w:t>6</w:t>
        </w:r>
        <w:r w:rsidR="00887BAD">
          <w:t>0</w:t>
        </w:r>
      </w:ins>
      <w:r>
        <w:t>%</w:t>
      </w:r>
      <w:r w:rsidR="002B40D9">
        <w:rPr>
          <w:rFonts w:eastAsia="STKaiti"/>
          <w:lang w:eastAsia="zh-CN"/>
        </w:rPr>
        <w:t xml:space="preserve"> </w:t>
      </w:r>
      <w:r>
        <w:t xml:space="preserve">for the </w:t>
      </w:r>
      <w:del w:id="385" w:author="KPMG_PQH" w:date="2026-04-07T11:25:00Z" w16du:dateUtc="2026-04-07T04:25:00Z">
        <w:r>
          <w:delText>20</w:delText>
        </w:r>
        <w:r w:rsidR="003A57D7">
          <w:delText>2</w:delText>
        </w:r>
        <w:r w:rsidR="00457DC0">
          <w:delText>2</w:delText>
        </w:r>
      </w:del>
      <w:ins w:id="386" w:author="KPMG_PQH" w:date="2026-04-07T11:25:00Z" w16du:dateUtc="2026-04-07T04:25:00Z">
        <w:r w:rsidR="00887BAD">
          <w:t>2023</w:t>
        </w:r>
      </w:ins>
      <w:r w:rsidR="00887BAD">
        <w:t xml:space="preserve"> </w:t>
      </w:r>
      <w:r>
        <w:t>period</w:t>
      </w:r>
      <w:r w:rsidR="002B40D9">
        <w:t xml:space="preserve">, and from </w:t>
      </w:r>
      <w:r w:rsidR="00917627">
        <w:t>2</w:t>
      </w:r>
      <w:r w:rsidR="002B40D9">
        <w:t>.</w:t>
      </w:r>
      <w:del w:id="387" w:author="KPMG_PQH" w:date="2026-04-07T11:25:00Z" w16du:dateUtc="2026-04-07T04:25:00Z">
        <w:r w:rsidR="00917627">
          <w:delText>44</w:delText>
        </w:r>
      </w:del>
      <w:ins w:id="388" w:author="KPMG_PQH" w:date="2026-04-07T11:25:00Z" w16du:dateUtc="2026-04-07T04:25:00Z">
        <w:r w:rsidR="00887BAD">
          <w:t>81</w:t>
        </w:r>
      </w:ins>
      <w:r w:rsidR="002B40D9">
        <w:t xml:space="preserve">% to </w:t>
      </w:r>
      <w:del w:id="389" w:author="KPMG_PQH" w:date="2026-04-07T11:25:00Z" w16du:dateUtc="2026-04-07T04:25:00Z">
        <w:r w:rsidR="00917627">
          <w:delText>10</w:delText>
        </w:r>
        <w:r w:rsidR="002B40D9">
          <w:delText>.</w:delText>
        </w:r>
        <w:r w:rsidR="00917627">
          <w:delText>84</w:delText>
        </w:r>
      </w:del>
      <w:ins w:id="390" w:author="KPMG_PQH" w:date="2026-04-07T11:25:00Z" w16du:dateUtc="2026-04-07T04:25:00Z">
        <w:r w:rsidR="00887BAD">
          <w:t>6</w:t>
        </w:r>
        <w:r w:rsidR="002B40D9">
          <w:t>.</w:t>
        </w:r>
        <w:r w:rsidR="00887BAD">
          <w:t>79</w:t>
        </w:r>
      </w:ins>
      <w:r w:rsidR="002B40D9">
        <w:t xml:space="preserve">% </w:t>
      </w:r>
      <w:r w:rsidR="00CC7551">
        <w:t>fo</w:t>
      </w:r>
      <w:r w:rsidR="002736B6">
        <w:t>r</w:t>
      </w:r>
      <w:r w:rsidR="00CC7551">
        <w:t xml:space="preserve"> the </w:t>
      </w:r>
      <w:del w:id="391" w:author="KPMG_PQH" w:date="2026-04-07T11:25:00Z" w16du:dateUtc="2026-04-07T04:25:00Z">
        <w:r w:rsidR="00CC7551">
          <w:delText>20</w:delText>
        </w:r>
        <w:r w:rsidR="00917627">
          <w:delText>20</w:delText>
        </w:r>
        <w:r w:rsidR="00CC7551">
          <w:delText>-20</w:delText>
        </w:r>
        <w:r w:rsidR="00917627">
          <w:delText>22</w:delText>
        </w:r>
      </w:del>
      <w:ins w:id="392" w:author="KPMG_PQH" w:date="2026-04-07T11:25:00Z" w16du:dateUtc="2026-04-07T04:25:00Z">
        <w:r w:rsidR="00887BAD">
          <w:t>2021</w:t>
        </w:r>
        <w:r w:rsidR="00CC7551">
          <w:t>-</w:t>
        </w:r>
        <w:r w:rsidR="00887BAD">
          <w:t>2023</w:t>
        </w:r>
      </w:ins>
      <w:r w:rsidR="00887BAD">
        <w:t xml:space="preserve"> </w:t>
      </w:r>
      <w:r w:rsidR="00CC7551">
        <w:t>period.</w:t>
      </w:r>
    </w:p>
    <w:p w14:paraId="2FE767F1" w14:textId="5E7562A4" w:rsidR="008F42BE" w:rsidRDefault="008E6926" w:rsidP="00343893">
      <w:pPr>
        <w:pStyle w:val="BodyText"/>
        <w:jc w:val="both"/>
      </w:pPr>
      <w:r>
        <w:lastRenderedPageBreak/>
        <w:t xml:space="preserve">HMV’s NCP result of </w:t>
      </w:r>
      <w:del w:id="393" w:author="KPMG_PQH" w:date="2026-04-07T11:25:00Z" w16du:dateUtc="2026-04-07T04:25:00Z">
        <w:r w:rsidR="00D36F59">
          <w:delText>1</w:delText>
        </w:r>
        <w:r>
          <w:delText>4.</w:delText>
        </w:r>
        <w:r w:rsidR="00917627">
          <w:delText>18</w:delText>
        </w:r>
      </w:del>
      <w:ins w:id="394" w:author="KPMG_PQH" w:date="2026-04-07T11:25:00Z" w16du:dateUtc="2026-04-07T04:25:00Z">
        <w:r w:rsidR="00887BAD">
          <w:t>6</w:t>
        </w:r>
        <w:r>
          <w:t>.</w:t>
        </w:r>
        <w:r w:rsidR="00887BAD">
          <w:t>08</w:t>
        </w:r>
      </w:ins>
      <w:r>
        <w:t xml:space="preserve">% in </w:t>
      </w:r>
      <w:del w:id="395" w:author="KPMG_PQH" w:date="2026-04-07T11:25:00Z" w16du:dateUtc="2026-04-07T04:25:00Z">
        <w:r w:rsidR="001E14F4">
          <w:delText>FY2023</w:delText>
        </w:r>
      </w:del>
      <w:ins w:id="396" w:author="KPMG_PQH" w:date="2026-04-07T11:25:00Z" w16du:dateUtc="2026-04-07T04:25:00Z">
        <w:r w:rsidR="004B6920">
          <w:t>FY2024</w:t>
        </w:r>
      </w:ins>
      <w:r>
        <w:t xml:space="preserve"> is:</w:t>
      </w:r>
    </w:p>
    <w:p w14:paraId="09054D1C" w14:textId="58560338"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del w:id="397" w:author="KPMG_PQH" w:date="2026-04-07T11:25:00Z" w16du:dateUtc="2026-04-07T04:25:00Z">
        <w:r w:rsidR="00917627" w:rsidRPr="00A779F0">
          <w:rPr>
            <w:color w:val="000000" w:themeColor="text1"/>
          </w:rPr>
          <w:delText>20</w:delText>
        </w:r>
        <w:r w:rsidR="00917627">
          <w:rPr>
            <w:color w:val="000000" w:themeColor="text1"/>
          </w:rPr>
          <w:delText>22</w:delText>
        </w:r>
      </w:del>
      <w:ins w:id="398" w:author="KPMG_PQH" w:date="2026-04-07T11:25:00Z" w16du:dateUtc="2026-04-07T04:25:00Z">
        <w:r w:rsidR="00887BAD" w:rsidRPr="00A779F0">
          <w:rPr>
            <w:color w:val="000000" w:themeColor="text1"/>
          </w:rPr>
          <w:t>20</w:t>
        </w:r>
        <w:r w:rsidR="00887BAD">
          <w:rPr>
            <w:color w:val="000000" w:themeColor="text1"/>
          </w:rPr>
          <w:t>23</w:t>
        </w:r>
      </w:ins>
      <w:r w:rsidR="00887BAD" w:rsidRPr="00A779F0">
        <w:rPr>
          <w:color w:val="000000" w:themeColor="text1"/>
        </w:rPr>
        <w:t xml:space="preserve"> </w:t>
      </w:r>
      <w:r w:rsidR="00B46841" w:rsidRPr="00A779F0">
        <w:rPr>
          <w:color w:val="000000" w:themeColor="text1"/>
        </w:rPr>
        <w:t xml:space="preserve">period; and </w:t>
      </w:r>
    </w:p>
    <w:p w14:paraId="2B6BE817" w14:textId="35483502" w:rsidR="00B46841" w:rsidRDefault="00D36F59" w:rsidP="00753E12">
      <w:pPr>
        <w:pStyle w:val="ListBullet"/>
        <w:jc w:val="both"/>
        <w:rPr>
          <w:color w:val="000000" w:themeColor="text1"/>
        </w:rPr>
      </w:pPr>
      <w:del w:id="399" w:author="KPMG_PQH" w:date="2026-04-07T11:25:00Z" w16du:dateUtc="2026-04-07T04:25:00Z">
        <w:r>
          <w:rPr>
            <w:color w:val="000000" w:themeColor="text1"/>
          </w:rPr>
          <w:delText>above</w:delText>
        </w:r>
      </w:del>
      <w:ins w:id="400" w:author="KPMG_PQH" w:date="2026-04-07T11:25:00Z" w16du:dateUtc="2026-04-07T04:25:00Z">
        <w:r w:rsidR="00887BAD">
          <w:rPr>
            <w:color w:val="000000" w:themeColor="text1"/>
          </w:rPr>
          <w:t>within</w:t>
        </w:r>
      </w:ins>
      <w:r w:rsidR="00887BAD" w:rsidRPr="00A779F0">
        <w:rPr>
          <w:color w:val="000000" w:themeColor="text1"/>
        </w:rPr>
        <w:t xml:space="preserve"> </w:t>
      </w:r>
      <w:r w:rsidR="00B46841" w:rsidRPr="00A779F0">
        <w:rPr>
          <w:color w:val="000000" w:themeColor="text1"/>
        </w:rPr>
        <w:t xml:space="preserve">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del w:id="401" w:author="KPMG_PQH" w:date="2026-04-07T11:25:00Z" w16du:dateUtc="2026-04-07T04:25:00Z">
        <w:r w:rsidR="00B46841" w:rsidRPr="00A779F0">
          <w:rPr>
            <w:rFonts w:eastAsia="STKaiti"/>
            <w:color w:val="000000" w:themeColor="text1"/>
            <w:lang w:eastAsia="zh-CN"/>
          </w:rPr>
          <w:delText>20</w:delText>
        </w:r>
        <w:r w:rsidR="00917627">
          <w:rPr>
            <w:rFonts w:eastAsia="STKaiti"/>
            <w:color w:val="000000" w:themeColor="text1"/>
            <w:lang w:eastAsia="zh-CN"/>
          </w:rPr>
          <w:delText>20</w:delText>
        </w:r>
        <w:r w:rsidR="00B46841" w:rsidRPr="00A779F0">
          <w:rPr>
            <w:rFonts w:eastAsia="STKaiti"/>
            <w:color w:val="000000" w:themeColor="text1"/>
            <w:lang w:eastAsia="zh-CN"/>
          </w:rPr>
          <w:delText>-20</w:delText>
        </w:r>
        <w:r w:rsidR="00B46841">
          <w:rPr>
            <w:rFonts w:eastAsia="STKaiti"/>
            <w:color w:val="000000" w:themeColor="text1"/>
            <w:lang w:eastAsia="zh-CN"/>
          </w:rPr>
          <w:delText>2</w:delText>
        </w:r>
        <w:r w:rsidR="00917627">
          <w:rPr>
            <w:rFonts w:eastAsia="STKaiti"/>
            <w:color w:val="000000" w:themeColor="text1"/>
            <w:lang w:eastAsia="zh-CN"/>
          </w:rPr>
          <w:delText>2</w:delText>
        </w:r>
      </w:del>
      <w:ins w:id="402" w:author="KPMG_PQH" w:date="2026-04-07T11:25:00Z" w16du:dateUtc="2026-04-07T04:25:00Z">
        <w:r w:rsidR="00887BAD" w:rsidRPr="00A779F0">
          <w:rPr>
            <w:rFonts w:eastAsia="STKaiti"/>
            <w:color w:val="000000" w:themeColor="text1"/>
            <w:lang w:eastAsia="zh-CN"/>
          </w:rPr>
          <w:t>20</w:t>
        </w:r>
        <w:r w:rsidR="00887BAD">
          <w:rPr>
            <w:rFonts w:eastAsia="STKaiti"/>
            <w:color w:val="000000" w:themeColor="text1"/>
            <w:lang w:eastAsia="zh-CN"/>
          </w:rPr>
          <w:t>21</w:t>
        </w:r>
        <w:r w:rsidR="00B46841" w:rsidRPr="00A779F0">
          <w:rPr>
            <w:rFonts w:eastAsia="STKaiti"/>
            <w:color w:val="000000" w:themeColor="text1"/>
            <w:lang w:eastAsia="zh-CN"/>
          </w:rPr>
          <w:t>-</w:t>
        </w:r>
        <w:r w:rsidR="00887BAD" w:rsidRPr="00A779F0">
          <w:rPr>
            <w:rFonts w:eastAsia="STKaiti"/>
            <w:color w:val="000000" w:themeColor="text1"/>
            <w:lang w:eastAsia="zh-CN"/>
          </w:rPr>
          <w:t>20</w:t>
        </w:r>
        <w:r w:rsidR="00887BAD">
          <w:rPr>
            <w:rFonts w:eastAsia="STKaiti"/>
            <w:color w:val="000000" w:themeColor="text1"/>
            <w:lang w:eastAsia="zh-CN"/>
          </w:rPr>
          <w:t>23</w:t>
        </w:r>
      </w:ins>
      <w:r w:rsidR="00887BAD"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403" w:name="_Toc64307461"/>
      <w:bookmarkStart w:id="404" w:name="_Toc220570325"/>
      <w:bookmarkStart w:id="405" w:name="_Toc170131392"/>
      <w:r w:rsidRPr="00471C2D">
        <w:t>Conclusion</w:t>
      </w:r>
      <w:bookmarkEnd w:id="403"/>
      <w:bookmarkEnd w:id="404"/>
      <w:bookmarkEnd w:id="405"/>
    </w:p>
    <w:p w14:paraId="5198592E" w14:textId="23298720" w:rsidR="00014900"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588240B1" w14:textId="76550919" w:rsidR="006656EE" w:rsidRPr="00F226A6" w:rsidRDefault="006656EE" w:rsidP="00F226A6">
      <w:pPr>
        <w:pStyle w:val="BodyText"/>
        <w:jc w:val="both"/>
      </w:pPr>
      <w:bookmarkStart w:id="406" w:name="_Toc492543262"/>
      <w:bookmarkStart w:id="407" w:name="_Toc458528242"/>
      <w:bookmarkStart w:id="408" w:name="_Toc458578446"/>
      <w:bookmarkStart w:id="409" w:name="_Toc458528243"/>
      <w:bookmarkStart w:id="410" w:name="_Toc458578447"/>
      <w:bookmarkStart w:id="411" w:name="_Toc458528244"/>
      <w:bookmarkStart w:id="412" w:name="_Toc458578448"/>
      <w:bookmarkStart w:id="413" w:name="_Toc458528245"/>
      <w:bookmarkStart w:id="414" w:name="_Toc458578449"/>
      <w:bookmarkStart w:id="415" w:name="_Toc458528246"/>
      <w:bookmarkStart w:id="416" w:name="_Toc458578450"/>
      <w:bookmarkStart w:id="417" w:name="_Toc458528247"/>
      <w:bookmarkStart w:id="418" w:name="_Toc458578451"/>
      <w:bookmarkStart w:id="419" w:name="_Toc458528248"/>
      <w:bookmarkStart w:id="420" w:name="_Toc458578452"/>
      <w:bookmarkStart w:id="421" w:name="_Toc458528253"/>
      <w:bookmarkStart w:id="422" w:name="_Toc458578457"/>
      <w:bookmarkStart w:id="423" w:name="_Toc344372299"/>
      <w:bookmarkStart w:id="424" w:name="_Toc345072727"/>
      <w:bookmarkStart w:id="425" w:name="_Toc274923438"/>
      <w:bookmarkStart w:id="426" w:name="_Toc274924609"/>
      <w:bookmarkStart w:id="427" w:name="_Toc274923440"/>
      <w:bookmarkStart w:id="428" w:name="_Toc274924611"/>
      <w:bookmarkStart w:id="429" w:name="_Toc458528254"/>
      <w:bookmarkStart w:id="430" w:name="_Toc458578458"/>
      <w:bookmarkStart w:id="431" w:name="_Toc458528255"/>
      <w:bookmarkStart w:id="432" w:name="_Toc458578459"/>
      <w:bookmarkStart w:id="433" w:name="_Toc458528256"/>
      <w:bookmarkStart w:id="434" w:name="_Toc458578460"/>
      <w:bookmarkStart w:id="435" w:name="_Toc458528257"/>
      <w:bookmarkStart w:id="436" w:name="_Toc458578461"/>
      <w:bookmarkStart w:id="437" w:name="_Toc458528258"/>
      <w:bookmarkStart w:id="438" w:name="_Toc458578462"/>
      <w:bookmarkStart w:id="439" w:name="_Toc458528259"/>
      <w:bookmarkStart w:id="440" w:name="_Toc458578463"/>
      <w:bookmarkStart w:id="441" w:name="_Toc458528260"/>
      <w:bookmarkStart w:id="442" w:name="_Toc458578464"/>
      <w:bookmarkStart w:id="443" w:name="_Toc458528261"/>
      <w:bookmarkStart w:id="444" w:name="_Toc458578465"/>
      <w:bookmarkStart w:id="445" w:name="_Toc458528262"/>
      <w:bookmarkStart w:id="446" w:name="_Toc458578466"/>
      <w:bookmarkStart w:id="447" w:name="_Toc458528263"/>
      <w:bookmarkStart w:id="448" w:name="_Toc458578467"/>
      <w:bookmarkStart w:id="449" w:name="_Toc458528264"/>
      <w:bookmarkStart w:id="450" w:name="_Toc458578468"/>
      <w:bookmarkStart w:id="451" w:name="_Toc458528265"/>
      <w:bookmarkStart w:id="452" w:name="_Toc458578469"/>
      <w:bookmarkStart w:id="453" w:name="_Toc307498301"/>
      <w:bookmarkStart w:id="454" w:name="_Toc307498825"/>
      <w:bookmarkStart w:id="455" w:name="_Toc307498302"/>
      <w:bookmarkStart w:id="456" w:name="_Toc307498826"/>
      <w:bookmarkStart w:id="457" w:name="_Toc307498303"/>
      <w:bookmarkStart w:id="458" w:name="_Toc307498827"/>
      <w:bookmarkStart w:id="459" w:name="_Toc458528267"/>
      <w:bookmarkStart w:id="460" w:name="_Toc458578471"/>
      <w:bookmarkStart w:id="461" w:name="_Toc458528268"/>
      <w:bookmarkStart w:id="462" w:name="_Toc458578472"/>
      <w:bookmarkStart w:id="463" w:name="_Toc458528269"/>
      <w:bookmarkStart w:id="464" w:name="_Toc458578473"/>
      <w:bookmarkStart w:id="465" w:name="_Toc458528270"/>
      <w:bookmarkStart w:id="466" w:name="_Toc458578474"/>
      <w:bookmarkStart w:id="467" w:name="_Toc492472592"/>
      <w:bookmarkStart w:id="468" w:name="_Toc492543024"/>
      <w:bookmarkStart w:id="469" w:name="_Toc492543279"/>
      <w:bookmarkStart w:id="470" w:name="_Toc492548187"/>
      <w:bookmarkStart w:id="471" w:name="_Toc492472593"/>
      <w:bookmarkStart w:id="472" w:name="_Toc492543025"/>
      <w:bookmarkStart w:id="473" w:name="_Toc492543280"/>
      <w:bookmarkStart w:id="474" w:name="_Toc492548188"/>
      <w:bookmarkStart w:id="475" w:name="_Toc492472595"/>
      <w:bookmarkStart w:id="476" w:name="_Toc492543027"/>
      <w:bookmarkStart w:id="477" w:name="_Toc492543282"/>
      <w:bookmarkStart w:id="478" w:name="_Toc492548190"/>
      <w:bookmarkStart w:id="479" w:name="_Toc492472596"/>
      <w:bookmarkStart w:id="480" w:name="_Toc492543028"/>
      <w:bookmarkStart w:id="481" w:name="_Toc492543283"/>
      <w:bookmarkStart w:id="482" w:name="_Toc492548191"/>
      <w:bookmarkStart w:id="483" w:name="_Toc458528274"/>
      <w:bookmarkStart w:id="484" w:name="_Toc458578478"/>
      <w:bookmarkStart w:id="485" w:name="_Toc458528275"/>
      <w:bookmarkStart w:id="486" w:name="_Toc458578479"/>
      <w:bookmarkStart w:id="487" w:name="_Toc458528276"/>
      <w:bookmarkStart w:id="488" w:name="_Toc458578480"/>
      <w:bookmarkStart w:id="489" w:name="_Toc458528277"/>
      <w:bookmarkStart w:id="490" w:name="_Toc458578481"/>
      <w:bookmarkStart w:id="491" w:name="_Toc458528278"/>
      <w:bookmarkStart w:id="492" w:name="_Toc458578482"/>
      <w:bookmarkStart w:id="493" w:name="_Toc508216317"/>
      <w:bookmarkStart w:id="494" w:name="_Toc514923563"/>
      <w:bookmarkStart w:id="495" w:name="_Toc516668390"/>
      <w:bookmarkStart w:id="496" w:name="_Toc526104583"/>
      <w:bookmarkStart w:id="497" w:name="_Toc259634204"/>
      <w:bookmarkStart w:id="498" w:name="_Toc307572942"/>
      <w:bookmarkStart w:id="499" w:name="_Toc329593804"/>
      <w:bookmarkStart w:id="500" w:name="_Toc458670345"/>
      <w:bookmarkStart w:id="501" w:name="_Toc275532965"/>
      <w:bookmarkStart w:id="502" w:name="_Ref492913914"/>
      <w:bookmarkStart w:id="503" w:name="_Ref492913925"/>
      <w:bookmarkStart w:id="504" w:name="_Ref492914508"/>
      <w:bookmarkStart w:id="505" w:name="_Ref497899431"/>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14:paraId="2E266D69" w14:textId="77777777" w:rsidR="006656EE" w:rsidRPr="00F226A6" w:rsidRDefault="006656EE" w:rsidP="00F226A6">
      <w:pPr>
        <w:pStyle w:val="BodyText"/>
        <w:jc w:val="both"/>
        <w:rPr>
          <w:del w:id="506" w:author="KPMG_PQH" w:date="2026-04-07T11:25:00Z" w16du:dateUtc="2026-04-07T04:25:00Z"/>
        </w:rPr>
      </w:pPr>
      <w:del w:id="507" w:author="KPMG_PQH" w:date="2026-04-07T11:25:00Z" w16du:dateUtc="2026-04-07T04:25:00Z">
        <w:r>
          <w:br w:type="page"/>
        </w:r>
      </w:del>
    </w:p>
    <w:p w14:paraId="46AD5431" w14:textId="77777777" w:rsidR="00B75F2F" w:rsidRDefault="00B75F2F" w:rsidP="00FB22BD">
      <w:pPr>
        <w:pStyle w:val="Caption"/>
        <w:spacing w:line="276" w:lineRule="auto"/>
        <w:jc w:val="both"/>
        <w:rPr>
          <w:ins w:id="508" w:author="KPMG_PQH" w:date="2026-04-07T11:25:00Z" w16du:dateUtc="2026-04-07T04:25:00Z"/>
        </w:rPr>
        <w:sectPr w:rsidR="00B75F2F" w:rsidSect="00047C2D">
          <w:headerReference w:type="even" r:id="rId23"/>
          <w:headerReference w:type="default" r:id="rId24"/>
          <w:footerReference w:type="default" r:id="rId25"/>
          <w:headerReference w:type="first" r:id="rId26"/>
          <w:pgSz w:w="11906" w:h="16838" w:code="9"/>
          <w:pgMar w:top="2835" w:right="1474" w:bottom="1588" w:left="1474" w:header="1440" w:footer="709" w:gutter="454"/>
          <w:cols w:space="737"/>
          <w:docGrid w:linePitch="299"/>
        </w:sectPr>
      </w:pPr>
      <w:bookmarkStart w:id="509" w:name="_Toc494116171"/>
      <w:bookmarkStart w:id="510" w:name="_Toc494116305"/>
      <w:bookmarkStart w:id="511" w:name="_Toc494196657"/>
      <w:bookmarkStart w:id="512" w:name="_Toc494196778"/>
      <w:bookmarkStart w:id="513" w:name="_Toc458528282"/>
      <w:bookmarkStart w:id="514" w:name="_Toc458578486"/>
      <w:bookmarkStart w:id="515" w:name="_Ref497899401"/>
      <w:bookmarkStart w:id="516" w:name="_Toc422841079"/>
      <w:bookmarkStart w:id="517" w:name="_Toc431389292"/>
      <w:bookmarkStart w:id="518" w:name="_Toc457636851"/>
      <w:bookmarkStart w:id="519" w:name="_Toc458670350"/>
      <w:bookmarkEnd w:id="493"/>
      <w:bookmarkEnd w:id="494"/>
      <w:bookmarkEnd w:id="495"/>
      <w:bookmarkEnd w:id="496"/>
      <w:bookmarkEnd w:id="497"/>
      <w:bookmarkEnd w:id="498"/>
      <w:bookmarkEnd w:id="499"/>
      <w:bookmarkEnd w:id="500"/>
      <w:bookmarkEnd w:id="501"/>
      <w:bookmarkEnd w:id="502"/>
      <w:bookmarkEnd w:id="503"/>
      <w:bookmarkEnd w:id="504"/>
      <w:bookmarkEnd w:id="505"/>
      <w:bookmarkEnd w:id="509"/>
      <w:bookmarkEnd w:id="510"/>
      <w:bookmarkEnd w:id="511"/>
      <w:bookmarkEnd w:id="512"/>
      <w:bookmarkEnd w:id="513"/>
      <w:bookmarkEnd w:id="514"/>
    </w:p>
    <w:p w14:paraId="0638C8CB" w14:textId="77777777" w:rsidR="000D06DB" w:rsidRPr="00BD1F76" w:rsidRDefault="000D06DB" w:rsidP="000D06DB">
      <w:pPr>
        <w:pStyle w:val="Heading1"/>
        <w:numPr>
          <w:ilvl w:val="0"/>
          <w:numId w:val="0"/>
        </w:numPr>
      </w:pPr>
      <w:bookmarkStart w:id="520" w:name="_Toc220570326"/>
      <w:bookmarkStart w:id="521" w:name="_Toc90906405"/>
      <w:bookmarkStart w:id="522" w:name="_Toc170131393"/>
      <w:r w:rsidRPr="00BD1F76">
        <w:lastRenderedPageBreak/>
        <w:t xml:space="preserve">PART A. </w:t>
      </w:r>
      <w:r>
        <w:t xml:space="preserve">TAXPAYER </w:t>
      </w:r>
      <w:r w:rsidRPr="00BD1F76">
        <w:t>INFORMATION</w:t>
      </w:r>
      <w:bookmarkEnd w:id="520"/>
      <w:bookmarkEnd w:id="521"/>
      <w:bookmarkEnd w:id="522"/>
    </w:p>
    <w:p w14:paraId="4B7BD7DB" w14:textId="77777777" w:rsidR="000D06DB" w:rsidRDefault="000D06DB" w:rsidP="000D06DB">
      <w:pPr>
        <w:pStyle w:val="Heading1"/>
      </w:pPr>
      <w:bookmarkStart w:id="523" w:name="_Toc220570327"/>
      <w:bookmarkStart w:id="524" w:name="_Ref498503957"/>
      <w:bookmarkStart w:id="525" w:name="_Toc508216318"/>
      <w:bookmarkStart w:id="526" w:name="_Toc514923564"/>
      <w:bookmarkStart w:id="527" w:name="_Toc516668391"/>
      <w:bookmarkStart w:id="528" w:name="_Ref526063860"/>
      <w:bookmarkStart w:id="529" w:name="_Toc526104584"/>
      <w:bookmarkStart w:id="530" w:name="_Toc90906406"/>
      <w:bookmarkStart w:id="531" w:name="_Toc170131394"/>
      <w:r>
        <w:t xml:space="preserve">Information on </w:t>
      </w:r>
      <w:bookmarkEnd w:id="524"/>
      <w:bookmarkEnd w:id="525"/>
      <w:bookmarkEnd w:id="526"/>
      <w:bookmarkEnd w:id="527"/>
      <w:bookmarkEnd w:id="528"/>
      <w:bookmarkEnd w:id="529"/>
      <w:r>
        <w:t>HMV</w:t>
      </w:r>
      <w:bookmarkEnd w:id="523"/>
      <w:bookmarkEnd w:id="530"/>
      <w:bookmarkEnd w:id="531"/>
    </w:p>
    <w:p w14:paraId="6914CAAB" w14:textId="13402D43" w:rsidR="000D06DB" w:rsidRDefault="000D06DB" w:rsidP="000D06DB">
      <w:pPr>
        <w:pStyle w:val="BodyText"/>
        <w:rPr>
          <w:color w:val="000000" w:themeColor="text1"/>
          <w:lang w:val="en-GB"/>
        </w:rPr>
      </w:pPr>
      <w:bookmarkStart w:id="532" w:name="_Toc285731160"/>
      <w:r w:rsidRPr="0015398D">
        <w:rPr>
          <w:lang w:val="en-GB"/>
        </w:rPr>
        <w:t xml:space="preserve">This section provides information </w:t>
      </w:r>
      <w:r w:rsidRPr="002C11EA">
        <w:rPr>
          <w:color w:val="000000" w:themeColor="text1"/>
          <w:lang w:val="en-GB"/>
        </w:rPr>
        <w:t>on</w:t>
      </w:r>
      <w:del w:id="533" w:author="KPMG_PQH" w:date="2026-04-07T11:25:00Z" w16du:dateUtc="2026-04-07T04:25:00Z">
        <w:r w:rsidR="00923508" w:rsidRPr="002C11EA">
          <w:rPr>
            <w:color w:val="000000" w:themeColor="text1"/>
            <w:lang w:val="en-GB"/>
          </w:rPr>
          <w:delText xml:space="preserve"> </w:delText>
        </w:r>
        <w:r w:rsidR="00923508">
          <w:rPr>
            <w:color w:val="000000" w:themeColor="text1"/>
            <w:lang w:val="en-GB"/>
          </w:rPr>
          <w:delText>the</w:delText>
        </w:r>
      </w:del>
      <w:r w:rsidRPr="002C11EA">
        <w:rPr>
          <w:color w:val="000000" w:themeColor="text1"/>
          <w:lang w:val="en-GB"/>
        </w:rPr>
        <w:t xml:space="preserve"> </w:t>
      </w:r>
      <w:r>
        <w:rPr>
          <w:color w:val="000000" w:themeColor="text1"/>
          <w:lang w:val="en-GB"/>
        </w:rPr>
        <w:t>HMV and its parent company.</w:t>
      </w:r>
    </w:p>
    <w:p w14:paraId="5DAFE15A" w14:textId="20152E32" w:rsidR="000D06DB" w:rsidRDefault="000D06DB" w:rsidP="000D06DB">
      <w:pPr>
        <w:pStyle w:val="BodyText"/>
      </w:pPr>
      <w:r>
        <w:t xml:space="preserve">The figure below illustrates the entities relevant to this Local File, as of </w:t>
      </w:r>
      <w:del w:id="534" w:author="KPMG_PQH" w:date="2026-04-07T11:25:00Z" w16du:dateUtc="2026-04-07T04:25:00Z">
        <w:r w:rsidR="001E14F4">
          <w:delText>FY2023</w:delText>
        </w:r>
      </w:del>
      <w:ins w:id="535" w:author="KPMG_PQH" w:date="2026-04-07T11:25:00Z" w16du:dateUtc="2026-04-07T04:25:00Z">
        <w:r>
          <w:t>FY2024</w:t>
        </w:r>
      </w:ins>
      <w:r>
        <w:t>.</w:t>
      </w:r>
    </w:p>
    <w:bookmarkEnd w:id="532"/>
    <w:p w14:paraId="6799F93F" w14:textId="77777777" w:rsidR="00B75F2F" w:rsidRDefault="00B75F2F" w:rsidP="00FB22BD">
      <w:pPr>
        <w:pStyle w:val="Caption"/>
        <w:spacing w:line="276" w:lineRule="auto"/>
        <w:jc w:val="both"/>
        <w:rPr>
          <w:del w:id="536" w:author="KPMG_PQH" w:date="2026-04-07T11:25:00Z" w16du:dateUtc="2026-04-07T04:25:00Z"/>
        </w:rPr>
      </w:pPr>
    </w:p>
    <w:p w14:paraId="18FBD1DC" w14:textId="77777777" w:rsidR="00B75F2F" w:rsidRDefault="00B75F2F" w:rsidP="00FB22BD">
      <w:pPr>
        <w:pStyle w:val="Caption"/>
        <w:spacing w:line="276" w:lineRule="auto"/>
        <w:jc w:val="both"/>
        <w:rPr>
          <w:del w:id="537" w:author="KPMG_PQH" w:date="2026-04-07T11:25:00Z" w16du:dateUtc="2026-04-07T04:25:00Z"/>
        </w:rPr>
      </w:pPr>
    </w:p>
    <w:p w14:paraId="0FAEB4F3" w14:textId="77777777" w:rsidR="00B75F2F" w:rsidRDefault="00B75F2F" w:rsidP="00FB22BD">
      <w:pPr>
        <w:pStyle w:val="Caption"/>
        <w:spacing w:line="276" w:lineRule="auto"/>
        <w:jc w:val="both"/>
        <w:rPr>
          <w:del w:id="538" w:author="KPMG_PQH" w:date="2026-04-07T11:25:00Z" w16du:dateUtc="2026-04-07T04:25:00Z"/>
        </w:rPr>
      </w:pPr>
    </w:p>
    <w:p w14:paraId="3C608174" w14:textId="77777777" w:rsidR="00B75F2F" w:rsidRDefault="00B75F2F" w:rsidP="00FB22BD">
      <w:pPr>
        <w:pStyle w:val="Caption"/>
        <w:spacing w:line="276" w:lineRule="auto"/>
        <w:jc w:val="both"/>
        <w:rPr>
          <w:del w:id="539" w:author="KPMG_PQH" w:date="2026-04-07T11:25:00Z" w16du:dateUtc="2026-04-07T04:25:00Z"/>
        </w:rPr>
      </w:pPr>
    </w:p>
    <w:p w14:paraId="5D531B4D" w14:textId="77777777" w:rsidR="00B75F2F" w:rsidRDefault="00B75F2F" w:rsidP="00FB22BD">
      <w:pPr>
        <w:pStyle w:val="Caption"/>
        <w:spacing w:line="276" w:lineRule="auto"/>
        <w:jc w:val="both"/>
        <w:rPr>
          <w:del w:id="540" w:author="KPMG_PQH" w:date="2026-04-07T11:25:00Z" w16du:dateUtc="2026-04-07T04:25:00Z"/>
        </w:rPr>
      </w:pPr>
    </w:p>
    <w:p w14:paraId="584B42D8" w14:textId="77777777" w:rsidR="00B75F2F" w:rsidRDefault="00B75F2F" w:rsidP="00FB22BD">
      <w:pPr>
        <w:pStyle w:val="Caption"/>
        <w:spacing w:line="276" w:lineRule="auto"/>
        <w:jc w:val="both"/>
        <w:rPr>
          <w:del w:id="541" w:author="KPMG_PQH" w:date="2026-04-07T11:25:00Z" w16du:dateUtc="2026-04-07T04:25:00Z"/>
        </w:rPr>
      </w:pPr>
    </w:p>
    <w:p w14:paraId="5A504B8F" w14:textId="77777777" w:rsidR="00B75F2F" w:rsidRDefault="00B75F2F" w:rsidP="00FB22BD">
      <w:pPr>
        <w:pStyle w:val="Caption"/>
        <w:spacing w:line="276" w:lineRule="auto"/>
        <w:jc w:val="both"/>
        <w:rPr>
          <w:del w:id="542" w:author="KPMG_PQH" w:date="2026-04-07T11:25:00Z" w16du:dateUtc="2026-04-07T04:25:00Z"/>
        </w:rPr>
      </w:pPr>
    </w:p>
    <w:p w14:paraId="556F86CA" w14:textId="77777777" w:rsidR="00B75F2F" w:rsidRDefault="00B75F2F" w:rsidP="00FB22BD">
      <w:pPr>
        <w:pStyle w:val="Caption"/>
        <w:spacing w:line="276" w:lineRule="auto"/>
        <w:jc w:val="both"/>
        <w:rPr>
          <w:del w:id="543" w:author="KPMG_PQH" w:date="2026-04-07T11:25:00Z" w16du:dateUtc="2026-04-07T04:25:00Z"/>
        </w:rPr>
        <w:sectPr w:rsidR="00B75F2F" w:rsidSect="00047C2D">
          <w:headerReference w:type="even" r:id="rId27"/>
          <w:headerReference w:type="default" r:id="rId28"/>
          <w:footerReference w:type="default" r:id="rId29"/>
          <w:headerReference w:type="first" r:id="rId30"/>
          <w:pgSz w:w="11906" w:h="16838" w:code="9"/>
          <w:pgMar w:top="2835" w:right="1474" w:bottom="1588" w:left="1474" w:header="1440" w:footer="709" w:gutter="454"/>
          <w:cols w:space="737"/>
          <w:docGrid w:linePitch="299"/>
        </w:sectPr>
      </w:pPr>
    </w:p>
    <w:p w14:paraId="2B0850C3" w14:textId="7A11D110" w:rsidR="00B75F2F" w:rsidRDefault="005E73A7" w:rsidP="00FB22BD">
      <w:pPr>
        <w:pStyle w:val="Caption"/>
        <w:spacing w:line="276" w:lineRule="auto"/>
        <w:jc w:val="both"/>
      </w:pPr>
      <w:r>
        <w:lastRenderedPageBreak/>
        <w:t xml:space="preserve">Figure </w:t>
      </w:r>
      <w:r>
        <w:fldChar w:fldCharType="begin"/>
      </w:r>
      <w:r>
        <w:instrText xml:space="preserve"> STYLEREF 1 \s </w:instrText>
      </w:r>
      <w:r>
        <w:fldChar w:fldCharType="separate"/>
      </w:r>
      <w:r w:rsidR="00742399">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742399">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6EF75A27" w14:textId="77777777" w:rsidR="00B75F2F" w:rsidRDefault="00B75F2F" w:rsidP="00B75F2F">
      <w:pPr>
        <w:rPr>
          <w:del w:id="544" w:author="KPMG_PQH" w:date="2026-04-07T11:25:00Z" w16du:dateUtc="2026-04-07T04:25:00Z"/>
          <w:lang w:eastAsia="zh-CN"/>
        </w:rPr>
      </w:pPr>
    </w:p>
    <w:p w14:paraId="224A8D5F" w14:textId="77777777" w:rsidR="00B75F2F" w:rsidRDefault="0020434F" w:rsidP="00B75F2F">
      <w:pPr>
        <w:rPr>
          <w:del w:id="545" w:author="KPMG_PQH" w:date="2026-04-07T11:25:00Z" w16du:dateUtc="2026-04-07T04:25:00Z"/>
          <w:lang w:eastAsia="zh-CN"/>
        </w:rPr>
      </w:pPr>
      <w:del w:id="546" w:author="KPMG_PQH" w:date="2026-04-07T11:25:00Z" w16du:dateUtc="2026-04-07T04:25:00Z">
        <w:r w:rsidRPr="006C65C6">
          <w:rPr>
            <w:noProof/>
            <w:shd w:val="clear" w:color="auto" w:fill="FFFFFF" w:themeFill="background1"/>
            <w:lang w:eastAsia="zh-CN"/>
          </w:rPr>
          <w:drawing>
            <wp:inline distT="0" distB="0" distL="0" distR="0" wp14:anchorId="303C1975" wp14:editId="0CA97639">
              <wp:extent cx="9132294" cy="2806811"/>
              <wp:effectExtent l="0" t="0" r="31115" b="0"/>
              <wp:docPr id="2142777214" name="Diagram 21427772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del>
    </w:p>
    <w:p w14:paraId="211E2B16" w14:textId="77777777" w:rsidR="00F35EE2" w:rsidRDefault="00F35EE2" w:rsidP="00B75F2F">
      <w:pPr>
        <w:rPr>
          <w:del w:id="547" w:author="KPMG_PQH" w:date="2026-04-07T11:25:00Z" w16du:dateUtc="2026-04-07T04:25:00Z"/>
          <w:lang w:eastAsia="zh-CN"/>
        </w:rPr>
      </w:pPr>
    </w:p>
    <w:p w14:paraId="1D67BFF7" w14:textId="77777777" w:rsidR="000F10F8" w:rsidRDefault="000F10F8">
      <w:pPr>
        <w:rPr>
          <w:del w:id="548" w:author="KPMG_PQH" w:date="2026-04-07T11:25:00Z" w16du:dateUtc="2026-04-07T04:25:00Z"/>
          <w:b/>
          <w:color w:val="00338D"/>
          <w:sz w:val="28"/>
        </w:rPr>
      </w:pPr>
      <w:del w:id="549" w:author="KPMG_PQH" w:date="2026-04-07T11:25:00Z" w16du:dateUtc="2026-04-07T04:25:00Z">
        <w:r>
          <w:br w:type="page"/>
        </w:r>
      </w:del>
    </w:p>
    <w:p w14:paraId="50D10C97" w14:textId="2E8F828F" w:rsidR="00B75F2F" w:rsidRDefault="0020434F" w:rsidP="00B75F2F">
      <w:pPr>
        <w:rPr>
          <w:ins w:id="550" w:author="KPMG_PQH" w:date="2026-04-07T11:25:00Z" w16du:dateUtc="2026-04-07T04:25:00Z"/>
          <w:lang w:eastAsia="zh-CN"/>
        </w:rPr>
      </w:pPr>
      <w:ins w:id="551" w:author="KPMG_PQH" w:date="2026-04-07T11:25:00Z" w16du:dateUtc="2026-04-07T04:25:00Z">
        <w:r w:rsidRPr="006C65C6">
          <w:rPr>
            <w:noProof/>
            <w:shd w:val="clear" w:color="auto" w:fill="FFFFFF" w:themeFill="background1"/>
            <w:lang w:eastAsia="zh-CN"/>
          </w:rPr>
          <w:lastRenderedPageBreak/>
          <w:drawing>
            <wp:inline distT="0" distB="0" distL="0" distR="0" wp14:anchorId="299EAC77" wp14:editId="13E9095E">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ins>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bookmarkStart w:id="552" w:name="_Toc508213554"/>
      <w:bookmarkStart w:id="553" w:name="_Toc508213715"/>
      <w:bookmarkStart w:id="554" w:name="_Toc508213876"/>
      <w:bookmarkStart w:id="555" w:name="_Toc508215807"/>
      <w:bookmarkStart w:id="556" w:name="_Toc508215979"/>
      <w:bookmarkStart w:id="557" w:name="_Toc508216150"/>
      <w:bookmarkStart w:id="558" w:name="_Toc508216320"/>
      <w:bookmarkStart w:id="559" w:name="_Toc508216490"/>
      <w:bookmarkStart w:id="560" w:name="_Toc508216660"/>
      <w:bookmarkStart w:id="561" w:name="_Toc508216828"/>
      <w:bookmarkStart w:id="562" w:name="_Toc508216996"/>
      <w:bookmarkStart w:id="563" w:name="_Toc508216322"/>
      <w:bookmarkStart w:id="564" w:name="_Ref516663726"/>
      <w:bookmarkStart w:id="565" w:name="_Toc516668393"/>
      <w:bookmarkStart w:id="566" w:name="_Ref508217471"/>
      <w:bookmarkStart w:id="567" w:name="_Toc514923566"/>
      <w:bookmarkStart w:id="568" w:name="_Toc526104586"/>
      <w:bookmarkStart w:id="569" w:name="_Toc90906407"/>
      <w:bookmarkStart w:id="570" w:name="_Ref508215742"/>
      <w:bookmarkEnd w:id="552"/>
      <w:bookmarkEnd w:id="553"/>
      <w:bookmarkEnd w:id="554"/>
      <w:bookmarkEnd w:id="555"/>
      <w:bookmarkEnd w:id="556"/>
      <w:bookmarkEnd w:id="557"/>
      <w:bookmarkEnd w:id="558"/>
      <w:bookmarkEnd w:id="559"/>
      <w:bookmarkEnd w:id="560"/>
      <w:bookmarkEnd w:id="561"/>
      <w:bookmarkEnd w:id="562"/>
      <w:bookmarkEnd w:id="563"/>
    </w:p>
    <w:p w14:paraId="40DF5696" w14:textId="7186A3A0" w:rsidR="00923508" w:rsidRDefault="00923508" w:rsidP="00567582">
      <w:pPr>
        <w:pStyle w:val="Heading2"/>
      </w:pPr>
      <w:bookmarkStart w:id="571" w:name="_Toc220570328"/>
      <w:bookmarkStart w:id="572" w:name="_Toc170131395"/>
      <w:r>
        <w:lastRenderedPageBreak/>
        <w:t>Company background</w:t>
      </w:r>
      <w:bookmarkEnd w:id="564"/>
      <w:bookmarkEnd w:id="565"/>
      <w:bookmarkEnd w:id="566"/>
      <w:bookmarkEnd w:id="567"/>
      <w:bookmarkEnd w:id="568"/>
      <w:bookmarkEnd w:id="569"/>
      <w:bookmarkEnd w:id="571"/>
      <w:bookmarkEnd w:id="572"/>
    </w:p>
    <w:bookmarkEnd w:id="570"/>
    <w:p w14:paraId="63CF58A3" w14:textId="3087049C"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del w:id="573" w:author="KPMG_PQH" w:date="2026-04-07T11:25:00Z" w16du:dateUtc="2026-04-07T04:25:00Z">
        <w:r w:rsidR="000A68F4">
          <w:delText>fifth</w:delText>
        </w:r>
      </w:del>
      <w:ins w:id="574" w:author="KPMG_PQH" w:date="2026-04-07T11:25:00Z" w16du:dateUtc="2026-04-07T04:25:00Z">
        <w:r w:rsidR="00840138">
          <w:t>sixth</w:t>
        </w:r>
      </w:ins>
      <w:r w:rsidR="00840138">
        <w:t xml:space="preserve"> </w:t>
      </w:r>
      <w:r w:rsidR="004F2746">
        <w:t>amendment</w:t>
      </w:r>
      <w:r w:rsidR="009367F3">
        <w:t xml:space="preserve"> dated </w:t>
      </w:r>
      <w:del w:id="575" w:author="KPMG_PQH" w:date="2026-04-07T11:25:00Z" w16du:dateUtc="2026-04-07T04:25:00Z">
        <w:r w:rsidR="004D44FF">
          <w:delText>1</w:delText>
        </w:r>
        <w:r w:rsidR="009367F3">
          <w:delText xml:space="preserve"> </w:delText>
        </w:r>
        <w:r w:rsidR="004D44FF">
          <w:delText xml:space="preserve">June </w:delText>
        </w:r>
        <w:r w:rsidR="009367F3">
          <w:delText>202</w:delText>
        </w:r>
        <w:r w:rsidR="004D44FF">
          <w:delText>3</w:delText>
        </w:r>
      </w:del>
      <w:ins w:id="576" w:author="KPMG_PQH" w:date="2026-04-07T11:25:00Z" w16du:dateUtc="2026-04-07T04:25:00Z">
        <w:r w:rsidR="0013334D">
          <w:t>0</w:t>
        </w:r>
        <w:r w:rsidR="00840138">
          <w:t>5</w:t>
        </w:r>
        <w:r w:rsidR="00DB7782" w:rsidRPr="001F6E36">
          <w:t xml:space="preserve"> </w:t>
        </w:r>
        <w:r w:rsidR="0013334D">
          <w:t>March</w:t>
        </w:r>
        <w:r w:rsidR="00D4619E" w:rsidRPr="001F6E36">
          <w:t xml:space="preserve"> 2025</w:t>
        </w:r>
      </w:ins>
      <w:r>
        <w:t>.</w:t>
      </w:r>
    </w:p>
    <w:p w14:paraId="24884D98" w14:textId="41B625E1"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2F53E9" w:rsidRPr="00DF749F">
        <w:rPr>
          <w:rFonts w:ascii="Arial" w:hAnsi="Arial" w:cs="Arial"/>
        </w:rPr>
        <w:t>Lot E-</w:t>
      </w:r>
      <w:del w:id="577" w:author="KPMG_PQH" w:date="2026-04-07T11:25:00Z" w16du:dateUtc="2026-04-07T04:25:00Z">
        <w:r w:rsidR="001B2B1F" w:rsidRPr="00DF749F">
          <w:rPr>
            <w:rFonts w:ascii="Arial" w:hAnsi="Arial" w:cs="Arial"/>
          </w:rPr>
          <w:delText>3</w:delText>
        </w:r>
        <w:r w:rsidR="001B2B1F">
          <w:rPr>
            <w:rFonts w:ascii="Arial" w:hAnsi="Arial" w:cs="Arial"/>
          </w:rPr>
          <w:delText>a</w:delText>
        </w:r>
      </w:del>
      <w:ins w:id="578" w:author="KPMG_PQH" w:date="2026-04-07T11:25:00Z" w16du:dateUtc="2026-04-07T04:25:00Z">
        <w:r w:rsidR="002F53E9" w:rsidRPr="00DF749F">
          <w:rPr>
            <w:rFonts w:ascii="Arial" w:hAnsi="Arial" w:cs="Arial"/>
          </w:rPr>
          <w:t>3</w:t>
        </w:r>
        <w:r w:rsidR="00E24A4E">
          <w:rPr>
            <w:rFonts w:ascii="Arial" w:hAnsi="Arial" w:cs="Arial"/>
          </w:rPr>
          <w:t>A</w:t>
        </w:r>
        <w:r w:rsidR="002F53E9">
          <w:rPr>
            <w:rFonts w:ascii="Arial" w:hAnsi="Arial" w:cs="Arial"/>
          </w:rPr>
          <w:t xml:space="preserve"> and Lot D7</w:t>
        </w:r>
      </w:ins>
      <w:r w:rsidR="002F53E9" w:rsidRPr="00DF749F">
        <w:rPr>
          <w:rFonts w:ascii="Arial" w:hAnsi="Arial" w:cs="Arial"/>
        </w:rPr>
        <w:t>, Japan</w:t>
      </w:r>
      <w:r w:rsidR="002F53E9">
        <w:rPr>
          <w:rFonts w:ascii="Arial" w:hAnsi="Arial" w:cs="Arial"/>
        </w:rPr>
        <w:t>ese</w:t>
      </w:r>
      <w:r w:rsidR="002F53E9" w:rsidRPr="00DF749F">
        <w:rPr>
          <w:rFonts w:ascii="Arial" w:hAnsi="Arial" w:cs="Arial"/>
        </w:rPr>
        <w:t xml:space="preserve"> Industrial </w:t>
      </w:r>
      <w:r w:rsidR="002F53E9">
        <w:rPr>
          <w:rFonts w:ascii="Arial" w:hAnsi="Arial" w:cs="Arial"/>
        </w:rPr>
        <w:t>Zone</w:t>
      </w:r>
      <w:r w:rsidR="002F53E9" w:rsidRPr="00DF749F">
        <w:rPr>
          <w:rFonts w:ascii="Arial" w:hAnsi="Arial" w:cs="Arial"/>
        </w:rPr>
        <w:t xml:space="preserve"> – Hai Phong, </w:t>
      </w:r>
      <w:del w:id="579" w:author="KPMG_PQH" w:date="2026-04-07T11:25:00Z" w16du:dateUtc="2026-04-07T04:25:00Z">
        <w:r w:rsidR="001B2B1F" w:rsidRPr="00DF749F">
          <w:rPr>
            <w:rFonts w:ascii="Arial" w:hAnsi="Arial" w:cs="Arial"/>
          </w:rPr>
          <w:delText>Tan Tien Commune,</w:delText>
        </w:r>
      </w:del>
      <w:ins w:id="580" w:author="KPMG_PQH" w:date="2026-04-07T11:25:00Z" w16du:dateUtc="2026-04-07T04:25:00Z">
        <w:r w:rsidR="002F53E9">
          <w:rPr>
            <w:rFonts w:ascii="Arial" w:hAnsi="Arial" w:cs="Arial"/>
          </w:rPr>
          <w:t>Hong</w:t>
        </w:r>
      </w:ins>
      <w:r w:rsidR="002F53E9">
        <w:rPr>
          <w:rFonts w:ascii="Arial" w:hAnsi="Arial" w:cs="Arial"/>
        </w:rPr>
        <w:t xml:space="preserve"> An</w:t>
      </w:r>
      <w:r w:rsidR="002F53E9" w:rsidRPr="00DF749F">
        <w:rPr>
          <w:rFonts w:ascii="Arial" w:hAnsi="Arial" w:cs="Arial"/>
        </w:rPr>
        <w:t xml:space="preserve"> </w:t>
      </w:r>
      <w:del w:id="581" w:author="KPMG_PQH" w:date="2026-04-07T11:25:00Z" w16du:dateUtc="2026-04-07T04:25:00Z">
        <w:r w:rsidR="001B2B1F" w:rsidRPr="00DF749F">
          <w:rPr>
            <w:rFonts w:ascii="Arial" w:hAnsi="Arial" w:cs="Arial"/>
          </w:rPr>
          <w:delText>Duong District</w:delText>
        </w:r>
      </w:del>
      <w:ins w:id="582" w:author="KPMG_PQH" w:date="2026-04-07T11:25:00Z" w16du:dateUtc="2026-04-07T04:25:00Z">
        <w:r w:rsidR="002F53E9">
          <w:rPr>
            <w:rFonts w:ascii="Arial" w:hAnsi="Arial" w:cs="Arial"/>
          </w:rPr>
          <w:t>Ward</w:t>
        </w:r>
      </w:ins>
      <w:r w:rsidR="001B2B1F" w:rsidRPr="00DF749F">
        <w:rPr>
          <w:rFonts w:ascii="Arial" w:hAnsi="Arial" w:cs="Arial"/>
        </w:rPr>
        <w: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583" w:name="_Ref516663737"/>
      <w:bookmarkStart w:id="584" w:name="_Toc516668394"/>
      <w:bookmarkStart w:id="585" w:name="_Toc526104587"/>
      <w:bookmarkStart w:id="586" w:name="_Toc90906408"/>
      <w:bookmarkStart w:id="587" w:name="_Toc220570329"/>
      <w:bookmarkStart w:id="588" w:name="_Ref508215745"/>
      <w:bookmarkStart w:id="589" w:name="_Toc508216323"/>
      <w:bookmarkStart w:id="590" w:name="_Toc514923569"/>
      <w:bookmarkStart w:id="591" w:name="_Toc170131396"/>
      <w:r>
        <w:t>Product overview</w:t>
      </w:r>
      <w:bookmarkEnd w:id="583"/>
      <w:bookmarkEnd w:id="584"/>
      <w:bookmarkEnd w:id="585"/>
      <w:bookmarkEnd w:id="586"/>
      <w:bookmarkEnd w:id="587"/>
      <w:bookmarkEnd w:id="591"/>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7A2EA07E" w:rsidR="00923508" w:rsidRDefault="00567582" w:rsidP="00567582">
      <w:pPr>
        <w:pStyle w:val="Caption"/>
      </w:pPr>
      <w:bookmarkStart w:id="592"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742399">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742399">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593" w:name="_Ref516663699"/>
      <w:bookmarkStart w:id="594" w:name="_Toc516668395"/>
      <w:bookmarkStart w:id="595" w:name="_Toc526104588"/>
      <w:bookmarkStart w:id="596" w:name="_Ref17186619"/>
      <w:bookmarkStart w:id="597" w:name="_Toc90906409"/>
      <w:bookmarkStart w:id="598" w:name="_Toc220570330"/>
      <w:bookmarkStart w:id="599" w:name="_Toc170131397"/>
      <w:bookmarkEnd w:id="592"/>
      <w:r w:rsidRPr="00AA60BB">
        <w:t>HMV</w:t>
      </w:r>
      <w:r w:rsidR="00923508" w:rsidRPr="00AA60BB">
        <w:t>’s organization and management structure</w:t>
      </w:r>
      <w:bookmarkEnd w:id="515"/>
      <w:bookmarkEnd w:id="588"/>
      <w:bookmarkEnd w:id="589"/>
      <w:bookmarkEnd w:id="590"/>
      <w:bookmarkEnd w:id="593"/>
      <w:bookmarkEnd w:id="594"/>
      <w:bookmarkEnd w:id="595"/>
      <w:bookmarkEnd w:id="596"/>
      <w:bookmarkEnd w:id="597"/>
      <w:bookmarkEnd w:id="598"/>
      <w:bookmarkEnd w:id="599"/>
    </w:p>
    <w:p w14:paraId="1599D729" w14:textId="03D7ED87"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del w:id="600" w:author="KPMG_PQH" w:date="2026-04-07T11:25:00Z" w16du:dateUtc="2026-04-07T04:25:00Z">
        <w:r w:rsidR="001E14F4">
          <w:rPr>
            <w:color w:val="000000" w:themeColor="text1"/>
          </w:rPr>
          <w:delText>FY2023</w:delText>
        </w:r>
      </w:del>
      <w:ins w:id="601" w:author="KPMG_PQH" w:date="2026-04-07T11:25:00Z" w16du:dateUtc="2026-04-07T04:25:00Z">
        <w:r w:rsidR="004B6920">
          <w:rPr>
            <w:color w:val="000000" w:themeColor="text1"/>
          </w:rPr>
          <w:t>FY2024</w:t>
        </w:r>
      </w:ins>
      <w:r w:rsidRPr="006B243C">
        <w:rPr>
          <w:color w:val="000000" w:themeColor="text1"/>
        </w:rPr>
        <w:t>.</w:t>
      </w:r>
    </w:p>
    <w:p w14:paraId="5525ADE6" w14:textId="0DBFFDC8" w:rsidR="00AD4E7E" w:rsidRPr="006B243C" w:rsidRDefault="005E73A7" w:rsidP="003F3D94">
      <w:pPr>
        <w:pStyle w:val="Caption"/>
        <w:jc w:val="both"/>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742399">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742399">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4B6920">
        <w:t xml:space="preserve">31 December </w:t>
      </w:r>
      <w:del w:id="602" w:author="KPMG_PQH" w:date="2026-04-07T11:25:00Z" w16du:dateUtc="2026-04-07T04:25:00Z">
        <w:r w:rsidR="006B243C" w:rsidRPr="006B243C">
          <w:delText>20</w:delText>
        </w:r>
        <w:r w:rsidR="006B243C">
          <w:delText>2</w:delText>
        </w:r>
        <w:r w:rsidR="00693DDE">
          <w:delText>3</w:delText>
        </w:r>
      </w:del>
      <w:ins w:id="603" w:author="KPMG_PQH" w:date="2026-04-07T11:25:00Z" w16du:dateUtc="2026-04-07T04:25:00Z">
        <w:r w:rsidR="004B6920">
          <w:t>2024</w:t>
        </w:r>
      </w:ins>
    </w:p>
    <w:p w14:paraId="19779BCE" w14:textId="77777777" w:rsidR="00AD4E7E" w:rsidRDefault="006B243C" w:rsidP="00C35E20">
      <w:pPr>
        <w:pStyle w:val="Caption"/>
        <w:rPr>
          <w:del w:id="604" w:author="KPMG_PQH" w:date="2026-04-07T11:25:00Z" w16du:dateUtc="2026-04-07T04:25:00Z"/>
          <w:b w:val="0"/>
        </w:rPr>
      </w:pPr>
      <w:del w:id="605" w:author="KPMG_PQH" w:date="2026-04-07T11:25:00Z" w16du:dateUtc="2026-04-07T04:25:00Z">
        <w:r>
          <w:rPr>
            <w:noProof/>
          </w:rPr>
          <w:drawing>
            <wp:inline distT="0" distB="0" distL="0" distR="0" wp14:anchorId="62AB8ED6" wp14:editId="6A93974F">
              <wp:extent cx="5400040" cy="42513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4251325"/>
                      </a:xfrm>
                      <a:prstGeom prst="rect">
                        <a:avLst/>
                      </a:prstGeom>
                      <a:noFill/>
                      <a:ln>
                        <a:noFill/>
                      </a:ln>
                    </pic:spPr>
                  </pic:pic>
                </a:graphicData>
              </a:graphic>
            </wp:inline>
          </w:drawing>
        </w:r>
      </w:del>
    </w:p>
    <w:p w14:paraId="1CA0DF84" w14:textId="77777777" w:rsidR="00C56F63" w:rsidRPr="003B3AC8" w:rsidRDefault="00C56F63" w:rsidP="003B3AC8">
      <w:pPr>
        <w:rPr>
          <w:del w:id="606" w:author="KPMG_PQH" w:date="2026-04-07T11:25:00Z" w16du:dateUtc="2026-04-07T04:25:00Z"/>
          <w:b/>
        </w:rPr>
      </w:pPr>
    </w:p>
    <w:p w14:paraId="41A59F16" w14:textId="5E345E20" w:rsidR="00AD4E7E" w:rsidRDefault="003A436B" w:rsidP="00C35E20">
      <w:pPr>
        <w:pStyle w:val="Caption"/>
        <w:rPr>
          <w:ins w:id="607" w:author="KPMG_PQH" w:date="2026-04-07T11:25:00Z" w16du:dateUtc="2026-04-07T04:25:00Z"/>
          <w:b w:val="0"/>
        </w:rPr>
      </w:pPr>
      <w:ins w:id="608" w:author="KPMG_PQH" w:date="2026-04-07T11:25:00Z" w16du:dateUtc="2026-04-07T04:25:00Z">
        <w:r w:rsidRPr="007D3D12">
          <w:rPr>
            <w:noProof/>
          </w:rPr>
          <w:lastRenderedPageBreak/>
          <w:drawing>
            <wp:inline distT="0" distB="0" distL="0" distR="0" wp14:anchorId="01DD723F" wp14:editId="38991C5A">
              <wp:extent cx="5401945" cy="4749210"/>
              <wp:effectExtent l="0" t="0" r="8255" b="0"/>
              <wp:docPr id="30531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1945" cy="4749210"/>
                      </a:xfrm>
                      <a:prstGeom prst="rect">
                        <a:avLst/>
                      </a:prstGeom>
                      <a:noFill/>
                      <a:ln>
                        <a:noFill/>
                      </a:ln>
                    </pic:spPr>
                  </pic:pic>
                </a:graphicData>
              </a:graphic>
            </wp:inline>
          </w:drawing>
        </w:r>
      </w:ins>
    </w:p>
    <w:p w14:paraId="0DAB70B1" w14:textId="77777777" w:rsidR="00C56F63" w:rsidRPr="003B3AC8" w:rsidRDefault="00C56F63" w:rsidP="003B3AC8">
      <w:pPr>
        <w:rPr>
          <w:ins w:id="609" w:author="KPMG_PQH" w:date="2026-04-07T11:25:00Z" w16du:dateUtc="2026-04-07T04:25:00Z"/>
          <w:b/>
        </w:rPr>
      </w:pPr>
    </w:p>
    <w:p w14:paraId="1645DF10" w14:textId="3B209D4C"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742399">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742399">
        <w:rPr>
          <w:noProof/>
        </w:rPr>
        <w:t>4</w:t>
      </w:r>
      <w:r w:rsidR="005E73A7" w:rsidRPr="006B243C">
        <w:fldChar w:fldCharType="end"/>
      </w:r>
      <w:r w:rsidRPr="006B243C">
        <w:t xml:space="preserve">: </w:t>
      </w:r>
      <w:r w:rsidR="006B243C" w:rsidRPr="006B243C">
        <w:t>HMV</w:t>
      </w:r>
      <w:r w:rsidRPr="006B243C">
        <w:t xml:space="preserve">’s management reporting structure in </w:t>
      </w:r>
      <w:del w:id="610" w:author="KPMG_PQH" w:date="2026-04-07T11:25:00Z" w16du:dateUtc="2026-04-07T04:25:00Z">
        <w:r w:rsidR="001E14F4">
          <w:delText>FY202</w:delText>
        </w:r>
        <w:r w:rsidR="00693DDE">
          <w:delText>3</w:delText>
        </w:r>
      </w:del>
      <w:ins w:id="611" w:author="KPMG_PQH" w:date="2026-04-07T11:25:00Z" w16du:dateUtc="2026-04-07T04:25:00Z">
        <w:r w:rsidR="004B6920">
          <w:t>FY2024</w:t>
        </w:r>
      </w:ins>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2E8D0650" w:rsidR="002614C9" w:rsidRDefault="00D8519A" w:rsidP="00270865">
      <w:pPr>
        <w:pStyle w:val="BodyText"/>
      </w:pPr>
      <w:r w:rsidRPr="00DC0204">
        <w:t xml:space="preserve">As </w:t>
      </w:r>
      <w:proofErr w:type="gramStart"/>
      <w:r w:rsidRPr="00DC0204">
        <w:t>at</w:t>
      </w:r>
      <w:proofErr w:type="gramEnd"/>
      <w:r w:rsidRPr="00DC0204">
        <w:t xml:space="preserve"> </w:t>
      </w:r>
      <w:r w:rsidR="004B6920">
        <w:t xml:space="preserve">31 December </w:t>
      </w:r>
      <w:del w:id="612" w:author="KPMG_PQH" w:date="2026-04-07T11:25:00Z" w16du:dateUtc="2026-04-07T04:25:00Z">
        <w:r w:rsidRPr="00DC0204">
          <w:delText>20</w:delText>
        </w:r>
        <w:r w:rsidR="006B243C" w:rsidRPr="00DC0204">
          <w:delText>2</w:delText>
        </w:r>
        <w:r w:rsidR="00693DDE">
          <w:delText>3</w:delText>
        </w:r>
      </w:del>
      <w:ins w:id="613" w:author="KPMG_PQH" w:date="2026-04-07T11:25:00Z" w16du:dateUtc="2026-04-07T04:25:00Z">
        <w:r w:rsidR="004B6920">
          <w:t>2024</w:t>
        </w:r>
      </w:ins>
      <w:r w:rsidRPr="00DC0204">
        <w:t xml:space="preserve">, the Company </w:t>
      </w:r>
      <w:r w:rsidR="00C73E4F" w:rsidRPr="00DC0204">
        <w:t xml:space="preserve">had </w:t>
      </w:r>
      <w:r w:rsidRPr="00DC0204">
        <w:t xml:space="preserve">a total workforce of </w:t>
      </w:r>
      <w:del w:id="614" w:author="KPMG_PQH" w:date="2026-04-07T11:25:00Z" w16du:dateUtc="2026-04-07T04:25:00Z">
        <w:r w:rsidR="00282548">
          <w:delText>404</w:delText>
        </w:r>
      </w:del>
      <w:ins w:id="615" w:author="KPMG_PQH" w:date="2026-04-07T11:25:00Z" w16du:dateUtc="2026-04-07T04:25:00Z">
        <w:r w:rsidR="001607F6">
          <w:t>403</w:t>
        </w:r>
      </w:ins>
      <w:r w:rsidR="001607F6"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618" w:name="_Toc19196850"/>
      <w:bookmarkStart w:id="619" w:name="_Toc19196851"/>
      <w:bookmarkStart w:id="620" w:name="_Ref497899415"/>
      <w:bookmarkStart w:id="621" w:name="_Toc508216324"/>
      <w:bookmarkStart w:id="622" w:name="_Ref508217472"/>
      <w:bookmarkStart w:id="623" w:name="_Toc514923570"/>
      <w:bookmarkStart w:id="624" w:name="_Toc516668396"/>
      <w:bookmarkStart w:id="625" w:name="_Ref525338131"/>
      <w:bookmarkStart w:id="626" w:name="_Ref526063948"/>
      <w:bookmarkStart w:id="627" w:name="_Toc526104589"/>
      <w:bookmarkStart w:id="628" w:name="_Toc90906410"/>
      <w:bookmarkStart w:id="629" w:name="_Toc220570331"/>
      <w:bookmarkStart w:id="630" w:name="_Toc170131398"/>
      <w:bookmarkEnd w:id="618"/>
      <w:bookmarkEnd w:id="619"/>
      <w:r w:rsidRPr="004F0649">
        <w:lastRenderedPageBreak/>
        <w:t xml:space="preserve">Description of the </w:t>
      </w:r>
      <w:r>
        <w:t xml:space="preserve">business strategy pursued by </w:t>
      </w:r>
      <w:bookmarkEnd w:id="620"/>
      <w:bookmarkEnd w:id="621"/>
      <w:bookmarkEnd w:id="622"/>
      <w:bookmarkEnd w:id="623"/>
      <w:bookmarkEnd w:id="624"/>
      <w:bookmarkEnd w:id="625"/>
      <w:bookmarkEnd w:id="626"/>
      <w:bookmarkEnd w:id="627"/>
      <w:r w:rsidR="00103FB9">
        <w:t>HMV</w:t>
      </w:r>
      <w:bookmarkEnd w:id="628"/>
      <w:bookmarkEnd w:id="629"/>
      <w:bookmarkEnd w:id="630"/>
      <w:r>
        <w:t xml:space="preserve"> </w:t>
      </w:r>
    </w:p>
    <w:p w14:paraId="70994221" w14:textId="00289C5E" w:rsidR="00923508" w:rsidRDefault="00923508" w:rsidP="00A77DE5">
      <w:pPr>
        <w:pStyle w:val="Heading3"/>
      </w:pPr>
      <w:bookmarkStart w:id="631" w:name="_Toc219986463"/>
      <w:bookmarkStart w:id="632" w:name="_Toc516668397"/>
      <w:bookmarkStart w:id="633" w:name="_Ref497899407"/>
      <w:bookmarkStart w:id="634" w:name="_Toc508216335"/>
      <w:bookmarkStart w:id="635" w:name="_Toc514923571"/>
      <w:bookmarkStart w:id="636" w:name="_Toc526104590"/>
      <w:bookmarkStart w:id="637" w:name="_Toc90906411"/>
      <w:bookmarkStart w:id="638" w:name="_Toc220570332"/>
      <w:bookmarkStart w:id="639" w:name="_Toc170131399"/>
      <w:bookmarkEnd w:id="631"/>
      <w:r>
        <w:t>Business strategy</w:t>
      </w:r>
      <w:bookmarkEnd w:id="632"/>
      <w:bookmarkEnd w:id="633"/>
      <w:bookmarkEnd w:id="634"/>
      <w:bookmarkEnd w:id="635"/>
      <w:bookmarkEnd w:id="636"/>
      <w:bookmarkEnd w:id="637"/>
      <w:bookmarkEnd w:id="638"/>
      <w:bookmarkEnd w:id="639"/>
    </w:p>
    <w:p w14:paraId="13DE4E24" w14:textId="4737E28E" w:rsidR="00103FB9" w:rsidRDefault="00103FB9" w:rsidP="00103FB9">
      <w:pPr>
        <w:pStyle w:val="BodyText"/>
        <w:jc w:val="both"/>
      </w:pPr>
      <w:bookmarkStart w:id="640" w:name="_Toc516668398"/>
      <w:r w:rsidRPr="00E42ED8">
        <w:t>HMV’s business strategy</w:t>
      </w:r>
      <w:r w:rsidR="001B6DE2">
        <w:t xml:space="preserve"> </w:t>
      </w:r>
      <w:r w:rsidRPr="00E42ED8">
        <w:t xml:space="preserve">is to stabilize production and operation, </w:t>
      </w:r>
      <w:del w:id="641" w:author="KPMG_PQH" w:date="2026-04-07T11:25:00Z" w16du:dateUtc="2026-04-07T04:25:00Z">
        <w:r w:rsidRPr="00E42ED8">
          <w:delText xml:space="preserve">and </w:delText>
        </w:r>
      </w:del>
      <w:r w:rsidRPr="00E42ED8">
        <w:t>to improve</w:t>
      </w:r>
      <w:r w:rsidR="004E0566">
        <w:t xml:space="preserve"> </w:t>
      </w:r>
      <w:del w:id="642" w:author="KPMG_PQH" w:date="2026-04-07T11:25:00Z" w16du:dateUtc="2026-04-07T04:25:00Z">
        <w:r w:rsidRPr="00E42ED8">
          <w:delText xml:space="preserve">the </w:delText>
        </w:r>
      </w:del>
      <w:r w:rsidR="004E0566">
        <w:t xml:space="preserve">productivity </w:t>
      </w:r>
      <w:ins w:id="643" w:author="KPMG_PQH" w:date="2026-04-07T11:25:00Z" w16du:dateUtc="2026-04-07T04:25:00Z">
        <w:r w:rsidR="004E0566">
          <w:t>and</w:t>
        </w:r>
        <w:r w:rsidRPr="00E42ED8">
          <w:t xml:space="preserve"> </w:t>
        </w:r>
        <w:proofErr w:type="gramStart"/>
        <w:r w:rsidR="009815EC" w:rsidRPr="000F3B15">
          <w:t>on-time</w:t>
        </w:r>
        <w:proofErr w:type="gramEnd"/>
        <w:r w:rsidR="009815EC" w:rsidRPr="000F3B15">
          <w:t xml:space="preserve"> </w:t>
        </w:r>
        <w:proofErr w:type="gramStart"/>
        <w:r w:rsidR="009815EC" w:rsidRPr="000F3B15">
          <w:t>delivery</w:t>
        </w:r>
        <w:r w:rsidR="004E0566">
          <w:t>,</w:t>
        </w:r>
        <w:r w:rsidR="009815EC">
          <w:t xml:space="preserve"> </w:t>
        </w:r>
        <w:r w:rsidR="000F3B15" w:rsidRPr="000F3B15">
          <w:t>and</w:t>
        </w:r>
        <w:proofErr w:type="gramEnd"/>
        <w:r w:rsidR="000F3B15" w:rsidRPr="000F3B15">
          <w:t xml:space="preserve"> maintain quality </w:t>
        </w:r>
      </w:ins>
      <w:r w:rsidR="0081107A">
        <w:t>over the years</w:t>
      </w:r>
      <w:r w:rsidRPr="00E42ED8">
        <w:t xml:space="preserve">. </w:t>
      </w:r>
      <w:r>
        <w:t xml:space="preserve">HMV managers hold meetings with heads of departments and </w:t>
      </w:r>
      <w:proofErr w:type="gramStart"/>
      <w:r>
        <w:t>staffs</w:t>
      </w:r>
      <w:proofErr w:type="gramEnd"/>
      <w:r>
        <w:t xml:space="preserve"> regularly to improve </w:t>
      </w:r>
      <w:proofErr w:type="gramStart"/>
      <w:r>
        <w:t>the productivity</w:t>
      </w:r>
      <w:proofErr w:type="gramEnd"/>
      <w:r>
        <w:t xml:space="preserve">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644" w:name="_Toc67416675"/>
      <w:bookmarkStart w:id="645" w:name="_Toc491883385"/>
      <w:bookmarkStart w:id="646" w:name="_Toc508216336"/>
      <w:bookmarkStart w:id="647" w:name="_Toc514923572"/>
      <w:bookmarkStart w:id="648" w:name="_Toc526104591"/>
      <w:bookmarkStart w:id="649" w:name="_Toc90906412"/>
      <w:bookmarkStart w:id="650" w:name="_Toc220570333"/>
      <w:bookmarkStart w:id="651" w:name="_Toc170131400"/>
      <w:bookmarkEnd w:id="516"/>
      <w:bookmarkEnd w:id="517"/>
      <w:bookmarkEnd w:id="518"/>
      <w:bookmarkEnd w:id="519"/>
      <w:bookmarkEnd w:id="644"/>
      <w:r w:rsidRPr="00821A03">
        <w:rPr>
          <w:lang w:eastAsia="ko-KR"/>
        </w:rPr>
        <w:t>Business restructurings</w:t>
      </w:r>
      <w:r>
        <w:rPr>
          <w:lang w:eastAsia="ko-KR"/>
        </w:rPr>
        <w:t xml:space="preserve">, </w:t>
      </w:r>
      <w:r w:rsidRPr="00E66F1A">
        <w:t xml:space="preserve">capital transfers, </w:t>
      </w:r>
      <w:r>
        <w:t>or asset transfers of the Group</w:t>
      </w:r>
      <w:bookmarkEnd w:id="640"/>
      <w:bookmarkEnd w:id="645"/>
      <w:bookmarkEnd w:id="646"/>
      <w:bookmarkEnd w:id="647"/>
      <w:bookmarkEnd w:id="648"/>
      <w:bookmarkEnd w:id="649"/>
      <w:bookmarkEnd w:id="650"/>
      <w:bookmarkEnd w:id="651"/>
    </w:p>
    <w:p w14:paraId="788A81D6" w14:textId="45FB4085" w:rsidR="00923508" w:rsidRPr="002F0E76" w:rsidRDefault="00923508" w:rsidP="00103FB9">
      <w:pPr>
        <w:pStyle w:val="BodyText"/>
        <w:jc w:val="both"/>
        <w:rPr>
          <w:lang w:val="en-GB"/>
        </w:rPr>
      </w:pPr>
      <w:r w:rsidRPr="00103FB9">
        <w:t xml:space="preserve">During </w:t>
      </w:r>
      <w:del w:id="652" w:author="KPMG_PQH" w:date="2026-04-07T11:25:00Z" w16du:dateUtc="2026-04-07T04:25:00Z">
        <w:r w:rsidR="001E14F4">
          <w:rPr>
            <w:color w:val="000000" w:themeColor="text1"/>
          </w:rPr>
          <w:delText>FY2023</w:delText>
        </w:r>
      </w:del>
      <w:ins w:id="653" w:author="KPMG_PQH" w:date="2026-04-07T11:25:00Z" w16du:dateUtc="2026-04-07T04:25:00Z">
        <w:r w:rsidR="004B6920">
          <w:rPr>
            <w:color w:val="000000" w:themeColor="text1"/>
          </w:rPr>
          <w:t>FY2024</w:t>
        </w:r>
      </w:ins>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654" w:name="_Toc344372308"/>
      <w:bookmarkStart w:id="655" w:name="_Toc345072736"/>
      <w:bookmarkStart w:id="656" w:name="_Ref497899419"/>
      <w:bookmarkStart w:id="657" w:name="_Toc508216337"/>
      <w:bookmarkStart w:id="658" w:name="_Toc514923573"/>
      <w:bookmarkStart w:id="659" w:name="_Toc516668399"/>
      <w:bookmarkStart w:id="660" w:name="_Toc526104592"/>
      <w:bookmarkStart w:id="661" w:name="_Toc90906413"/>
      <w:bookmarkStart w:id="662" w:name="_Toc220570334"/>
      <w:bookmarkStart w:id="663" w:name="_Toc170131401"/>
      <w:bookmarkEnd w:id="654"/>
      <w:bookmarkEnd w:id="655"/>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656"/>
      <w:bookmarkEnd w:id="657"/>
      <w:bookmarkEnd w:id="658"/>
      <w:bookmarkEnd w:id="659"/>
      <w:bookmarkEnd w:id="660"/>
      <w:bookmarkEnd w:id="661"/>
      <w:bookmarkEnd w:id="662"/>
      <w:bookmarkEnd w:id="663"/>
    </w:p>
    <w:p w14:paraId="05036EE2" w14:textId="52E70D79" w:rsidR="00103FB9" w:rsidRDefault="00103FB9" w:rsidP="00103FB9">
      <w:pPr>
        <w:pStyle w:val="BodyText"/>
        <w:jc w:val="both"/>
      </w:pPr>
      <w:bookmarkStart w:id="664" w:name="_Toc508216338"/>
      <w:bookmarkStart w:id="665" w:name="_Toc514923574"/>
      <w:bookmarkStart w:id="666" w:name="_Toc516668400"/>
      <w:bookmarkStart w:id="667" w:name="_Toc526104593"/>
      <w:bookmarkStart w:id="668" w:name="_Ref497899442"/>
      <w:r>
        <w:t xml:space="preserve">HMV operates as a toll manufacturer which </w:t>
      </w:r>
      <w:proofErr w:type="gramStart"/>
      <w:r>
        <w:t>generate</w:t>
      </w:r>
      <w:proofErr w:type="gramEnd"/>
      <w:r>
        <w:t xml:space="preserve"> </w:t>
      </w:r>
      <w:proofErr w:type="gramStart"/>
      <w:r>
        <w:t>all of</w:t>
      </w:r>
      <w:proofErr w:type="gramEnd"/>
      <w:r>
        <w:t xml:space="preserve"> its revenue from provision of processing </w:t>
      </w:r>
      <w:proofErr w:type="gramStart"/>
      <w:r>
        <w:t>service</w:t>
      </w:r>
      <w:proofErr w:type="gramEnd"/>
      <w:r>
        <w:t xml:space="preserve"> to its parent company. Therefore, the Company did not directly face competition with other players in the market in </w:t>
      </w:r>
      <w:del w:id="669" w:author="KPMG_PQH" w:date="2026-04-07T11:25:00Z" w16du:dateUtc="2026-04-07T04:25:00Z">
        <w:r w:rsidR="001E14F4">
          <w:delText>FY2023</w:delText>
        </w:r>
      </w:del>
      <w:ins w:id="670" w:author="KPMG_PQH" w:date="2026-04-07T11:25:00Z" w16du:dateUtc="2026-04-07T04:25:00Z">
        <w:r w:rsidR="004B6920">
          <w:t>FY2024</w:t>
        </w:r>
      </w:ins>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 xml:space="preserve">Well Mart </w:t>
      </w:r>
      <w:proofErr w:type="spellStart"/>
      <w:r>
        <w:t>Swany</w:t>
      </w:r>
      <w:proofErr w:type="spellEnd"/>
      <w:r>
        <w:t xml:space="preserve"> Co., Ltd. (Vietnam</w:t>
      </w:r>
      <w:proofErr w:type="gramStart"/>
      <w:r>
        <w:t>);</w:t>
      </w:r>
      <w:proofErr w:type="gramEnd"/>
    </w:p>
    <w:p w14:paraId="010E09DE" w14:textId="77777777" w:rsidR="00103FB9" w:rsidRDefault="00103FB9" w:rsidP="00103FB9">
      <w:pPr>
        <w:pStyle w:val="BodyText"/>
        <w:numPr>
          <w:ilvl w:val="0"/>
          <w:numId w:val="34"/>
        </w:numPr>
      </w:pPr>
      <w:r>
        <w:t>M&amp;S Vina Co., Ltd. (Vietnam</w:t>
      </w:r>
      <w:proofErr w:type="gramStart"/>
      <w:r>
        <w:t>);</w:t>
      </w:r>
      <w:proofErr w:type="gramEnd"/>
    </w:p>
    <w:p w14:paraId="129D3BEE" w14:textId="77777777" w:rsidR="00103FB9" w:rsidRDefault="00103FB9" w:rsidP="00103FB9">
      <w:pPr>
        <w:pStyle w:val="BodyText"/>
        <w:numPr>
          <w:ilvl w:val="0"/>
          <w:numId w:val="34"/>
        </w:numPr>
      </w:pPr>
      <w:proofErr w:type="spellStart"/>
      <w:r>
        <w:t>Haivina</w:t>
      </w:r>
      <w:proofErr w:type="spellEnd"/>
      <w:r>
        <w:t xml:space="preserve"> Co., Ltd. (Vietnam</w:t>
      </w:r>
      <w:proofErr w:type="gramStart"/>
      <w:r>
        <w:t>);</w:t>
      </w:r>
      <w:proofErr w:type="gramEnd"/>
    </w:p>
    <w:p w14:paraId="3510C85E" w14:textId="73C86B1B" w:rsidR="00103FB9" w:rsidRDefault="00103FB9" w:rsidP="00103FB9">
      <w:pPr>
        <w:pStyle w:val="BodyText"/>
        <w:numPr>
          <w:ilvl w:val="0"/>
          <w:numId w:val="34"/>
        </w:numPr>
      </w:pPr>
      <w:r>
        <w:t xml:space="preserve">Hands </w:t>
      </w:r>
      <w:proofErr w:type="spellStart"/>
      <w:r>
        <w:t>Hands</w:t>
      </w:r>
      <w:proofErr w:type="spellEnd"/>
      <w:r>
        <w:t xml:space="preserve"> VN Co., Ltd. (Vietnam</w:t>
      </w:r>
      <w:proofErr w:type="gramStart"/>
      <w:r>
        <w:t>);</w:t>
      </w:r>
      <w:proofErr w:type="gramEnd"/>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671" w:name="_Toc90906414"/>
      <w:r>
        <w:br w:type="page"/>
      </w:r>
    </w:p>
    <w:p w14:paraId="245110A8" w14:textId="3A3C7BC3" w:rsidR="00923508" w:rsidRPr="00BD1F76" w:rsidRDefault="00923508" w:rsidP="000C4EF8">
      <w:pPr>
        <w:pStyle w:val="Heading1"/>
        <w:numPr>
          <w:ilvl w:val="0"/>
          <w:numId w:val="0"/>
        </w:numPr>
        <w:jc w:val="both"/>
      </w:pPr>
      <w:bookmarkStart w:id="672" w:name="_Toc220570335"/>
      <w:bookmarkStart w:id="673" w:name="_Toc170131402"/>
      <w:r w:rsidRPr="00BD1F76">
        <w:lastRenderedPageBreak/>
        <w:t xml:space="preserve">PART B.  INFORMATION ON </w:t>
      </w:r>
      <w:r>
        <w:t xml:space="preserve">TAXPAYER’S </w:t>
      </w:r>
      <w:r w:rsidRPr="00BD1F76">
        <w:t>RELATED PARTY TRANSACTIONS</w:t>
      </w:r>
      <w:bookmarkEnd w:id="664"/>
      <w:bookmarkEnd w:id="665"/>
      <w:bookmarkEnd w:id="666"/>
      <w:bookmarkEnd w:id="667"/>
      <w:bookmarkEnd w:id="671"/>
      <w:bookmarkEnd w:id="672"/>
      <w:bookmarkEnd w:id="673"/>
    </w:p>
    <w:p w14:paraId="54F8B454" w14:textId="2C21C1C6" w:rsidR="00923508" w:rsidRDefault="00923508" w:rsidP="00270865">
      <w:pPr>
        <w:pStyle w:val="Heading1"/>
      </w:pPr>
      <w:bookmarkStart w:id="674" w:name="_Ref498503975"/>
      <w:bookmarkStart w:id="675" w:name="_Toc508216339"/>
      <w:bookmarkStart w:id="676" w:name="_Toc514923575"/>
      <w:bookmarkStart w:id="677" w:name="_Toc516668401"/>
      <w:bookmarkStart w:id="678" w:name="_Toc526104594"/>
      <w:bookmarkStart w:id="679" w:name="_Toc90906415"/>
      <w:bookmarkStart w:id="680" w:name="_Toc220570336"/>
      <w:bookmarkStart w:id="681" w:name="_Toc170131403"/>
      <w:r>
        <w:t>Related party transactions</w:t>
      </w:r>
      <w:bookmarkEnd w:id="668"/>
      <w:bookmarkEnd w:id="674"/>
      <w:bookmarkEnd w:id="675"/>
      <w:bookmarkEnd w:id="676"/>
      <w:bookmarkEnd w:id="677"/>
      <w:bookmarkEnd w:id="678"/>
      <w:bookmarkEnd w:id="679"/>
      <w:bookmarkEnd w:id="680"/>
      <w:bookmarkEnd w:id="681"/>
    </w:p>
    <w:p w14:paraId="642AD64D" w14:textId="0B192E09" w:rsidR="00923508" w:rsidRDefault="00923508" w:rsidP="00270865">
      <w:pPr>
        <w:pStyle w:val="Heading2"/>
      </w:pPr>
      <w:bookmarkStart w:id="682" w:name="_Toc516668402"/>
      <w:bookmarkStart w:id="683" w:name="_Ref525335843"/>
      <w:bookmarkStart w:id="684" w:name="_Toc508216340"/>
      <w:bookmarkStart w:id="685" w:name="_Toc514923576"/>
      <w:bookmarkStart w:id="686" w:name="_Ref526064154"/>
      <w:bookmarkStart w:id="687" w:name="_Toc526104595"/>
      <w:bookmarkStart w:id="688" w:name="_Ref17187081"/>
      <w:bookmarkStart w:id="689" w:name="_Toc90906416"/>
      <w:bookmarkStart w:id="690" w:name="_Toc220570337"/>
      <w:bookmarkStart w:id="691" w:name="_Toc170131404"/>
      <w:r>
        <w:t>Transactions under Review</w:t>
      </w:r>
      <w:bookmarkEnd w:id="682"/>
      <w:bookmarkEnd w:id="683"/>
      <w:bookmarkEnd w:id="684"/>
      <w:bookmarkEnd w:id="685"/>
      <w:bookmarkEnd w:id="686"/>
      <w:bookmarkEnd w:id="687"/>
      <w:bookmarkEnd w:id="688"/>
      <w:bookmarkEnd w:id="689"/>
      <w:bookmarkEnd w:id="690"/>
      <w:bookmarkEnd w:id="691"/>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692" w:name="_Toc508208588"/>
      <w:bookmarkStart w:id="693" w:name="_Toc508213565"/>
      <w:bookmarkStart w:id="694" w:name="_Toc508213726"/>
      <w:bookmarkStart w:id="695" w:name="_Toc508213887"/>
      <w:bookmarkStart w:id="696" w:name="_Toc508215828"/>
      <w:bookmarkStart w:id="697" w:name="_Toc508216000"/>
      <w:bookmarkStart w:id="698" w:name="_Toc508216171"/>
      <w:bookmarkStart w:id="699" w:name="_Toc508216341"/>
      <w:bookmarkStart w:id="700" w:name="_Toc508216511"/>
      <w:bookmarkStart w:id="701" w:name="_Toc508216681"/>
      <w:bookmarkStart w:id="702" w:name="_Toc508216849"/>
      <w:bookmarkStart w:id="703" w:name="_Toc508217017"/>
      <w:bookmarkStart w:id="704" w:name="_Toc508217185"/>
      <w:bookmarkStart w:id="705" w:name="_Toc50821735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t>The transaction flows of HMV’s related party transactions are depicted in the figure below.</w:t>
      </w:r>
    </w:p>
    <w:p w14:paraId="58322CD1" w14:textId="04FCCF06"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del w:id="706" w:author="KPMG_PQH" w:date="2026-04-07T11:25:00Z" w16du:dateUtc="2026-04-07T04:25:00Z">
        <w:r w:rsidR="001E14F4">
          <w:delText>FY2023</w:delText>
        </w:r>
      </w:del>
      <w:ins w:id="707" w:author="KPMG_PQH" w:date="2026-04-07T11:25:00Z" w16du:dateUtc="2026-04-07T04:25:00Z">
        <w:r w:rsidR="004B6920">
          <w:t>FY2024</w:t>
        </w:r>
      </w:ins>
    </w:p>
    <w:p w14:paraId="09F89778" w14:textId="77777777" w:rsidR="00103FB9" w:rsidRDefault="00103FB9" w:rsidP="00103FB9">
      <w:pPr>
        <w:pStyle w:val="BodyText"/>
        <w:spacing w:line="276" w:lineRule="auto"/>
        <w:jc w:val="both"/>
        <w:rPr>
          <w:del w:id="708" w:author="KPMG_PQH" w:date="2026-04-07T11:25:00Z" w16du:dateUtc="2026-04-07T04:25:00Z"/>
        </w:rPr>
      </w:pPr>
      <w:del w:id="709" w:author="KPMG_PQH" w:date="2026-04-07T11:25:00Z" w16du:dateUtc="2026-04-07T04:25:00Z">
        <w:r>
          <w:rPr>
            <w:noProof/>
          </w:rPr>
          <mc:AlternateContent>
            <mc:Choice Requires="wpc">
              <w:drawing>
                <wp:inline distT="0" distB="0" distL="0" distR="0" wp14:anchorId="20D79FBA" wp14:editId="0B1760D7">
                  <wp:extent cx="5476874" cy="3305175"/>
                  <wp:effectExtent l="0" t="0" r="0" b="0"/>
                  <wp:docPr id="1800650922" name="Canvas 18006509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52169064" name="Rectangle 6"/>
                          <wps:cNvSpPr>
                            <a:spLocks noChangeArrowheads="1"/>
                          </wps:cNvSpPr>
                          <wps:spPr bwMode="auto">
                            <a:xfrm>
                              <a:off x="2789894"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719EDA84" w14:textId="77777777" w:rsidR="00AA60BB" w:rsidRDefault="00AA60BB" w:rsidP="00103FB9">
                                <w:pPr>
                                  <w:pStyle w:val="NormalWeb"/>
                                  <w:spacing w:before="0" w:beforeAutospacing="0" w:after="0" w:afterAutospacing="0"/>
                                  <w:jc w:val="center"/>
                                  <w:rPr>
                                    <w:del w:id="710" w:author="KPMG_PQH" w:date="2026-04-07T11:25:00Z" w16du:dateUtc="2026-04-07T04:25:00Z"/>
                                    <w:rFonts w:asciiTheme="majorHAnsi" w:hAnsiTheme="majorHAnsi" w:cstheme="majorHAnsi"/>
                                    <w:color w:val="00338D"/>
                                  </w:rPr>
                                </w:pPr>
                                <w:del w:id="711" w:author="KPMG_PQH" w:date="2026-04-07T11:25:00Z" w16du:dateUtc="2026-04-07T04:25:00Z">
                                  <w:r w:rsidRPr="002F0C17">
                                    <w:rPr>
                                      <w:rFonts w:asciiTheme="majorHAnsi" w:hAnsiTheme="majorHAnsi" w:cstheme="majorHAnsi"/>
                                      <w:color w:val="00338D"/>
                                      <w:sz w:val="22"/>
                                      <w:szCs w:val="22"/>
                                    </w:rPr>
                                    <w:delText>Pinghu Hestra Trading Co., Ltd.</w:delText>
                                  </w:r>
                                </w:del>
                              </w:p>
                            </w:txbxContent>
                          </wps:txbx>
                          <wps:bodyPr rot="0" vert="horz" wrap="square" lIns="91440" tIns="45720" rIns="91440" bIns="45720" anchor="ctr" anchorCtr="0" upright="1">
                            <a:noAutofit/>
                          </wps:bodyPr>
                        </wps:wsp>
                        <wps:wsp>
                          <wps:cNvPr id="1352216833"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72D5CAA0" w14:textId="77777777" w:rsidR="00AA60BB" w:rsidRPr="00BD15DF" w:rsidRDefault="00AA60BB" w:rsidP="000C48B1">
                                <w:pPr>
                                  <w:pStyle w:val="NormalWeb"/>
                                  <w:spacing w:before="0" w:beforeAutospacing="0" w:after="0" w:afterAutospacing="0" w:line="254" w:lineRule="auto"/>
                                  <w:jc w:val="center"/>
                                  <w:rPr>
                                    <w:del w:id="712" w:author="KPMG_PQH" w:date="2026-04-07T11:25:00Z" w16du:dateUtc="2026-04-07T04:25:00Z"/>
                                    <w:rFonts w:asciiTheme="majorHAnsi" w:hAnsiTheme="majorHAnsi" w:cstheme="majorHAnsi"/>
                                    <w:b/>
                                    <w:color w:val="00338D"/>
                                  </w:rPr>
                                </w:pPr>
                                <w:del w:id="713" w:author="KPMG_PQH" w:date="2026-04-07T11:25:00Z" w16du:dateUtc="2026-04-07T04:25:00Z">
                                  <w:r w:rsidRPr="00BD15DF">
                                    <w:rPr>
                                      <w:rFonts w:asciiTheme="majorHAnsi" w:hAnsiTheme="majorHAnsi" w:cstheme="majorHAnsi"/>
                                      <w:b/>
                                      <w:color w:val="00338D"/>
                                    </w:rPr>
                                    <w:delText>HMV</w:delText>
                                  </w:r>
                                </w:del>
                              </w:p>
                            </w:txbxContent>
                          </wps:txbx>
                          <wps:bodyPr rot="0" vert="horz" wrap="square" lIns="91440" tIns="45720" rIns="91440" bIns="45720" anchor="ctr" anchorCtr="0" upright="1">
                            <a:noAutofit/>
                          </wps:bodyPr>
                        </wps:wsp>
                        <wps:wsp>
                          <wps:cNvPr id="1483518896"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8D5E8F5" w14:textId="77777777" w:rsidR="00AA60BB" w:rsidRDefault="00AA60BB" w:rsidP="00103FB9">
                                <w:pPr>
                                  <w:pStyle w:val="NormalWeb"/>
                                  <w:spacing w:before="0" w:beforeAutospacing="0" w:after="0" w:afterAutospacing="0"/>
                                  <w:jc w:val="center"/>
                                  <w:rPr>
                                    <w:del w:id="714" w:author="KPMG_PQH" w:date="2026-04-07T11:25:00Z" w16du:dateUtc="2026-04-07T04:25:00Z"/>
                                    <w:rFonts w:asciiTheme="majorHAnsi" w:hAnsiTheme="majorHAnsi" w:cstheme="majorHAnsi"/>
                                  </w:rPr>
                                </w:pPr>
                                <w:del w:id="715" w:author="KPMG_PQH" w:date="2026-04-07T11:25:00Z" w16du:dateUtc="2026-04-07T04:25:00Z">
                                  <w:r>
                                    <w:rPr>
                                      <w:rFonts w:asciiTheme="majorHAnsi" w:hAnsiTheme="majorHAnsi" w:cstheme="majorHAnsi"/>
                                      <w:sz w:val="22"/>
                                      <w:szCs w:val="22"/>
                                    </w:rPr>
                                    <w:delText>MMAB</w:delText>
                                  </w:r>
                                </w:del>
                              </w:p>
                            </w:txbxContent>
                          </wps:txbx>
                          <wps:bodyPr rot="0" vert="horz" wrap="square" lIns="91440" tIns="45720" rIns="91440" bIns="45720" anchor="ctr" anchorCtr="0" upright="1">
                            <a:noAutofit/>
                          </wps:bodyPr>
                        </wps:wsp>
                        <wps:wsp>
                          <wps:cNvPr id="597031077"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817F2B0" w14:textId="77777777" w:rsidR="00AA60BB" w:rsidRDefault="00AA60BB" w:rsidP="00103FB9">
                                <w:pPr>
                                  <w:jc w:val="center"/>
                                  <w:rPr>
                                    <w:del w:id="716" w:author="KPMG_PQH" w:date="2026-04-07T11:25:00Z" w16du:dateUtc="2026-04-07T04:25:00Z"/>
                                    <w:color w:val="000000" w:themeColor="text1"/>
                                    <w:sz w:val="20"/>
                                  </w:rPr>
                                </w:pPr>
                                <w:del w:id="717" w:author="KPMG_PQH" w:date="2026-04-07T11:25:00Z" w16du:dateUtc="2026-04-07T04:25:00Z">
                                  <w:r>
                                    <w:rPr>
                                      <w:color w:val="000000" w:themeColor="text1"/>
                                      <w:sz w:val="20"/>
                                    </w:rPr>
                                    <w:delText>(2)</w:delText>
                                  </w:r>
                                </w:del>
                              </w:p>
                            </w:txbxContent>
                          </wps:txbx>
                          <wps:bodyPr rot="0" vert="horz" wrap="square" lIns="91440" tIns="45720" rIns="91440" bIns="45720" anchor="ctr" anchorCtr="0" upright="1">
                            <a:noAutofit/>
                          </wps:bodyPr>
                        </wps:wsp>
                        <wps:wsp>
                          <wps:cNvPr id="1495425736"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33D251C" w14:textId="77777777" w:rsidR="00AA60BB" w:rsidRDefault="00AA60BB" w:rsidP="00103FB9">
                                <w:pPr>
                                  <w:pStyle w:val="NormalWeb"/>
                                  <w:spacing w:before="0" w:beforeAutospacing="0" w:after="0" w:afterAutospacing="0"/>
                                  <w:jc w:val="center"/>
                                  <w:rPr>
                                    <w:del w:id="718" w:author="KPMG_PQH" w:date="2026-04-07T11:25:00Z" w16du:dateUtc="2026-04-07T04:25:00Z"/>
                                    <w:rFonts w:asciiTheme="majorHAnsi" w:hAnsiTheme="majorHAnsi" w:cstheme="majorHAnsi"/>
                                  </w:rPr>
                                </w:pPr>
                                <w:del w:id="719" w:author="KPMG_PQH" w:date="2026-04-07T11:25:00Z" w16du:dateUtc="2026-04-07T04:25:00Z">
                                  <w:r>
                                    <w:rPr>
                                      <w:rFonts w:asciiTheme="majorHAnsi" w:hAnsiTheme="majorHAnsi" w:cstheme="majorHAnsi"/>
                                      <w:color w:val="000000"/>
                                      <w:sz w:val="20"/>
                                      <w:szCs w:val="20"/>
                                    </w:rPr>
                                    <w:delText>(1)</w:delText>
                                  </w:r>
                                </w:del>
                              </w:p>
                            </w:txbxContent>
                          </wps:txbx>
                          <wps:bodyPr rot="0" vert="horz" wrap="square" lIns="91440" tIns="45720" rIns="91440" bIns="45720" anchor="ctr" anchorCtr="0" upright="1">
                            <a:noAutofit/>
                          </wps:bodyPr>
                        </wps:wsp>
                        <wps:wsp>
                          <wps:cNvPr id="1036196746"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587111131"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016838A1" w14:textId="77777777" w:rsidR="00AA60BB" w:rsidRDefault="00AA60BB" w:rsidP="00103FB9">
                                <w:pPr>
                                  <w:pStyle w:val="NormalWeb"/>
                                  <w:spacing w:before="0" w:beforeAutospacing="0" w:after="0" w:afterAutospacing="0"/>
                                  <w:jc w:val="right"/>
                                  <w:rPr>
                                    <w:del w:id="720" w:author="KPMG_PQH" w:date="2026-04-07T11:25:00Z" w16du:dateUtc="2026-04-07T04:25:00Z"/>
                                    <w:rFonts w:asciiTheme="majorHAnsi" w:hAnsiTheme="majorHAnsi" w:cstheme="majorHAnsi"/>
                                    <w:i/>
                                  </w:rPr>
                                </w:pPr>
                                <w:del w:id="721" w:author="KPMG_PQH" w:date="2026-04-07T11:25:00Z" w16du:dateUtc="2026-04-07T04:25:00Z">
                                  <w:r>
                                    <w:rPr>
                                      <w:rFonts w:asciiTheme="majorHAnsi" w:hAnsiTheme="majorHAnsi" w:cstheme="majorHAnsi"/>
                                      <w:i/>
                                      <w:color w:val="000000"/>
                                      <w:sz w:val="20"/>
                                      <w:szCs w:val="20"/>
                                    </w:rPr>
                                    <w:delText>Overseas</w:delText>
                                  </w:r>
                                </w:del>
                              </w:p>
                            </w:txbxContent>
                          </wps:txbx>
                          <wps:bodyPr rot="0" vert="horz" wrap="square" lIns="91440" tIns="45720" rIns="91440" bIns="45720" anchor="ctr" anchorCtr="0" upright="1">
                            <a:noAutofit/>
                          </wps:bodyPr>
                        </wps:wsp>
                        <wps:wsp>
                          <wps:cNvPr id="64094351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321B3A1" w14:textId="77777777" w:rsidR="00AA60BB" w:rsidRDefault="00AA60BB" w:rsidP="00103FB9">
                                <w:pPr>
                                  <w:pStyle w:val="NormalWeb"/>
                                  <w:spacing w:before="0" w:beforeAutospacing="0" w:after="0" w:afterAutospacing="0"/>
                                  <w:jc w:val="right"/>
                                  <w:rPr>
                                    <w:del w:id="722" w:author="KPMG_PQH" w:date="2026-04-07T11:25:00Z" w16du:dateUtc="2026-04-07T04:25:00Z"/>
                                    <w:rFonts w:asciiTheme="majorHAnsi" w:hAnsiTheme="majorHAnsi" w:cstheme="majorHAnsi"/>
                                  </w:rPr>
                                </w:pPr>
                                <w:del w:id="723" w:author="KPMG_PQH" w:date="2026-04-07T11:25:00Z" w16du:dateUtc="2026-04-07T04:25:00Z">
                                  <w:r>
                                    <w:rPr>
                                      <w:rFonts w:asciiTheme="majorHAnsi" w:hAnsiTheme="majorHAnsi" w:cstheme="majorHAnsi"/>
                                      <w:i/>
                                      <w:iCs/>
                                      <w:color w:val="000000"/>
                                      <w:sz w:val="20"/>
                                      <w:szCs w:val="20"/>
                                    </w:rPr>
                                    <w:delText>Vietnam</w:delText>
                                  </w:r>
                                </w:del>
                              </w:p>
                            </w:txbxContent>
                          </wps:txbx>
                          <wps:bodyPr rot="0" vert="horz" wrap="square" lIns="91440" tIns="45720" rIns="91440" bIns="45720" anchor="ctr" anchorCtr="0" upright="1">
                            <a:noAutofit/>
                          </wps:bodyPr>
                        </wps:wsp>
                        <wps:wsp>
                          <wps:cNvPr id="980413644"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258150637" name="Straight Arrow Connector 1"/>
                          <wps:cNvCnPr>
                            <a:cxnSpLocks noChangeShapeType="1"/>
                          </wps:cNvCnPr>
                          <wps:spPr bwMode="auto">
                            <a:xfrm>
                              <a:off x="3289824"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671868576"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896289229"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686905218"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6342CD4" w14:textId="77777777" w:rsidR="00AA60BB" w:rsidRPr="00047C2D" w:rsidRDefault="00AA60BB" w:rsidP="00103FB9">
                                <w:pPr>
                                  <w:rPr>
                                    <w:del w:id="724" w:author="KPMG_PQH" w:date="2026-04-07T11:25:00Z" w16du:dateUtc="2026-04-07T04:25:00Z"/>
                                    <w:color w:val="000000" w:themeColor="text1"/>
                                  </w:rPr>
                                </w:pPr>
                                <w:del w:id="725" w:author="KPMG_PQH" w:date="2026-04-07T11:25:00Z" w16du:dateUtc="2026-04-07T04:25:00Z">
                                  <w:r w:rsidRPr="00047C2D">
                                    <w:rPr>
                                      <w:color w:val="000000" w:themeColor="text1"/>
                                    </w:rPr>
                                    <w:delText>Transaction under Review</w:delText>
                                  </w:r>
                                </w:del>
                              </w:p>
                              <w:p w14:paraId="6AA88EDD" w14:textId="77777777" w:rsidR="00AA60BB" w:rsidRPr="00047C2D" w:rsidRDefault="00AA60BB" w:rsidP="00103FB9">
                                <w:pPr>
                                  <w:rPr>
                                    <w:del w:id="726" w:author="KPMG_PQH" w:date="2026-04-07T11:25:00Z" w16du:dateUtc="2026-04-07T04:25:00Z"/>
                                    <w:color w:val="000000" w:themeColor="text1"/>
                                  </w:rPr>
                                </w:pPr>
                                <w:del w:id="727" w:author="KPMG_PQH" w:date="2026-04-07T11:25:00Z" w16du:dateUtc="2026-04-07T04:25:00Z">
                                  <w:r w:rsidRPr="00047C2D">
                                    <w:rPr>
                                      <w:color w:val="000000" w:themeColor="text1"/>
                                    </w:rPr>
                                    <w:delText>Other RPTs</w:delText>
                                  </w:r>
                                </w:del>
                              </w:p>
                            </w:txbxContent>
                          </wps:txbx>
                          <wps:bodyPr rot="0" vert="horz" wrap="square" lIns="91440" tIns="45720" rIns="91440" bIns="45720" anchor="t" anchorCtr="0" upright="1">
                            <a:noAutofit/>
                          </wps:bodyPr>
                        </wps:wsp>
                        <wps:wsp>
                          <wps:cNvPr id="404325256" name="Text Box 32"/>
                          <wps:cNvSpPr txBox="1">
                            <a:spLocks noChangeArrowheads="1"/>
                          </wps:cNvSpPr>
                          <wps:spPr bwMode="auto">
                            <a:xfrm>
                              <a:off x="3066363" y="2457456"/>
                              <a:ext cx="2215756"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2ECA350" w14:textId="77777777" w:rsidR="00AA60BB" w:rsidRDefault="00AA60BB" w:rsidP="00103FB9">
                                <w:pPr>
                                  <w:rPr>
                                    <w:del w:id="728" w:author="KPMG_PQH" w:date="2026-04-07T11:25:00Z" w16du:dateUtc="2026-04-07T04:25:00Z"/>
                                    <w:noProof/>
                                    <w:sz w:val="20"/>
                                  </w:rPr>
                                </w:pPr>
                                <w:del w:id="729" w:author="KPMG_PQH" w:date="2026-04-07T11:25:00Z" w16du:dateUtc="2026-04-07T04:25:00Z">
                                  <w:r w:rsidRPr="00047C2D">
                                    <w:rPr>
                                      <w:noProof/>
                                      <w:color w:val="000000" w:themeColor="text1"/>
                                      <w:sz w:val="20"/>
                                    </w:rPr>
                                    <w:delText xml:space="preserve">(1) </w:delText>
                                  </w:r>
                                  <w:r>
                                    <w:rPr>
                                      <w:noProof/>
                                      <w:sz w:val="20"/>
                                    </w:rPr>
                                    <w:delText>Processing services</w:delText>
                                  </w:r>
                                </w:del>
                              </w:p>
                              <w:p w14:paraId="7B42396E" w14:textId="77777777" w:rsidR="00AA60BB" w:rsidRDefault="00AA60BB" w:rsidP="00103FB9">
                                <w:pPr>
                                  <w:rPr>
                                    <w:del w:id="730" w:author="KPMG_PQH" w:date="2026-04-07T11:25:00Z" w16du:dateUtc="2026-04-07T04:25:00Z"/>
                                    <w:sz w:val="20"/>
                                  </w:rPr>
                                </w:pPr>
                                <w:del w:id="731" w:author="KPMG_PQH" w:date="2026-04-07T11:25:00Z" w16du:dateUtc="2026-04-07T04:25:00Z">
                                  <w:r>
                                    <w:rPr>
                                      <w:sz w:val="20"/>
                                    </w:rPr>
                                    <w:delText>(2) Raw materials</w:delText>
                                  </w:r>
                                  <w:r w:rsidR="00E411E5">
                                    <w:rPr>
                                      <w:sz w:val="20"/>
                                    </w:rPr>
                                    <w:delText xml:space="preserve"> and tools</w:delText>
                                  </w:r>
                                </w:del>
                              </w:p>
                              <w:p w14:paraId="36A23D74" w14:textId="77777777" w:rsidR="00AA60BB" w:rsidRDefault="00AA60BB" w:rsidP="00103FB9">
                                <w:pPr>
                                  <w:rPr>
                                    <w:del w:id="732" w:author="KPMG_PQH" w:date="2026-04-07T11:25:00Z" w16du:dateUtc="2026-04-07T04:25:00Z"/>
                                    <w:sz w:val="20"/>
                                  </w:rPr>
                                </w:pPr>
                                <w:del w:id="733" w:author="KPMG_PQH" w:date="2026-04-07T11:25:00Z" w16du:dateUtc="2026-04-07T04:25:00Z">
                                  <w:r>
                                    <w:rPr>
                                      <w:sz w:val="20"/>
                                    </w:rPr>
                                    <w:delText>(3) Loans</w:delText>
                                  </w:r>
                                </w:del>
                              </w:p>
                            </w:txbxContent>
                          </wps:txbx>
                          <wps:bodyPr rot="0" vert="horz" wrap="square" lIns="91440" tIns="45720" rIns="91440" bIns="45720" anchor="ctr" anchorCtr="0" upright="1">
                            <a:noAutofit/>
                          </wps:bodyPr>
                        </wps:wsp>
                        <wps:wsp>
                          <wps:cNvPr id="1832633909" name="Rectangle 1832633909"/>
                          <wps:cNvSpPr>
                            <a:spLocks noChangeArrowheads="1"/>
                          </wps:cNvSpPr>
                          <wps:spPr bwMode="auto">
                            <a:xfrm>
                              <a:off x="1407170" y="29091"/>
                              <a:ext cx="1160564" cy="622756"/>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EEDDECB" w14:textId="77777777" w:rsidR="00AA60BB" w:rsidRDefault="00942509" w:rsidP="00047FE9">
                                <w:pPr>
                                  <w:spacing w:line="256" w:lineRule="auto"/>
                                  <w:jc w:val="center"/>
                                  <w:rPr>
                                    <w:del w:id="734" w:author="KPMG_PQH" w:date="2026-04-07T11:25:00Z" w16du:dateUtc="2026-04-07T04:25:00Z"/>
                                    <w:rFonts w:ascii="Arial" w:hAnsi="Arial" w:cs="Arial"/>
                                    <w:color w:val="00338D"/>
                                  </w:rPr>
                                </w:pPr>
                                <w:del w:id="735" w:author="KPMG_PQH" w:date="2026-04-07T11:25:00Z" w16du:dateUtc="2026-04-07T04:25:00Z">
                                  <w:r w:rsidRPr="00942509">
                                    <w:rPr>
                                      <w:rFonts w:ascii="Arial" w:hAnsi="Arial" w:cs="Arial"/>
                                      <w:color w:val="00338D"/>
                                    </w:rPr>
                                    <w:delText>Hestra Hungary Kft.</w:delText>
                                  </w:r>
                                </w:del>
                              </w:p>
                            </w:txbxContent>
                          </wps:txbx>
                          <wps:bodyPr rot="0" vert="horz" wrap="square" lIns="91440" tIns="45720" rIns="91440" bIns="45720" anchor="ctr" anchorCtr="0" upright="1">
                            <a:noAutofit/>
                          </wps:bodyPr>
                        </wps:wsp>
                        <wps:wsp>
                          <wps:cNvPr id="363720827"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680442945" name="Straight Arrow Connector 55"/>
                          <wps:cNvCnPr>
                            <a:cxnSpLocks noChangeShapeType="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293931958" name="Rectangle 1293931958"/>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91CA0B4" w14:textId="77777777" w:rsidR="00AA60BB" w:rsidRDefault="00AA60BB" w:rsidP="00743F88">
                                <w:pPr>
                                  <w:spacing w:line="252" w:lineRule="auto"/>
                                  <w:jc w:val="center"/>
                                  <w:rPr>
                                    <w:del w:id="736" w:author="KPMG_PQH" w:date="2026-04-07T11:25:00Z" w16du:dateUtc="2026-04-07T04:25:00Z"/>
                                    <w:rFonts w:ascii="Arial" w:hAnsi="Arial"/>
                                    <w:color w:val="000000"/>
                                    <w:sz w:val="20"/>
                                    <w:szCs w:val="20"/>
                                  </w:rPr>
                                </w:pPr>
                                <w:del w:id="737" w:author="KPMG_PQH" w:date="2026-04-07T11:25:00Z" w16du:dateUtc="2026-04-07T04:25:00Z">
                                  <w:r>
                                    <w:rPr>
                                      <w:rFonts w:ascii="Arial" w:hAnsi="Arial"/>
                                      <w:color w:val="000000"/>
                                      <w:sz w:val="20"/>
                                      <w:szCs w:val="20"/>
                                    </w:rPr>
                                    <w:delText>(3)</w:delText>
                                  </w:r>
                                </w:del>
                              </w:p>
                            </w:txbxContent>
                          </wps:txbx>
                          <wps:bodyPr rot="0" vert="horz" wrap="square" lIns="91440" tIns="45720" rIns="91440" bIns="45720" anchor="ctr" anchorCtr="0" upright="1">
                            <a:noAutofit/>
                          </wps:bodyPr>
                        </wps:wsp>
                        <wps:wsp>
                          <wps:cNvPr id="1650835351" name="Rectangle 1650835351"/>
                          <wps:cNvSpPr>
                            <a:spLocks noChangeArrowheads="1"/>
                          </wps:cNvSpPr>
                          <wps:spPr bwMode="auto">
                            <a:xfrm>
                              <a:off x="2974232"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E1F5195" w14:textId="77777777" w:rsidR="00AA60BB" w:rsidRDefault="00AA60BB" w:rsidP="00973672">
                                <w:pPr>
                                  <w:spacing w:line="252" w:lineRule="auto"/>
                                  <w:jc w:val="center"/>
                                  <w:rPr>
                                    <w:del w:id="738" w:author="KPMG_PQH" w:date="2026-04-07T11:25:00Z" w16du:dateUtc="2026-04-07T04:25:00Z"/>
                                    <w:rFonts w:ascii="Arial" w:hAnsi="Arial"/>
                                    <w:color w:val="000000"/>
                                    <w:sz w:val="20"/>
                                    <w:szCs w:val="20"/>
                                  </w:rPr>
                                </w:pPr>
                                <w:del w:id="739" w:author="KPMG_PQH" w:date="2026-04-07T11:25:00Z" w16du:dateUtc="2026-04-07T04:25:00Z">
                                  <w:r>
                                    <w:rPr>
                                      <w:rFonts w:ascii="Arial" w:hAnsi="Arial"/>
                                      <w:color w:val="000000"/>
                                      <w:sz w:val="20"/>
                                      <w:szCs w:val="20"/>
                                    </w:rPr>
                                    <w:delText>(2)</w:delText>
                                  </w:r>
                                </w:del>
                              </w:p>
                            </w:txbxContent>
                          </wps:txbx>
                          <wps:bodyPr rot="0" vert="horz" wrap="square" lIns="91440" tIns="45720" rIns="91440" bIns="45720" anchor="ctr" anchorCtr="0" upright="1">
                            <a:noAutofit/>
                          </wps:bodyPr>
                        </wps:wsp>
                        <wps:wsp>
                          <wps:cNvPr id="2023721331" name="Rectangle 2023721331"/>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7B403AE" w14:textId="77777777" w:rsidR="002506BC" w:rsidRDefault="004B464D" w:rsidP="004B464D">
                                <w:pPr>
                                  <w:spacing w:line="254" w:lineRule="auto"/>
                                  <w:jc w:val="center"/>
                                  <w:rPr>
                                    <w:del w:id="740" w:author="KPMG_PQH" w:date="2026-04-07T11:25:00Z" w16du:dateUtc="2026-04-07T04:25:00Z"/>
                                    <w:rFonts w:ascii="Arial" w:hAnsi="Arial" w:cs="Arial"/>
                                    <w:color w:val="00338D"/>
                                  </w:rPr>
                                </w:pPr>
                                <w:del w:id="741" w:author="KPMG_PQH" w:date="2026-04-07T11:25:00Z" w16du:dateUtc="2026-04-07T04:25:00Z">
                                  <w:r w:rsidRPr="004B464D">
                                    <w:rPr>
                                      <w:rFonts w:ascii="Arial" w:hAnsi="Arial" w:cs="Arial"/>
                                      <w:color w:val="00338D"/>
                                    </w:rPr>
                                    <w:delText>Hestra (Cambodia) Co., Ltd</w:delText>
                                  </w:r>
                                </w:del>
                              </w:p>
                            </w:txbxContent>
                          </wps:txbx>
                          <wps:bodyPr rot="0" vert="horz" wrap="square" lIns="91440" tIns="45720" rIns="91440" bIns="45720" anchor="ctr" anchorCtr="0" upright="1">
                            <a:noAutofit/>
                          </wps:bodyPr>
                        </wps:wsp>
                        <wps:wsp>
                          <wps:cNvPr id="87836185" name="Straight Arrow Connector 87836185"/>
                          <wps:cNvCnPr>
                            <a:cxnSpLocks noChangeShapeType="1"/>
                          </wps:cNvCnPr>
                          <wps:spPr bwMode="auto">
                            <a:xfrm rot="10800000">
                              <a:off x="2153971" y="651847"/>
                              <a:ext cx="0" cy="105410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69170459" name="Rectangle 69170459"/>
                          <wps:cNvSpPr>
                            <a:spLocks noChangeArrowheads="1"/>
                          </wps:cNvSpPr>
                          <wps:spPr bwMode="auto">
                            <a:xfrm>
                              <a:off x="1832954" y="835642"/>
                              <a:ext cx="43561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FCB8E70" w14:textId="77777777" w:rsidR="006F0540" w:rsidRDefault="006F0540" w:rsidP="006F0540">
                                <w:pPr>
                                  <w:spacing w:line="252" w:lineRule="auto"/>
                                  <w:jc w:val="center"/>
                                  <w:rPr>
                                    <w:del w:id="742" w:author="KPMG_PQH" w:date="2026-04-07T11:25:00Z" w16du:dateUtc="2026-04-07T04:25:00Z"/>
                                    <w:rFonts w:ascii="Arial" w:hAnsi="Arial"/>
                                    <w:color w:val="000000"/>
                                    <w:sz w:val="20"/>
                                    <w:szCs w:val="20"/>
                                  </w:rPr>
                                </w:pPr>
                                <w:del w:id="743" w:author="KPMG_PQH" w:date="2026-04-07T11:25:00Z" w16du:dateUtc="2026-04-07T04:25:00Z">
                                  <w:r>
                                    <w:rPr>
                                      <w:rFonts w:ascii="Arial" w:hAnsi="Arial"/>
                                      <w:color w:val="000000"/>
                                      <w:sz w:val="20"/>
                                      <w:szCs w:val="20"/>
                                    </w:rPr>
                                    <w:delText>(2)</w:delText>
                                  </w:r>
                                </w:del>
                              </w:p>
                            </w:txbxContent>
                          </wps:txbx>
                          <wps:bodyPr rot="0" vert="horz" wrap="square" lIns="91440" tIns="45720" rIns="91440" bIns="45720" anchor="ctr" anchorCtr="0" upright="1">
                            <a:noAutofit/>
                          </wps:bodyPr>
                        </wps:wsp>
                      </wpc:wpc>
                    </a:graphicData>
                  </a:graphic>
                </wp:inline>
              </w:drawing>
            </mc:Choice>
            <mc:Fallback>
              <w:pict>
                <v:group w14:anchorId="20D79FBA" id="Canvas 1800650922"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7898;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" fillcolor="#ddebf1" stroked="f">
                    <v:textbox>
                      <w:txbxContent>
                        <w:p w14:paraId="719EDA84" w14:textId="77777777" w:rsidR="00AA60BB" w:rsidRDefault="00AA60BB" w:rsidP="00103FB9">
                          <w:pPr>
                            <w:pStyle w:val="NormalWeb"/>
                            <w:spacing w:before="0" w:beforeAutospacing="0" w:after="0" w:afterAutospacing="0"/>
                            <w:jc w:val="center"/>
                            <w:rPr>
                              <w:del w:id="744" w:author="KPMG_PQH" w:date="2026-04-07T11:25:00Z" w16du:dateUtc="2026-04-07T04:25:00Z"/>
                              <w:rFonts w:asciiTheme="majorHAnsi" w:hAnsiTheme="majorHAnsi" w:cstheme="majorHAnsi"/>
                              <w:color w:val="00338D"/>
                            </w:rPr>
                          </w:pPr>
                          <w:del w:id="745" w:author="KPMG_PQH" w:date="2026-04-07T11:25:00Z" w16du:dateUtc="2026-04-07T04:25:00Z">
                            <w:r w:rsidRPr="002F0C17">
                              <w:rPr>
                                <w:rFonts w:asciiTheme="majorHAnsi" w:hAnsiTheme="majorHAnsi" w:cstheme="majorHAnsi"/>
                                <w:color w:val="00338D"/>
                                <w:sz w:val="22"/>
                                <w:szCs w:val="22"/>
                              </w:rPr>
                              <w:delText>Pinghu Hestra Trading Co., Ltd.</w:delText>
                            </w:r>
                          </w:del>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" filled="f" strokecolor="#00338d">
                    <v:textbox>
                      <w:txbxContent>
                        <w:p w14:paraId="72D5CAA0" w14:textId="77777777" w:rsidR="00AA60BB" w:rsidRPr="00BD15DF" w:rsidRDefault="00AA60BB" w:rsidP="000C48B1">
                          <w:pPr>
                            <w:pStyle w:val="NormalWeb"/>
                            <w:spacing w:before="0" w:beforeAutospacing="0" w:after="0" w:afterAutospacing="0" w:line="254" w:lineRule="auto"/>
                            <w:jc w:val="center"/>
                            <w:rPr>
                              <w:del w:id="746" w:author="KPMG_PQH" w:date="2026-04-07T11:25:00Z" w16du:dateUtc="2026-04-07T04:25:00Z"/>
                              <w:rFonts w:asciiTheme="majorHAnsi" w:hAnsiTheme="majorHAnsi" w:cstheme="majorHAnsi"/>
                              <w:b/>
                              <w:color w:val="00338D"/>
                            </w:rPr>
                          </w:pPr>
                          <w:del w:id="747" w:author="KPMG_PQH" w:date="2026-04-07T11:25:00Z" w16du:dateUtc="2026-04-07T04:25:00Z">
                            <w:r w:rsidRPr="00BD15DF">
                              <w:rPr>
                                <w:rFonts w:asciiTheme="majorHAnsi" w:hAnsiTheme="majorHAnsi" w:cstheme="majorHAnsi"/>
                                <w:b/>
                                <w:color w:val="00338D"/>
                              </w:rPr>
                              <w:delText>HMV</w:delText>
                            </w:r>
                          </w:del>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" fillcolor="#00338d" strokecolor="#00338d">
                    <v:textbox>
                      <w:txbxContent>
                        <w:p w14:paraId="28D5E8F5" w14:textId="77777777" w:rsidR="00AA60BB" w:rsidRDefault="00AA60BB" w:rsidP="00103FB9">
                          <w:pPr>
                            <w:pStyle w:val="NormalWeb"/>
                            <w:spacing w:before="0" w:beforeAutospacing="0" w:after="0" w:afterAutospacing="0"/>
                            <w:jc w:val="center"/>
                            <w:rPr>
                              <w:del w:id="748" w:author="KPMG_PQH" w:date="2026-04-07T11:25:00Z" w16du:dateUtc="2026-04-07T04:25:00Z"/>
                              <w:rFonts w:asciiTheme="majorHAnsi" w:hAnsiTheme="majorHAnsi" w:cstheme="majorHAnsi"/>
                            </w:rPr>
                          </w:pPr>
                          <w:del w:id="749" w:author="KPMG_PQH" w:date="2026-04-07T11:25:00Z" w16du:dateUtc="2026-04-07T04:25:00Z">
                            <w:r>
                              <w:rPr>
                                <w:rFonts w:asciiTheme="majorHAnsi" w:hAnsiTheme="majorHAnsi" w:cstheme="majorHAnsi"/>
                                <w:sz w:val="22"/>
                                <w:szCs w:val="22"/>
                              </w:rPr>
                              <w:delText>MMAB</w:delText>
                            </w:r>
                          </w:del>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" filled="f" stroked="f" strokeweight="2pt">
                    <v:textbox>
                      <w:txbxContent>
                        <w:p w14:paraId="6817F2B0" w14:textId="77777777" w:rsidR="00AA60BB" w:rsidRDefault="00AA60BB" w:rsidP="00103FB9">
                          <w:pPr>
                            <w:jc w:val="center"/>
                            <w:rPr>
                              <w:del w:id="750" w:author="KPMG_PQH" w:date="2026-04-07T11:25:00Z" w16du:dateUtc="2026-04-07T04:25:00Z"/>
                              <w:color w:val="000000" w:themeColor="text1"/>
                              <w:sz w:val="20"/>
                            </w:rPr>
                          </w:pPr>
                          <w:del w:id="751" w:author="KPMG_PQH" w:date="2026-04-07T11:25:00Z" w16du:dateUtc="2026-04-07T04:25:00Z">
                            <w:r>
                              <w:rPr>
                                <w:color w:val="000000" w:themeColor="text1"/>
                                <w:sz w:val="20"/>
                              </w:rPr>
                              <w:delText>(2)</w:delText>
                            </w:r>
                          </w:del>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" filled="f" stroked="f" strokeweight="2pt">
                    <v:textbox>
                      <w:txbxContent>
                        <w:p w14:paraId="433D251C" w14:textId="77777777" w:rsidR="00AA60BB" w:rsidRDefault="00AA60BB" w:rsidP="00103FB9">
                          <w:pPr>
                            <w:pStyle w:val="NormalWeb"/>
                            <w:spacing w:before="0" w:beforeAutospacing="0" w:after="0" w:afterAutospacing="0"/>
                            <w:jc w:val="center"/>
                            <w:rPr>
                              <w:del w:id="752" w:author="KPMG_PQH" w:date="2026-04-07T11:25:00Z" w16du:dateUtc="2026-04-07T04:25:00Z"/>
                              <w:rFonts w:asciiTheme="majorHAnsi" w:hAnsiTheme="majorHAnsi" w:cstheme="majorHAnsi"/>
                            </w:rPr>
                          </w:pPr>
                          <w:del w:id="753" w:author="KPMG_PQH" w:date="2026-04-07T11:25:00Z" w16du:dateUtc="2026-04-07T04:25:00Z">
                            <w:r>
                              <w:rPr>
                                <w:rFonts w:asciiTheme="majorHAnsi" w:hAnsiTheme="majorHAnsi" w:cstheme="majorHAnsi"/>
                                <w:color w:val="000000"/>
                                <w:sz w:val="20"/>
                                <w:szCs w:val="20"/>
                              </w:rPr>
                              <w:delText>(1)</w:delText>
                            </w:r>
                          </w:del>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" filled="f" stroked="f" strokeweight="2pt">
                    <v:textbox>
                      <w:txbxContent>
                        <w:p w14:paraId="016838A1" w14:textId="77777777" w:rsidR="00AA60BB" w:rsidRDefault="00AA60BB" w:rsidP="00103FB9">
                          <w:pPr>
                            <w:pStyle w:val="NormalWeb"/>
                            <w:spacing w:before="0" w:beforeAutospacing="0" w:after="0" w:afterAutospacing="0"/>
                            <w:jc w:val="right"/>
                            <w:rPr>
                              <w:del w:id="754" w:author="KPMG_PQH" w:date="2026-04-07T11:25:00Z" w16du:dateUtc="2026-04-07T04:25:00Z"/>
                              <w:rFonts w:asciiTheme="majorHAnsi" w:hAnsiTheme="majorHAnsi" w:cstheme="majorHAnsi"/>
                              <w:i/>
                            </w:rPr>
                          </w:pPr>
                          <w:del w:id="755" w:author="KPMG_PQH" w:date="2026-04-07T11:25:00Z" w16du:dateUtc="2026-04-07T04:25:00Z">
                            <w:r>
                              <w:rPr>
                                <w:rFonts w:asciiTheme="majorHAnsi" w:hAnsiTheme="majorHAnsi" w:cstheme="majorHAnsi"/>
                                <w:i/>
                                <w:color w:val="000000"/>
                                <w:sz w:val="20"/>
                                <w:szCs w:val="20"/>
                              </w:rPr>
                              <w:delText>Overseas</w:delText>
                            </w:r>
                          </w:del>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" filled="f" stroked="f" strokeweight="2pt">
                    <v:textbox>
                      <w:txbxContent>
                        <w:p w14:paraId="4321B3A1" w14:textId="77777777" w:rsidR="00AA60BB" w:rsidRDefault="00AA60BB" w:rsidP="00103FB9">
                          <w:pPr>
                            <w:pStyle w:val="NormalWeb"/>
                            <w:spacing w:before="0" w:beforeAutospacing="0" w:after="0" w:afterAutospacing="0"/>
                            <w:jc w:val="right"/>
                            <w:rPr>
                              <w:del w:id="756" w:author="KPMG_PQH" w:date="2026-04-07T11:25:00Z" w16du:dateUtc="2026-04-07T04:25:00Z"/>
                              <w:rFonts w:asciiTheme="majorHAnsi" w:hAnsiTheme="majorHAnsi" w:cstheme="majorHAnsi"/>
                            </w:rPr>
                          </w:pPr>
                          <w:del w:id="757" w:author="KPMG_PQH" w:date="2026-04-07T11:25:00Z" w16du:dateUtc="2026-04-07T04:25:00Z">
                            <w:r>
                              <w:rPr>
                                <w:rFonts w:asciiTheme="majorHAnsi" w:hAnsiTheme="majorHAnsi" w:cstheme="majorHAnsi"/>
                                <w:i/>
                                <w:iCs/>
                                <w:color w:val="000000"/>
                                <w:sz w:val="20"/>
                                <w:szCs w:val="20"/>
                              </w:rPr>
                              <w:delText>Vietnam</w:delText>
                            </w:r>
                          </w:del>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32898;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" filled="f" stroked="f" strokeweight=".5pt">
                    <v:textbox>
                      <w:txbxContent>
                        <w:p w14:paraId="16342CD4" w14:textId="77777777" w:rsidR="00AA60BB" w:rsidRPr="00047C2D" w:rsidRDefault="00AA60BB" w:rsidP="00103FB9">
                          <w:pPr>
                            <w:rPr>
                              <w:del w:id="758" w:author="KPMG_PQH" w:date="2026-04-07T11:25:00Z" w16du:dateUtc="2026-04-07T04:25:00Z"/>
                              <w:color w:val="000000" w:themeColor="text1"/>
                            </w:rPr>
                          </w:pPr>
                          <w:del w:id="759" w:author="KPMG_PQH" w:date="2026-04-07T11:25:00Z" w16du:dateUtc="2026-04-07T04:25:00Z">
                            <w:r w:rsidRPr="00047C2D">
                              <w:rPr>
                                <w:color w:val="000000" w:themeColor="text1"/>
                              </w:rPr>
                              <w:delText>Transaction under Review</w:delText>
                            </w:r>
                          </w:del>
                        </w:p>
                        <w:p w14:paraId="6AA88EDD" w14:textId="77777777" w:rsidR="00AA60BB" w:rsidRPr="00047C2D" w:rsidRDefault="00AA60BB" w:rsidP="00103FB9">
                          <w:pPr>
                            <w:rPr>
                              <w:del w:id="760" w:author="KPMG_PQH" w:date="2026-04-07T11:25:00Z" w16du:dateUtc="2026-04-07T04:25:00Z"/>
                              <w:color w:val="000000" w:themeColor="text1"/>
                            </w:rPr>
                          </w:pPr>
                          <w:del w:id="761" w:author="KPMG_PQH" w:date="2026-04-07T11:25:00Z" w16du:dateUtc="2026-04-07T04:25:00Z">
                            <w:r w:rsidRPr="00047C2D">
                              <w:rPr>
                                <w:color w:val="000000" w:themeColor="text1"/>
                              </w:rPr>
                              <w:delText>Other RPTs</w:delText>
                            </w:r>
                          </w:del>
                        </w:p>
                      </w:txbxContent>
                    </v:textbox>
                  </v:shape>
                  <v:shape id="Text Box 32" o:spid="_x0000_s1041" type="#_x0000_t202" style="position:absolute;left:30663;top:24574;width:22158;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" filled="f" stroked="f" strokeweight=".5pt">
                    <v:textbox>
                      <w:txbxContent>
                        <w:p w14:paraId="72ECA350" w14:textId="77777777" w:rsidR="00AA60BB" w:rsidRDefault="00AA60BB" w:rsidP="00103FB9">
                          <w:pPr>
                            <w:rPr>
                              <w:del w:id="762" w:author="KPMG_PQH" w:date="2026-04-07T11:25:00Z" w16du:dateUtc="2026-04-07T04:25:00Z"/>
                              <w:noProof/>
                              <w:sz w:val="20"/>
                            </w:rPr>
                          </w:pPr>
                          <w:del w:id="763" w:author="KPMG_PQH" w:date="2026-04-07T11:25:00Z" w16du:dateUtc="2026-04-07T04:25:00Z">
                            <w:r w:rsidRPr="00047C2D">
                              <w:rPr>
                                <w:noProof/>
                                <w:color w:val="000000" w:themeColor="text1"/>
                                <w:sz w:val="20"/>
                              </w:rPr>
                              <w:delText xml:space="preserve">(1) </w:delText>
                            </w:r>
                            <w:r>
                              <w:rPr>
                                <w:noProof/>
                                <w:sz w:val="20"/>
                              </w:rPr>
                              <w:delText>Processing services</w:delText>
                            </w:r>
                          </w:del>
                        </w:p>
                        <w:p w14:paraId="7B42396E" w14:textId="77777777" w:rsidR="00AA60BB" w:rsidRDefault="00AA60BB" w:rsidP="00103FB9">
                          <w:pPr>
                            <w:rPr>
                              <w:del w:id="764" w:author="KPMG_PQH" w:date="2026-04-07T11:25:00Z" w16du:dateUtc="2026-04-07T04:25:00Z"/>
                              <w:sz w:val="20"/>
                            </w:rPr>
                          </w:pPr>
                          <w:del w:id="765" w:author="KPMG_PQH" w:date="2026-04-07T11:25:00Z" w16du:dateUtc="2026-04-07T04:25:00Z">
                            <w:r>
                              <w:rPr>
                                <w:sz w:val="20"/>
                              </w:rPr>
                              <w:delText>(2) Raw materials</w:delText>
                            </w:r>
                            <w:r w:rsidR="00E411E5">
                              <w:rPr>
                                <w:sz w:val="20"/>
                              </w:rPr>
                              <w:delText xml:space="preserve"> and tools</w:delText>
                            </w:r>
                          </w:del>
                        </w:p>
                        <w:p w14:paraId="36A23D74" w14:textId="77777777" w:rsidR="00AA60BB" w:rsidRDefault="00AA60BB" w:rsidP="00103FB9">
                          <w:pPr>
                            <w:rPr>
                              <w:del w:id="766" w:author="KPMG_PQH" w:date="2026-04-07T11:25:00Z" w16du:dateUtc="2026-04-07T04:25:00Z"/>
                              <w:sz w:val="20"/>
                            </w:rPr>
                          </w:pPr>
                          <w:del w:id="767" w:author="KPMG_PQH" w:date="2026-04-07T11:25:00Z" w16du:dateUtc="2026-04-07T04:25:00Z">
                            <w:r>
                              <w:rPr>
                                <w:sz w:val="20"/>
                              </w:rPr>
                              <w:delText>(3) Loans</w:delText>
                            </w:r>
                          </w:del>
                        </w:p>
                      </w:txbxContent>
                    </v:textbox>
                  </v:shape>
                  <v:rect id="Rectangle 1832633909" o:spid="_x0000_s1042" style="position:absolute;left:14071;top:290;width:11606;height:6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" fillcolor="#ddebf1" stroked="f">
                    <v:textbox>
                      <w:txbxContent>
                        <w:p w14:paraId="1EEDDECB" w14:textId="77777777" w:rsidR="00AA60BB" w:rsidRDefault="00942509" w:rsidP="00047FE9">
                          <w:pPr>
                            <w:spacing w:line="256" w:lineRule="auto"/>
                            <w:jc w:val="center"/>
                            <w:rPr>
                              <w:del w:id="768" w:author="KPMG_PQH" w:date="2026-04-07T11:25:00Z" w16du:dateUtc="2026-04-07T04:25:00Z"/>
                              <w:rFonts w:ascii="Arial" w:hAnsi="Arial" w:cs="Arial"/>
                              <w:color w:val="00338D"/>
                            </w:rPr>
                          </w:pPr>
                          <w:del w:id="769" w:author="KPMG_PQH" w:date="2026-04-07T11:25:00Z" w16du:dateUtc="2026-04-07T04:25:00Z">
                            <w:r w:rsidRPr="00942509">
                              <w:rPr>
                                <w:rFonts w:ascii="Arial" w:hAnsi="Arial" w:cs="Arial"/>
                                <w:color w:val="00338D"/>
                              </w:rPr>
                              <w:delText>Hestra Hungary Kft.</w:delText>
                            </w:r>
                          </w:del>
                        </w:p>
                      </w:txbxContent>
                    </v:textbox>
                  </v:rect>
                  <v:shape id="Straight Arrow Connector 54" o:spid="_x0000_s1043"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4"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" strokecolor="#00338d">
                    <v:stroke dashstyle="longDash" endarrow="block" joinstyle="round"/>
                  </v:shape>
                  <v:rect id="Rectangle 1293931958" o:spid="_x0000_s1045"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" filled="f" stroked="f" strokeweight="2pt">
                    <v:textbox>
                      <w:txbxContent>
                        <w:p w14:paraId="691CA0B4" w14:textId="77777777" w:rsidR="00AA60BB" w:rsidRDefault="00AA60BB" w:rsidP="00743F88">
                          <w:pPr>
                            <w:spacing w:line="252" w:lineRule="auto"/>
                            <w:jc w:val="center"/>
                            <w:rPr>
                              <w:del w:id="770" w:author="KPMG_PQH" w:date="2026-04-07T11:25:00Z" w16du:dateUtc="2026-04-07T04:25:00Z"/>
                              <w:rFonts w:ascii="Arial" w:hAnsi="Arial"/>
                              <w:color w:val="000000"/>
                              <w:sz w:val="20"/>
                              <w:szCs w:val="20"/>
                            </w:rPr>
                          </w:pPr>
                          <w:del w:id="771" w:author="KPMG_PQH" w:date="2026-04-07T11:25:00Z" w16du:dateUtc="2026-04-07T04:25:00Z">
                            <w:r>
                              <w:rPr>
                                <w:rFonts w:ascii="Arial" w:hAnsi="Arial"/>
                                <w:color w:val="000000"/>
                                <w:sz w:val="20"/>
                                <w:szCs w:val="20"/>
                              </w:rPr>
                              <w:delText>(3)</w:delText>
                            </w:r>
                          </w:del>
                        </w:p>
                      </w:txbxContent>
                    </v:textbox>
                  </v:rect>
                  <v:rect id="Rectangle 1650835351" o:spid="_x0000_s1046" style="position:absolute;left:29742;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" filled="f" stroked="f" strokeweight="2pt">
                    <v:textbox>
                      <w:txbxContent>
                        <w:p w14:paraId="6E1F5195" w14:textId="77777777" w:rsidR="00AA60BB" w:rsidRDefault="00AA60BB" w:rsidP="00973672">
                          <w:pPr>
                            <w:spacing w:line="252" w:lineRule="auto"/>
                            <w:jc w:val="center"/>
                            <w:rPr>
                              <w:del w:id="772" w:author="KPMG_PQH" w:date="2026-04-07T11:25:00Z" w16du:dateUtc="2026-04-07T04:25:00Z"/>
                              <w:rFonts w:ascii="Arial" w:hAnsi="Arial"/>
                              <w:color w:val="000000"/>
                              <w:sz w:val="20"/>
                              <w:szCs w:val="20"/>
                            </w:rPr>
                          </w:pPr>
                          <w:del w:id="773" w:author="KPMG_PQH" w:date="2026-04-07T11:25:00Z" w16du:dateUtc="2026-04-07T04:25:00Z">
                            <w:r>
                              <w:rPr>
                                <w:rFonts w:ascii="Arial" w:hAnsi="Arial"/>
                                <w:color w:val="000000"/>
                                <w:sz w:val="20"/>
                                <w:szCs w:val="20"/>
                              </w:rPr>
                              <w:delText>(2)</w:delText>
                            </w:r>
                          </w:del>
                        </w:p>
                      </w:txbxContent>
                    </v:textbox>
                  </v:rect>
                  <v:rect id="Rectangle 2023721331" o:spid="_x0000_s1047"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" fillcolor="#ddebf1" stroked="f">
                    <v:textbox>
                      <w:txbxContent>
                        <w:p w14:paraId="37B403AE" w14:textId="77777777" w:rsidR="002506BC" w:rsidRDefault="004B464D" w:rsidP="004B464D">
                          <w:pPr>
                            <w:spacing w:line="254" w:lineRule="auto"/>
                            <w:jc w:val="center"/>
                            <w:rPr>
                              <w:del w:id="774" w:author="KPMG_PQH" w:date="2026-04-07T11:25:00Z" w16du:dateUtc="2026-04-07T04:25:00Z"/>
                              <w:rFonts w:ascii="Arial" w:hAnsi="Arial" w:cs="Arial"/>
                              <w:color w:val="00338D"/>
                            </w:rPr>
                          </w:pPr>
                          <w:del w:id="775" w:author="KPMG_PQH" w:date="2026-04-07T11:25:00Z" w16du:dateUtc="2026-04-07T04:25:00Z">
                            <w:r w:rsidRPr="004B464D">
                              <w:rPr>
                                <w:rFonts w:ascii="Arial" w:hAnsi="Arial" w:cs="Arial"/>
                                <w:color w:val="00338D"/>
                              </w:rPr>
                              <w:delText>Hestra (Cambodia) Co., Ltd</w:delText>
                            </w:r>
                          </w:del>
                        </w:p>
                      </w:txbxContent>
                    </v:textbox>
                  </v:rect>
                  <v:shape id="Straight Arrow Connector 87836185" o:spid="_x0000_s1048" type="#_x0000_t32" style="position:absolute;left:21539;top:6518;width:0;height:105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" strokecolor="#00338d">
                    <v:stroke dashstyle="longDash" endarrow="block"/>
                  </v:shape>
                  <v:rect id="Rectangle 69170459" o:spid="_x0000_s1049" style="position:absolute;left:18329;top:8356;width:435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" filled="f" stroked="f" strokeweight="2pt">
                    <v:textbox>
                      <w:txbxContent>
                        <w:p w14:paraId="1FCB8E70" w14:textId="77777777" w:rsidR="006F0540" w:rsidRDefault="006F0540" w:rsidP="006F0540">
                          <w:pPr>
                            <w:spacing w:line="252" w:lineRule="auto"/>
                            <w:jc w:val="center"/>
                            <w:rPr>
                              <w:del w:id="776" w:author="KPMG_PQH" w:date="2026-04-07T11:25:00Z" w16du:dateUtc="2026-04-07T04:25:00Z"/>
                              <w:rFonts w:ascii="Arial" w:hAnsi="Arial"/>
                              <w:color w:val="000000"/>
                              <w:sz w:val="20"/>
                              <w:szCs w:val="20"/>
                            </w:rPr>
                          </w:pPr>
                          <w:del w:id="777" w:author="KPMG_PQH" w:date="2026-04-07T11:25:00Z" w16du:dateUtc="2026-04-07T04:25:00Z">
                            <w:r>
                              <w:rPr>
                                <w:rFonts w:ascii="Arial" w:hAnsi="Arial"/>
                                <w:color w:val="000000"/>
                                <w:sz w:val="20"/>
                                <w:szCs w:val="20"/>
                              </w:rPr>
                              <w:delText>(2)</w:delText>
                            </w:r>
                          </w:del>
                        </w:p>
                      </w:txbxContent>
                    </v:textbox>
                  </v:rect>
                  <w10:anchorlock/>
                </v:group>
              </w:pict>
            </mc:Fallback>
          </mc:AlternateContent>
        </w:r>
      </w:del>
    </w:p>
    <w:p w14:paraId="75DEAAF5" w14:textId="7174EBBB" w:rsidR="00103FB9" w:rsidRDefault="00103FB9" w:rsidP="00103FB9">
      <w:pPr>
        <w:pStyle w:val="BodyText"/>
        <w:spacing w:line="276" w:lineRule="auto"/>
        <w:jc w:val="both"/>
        <w:rPr>
          <w:ins w:id="778" w:author="KPMG_PQH" w:date="2026-04-07T11:25:00Z" w16du:dateUtc="2026-04-07T04:25:00Z"/>
        </w:rPr>
      </w:pPr>
      <w:ins w:id="779" w:author="KPMG_PQH" w:date="2026-04-07T11:25:00Z" w16du:dateUtc="2026-04-07T04:25:00Z">
        <w:r>
          <w:rPr>
            <w:noProof/>
          </w:rPr>
          <w:lastRenderedPageBreak/>
          <mc:AlternateContent>
            <mc:Choice Requires="wpc">
              <w:drawing>
                <wp:inline distT="0" distB="0" distL="0" distR="0" wp14:anchorId="41D4C4CA" wp14:editId="41C65D73">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169693"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ins w:id="780" w:author="KPMG_PQH" w:date="2026-04-07T11:25:00Z" w16du:dateUtc="2026-04-07T04:25:00Z"/>
                                    <w:rFonts w:asciiTheme="majorHAnsi" w:hAnsiTheme="majorHAnsi" w:cstheme="majorHAnsi"/>
                                    <w:color w:val="00338D"/>
                                  </w:rPr>
                                </w:pPr>
                                <w:proofErr w:type="spellStart"/>
                                <w:ins w:id="781" w:author="KPMG_PQH" w:date="2026-04-07T11:25:00Z" w16du:dateUtc="2026-04-07T04:25:00Z">
                                  <w:r w:rsidRPr="002F0C17">
                                    <w:rPr>
                                      <w:rFonts w:asciiTheme="majorHAnsi" w:hAnsiTheme="majorHAnsi" w:cstheme="majorHAnsi"/>
                                      <w:color w:val="00338D"/>
                                      <w:sz w:val="22"/>
                                      <w:szCs w:val="22"/>
                                    </w:rPr>
                                    <w:t>Pinghu</w:t>
                                  </w:r>
                                  <w:proofErr w:type="spellEnd"/>
                                  <w:r w:rsidRPr="002F0C17">
                                    <w:rPr>
                                      <w:rFonts w:asciiTheme="majorHAnsi" w:hAnsiTheme="majorHAnsi" w:cstheme="majorHAnsi"/>
                                      <w:color w:val="00338D"/>
                                      <w:sz w:val="22"/>
                                      <w:szCs w:val="22"/>
                                    </w:rPr>
                                    <w:t xml:space="preserve"> Hestra Trading Co., Ltd.</w:t>
                                  </w:r>
                                </w:ins>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ins w:id="782" w:author="KPMG_PQH" w:date="2026-04-07T11:25:00Z" w16du:dateUtc="2026-04-07T04:25:00Z"/>
                                    <w:rFonts w:asciiTheme="majorHAnsi" w:hAnsiTheme="majorHAnsi" w:cstheme="majorHAnsi"/>
                                    <w:b/>
                                    <w:color w:val="00338D"/>
                                  </w:rPr>
                                </w:pPr>
                                <w:ins w:id="783" w:author="KPMG_PQH" w:date="2026-04-07T11:25:00Z" w16du:dateUtc="2026-04-07T04:25:00Z">
                                  <w:r w:rsidRPr="00BD15DF">
                                    <w:rPr>
                                      <w:rFonts w:asciiTheme="majorHAnsi" w:hAnsiTheme="majorHAnsi" w:cstheme="majorHAnsi"/>
                                      <w:b/>
                                      <w:color w:val="00338D"/>
                                    </w:rPr>
                                    <w:t>HMV</w:t>
                                  </w:r>
                                </w:ins>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ins w:id="784" w:author="KPMG_PQH" w:date="2026-04-07T11:25:00Z" w16du:dateUtc="2026-04-07T04:25:00Z"/>
                                    <w:rFonts w:asciiTheme="majorHAnsi" w:hAnsiTheme="majorHAnsi" w:cstheme="majorHAnsi"/>
                                  </w:rPr>
                                </w:pPr>
                                <w:ins w:id="785" w:author="KPMG_PQH" w:date="2026-04-07T11:25:00Z" w16du:dateUtc="2026-04-07T04:25:00Z">
                                  <w:r>
                                    <w:rPr>
                                      <w:rFonts w:asciiTheme="majorHAnsi" w:hAnsiTheme="majorHAnsi" w:cstheme="majorHAnsi"/>
                                      <w:sz w:val="22"/>
                                      <w:szCs w:val="22"/>
                                    </w:rPr>
                                    <w:t>MMAB</w:t>
                                  </w:r>
                                </w:ins>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ins w:id="786" w:author="KPMG_PQH" w:date="2026-04-07T11:25:00Z" w16du:dateUtc="2026-04-07T04:25:00Z"/>
                                    <w:color w:val="000000" w:themeColor="text1"/>
                                    <w:sz w:val="20"/>
                                  </w:rPr>
                                </w:pPr>
                                <w:ins w:id="787" w:author="KPMG_PQH" w:date="2026-04-07T11:25:00Z" w16du:dateUtc="2026-04-07T04:25:00Z">
                                  <w:r>
                                    <w:rPr>
                                      <w:color w:val="000000" w:themeColor="text1"/>
                                      <w:sz w:val="20"/>
                                    </w:rPr>
                                    <w:t>(2)</w:t>
                                  </w:r>
                                </w:ins>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ins w:id="788" w:author="KPMG_PQH" w:date="2026-04-07T11:25:00Z" w16du:dateUtc="2026-04-07T04:25:00Z"/>
                                    <w:rFonts w:asciiTheme="majorHAnsi" w:hAnsiTheme="majorHAnsi" w:cstheme="majorHAnsi"/>
                                  </w:rPr>
                                </w:pPr>
                                <w:ins w:id="789" w:author="KPMG_PQH" w:date="2026-04-07T11:25:00Z" w16du:dateUtc="2026-04-07T04:25:00Z">
                                  <w:r>
                                    <w:rPr>
                                      <w:rFonts w:asciiTheme="majorHAnsi" w:hAnsiTheme="majorHAnsi" w:cstheme="majorHAnsi"/>
                                      <w:color w:val="000000"/>
                                      <w:sz w:val="20"/>
                                      <w:szCs w:val="20"/>
                                    </w:rPr>
                                    <w:t>(1)</w:t>
                                  </w:r>
                                </w:ins>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ins w:id="790" w:author="KPMG_PQH" w:date="2026-04-07T11:25:00Z" w16du:dateUtc="2026-04-07T04:25:00Z"/>
                                    <w:rFonts w:asciiTheme="majorHAnsi" w:hAnsiTheme="majorHAnsi" w:cstheme="majorHAnsi"/>
                                    <w:i/>
                                  </w:rPr>
                                </w:pPr>
                                <w:ins w:id="791" w:author="KPMG_PQH" w:date="2026-04-07T11:25:00Z" w16du:dateUtc="2026-04-07T04:25:00Z">
                                  <w:r>
                                    <w:rPr>
                                      <w:rFonts w:asciiTheme="majorHAnsi" w:hAnsiTheme="majorHAnsi" w:cstheme="majorHAnsi"/>
                                      <w:i/>
                                      <w:color w:val="000000"/>
                                      <w:sz w:val="20"/>
                                      <w:szCs w:val="20"/>
                                    </w:rPr>
                                    <w:t>Overseas</w:t>
                                  </w:r>
                                </w:ins>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ins w:id="792" w:author="KPMG_PQH" w:date="2026-04-07T11:25:00Z" w16du:dateUtc="2026-04-07T04:25:00Z"/>
                                    <w:rFonts w:asciiTheme="majorHAnsi" w:hAnsiTheme="majorHAnsi" w:cstheme="majorHAnsi"/>
                                  </w:rPr>
                                </w:pPr>
                                <w:ins w:id="793" w:author="KPMG_PQH" w:date="2026-04-07T11:25:00Z" w16du:dateUtc="2026-04-07T04:25:00Z">
                                  <w:r>
                                    <w:rPr>
                                      <w:rFonts w:asciiTheme="majorHAnsi" w:hAnsiTheme="majorHAnsi" w:cstheme="majorHAnsi"/>
                                      <w:i/>
                                      <w:iCs/>
                                      <w:color w:val="000000"/>
                                      <w:sz w:val="20"/>
                                      <w:szCs w:val="20"/>
                                    </w:rPr>
                                    <w:t>Vietnam</w:t>
                                  </w:r>
                                </w:ins>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2669623"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ins w:id="794" w:author="KPMG_PQH" w:date="2026-04-07T11:25:00Z" w16du:dateUtc="2026-04-07T04:25:00Z"/>
                                    <w:color w:val="000000" w:themeColor="text1"/>
                                  </w:rPr>
                                </w:pPr>
                                <w:ins w:id="795" w:author="KPMG_PQH" w:date="2026-04-07T11:25:00Z" w16du:dateUtc="2026-04-07T04:25:00Z">
                                  <w:r w:rsidRPr="00047C2D">
                                    <w:rPr>
                                      <w:color w:val="000000" w:themeColor="text1"/>
                                    </w:rPr>
                                    <w:t>Transaction under Review</w:t>
                                  </w:r>
                                </w:ins>
                              </w:p>
                              <w:p w14:paraId="174D041C" w14:textId="77777777" w:rsidR="00AA60BB" w:rsidRPr="00047C2D" w:rsidRDefault="00AA60BB" w:rsidP="00103FB9">
                                <w:pPr>
                                  <w:rPr>
                                    <w:ins w:id="796" w:author="KPMG_PQH" w:date="2026-04-07T11:25:00Z" w16du:dateUtc="2026-04-07T04:25:00Z"/>
                                    <w:color w:val="000000" w:themeColor="text1"/>
                                  </w:rPr>
                                </w:pPr>
                                <w:ins w:id="797" w:author="KPMG_PQH" w:date="2026-04-07T11:25:00Z" w16du:dateUtc="2026-04-07T04:25:00Z">
                                  <w:r w:rsidRPr="00047C2D">
                                    <w:rPr>
                                      <w:color w:val="000000" w:themeColor="text1"/>
                                    </w:rPr>
                                    <w:t>Other RPTs</w:t>
                                  </w:r>
                                </w:ins>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007" y="2457456"/>
                              <a:ext cx="2361125"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ins w:id="798" w:author="KPMG_PQH" w:date="2026-04-07T11:25:00Z" w16du:dateUtc="2026-04-07T04:25:00Z"/>
                                    <w:noProof/>
                                    <w:sz w:val="20"/>
                                  </w:rPr>
                                </w:pPr>
                                <w:ins w:id="799" w:author="KPMG_PQH" w:date="2026-04-07T11:25:00Z" w16du:dateUtc="2026-04-07T04:25:00Z">
                                  <w:r w:rsidRPr="00047C2D">
                                    <w:rPr>
                                      <w:noProof/>
                                      <w:color w:val="000000" w:themeColor="text1"/>
                                      <w:sz w:val="20"/>
                                    </w:rPr>
                                    <w:t xml:space="preserve">(1) </w:t>
                                  </w:r>
                                  <w:r>
                                    <w:rPr>
                                      <w:noProof/>
                                      <w:sz w:val="20"/>
                                    </w:rPr>
                                    <w:t>Processing services</w:t>
                                  </w:r>
                                </w:ins>
                              </w:p>
                              <w:p w14:paraId="18BB2410" w14:textId="35D5312D" w:rsidR="00AA60BB" w:rsidRDefault="00AA60BB" w:rsidP="00103FB9">
                                <w:pPr>
                                  <w:rPr>
                                    <w:ins w:id="800" w:author="KPMG_PQH" w:date="2026-04-07T11:25:00Z" w16du:dateUtc="2026-04-07T04:25:00Z"/>
                                    <w:sz w:val="20"/>
                                  </w:rPr>
                                </w:pPr>
                                <w:ins w:id="801" w:author="KPMG_PQH" w:date="2026-04-07T11:25:00Z" w16du:dateUtc="2026-04-07T04:25:00Z">
                                  <w:r>
                                    <w:rPr>
                                      <w:sz w:val="20"/>
                                    </w:rPr>
                                    <w:t>(2) Raw materials</w:t>
                                  </w:r>
                                  <w:r w:rsidR="00E411E5">
                                    <w:rPr>
                                      <w:sz w:val="20"/>
                                    </w:rPr>
                                    <w:t xml:space="preserve"> and tools</w:t>
                                  </w:r>
                                </w:ins>
                              </w:p>
                              <w:p w14:paraId="1DB64E18" w14:textId="5D23BCA8" w:rsidR="00AA60BB" w:rsidRDefault="00AA60BB" w:rsidP="00103FB9">
                                <w:pPr>
                                  <w:rPr>
                                    <w:ins w:id="802" w:author="KPMG_PQH" w:date="2026-04-07T11:25:00Z" w16du:dateUtc="2026-04-07T04:25:00Z"/>
                                    <w:sz w:val="20"/>
                                  </w:rPr>
                                </w:pPr>
                                <w:ins w:id="803" w:author="KPMG_PQH" w:date="2026-04-07T11:25:00Z" w16du:dateUtc="2026-04-07T04:25:00Z">
                                  <w:r>
                                    <w:rPr>
                                      <w:sz w:val="20"/>
                                    </w:rPr>
                                    <w:t>(3) Loans</w:t>
                                  </w:r>
                                </w:ins>
                              </w:p>
                              <w:p w14:paraId="53C3C775" w14:textId="7470A9ED" w:rsidR="0046266E" w:rsidRDefault="0046266E" w:rsidP="00103FB9">
                                <w:pPr>
                                  <w:rPr>
                                    <w:ins w:id="804" w:author="KPMG_PQH" w:date="2026-04-07T11:25:00Z" w16du:dateUtc="2026-04-07T04:25:00Z"/>
                                    <w:sz w:val="20"/>
                                  </w:rPr>
                                </w:pPr>
                                <w:ins w:id="805" w:author="KPMG_PQH" w:date="2026-04-07T11:25:00Z" w16du:dateUtc="2026-04-07T04:25:00Z">
                                  <w:r>
                                    <w:rPr>
                                      <w:sz w:val="20"/>
                                    </w:rPr>
                                    <w:t xml:space="preserve">(4) </w:t>
                                  </w:r>
                                  <w:r w:rsidR="002F53E9">
                                    <w:rPr>
                                      <w:sz w:val="20"/>
                                    </w:rPr>
                                    <w:t>Business support</w:t>
                                  </w:r>
                                </w:ins>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ins w:id="806" w:author="KPMG_PQH" w:date="2026-04-07T11:25:00Z" w16du:dateUtc="2026-04-07T04:25:00Z"/>
                                    <w:rFonts w:ascii="Arial" w:hAnsi="Arial"/>
                                    <w:color w:val="000000"/>
                                    <w:sz w:val="20"/>
                                    <w:szCs w:val="20"/>
                                  </w:rPr>
                                </w:pPr>
                                <w:ins w:id="807" w:author="KPMG_PQH" w:date="2026-04-07T11:25:00Z" w16du:dateUtc="2026-04-07T04:25:00Z">
                                  <w:r>
                                    <w:rPr>
                                      <w:rFonts w:ascii="Arial" w:hAnsi="Arial"/>
                                      <w:color w:val="000000"/>
                                      <w:sz w:val="20"/>
                                      <w:szCs w:val="20"/>
                                    </w:rPr>
                                    <w:t>(3)</w:t>
                                  </w:r>
                                </w:ins>
                              </w:p>
                            </w:txbxContent>
                          </wps:txbx>
                          <wps:bodyPr rot="0" vert="horz" wrap="square" lIns="91440" tIns="45720" rIns="91440" bIns="45720" anchor="ctr" anchorCtr="0" upright="1">
                            <a:noAutofit/>
                          </wps:bodyPr>
                        </wps:wsp>
                        <wps:wsp>
                          <wps:cNvPr id="58" name="Rectangle 58"/>
                          <wps:cNvSpPr>
                            <a:spLocks noChangeArrowheads="1"/>
                          </wps:cNvSpPr>
                          <wps:spPr bwMode="auto">
                            <a:xfrm>
                              <a:off x="2354031"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D946F1B" w14:textId="77777777" w:rsidR="0046266E" w:rsidRDefault="00AA60BB" w:rsidP="00973672">
                                <w:pPr>
                                  <w:spacing w:line="252" w:lineRule="auto"/>
                                  <w:jc w:val="center"/>
                                  <w:rPr>
                                    <w:ins w:id="808" w:author="KPMG_PQH" w:date="2026-04-07T11:25:00Z" w16du:dateUtc="2026-04-07T04:25:00Z"/>
                                    <w:rFonts w:ascii="Arial" w:hAnsi="Arial"/>
                                    <w:color w:val="000000"/>
                                    <w:sz w:val="20"/>
                                    <w:szCs w:val="20"/>
                                  </w:rPr>
                                </w:pPr>
                                <w:ins w:id="809" w:author="KPMG_PQH" w:date="2026-04-07T11:25:00Z" w16du:dateUtc="2026-04-07T04:25:00Z">
                                  <w:r>
                                    <w:rPr>
                                      <w:rFonts w:ascii="Arial" w:hAnsi="Arial"/>
                                      <w:color w:val="000000"/>
                                      <w:sz w:val="20"/>
                                      <w:szCs w:val="20"/>
                                    </w:rPr>
                                    <w:t>(2)</w:t>
                                  </w:r>
                                </w:ins>
                              </w:p>
                              <w:p w14:paraId="3B24D4E0" w14:textId="604F4EF1" w:rsidR="00AA60BB" w:rsidRDefault="0046266E" w:rsidP="00973672">
                                <w:pPr>
                                  <w:spacing w:line="252" w:lineRule="auto"/>
                                  <w:jc w:val="center"/>
                                  <w:rPr>
                                    <w:ins w:id="810" w:author="KPMG_PQH" w:date="2026-04-07T11:25:00Z" w16du:dateUtc="2026-04-07T04:25:00Z"/>
                                    <w:rFonts w:ascii="Arial" w:hAnsi="Arial"/>
                                    <w:color w:val="000000"/>
                                    <w:sz w:val="20"/>
                                    <w:szCs w:val="20"/>
                                  </w:rPr>
                                </w:pPr>
                                <w:ins w:id="811" w:author="KPMG_PQH" w:date="2026-04-07T11:25:00Z" w16du:dateUtc="2026-04-07T04:25:00Z">
                                  <w:r>
                                    <w:rPr>
                                      <w:rFonts w:ascii="Arial" w:hAnsi="Arial"/>
                                      <w:color w:val="000000"/>
                                      <w:sz w:val="20"/>
                                      <w:szCs w:val="20"/>
                                    </w:rPr>
                                    <w:t>(4)</w:t>
                                  </w:r>
                                </w:ins>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ins w:id="812" w:author="KPMG_PQH" w:date="2026-04-07T11:25:00Z" w16du:dateUtc="2026-04-07T04:25:00Z"/>
                                    <w:rFonts w:ascii="Arial" w:hAnsi="Arial" w:cs="Arial"/>
                                    <w:color w:val="00338D"/>
                                  </w:rPr>
                                </w:pPr>
                                <w:ins w:id="813" w:author="KPMG_PQH" w:date="2026-04-07T11:25:00Z" w16du:dateUtc="2026-04-07T04:25:00Z">
                                  <w:r w:rsidRPr="004B464D">
                                    <w:rPr>
                                      <w:rFonts w:ascii="Arial" w:hAnsi="Arial" w:cs="Arial"/>
                                      <w:color w:val="00338D"/>
                                    </w:rPr>
                                    <w:t>Hestra (Cambodia) Co., Ltd</w:t>
                                  </w:r>
                                </w:ins>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50"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">
                  <v:shape id="_x0000_s1051" type="#_x0000_t75" style="position:absolute;width:54762;height:33051;visibility:visible;mso-wrap-style:square">
                    <v:fill o:detectmouseclick="t"/>
                    <v:path o:connecttype="none"/>
                  </v:shape>
                  <v:rect id="Rectangle 6" o:spid="_x0000_s1052" style="position:absolute;left:21696;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ins w:id="814" w:author="KPMG_PQH" w:date="2026-04-07T11:25:00Z" w16du:dateUtc="2026-04-07T04:25:00Z"/>
                              <w:rFonts w:asciiTheme="majorHAnsi" w:hAnsiTheme="majorHAnsi" w:cstheme="majorHAnsi"/>
                              <w:color w:val="00338D"/>
                            </w:rPr>
                          </w:pPr>
                          <w:proofErr w:type="spellStart"/>
                          <w:ins w:id="815" w:author="KPMG_PQH" w:date="2026-04-07T11:25:00Z" w16du:dateUtc="2026-04-07T04:25:00Z">
                            <w:r w:rsidRPr="002F0C17">
                              <w:rPr>
                                <w:rFonts w:asciiTheme="majorHAnsi" w:hAnsiTheme="majorHAnsi" w:cstheme="majorHAnsi"/>
                                <w:color w:val="00338D"/>
                                <w:sz w:val="22"/>
                                <w:szCs w:val="22"/>
                              </w:rPr>
                              <w:t>Pinghu</w:t>
                            </w:r>
                            <w:proofErr w:type="spellEnd"/>
                            <w:r w:rsidRPr="002F0C17">
                              <w:rPr>
                                <w:rFonts w:asciiTheme="majorHAnsi" w:hAnsiTheme="majorHAnsi" w:cstheme="majorHAnsi"/>
                                <w:color w:val="00338D"/>
                                <w:sz w:val="22"/>
                                <w:szCs w:val="22"/>
                              </w:rPr>
                              <w:t xml:space="preserve"> Hestra Trading Co., Ltd.</w:t>
                            </w:r>
                          </w:ins>
                        </w:p>
                      </w:txbxContent>
                    </v:textbox>
                  </v:rect>
                  <v:rect id="Rectangle 7" o:spid="_x0000_s1053"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ins w:id="816" w:author="KPMG_PQH" w:date="2026-04-07T11:25:00Z" w16du:dateUtc="2026-04-07T04:25:00Z"/>
                              <w:rFonts w:asciiTheme="majorHAnsi" w:hAnsiTheme="majorHAnsi" w:cstheme="majorHAnsi"/>
                              <w:b/>
                              <w:color w:val="00338D"/>
                            </w:rPr>
                          </w:pPr>
                          <w:ins w:id="817" w:author="KPMG_PQH" w:date="2026-04-07T11:25:00Z" w16du:dateUtc="2026-04-07T04:25:00Z">
                            <w:r w:rsidRPr="00BD15DF">
                              <w:rPr>
                                <w:rFonts w:asciiTheme="majorHAnsi" w:hAnsiTheme="majorHAnsi" w:cstheme="majorHAnsi"/>
                                <w:b/>
                                <w:color w:val="00338D"/>
                              </w:rPr>
                              <w:t>HMV</w:t>
                            </w:r>
                          </w:ins>
                        </w:p>
                      </w:txbxContent>
                    </v:textbox>
                  </v:rect>
                  <v:rect id="Rectangle 10" o:spid="_x0000_s1054"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ins w:id="818" w:author="KPMG_PQH" w:date="2026-04-07T11:25:00Z" w16du:dateUtc="2026-04-07T04:25:00Z"/>
                              <w:rFonts w:asciiTheme="majorHAnsi" w:hAnsiTheme="majorHAnsi" w:cstheme="majorHAnsi"/>
                            </w:rPr>
                          </w:pPr>
                          <w:ins w:id="819" w:author="KPMG_PQH" w:date="2026-04-07T11:25:00Z" w16du:dateUtc="2026-04-07T04:25:00Z">
                            <w:r>
                              <w:rPr>
                                <w:rFonts w:asciiTheme="majorHAnsi" w:hAnsiTheme="majorHAnsi" w:cstheme="majorHAnsi"/>
                                <w:sz w:val="22"/>
                                <w:szCs w:val="22"/>
                              </w:rPr>
                              <w:t>MMAB</w:t>
                            </w:r>
                          </w:ins>
                        </w:p>
                      </w:txbxContent>
                    </v:textbox>
                  </v:rect>
                  <v:rect id="Rectangle 11" o:spid="_x0000_s1055"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ins w:id="820" w:author="KPMG_PQH" w:date="2026-04-07T11:25:00Z" w16du:dateUtc="2026-04-07T04:25:00Z"/>
                              <w:color w:val="000000" w:themeColor="text1"/>
                              <w:sz w:val="20"/>
                            </w:rPr>
                          </w:pPr>
                          <w:ins w:id="821" w:author="KPMG_PQH" w:date="2026-04-07T11:25:00Z" w16du:dateUtc="2026-04-07T04:25:00Z">
                            <w:r>
                              <w:rPr>
                                <w:color w:val="000000" w:themeColor="text1"/>
                                <w:sz w:val="20"/>
                              </w:rPr>
                              <w:t>(2)</w:t>
                            </w:r>
                          </w:ins>
                        </w:p>
                      </w:txbxContent>
                    </v:textbox>
                  </v:rect>
                  <v:rect id="Rectangle 12" o:spid="_x0000_s1056"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ins w:id="822" w:author="KPMG_PQH" w:date="2026-04-07T11:25:00Z" w16du:dateUtc="2026-04-07T04:25:00Z"/>
                              <w:rFonts w:asciiTheme="majorHAnsi" w:hAnsiTheme="majorHAnsi" w:cstheme="majorHAnsi"/>
                            </w:rPr>
                          </w:pPr>
                          <w:ins w:id="823" w:author="KPMG_PQH" w:date="2026-04-07T11:25:00Z" w16du:dateUtc="2026-04-07T04:25:00Z">
                            <w:r>
                              <w:rPr>
                                <w:rFonts w:asciiTheme="majorHAnsi" w:hAnsiTheme="majorHAnsi" w:cstheme="majorHAnsi"/>
                                <w:color w:val="000000"/>
                                <w:sz w:val="20"/>
                                <w:szCs w:val="20"/>
                              </w:rPr>
                              <w:t>(1)</w:t>
                            </w:r>
                          </w:ins>
                        </w:p>
                      </w:txbxContent>
                    </v:textbox>
                  </v:rect>
                  <v:line id="Straight Connector 14" o:spid="_x0000_s1057"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58"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ins w:id="824" w:author="KPMG_PQH" w:date="2026-04-07T11:25:00Z" w16du:dateUtc="2026-04-07T04:25:00Z"/>
                              <w:rFonts w:asciiTheme="majorHAnsi" w:hAnsiTheme="majorHAnsi" w:cstheme="majorHAnsi"/>
                              <w:i/>
                            </w:rPr>
                          </w:pPr>
                          <w:ins w:id="825" w:author="KPMG_PQH" w:date="2026-04-07T11:25:00Z" w16du:dateUtc="2026-04-07T04:25:00Z">
                            <w:r>
                              <w:rPr>
                                <w:rFonts w:asciiTheme="majorHAnsi" w:hAnsiTheme="majorHAnsi" w:cstheme="majorHAnsi"/>
                                <w:i/>
                                <w:color w:val="000000"/>
                                <w:sz w:val="20"/>
                                <w:szCs w:val="20"/>
                              </w:rPr>
                              <w:t>Overseas</w:t>
                            </w:r>
                          </w:ins>
                        </w:p>
                      </w:txbxContent>
                    </v:textbox>
                  </v:rect>
                  <v:rect id="Rectangle 20" o:spid="_x0000_s1059"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ins w:id="826" w:author="KPMG_PQH" w:date="2026-04-07T11:25:00Z" w16du:dateUtc="2026-04-07T04:25:00Z"/>
                              <w:rFonts w:asciiTheme="majorHAnsi" w:hAnsiTheme="majorHAnsi" w:cstheme="majorHAnsi"/>
                            </w:rPr>
                          </w:pPr>
                          <w:ins w:id="827" w:author="KPMG_PQH" w:date="2026-04-07T11:25:00Z" w16du:dateUtc="2026-04-07T04:25:00Z">
                            <w:r>
                              <w:rPr>
                                <w:rFonts w:asciiTheme="majorHAnsi" w:hAnsiTheme="majorHAnsi" w:cstheme="majorHAnsi"/>
                                <w:i/>
                                <w:iCs/>
                                <w:color w:val="000000"/>
                                <w:sz w:val="20"/>
                                <w:szCs w:val="20"/>
                              </w:rPr>
                              <w:t>Vietnam</w:t>
                            </w:r>
                          </w:ins>
                        </w:p>
                      </w:txbxContent>
                    </v:textbox>
                  </v:rect>
                  <v:shape id="Elbow Connector 1356" o:spid="_x0000_s1060"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 id="Straight Arrow Connector 1" o:spid="_x0000_s1061" type="#_x0000_t32" style="position:absolute;left:26696;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62"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63"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 id="Text Box 26" o:spid="_x0000_s1064"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ins w:id="828" w:author="KPMG_PQH" w:date="2026-04-07T11:25:00Z" w16du:dateUtc="2026-04-07T04:25:00Z"/>
                              <w:color w:val="000000" w:themeColor="text1"/>
                            </w:rPr>
                          </w:pPr>
                          <w:ins w:id="829" w:author="KPMG_PQH" w:date="2026-04-07T11:25:00Z" w16du:dateUtc="2026-04-07T04:25:00Z">
                            <w:r w:rsidRPr="00047C2D">
                              <w:rPr>
                                <w:color w:val="000000" w:themeColor="text1"/>
                              </w:rPr>
                              <w:t>Transaction under Review</w:t>
                            </w:r>
                          </w:ins>
                        </w:p>
                        <w:p w14:paraId="174D041C" w14:textId="77777777" w:rsidR="00AA60BB" w:rsidRPr="00047C2D" w:rsidRDefault="00AA60BB" w:rsidP="00103FB9">
                          <w:pPr>
                            <w:rPr>
                              <w:ins w:id="830" w:author="KPMG_PQH" w:date="2026-04-07T11:25:00Z" w16du:dateUtc="2026-04-07T04:25:00Z"/>
                              <w:color w:val="000000" w:themeColor="text1"/>
                            </w:rPr>
                          </w:pPr>
                          <w:ins w:id="831" w:author="KPMG_PQH" w:date="2026-04-07T11:25:00Z" w16du:dateUtc="2026-04-07T04:25:00Z">
                            <w:r w:rsidRPr="00047C2D">
                              <w:rPr>
                                <w:color w:val="000000" w:themeColor="text1"/>
                              </w:rPr>
                              <w:t>Other RPTs</w:t>
                            </w:r>
                          </w:ins>
                        </w:p>
                      </w:txbxContent>
                    </v:textbox>
                  </v:shape>
                  <v:shape id="Text Box 32" o:spid="_x0000_s1065" type="#_x0000_t202" style="position:absolute;left:30660;top:24574;width:23611;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ins w:id="832" w:author="KPMG_PQH" w:date="2026-04-07T11:25:00Z" w16du:dateUtc="2026-04-07T04:25:00Z"/>
                              <w:noProof/>
                              <w:sz w:val="20"/>
                            </w:rPr>
                          </w:pPr>
                          <w:ins w:id="833" w:author="KPMG_PQH" w:date="2026-04-07T11:25:00Z" w16du:dateUtc="2026-04-07T04:25:00Z">
                            <w:r w:rsidRPr="00047C2D">
                              <w:rPr>
                                <w:noProof/>
                                <w:color w:val="000000" w:themeColor="text1"/>
                                <w:sz w:val="20"/>
                              </w:rPr>
                              <w:t xml:space="preserve">(1) </w:t>
                            </w:r>
                            <w:r>
                              <w:rPr>
                                <w:noProof/>
                                <w:sz w:val="20"/>
                              </w:rPr>
                              <w:t>Processing services</w:t>
                            </w:r>
                          </w:ins>
                        </w:p>
                        <w:p w14:paraId="18BB2410" w14:textId="35D5312D" w:rsidR="00AA60BB" w:rsidRDefault="00AA60BB" w:rsidP="00103FB9">
                          <w:pPr>
                            <w:rPr>
                              <w:ins w:id="834" w:author="KPMG_PQH" w:date="2026-04-07T11:25:00Z" w16du:dateUtc="2026-04-07T04:25:00Z"/>
                              <w:sz w:val="20"/>
                            </w:rPr>
                          </w:pPr>
                          <w:ins w:id="835" w:author="KPMG_PQH" w:date="2026-04-07T11:25:00Z" w16du:dateUtc="2026-04-07T04:25:00Z">
                            <w:r>
                              <w:rPr>
                                <w:sz w:val="20"/>
                              </w:rPr>
                              <w:t>(2) Raw materials</w:t>
                            </w:r>
                            <w:r w:rsidR="00E411E5">
                              <w:rPr>
                                <w:sz w:val="20"/>
                              </w:rPr>
                              <w:t xml:space="preserve"> and tools</w:t>
                            </w:r>
                          </w:ins>
                        </w:p>
                        <w:p w14:paraId="1DB64E18" w14:textId="5D23BCA8" w:rsidR="00AA60BB" w:rsidRDefault="00AA60BB" w:rsidP="00103FB9">
                          <w:pPr>
                            <w:rPr>
                              <w:ins w:id="836" w:author="KPMG_PQH" w:date="2026-04-07T11:25:00Z" w16du:dateUtc="2026-04-07T04:25:00Z"/>
                              <w:sz w:val="20"/>
                            </w:rPr>
                          </w:pPr>
                          <w:ins w:id="837" w:author="KPMG_PQH" w:date="2026-04-07T11:25:00Z" w16du:dateUtc="2026-04-07T04:25:00Z">
                            <w:r>
                              <w:rPr>
                                <w:sz w:val="20"/>
                              </w:rPr>
                              <w:t>(3) Loans</w:t>
                            </w:r>
                          </w:ins>
                        </w:p>
                        <w:p w14:paraId="53C3C775" w14:textId="7470A9ED" w:rsidR="0046266E" w:rsidRDefault="0046266E" w:rsidP="00103FB9">
                          <w:pPr>
                            <w:rPr>
                              <w:ins w:id="838" w:author="KPMG_PQH" w:date="2026-04-07T11:25:00Z" w16du:dateUtc="2026-04-07T04:25:00Z"/>
                              <w:sz w:val="20"/>
                            </w:rPr>
                          </w:pPr>
                          <w:ins w:id="839" w:author="KPMG_PQH" w:date="2026-04-07T11:25:00Z" w16du:dateUtc="2026-04-07T04:25:00Z">
                            <w:r>
                              <w:rPr>
                                <w:sz w:val="20"/>
                              </w:rPr>
                              <w:t xml:space="preserve">(4) </w:t>
                            </w:r>
                            <w:r w:rsidR="002F53E9">
                              <w:rPr>
                                <w:sz w:val="20"/>
                              </w:rPr>
                              <w:t>Business support</w:t>
                            </w:r>
                          </w:ins>
                        </w:p>
                      </w:txbxContent>
                    </v:textbox>
                  </v:shape>
                  <v:shape id="Straight Arrow Connector 54" o:spid="_x0000_s1066"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 id="Straight Arrow Connector 55" o:spid="_x0000_s1067"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68"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ins w:id="840" w:author="KPMG_PQH" w:date="2026-04-07T11:25:00Z" w16du:dateUtc="2026-04-07T04:25:00Z"/>
                              <w:rFonts w:ascii="Arial" w:hAnsi="Arial"/>
                              <w:color w:val="000000"/>
                              <w:sz w:val="20"/>
                              <w:szCs w:val="20"/>
                            </w:rPr>
                          </w:pPr>
                          <w:ins w:id="841" w:author="KPMG_PQH" w:date="2026-04-07T11:25:00Z" w16du:dateUtc="2026-04-07T04:25:00Z">
                            <w:r>
                              <w:rPr>
                                <w:rFonts w:ascii="Arial" w:hAnsi="Arial"/>
                                <w:color w:val="000000"/>
                                <w:sz w:val="20"/>
                                <w:szCs w:val="20"/>
                              </w:rPr>
                              <w:t>(3)</w:t>
                            </w:r>
                          </w:ins>
                        </w:p>
                      </w:txbxContent>
                    </v:textbox>
                  </v:rect>
                  <v:rect id="Rectangle 58" o:spid="_x0000_s1069" style="position:absolute;left:23540;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5D946F1B" w14:textId="77777777" w:rsidR="0046266E" w:rsidRDefault="00AA60BB" w:rsidP="00973672">
                          <w:pPr>
                            <w:spacing w:line="252" w:lineRule="auto"/>
                            <w:jc w:val="center"/>
                            <w:rPr>
                              <w:ins w:id="842" w:author="KPMG_PQH" w:date="2026-04-07T11:25:00Z" w16du:dateUtc="2026-04-07T04:25:00Z"/>
                              <w:rFonts w:ascii="Arial" w:hAnsi="Arial"/>
                              <w:color w:val="000000"/>
                              <w:sz w:val="20"/>
                              <w:szCs w:val="20"/>
                            </w:rPr>
                          </w:pPr>
                          <w:ins w:id="843" w:author="KPMG_PQH" w:date="2026-04-07T11:25:00Z" w16du:dateUtc="2026-04-07T04:25:00Z">
                            <w:r>
                              <w:rPr>
                                <w:rFonts w:ascii="Arial" w:hAnsi="Arial"/>
                                <w:color w:val="000000"/>
                                <w:sz w:val="20"/>
                                <w:szCs w:val="20"/>
                              </w:rPr>
                              <w:t>(2)</w:t>
                            </w:r>
                          </w:ins>
                        </w:p>
                        <w:p w14:paraId="3B24D4E0" w14:textId="604F4EF1" w:rsidR="00AA60BB" w:rsidRDefault="0046266E" w:rsidP="00973672">
                          <w:pPr>
                            <w:spacing w:line="252" w:lineRule="auto"/>
                            <w:jc w:val="center"/>
                            <w:rPr>
                              <w:ins w:id="844" w:author="KPMG_PQH" w:date="2026-04-07T11:25:00Z" w16du:dateUtc="2026-04-07T04:25:00Z"/>
                              <w:rFonts w:ascii="Arial" w:hAnsi="Arial"/>
                              <w:color w:val="000000"/>
                              <w:sz w:val="20"/>
                              <w:szCs w:val="20"/>
                            </w:rPr>
                          </w:pPr>
                          <w:ins w:id="845" w:author="KPMG_PQH" w:date="2026-04-07T11:25:00Z" w16du:dateUtc="2026-04-07T04:25:00Z">
                            <w:r>
                              <w:rPr>
                                <w:rFonts w:ascii="Arial" w:hAnsi="Arial"/>
                                <w:color w:val="000000"/>
                                <w:sz w:val="20"/>
                                <w:szCs w:val="20"/>
                              </w:rPr>
                              <w:t>(4)</w:t>
                            </w:r>
                          </w:ins>
                        </w:p>
                      </w:txbxContent>
                    </v:textbox>
                  </v:rect>
                  <v:rect id="Rectangle 7" o:spid="_x0000_s1070"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ins w:id="846" w:author="KPMG_PQH" w:date="2026-04-07T11:25:00Z" w16du:dateUtc="2026-04-07T04:25:00Z"/>
                              <w:rFonts w:ascii="Arial" w:hAnsi="Arial" w:cs="Arial"/>
                              <w:color w:val="00338D"/>
                            </w:rPr>
                          </w:pPr>
                          <w:ins w:id="847" w:author="KPMG_PQH" w:date="2026-04-07T11:25:00Z" w16du:dateUtc="2026-04-07T04:25:00Z">
                            <w:r w:rsidRPr="004B464D">
                              <w:rPr>
                                <w:rFonts w:ascii="Arial" w:hAnsi="Arial" w:cs="Arial"/>
                                <w:color w:val="00338D"/>
                              </w:rPr>
                              <w:t>Hestra (Cambodia) Co., Ltd</w:t>
                            </w:r>
                          </w:ins>
                        </w:p>
                      </w:txbxContent>
                    </v:textbox>
                  </v:rect>
                  <w10:anchorlock/>
                </v:group>
              </w:pict>
            </mc:Fallback>
          </mc:AlternateContent>
        </w:r>
      </w:ins>
    </w:p>
    <w:p w14:paraId="62397066" w14:textId="26E106B1" w:rsidR="00923508" w:rsidRDefault="002A1AA1" w:rsidP="004F4A59">
      <w:pPr>
        <w:pStyle w:val="BodyText"/>
      </w:pPr>
      <w:r>
        <w:t>D</w:t>
      </w:r>
      <w:r w:rsidR="00923508">
        <w:t>etails of the Transaction under Review are summarized in the table below:</w:t>
      </w:r>
    </w:p>
    <w:p w14:paraId="38281183" w14:textId="048E6DF0" w:rsidR="00250441" w:rsidRPr="00D400E4" w:rsidRDefault="00270865" w:rsidP="00103FB9">
      <w:pPr>
        <w:pStyle w:val="Caption"/>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850" w:name="_Hlk19188448"/>
            <w:r w:rsidRPr="00F53792">
              <w:rPr>
                <w:szCs w:val="18"/>
              </w:rPr>
              <w:t>% of Net sales</w:t>
            </w:r>
            <w:bookmarkEnd w:id="850"/>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1AEAC969" w:rsidR="00F53792" w:rsidRPr="00F53792" w:rsidRDefault="00FB7E20" w:rsidP="00AA60BB">
            <w:pPr>
              <w:cnfStyle w:val="000000000000" w:firstRow="0" w:lastRow="0" w:firstColumn="0" w:lastColumn="0" w:oddVBand="0" w:evenVBand="0" w:oddHBand="0" w:evenHBand="0" w:firstRowFirstColumn="0" w:firstRowLastColumn="0" w:lastRowFirstColumn="0" w:lastRowLastColumn="0"/>
            </w:pPr>
            <w:del w:id="851" w:author="KPMG_PQH" w:date="2026-04-07T11:25:00Z" w16du:dateUtc="2026-04-07T04:25:00Z">
              <w:r w:rsidRPr="00FB7E20">
                <w:delText>207,324,199,532</w:delText>
              </w:r>
            </w:del>
            <w:ins w:id="852" w:author="KPMG_PQH" w:date="2026-04-07T11:25:00Z" w16du:dateUtc="2026-04-07T04:25:00Z">
              <w:r w:rsidR="0046266E" w:rsidRPr="0046266E">
                <w:t>193,729,728,552</w:t>
              </w:r>
            </w:ins>
          </w:p>
        </w:tc>
        <w:tc>
          <w:tcPr>
            <w:tcW w:w="1127" w:type="dxa"/>
            <w:vAlign w:val="center"/>
          </w:tcPr>
          <w:p w14:paraId="4B48C674" w14:textId="3C3D888D" w:rsidR="00F53792" w:rsidRPr="00F53792" w:rsidRDefault="00897010" w:rsidP="00AA60BB">
            <w:pPr>
              <w:cnfStyle w:val="000000000000" w:firstRow="0" w:lastRow="0" w:firstColumn="0" w:lastColumn="0" w:oddVBand="0" w:evenVBand="0" w:oddHBand="0" w:evenHBand="0" w:firstRowFirstColumn="0" w:firstRowLastColumn="0" w:lastRowFirstColumn="0" w:lastRowLastColumn="0"/>
            </w:pPr>
            <w:del w:id="853" w:author="KPMG_PQH" w:date="2026-04-07T11:25:00Z" w16du:dateUtc="2026-04-07T04:25:00Z">
              <w:r>
                <w:delText>98.26</w:delText>
              </w:r>
            </w:del>
            <w:ins w:id="854" w:author="KPMG_PQH" w:date="2026-04-07T11:25:00Z" w16du:dateUtc="2026-04-07T04:25:00Z">
              <w:r w:rsidR="0046266E">
                <w:t>99</w:t>
              </w:r>
              <w:r>
                <w:t>.</w:t>
              </w:r>
              <w:r w:rsidR="0046266E">
                <w:t>62</w:t>
              </w:r>
            </w:ins>
            <w:r w:rsidR="00F53792" w:rsidRPr="00F53792">
              <w:t>%</w:t>
            </w:r>
          </w:p>
        </w:tc>
      </w:tr>
    </w:tbl>
    <w:p w14:paraId="088FFC29" w14:textId="47A77561" w:rsidR="00923508" w:rsidRDefault="00923508" w:rsidP="00F53792">
      <w:pPr>
        <w:pStyle w:val="Heading3"/>
        <w:jc w:val="both"/>
        <w:rPr>
          <w:lang w:eastAsia="ko-KR"/>
        </w:rPr>
      </w:pPr>
      <w:bookmarkStart w:id="855" w:name="_Toc458589134"/>
      <w:bookmarkStart w:id="856" w:name="_Toc458528287"/>
      <w:bookmarkStart w:id="857" w:name="_Toc458578491"/>
      <w:bookmarkStart w:id="858" w:name="_Toc458528288"/>
      <w:bookmarkStart w:id="859" w:name="_Toc458578492"/>
      <w:bookmarkStart w:id="860" w:name="_Toc458528289"/>
      <w:bookmarkStart w:id="861" w:name="_Toc458578493"/>
      <w:bookmarkStart w:id="862" w:name="_Ref526064172"/>
      <w:bookmarkStart w:id="863" w:name="_Toc526104597"/>
      <w:bookmarkStart w:id="864" w:name="_Toc90906417"/>
      <w:bookmarkStart w:id="865" w:name="_Toc220570338"/>
      <w:bookmarkStart w:id="866" w:name="_Toc457636854"/>
      <w:bookmarkStart w:id="867" w:name="_Toc458670352"/>
      <w:bookmarkStart w:id="868" w:name="_Toc170131405"/>
      <w:bookmarkEnd w:id="855"/>
      <w:bookmarkEnd w:id="856"/>
      <w:bookmarkEnd w:id="857"/>
      <w:bookmarkEnd w:id="858"/>
      <w:bookmarkEnd w:id="859"/>
      <w:bookmarkEnd w:id="860"/>
      <w:bookmarkEnd w:id="861"/>
      <w:r w:rsidRPr="00D229C5">
        <w:rPr>
          <w:lang w:eastAsia="ko-KR"/>
        </w:rPr>
        <w:t xml:space="preserve">Description of </w:t>
      </w:r>
      <w:r>
        <w:rPr>
          <w:lang w:eastAsia="ko-KR"/>
        </w:rPr>
        <w:t>Transaction under Review</w:t>
      </w:r>
      <w:bookmarkEnd w:id="862"/>
      <w:bookmarkEnd w:id="863"/>
      <w:r w:rsidR="000C48B1">
        <w:rPr>
          <w:lang w:eastAsia="ko-KR"/>
        </w:rPr>
        <w:t xml:space="preserve"> </w:t>
      </w:r>
      <w:r w:rsidR="00103FB9">
        <w:rPr>
          <w:lang w:eastAsia="ko-KR"/>
        </w:rPr>
        <w:t>- Provision of processing services</w:t>
      </w:r>
      <w:bookmarkEnd w:id="864"/>
      <w:bookmarkEnd w:id="865"/>
      <w:bookmarkEnd w:id="868"/>
    </w:p>
    <w:p w14:paraId="486F92EC" w14:textId="532804A6" w:rsidR="002A7DCC" w:rsidRDefault="002A7DCC" w:rsidP="002A7DCC">
      <w:pPr>
        <w:pStyle w:val="Heading5"/>
      </w:pPr>
      <w:r>
        <w:t>Transaction description</w:t>
      </w:r>
    </w:p>
    <w:p w14:paraId="1DC5A3EB" w14:textId="1FAC6709" w:rsidR="00F53792" w:rsidRDefault="00F53792" w:rsidP="00F53792">
      <w:pPr>
        <w:pStyle w:val="BodyText"/>
        <w:jc w:val="both"/>
      </w:pPr>
      <w:r>
        <w:t xml:space="preserve">HMV and MMAB </w:t>
      </w:r>
      <w:proofErr w:type="gramStart"/>
      <w:r>
        <w:t>entered into</w:t>
      </w:r>
      <w:proofErr w:type="gramEnd"/>
      <w:r>
        <w:t xml:space="preserve"> </w:t>
      </w:r>
      <w:proofErr w:type="gramStart"/>
      <w:r>
        <w:t>the Processing</w:t>
      </w:r>
      <w:proofErr w:type="gramEnd"/>
      <w:r>
        <w:t xml:space="preserve"> contract No. CO-</w:t>
      </w:r>
      <w:del w:id="869" w:author="KPMG_PQH" w:date="2026-04-07T11:25:00Z" w16du:dateUtc="2026-04-07T04:25:00Z">
        <w:r>
          <w:delText>18</w:delText>
        </w:r>
      </w:del>
      <w:ins w:id="870" w:author="KPMG_PQH" w:date="2026-04-07T11:25:00Z" w16du:dateUtc="2026-04-07T04:25:00Z">
        <w:r w:rsidR="00620A17">
          <w:t>15</w:t>
        </w:r>
      </w:ins>
      <w:r>
        <w:t xml:space="preserve">-0002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871" w:name="_Ref497899464"/>
      <w:bookmarkStart w:id="872" w:name="_Toc508216343"/>
      <w:bookmarkStart w:id="873" w:name="_Toc514923578"/>
      <w:bookmarkStart w:id="874" w:name="_Toc516668404"/>
      <w:bookmarkStart w:id="875" w:name="_Toc526104598"/>
      <w:bookmarkStart w:id="876" w:name="_Ref17186731"/>
      <w:bookmarkStart w:id="877" w:name="_Toc90906418"/>
      <w:bookmarkStart w:id="878" w:name="_Toc220570339"/>
      <w:bookmarkStart w:id="879" w:name="_Toc170131406"/>
      <w:r>
        <w:lastRenderedPageBreak/>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871"/>
      <w:bookmarkEnd w:id="872"/>
      <w:bookmarkEnd w:id="873"/>
      <w:bookmarkEnd w:id="874"/>
      <w:bookmarkEnd w:id="875"/>
      <w:bookmarkEnd w:id="876"/>
      <w:bookmarkEnd w:id="877"/>
      <w:bookmarkEnd w:id="878"/>
      <w:bookmarkEnd w:id="879"/>
    </w:p>
    <w:p w14:paraId="686EF165" w14:textId="33F987A2"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del w:id="880" w:author="KPMG_PQH" w:date="2026-04-07T11:25:00Z" w16du:dateUtc="2026-04-07T04:25:00Z">
        <w:r w:rsidR="001E14F4">
          <w:rPr>
            <w:color w:val="000000" w:themeColor="text1"/>
          </w:rPr>
          <w:delText>FY2023</w:delText>
        </w:r>
      </w:del>
      <w:ins w:id="881" w:author="KPMG_PQH" w:date="2026-04-07T11:25:00Z" w16du:dateUtc="2026-04-07T04:25:00Z">
        <w:r w:rsidR="004B6920">
          <w:rPr>
            <w:color w:val="000000" w:themeColor="text1"/>
          </w:rPr>
          <w:t>FY2024</w:t>
        </w:r>
      </w:ins>
      <w:r w:rsidRPr="00343893">
        <w:rPr>
          <w:color w:val="000000" w:themeColor="text1"/>
        </w:rPr>
        <w:t>.</w:t>
      </w:r>
    </w:p>
    <w:p w14:paraId="5620E80C" w14:textId="7E4EF1B6" w:rsidR="0086425D" w:rsidRDefault="00DF2E07" w:rsidP="00111472">
      <w:pPr>
        <w:pStyle w:val="Heading3"/>
      </w:pPr>
      <w:bookmarkStart w:id="882" w:name="_Toc90906419"/>
      <w:bookmarkStart w:id="883" w:name="_Toc220570340"/>
      <w:bookmarkStart w:id="884" w:name="_Toc170131407"/>
      <w:r>
        <w:t>HMV</w:t>
      </w:r>
      <w:r w:rsidR="0086425D">
        <w:t>’s related part</w:t>
      </w:r>
      <w:r w:rsidR="008914E0">
        <w:t>y</w:t>
      </w:r>
      <w:r w:rsidR="0086425D">
        <w:t xml:space="preserve"> involved in the Transactions under Review</w:t>
      </w:r>
      <w:bookmarkEnd w:id="882"/>
      <w:bookmarkEnd w:id="883"/>
      <w:bookmarkEnd w:id="884"/>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885" w:name="_Toc508208591"/>
      <w:bookmarkStart w:id="886" w:name="_Toc508213568"/>
      <w:bookmarkStart w:id="887" w:name="_Toc508213729"/>
      <w:bookmarkStart w:id="888" w:name="_Toc508213890"/>
      <w:bookmarkStart w:id="889" w:name="_Toc508215831"/>
      <w:bookmarkStart w:id="890" w:name="_Toc508216003"/>
      <w:bookmarkStart w:id="891" w:name="_Toc508216174"/>
      <w:bookmarkStart w:id="892" w:name="_Toc508216344"/>
      <w:bookmarkStart w:id="893" w:name="_Toc508216514"/>
      <w:bookmarkStart w:id="894" w:name="_Toc508216684"/>
      <w:bookmarkStart w:id="895" w:name="_Toc508216852"/>
      <w:bookmarkStart w:id="896" w:name="_Toc508217020"/>
      <w:bookmarkStart w:id="897" w:name="_Toc508217188"/>
      <w:bookmarkStart w:id="898" w:name="_Toc508217354"/>
      <w:bookmarkStart w:id="899" w:name="_Toc508208598"/>
      <w:bookmarkStart w:id="900" w:name="_Toc508213575"/>
      <w:bookmarkStart w:id="901" w:name="_Toc508213736"/>
      <w:bookmarkStart w:id="902" w:name="_Toc508213897"/>
      <w:bookmarkStart w:id="903" w:name="_Toc508215838"/>
      <w:bookmarkStart w:id="904" w:name="_Toc508216010"/>
      <w:bookmarkStart w:id="905" w:name="_Toc508216181"/>
      <w:bookmarkStart w:id="906" w:name="_Toc508216351"/>
      <w:bookmarkStart w:id="907" w:name="_Toc508216521"/>
      <w:bookmarkStart w:id="908" w:name="_Toc508216691"/>
      <w:bookmarkStart w:id="909" w:name="_Toc508216859"/>
      <w:bookmarkStart w:id="910" w:name="_Toc508217027"/>
      <w:bookmarkStart w:id="911" w:name="_Toc508217195"/>
      <w:bookmarkStart w:id="912" w:name="_Toc508217361"/>
      <w:bookmarkStart w:id="913" w:name="_Toc508208599"/>
      <w:bookmarkStart w:id="914" w:name="_Toc508213576"/>
      <w:bookmarkStart w:id="915" w:name="_Toc508213737"/>
      <w:bookmarkStart w:id="916" w:name="_Toc508213898"/>
      <w:bookmarkStart w:id="917" w:name="_Toc508215839"/>
      <w:bookmarkStart w:id="918" w:name="_Toc508216011"/>
      <w:bookmarkStart w:id="919" w:name="_Toc508216182"/>
      <w:bookmarkStart w:id="920" w:name="_Toc508216352"/>
      <w:bookmarkStart w:id="921" w:name="_Toc508216522"/>
      <w:bookmarkStart w:id="922" w:name="_Toc508216692"/>
      <w:bookmarkStart w:id="923" w:name="_Toc508216860"/>
      <w:bookmarkStart w:id="924" w:name="_Toc508217028"/>
      <w:bookmarkStart w:id="925" w:name="_Toc508217196"/>
      <w:bookmarkStart w:id="926" w:name="_Toc508217362"/>
      <w:bookmarkStart w:id="927" w:name="_Toc508208600"/>
      <w:bookmarkStart w:id="928" w:name="_Toc508213577"/>
      <w:bookmarkStart w:id="929" w:name="_Toc508213738"/>
      <w:bookmarkStart w:id="930" w:name="_Toc508213899"/>
      <w:bookmarkStart w:id="931" w:name="_Toc508215840"/>
      <w:bookmarkStart w:id="932" w:name="_Toc508216012"/>
      <w:bookmarkStart w:id="933" w:name="_Toc508216183"/>
      <w:bookmarkStart w:id="934" w:name="_Toc508216353"/>
      <w:bookmarkStart w:id="935" w:name="_Toc508216523"/>
      <w:bookmarkStart w:id="936" w:name="_Toc508216693"/>
      <w:bookmarkStart w:id="937" w:name="_Toc508216861"/>
      <w:bookmarkStart w:id="938" w:name="_Toc508217029"/>
      <w:bookmarkStart w:id="939" w:name="_Toc508217197"/>
      <w:bookmarkStart w:id="940" w:name="_Toc508217363"/>
      <w:bookmarkStart w:id="941" w:name="_Toc508213618"/>
      <w:bookmarkStart w:id="942" w:name="_Toc508213779"/>
      <w:bookmarkStart w:id="943" w:name="_Toc508213940"/>
      <w:bookmarkStart w:id="944" w:name="_Toc508215881"/>
      <w:bookmarkStart w:id="945" w:name="_Toc508216053"/>
      <w:bookmarkStart w:id="946" w:name="_Toc508216224"/>
      <w:bookmarkStart w:id="947" w:name="_Toc508216394"/>
      <w:bookmarkStart w:id="948" w:name="_Toc508216564"/>
      <w:bookmarkStart w:id="949" w:name="_Toc508216734"/>
      <w:bookmarkStart w:id="950" w:name="_Toc508216902"/>
      <w:bookmarkStart w:id="951" w:name="_Toc508217070"/>
      <w:bookmarkStart w:id="952" w:name="_Toc508217238"/>
      <w:bookmarkStart w:id="953" w:name="_Toc508217404"/>
      <w:bookmarkStart w:id="954" w:name="_Ref497899498"/>
      <w:bookmarkStart w:id="955" w:name="_Toc508216395"/>
      <w:bookmarkStart w:id="956" w:name="_Ref508217475"/>
      <w:bookmarkStart w:id="957" w:name="_Toc514923579"/>
      <w:bookmarkStart w:id="958" w:name="_Toc516668405"/>
      <w:bookmarkStart w:id="959" w:name="_Toc526104599"/>
      <w:bookmarkStart w:id="960" w:name="_Toc90906420"/>
      <w:bookmarkStart w:id="961" w:name="_Toc220570341"/>
      <w:bookmarkStart w:id="962" w:name="_Toc170131408"/>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r>
        <w:t>Copies</w:t>
      </w:r>
      <w:r w:rsidRPr="002F0E76">
        <w:t xml:space="preserve"> of intercompany agreement</w:t>
      </w:r>
      <w:r>
        <w:t>s</w:t>
      </w:r>
      <w:bookmarkEnd w:id="954"/>
      <w:bookmarkEnd w:id="955"/>
      <w:bookmarkEnd w:id="956"/>
      <w:bookmarkEnd w:id="957"/>
      <w:bookmarkEnd w:id="958"/>
      <w:bookmarkEnd w:id="959"/>
      <w:bookmarkEnd w:id="960"/>
      <w:bookmarkEnd w:id="961"/>
      <w:bookmarkEnd w:id="962"/>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963" w:name="_Ref494307540"/>
      <w:bookmarkStart w:id="964" w:name="_Toc508216396"/>
      <w:bookmarkStart w:id="965" w:name="_Toc514923580"/>
      <w:bookmarkStart w:id="966" w:name="_Toc516668406"/>
      <w:bookmarkStart w:id="967" w:name="_Toc526104600"/>
      <w:bookmarkStart w:id="968" w:name="_Toc90906421"/>
      <w:bookmarkStart w:id="969" w:name="_Toc220570342"/>
      <w:bookmarkStart w:id="970" w:name="_Toc170131409"/>
      <w:r>
        <w:t>Other RPTs</w:t>
      </w:r>
      <w:bookmarkEnd w:id="963"/>
      <w:bookmarkEnd w:id="964"/>
      <w:bookmarkEnd w:id="965"/>
      <w:bookmarkEnd w:id="966"/>
      <w:bookmarkEnd w:id="967"/>
      <w:bookmarkEnd w:id="968"/>
      <w:bookmarkEnd w:id="969"/>
      <w:bookmarkEnd w:id="970"/>
    </w:p>
    <w:p w14:paraId="4BB2E1E9" w14:textId="06D510A5" w:rsidR="00923508" w:rsidRPr="00DF2E07" w:rsidRDefault="00923508" w:rsidP="00ED34CD">
      <w:pPr>
        <w:pStyle w:val="BodyText"/>
      </w:pPr>
      <w:r w:rsidRPr="00DF2E07">
        <w:t xml:space="preserve">In </w:t>
      </w:r>
      <w:del w:id="971" w:author="KPMG_PQH" w:date="2026-04-07T11:25:00Z" w16du:dateUtc="2026-04-07T04:25:00Z">
        <w:r w:rsidR="001E14F4">
          <w:rPr>
            <w:rFonts w:cs="Arial"/>
            <w:color w:val="000000" w:themeColor="text1"/>
          </w:rPr>
          <w:delText>FY2023</w:delText>
        </w:r>
      </w:del>
      <w:ins w:id="972" w:author="KPMG_PQH" w:date="2026-04-07T11:25:00Z" w16du:dateUtc="2026-04-07T04:25:00Z">
        <w:r w:rsidR="004B6920">
          <w:rPr>
            <w:rFonts w:cs="Arial"/>
            <w:color w:val="000000" w:themeColor="text1"/>
          </w:rPr>
          <w:t>FY2024</w:t>
        </w:r>
      </w:ins>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36EC45A9"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742399">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742399">
        <w:rPr>
          <w:noProof/>
        </w:rPr>
        <w:t>3</w:t>
      </w:r>
      <w:r w:rsidR="00CB0856" w:rsidRPr="00DF2E07">
        <w:fldChar w:fldCharType="end"/>
      </w:r>
      <w:r w:rsidRPr="00DF2E07">
        <w:t xml:space="preserve">: </w:t>
      </w:r>
      <w:r w:rsidR="00D51714" w:rsidRPr="00DF2E07">
        <w:t>O</w:t>
      </w:r>
      <w:r w:rsidRPr="00DF2E07">
        <w:t xml:space="preserve">ther RPTs in </w:t>
      </w:r>
      <w:del w:id="973" w:author="KPMG_PQH" w:date="2026-04-07T11:25:00Z" w16du:dateUtc="2026-04-07T04:25:00Z">
        <w:r w:rsidR="001E14F4">
          <w:delText>FY2023</w:delText>
        </w:r>
      </w:del>
      <w:ins w:id="974" w:author="KPMG_PQH" w:date="2026-04-07T11:25:00Z" w16du:dateUtc="2026-04-07T04:25:00Z">
        <w:r w:rsidR="004B6920">
          <w:t>FY2024</w:t>
        </w:r>
      </w:ins>
      <w:r w:rsidR="007C72AA" w:rsidRPr="00DF2E07">
        <w:rPr>
          <w:rStyle w:val="FootnoteReference"/>
        </w:rPr>
        <w:footnoteReference w:id="9"/>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2124"/>
        <w:gridCol w:w="2124"/>
        <w:gridCol w:w="2124"/>
      </w:tblGrid>
      <w:tr w:rsidR="00A127A2" w:rsidRPr="00EE595B" w14:paraId="681276B6" w14:textId="77777777" w:rsidTr="00A12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250"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250"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1250"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0D4B72" w:rsidRPr="00EE595B" w14:paraId="1199130B" w14:textId="77777777" w:rsidTr="000D4B72">
        <w:trPr>
          <w:trHeight w:val="584"/>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250"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proofErr w:type="spellStart"/>
            <w:r w:rsidRPr="00EE595B">
              <w:rPr>
                <w:rFonts w:ascii="Arial" w:hAnsi="Arial" w:cs="Arial"/>
                <w:bCs/>
                <w:szCs w:val="18"/>
              </w:rPr>
              <w:t>Pinghu</w:t>
            </w:r>
            <w:proofErr w:type="spellEnd"/>
            <w:r w:rsidRPr="00EE595B">
              <w:rPr>
                <w:rFonts w:ascii="Arial" w:hAnsi="Arial" w:cs="Arial"/>
                <w:bCs/>
                <w:szCs w:val="18"/>
              </w:rPr>
              <w:t xml:space="preserve"> Hestra</w:t>
            </w:r>
          </w:p>
        </w:tc>
        <w:tc>
          <w:tcPr>
            <w:tcW w:w="1250" w:type="pct"/>
            <w:vAlign w:val="center"/>
          </w:tcPr>
          <w:p w14:paraId="2D71F027" w14:textId="21393552" w:rsidR="005E5645" w:rsidRPr="00F445F9" w:rsidRDefault="00F05CAE"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del w:id="977" w:author="KPMG_PQH" w:date="2026-04-07T11:25:00Z" w16du:dateUtc="2026-04-07T04:25:00Z">
              <w:r w:rsidRPr="00F445F9">
                <w:rPr>
                  <w:rFonts w:ascii="Arial" w:hAnsi="Arial" w:cs="Arial"/>
                  <w:bCs/>
                  <w:color w:val="000000"/>
                  <w:szCs w:val="18"/>
                </w:rPr>
                <w:delText>6,401,721,244</w:delText>
              </w:r>
            </w:del>
            <w:ins w:id="978" w:author="KPMG_PQH" w:date="2026-04-07T11:25:00Z" w16du:dateUtc="2026-04-07T04:25:00Z">
              <w:r w:rsidR="00176FD2" w:rsidRPr="00176FD2">
                <w:rPr>
                  <w:rFonts w:ascii="Arial" w:hAnsi="Arial" w:cs="Arial"/>
                  <w:bCs/>
                  <w:color w:val="000000"/>
                  <w:szCs w:val="18"/>
                </w:rPr>
                <w:t>2,956,409,617</w:t>
              </w:r>
            </w:ins>
          </w:p>
        </w:tc>
        <w:tc>
          <w:tcPr>
            <w:tcW w:w="1250" w:type="pct"/>
            <w:vAlign w:val="center"/>
          </w:tcPr>
          <w:p w14:paraId="0716D293" w14:textId="2ABF44DC" w:rsidR="005E5645" w:rsidRPr="00F445F9" w:rsidRDefault="00494138"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del w:id="979" w:author="KPMG_PQH" w:date="2026-04-07T11:25:00Z" w16du:dateUtc="2026-04-07T04:25:00Z">
              <w:r w:rsidRPr="00F445F9">
                <w:rPr>
                  <w:szCs w:val="18"/>
                </w:rPr>
                <w:delText>3.42</w:delText>
              </w:r>
            </w:del>
            <w:ins w:id="980" w:author="KPMG_PQH" w:date="2026-04-07T11:25:00Z" w16du:dateUtc="2026-04-07T04:25:00Z">
              <w:r w:rsidR="00363EAF">
                <w:rPr>
                  <w:szCs w:val="18"/>
                </w:rPr>
                <w:t>1</w:t>
              </w:r>
              <w:r w:rsidRPr="00F445F9">
                <w:rPr>
                  <w:szCs w:val="18"/>
                </w:rPr>
                <w:t>.</w:t>
              </w:r>
              <w:r w:rsidR="00363EAF">
                <w:rPr>
                  <w:szCs w:val="18"/>
                </w:rPr>
                <w:t>58</w:t>
              </w:r>
            </w:ins>
            <w:r w:rsidRPr="00F445F9">
              <w:rPr>
                <w:szCs w:val="18"/>
              </w:rPr>
              <w:t>%</w:t>
            </w:r>
          </w:p>
        </w:tc>
      </w:tr>
      <w:tr w:rsidR="00A127A2" w:rsidRPr="00EE595B" w14:paraId="6464D6FE"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cellMerge w:id="981" w:author="KPMG_PQH" w:date="2026-04-07T11:25:00Z" w:vMergeOrig="rest"/>
          </w:tcPr>
          <w:p w14:paraId="4D48807D" w14:textId="1F15E76C" w:rsidR="00176FD2" w:rsidRPr="00EE595B" w:rsidRDefault="00176FD2" w:rsidP="00494138">
            <w:pPr>
              <w:rPr>
                <w:rFonts w:ascii="Arial" w:hAnsi="Arial" w:cs="Arial"/>
                <w:bCs/>
                <w:szCs w:val="18"/>
              </w:rPr>
            </w:pPr>
            <w:r w:rsidRPr="00EE595B">
              <w:rPr>
                <w:szCs w:val="18"/>
              </w:rPr>
              <w:t>Sales of raw materials</w:t>
            </w:r>
          </w:p>
        </w:tc>
        <w:tc>
          <w:tcPr>
            <w:tcW w:w="1250" w:type="pct"/>
            <w:vAlign w:val="center"/>
          </w:tcPr>
          <w:p w14:paraId="71760FDA" w14:textId="06C17D00" w:rsidR="00176FD2" w:rsidRPr="00EE595B" w:rsidRDefault="00176FD2"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 xml:space="preserve">Hestra </w:t>
            </w:r>
            <w:del w:id="982" w:author="KPMG_PQH" w:date="2026-04-07T11:25:00Z" w16du:dateUtc="2026-04-07T04:25:00Z">
              <w:r w:rsidR="00494138" w:rsidRPr="00EE595B">
                <w:rPr>
                  <w:szCs w:val="18"/>
                </w:rPr>
                <w:delText>Hungary</w:delText>
              </w:r>
            </w:del>
            <w:ins w:id="983" w:author="KPMG_PQH" w:date="2026-04-07T11:25:00Z" w16du:dateUtc="2026-04-07T04:25:00Z">
              <w:r w:rsidRPr="00EE595B">
                <w:rPr>
                  <w:szCs w:val="18"/>
                </w:rPr>
                <w:t>Cambodia</w:t>
              </w:r>
            </w:ins>
          </w:p>
        </w:tc>
        <w:tc>
          <w:tcPr>
            <w:tcW w:w="1250" w:type="pct"/>
            <w:vAlign w:val="center"/>
          </w:tcPr>
          <w:p w14:paraId="594B133B" w14:textId="47E50AA5" w:rsidR="00176FD2" w:rsidRPr="001E2744" w:rsidRDefault="00494138"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del w:id="984" w:author="KPMG_PQH" w:date="2026-04-07T11:25:00Z" w16du:dateUtc="2026-04-07T04:25:00Z">
              <w:r w:rsidRPr="001E2744">
                <w:rPr>
                  <w:rFonts w:ascii="Arial" w:hAnsi="Arial" w:cs="Arial"/>
                  <w:bCs/>
                  <w:color w:val="000000"/>
                  <w:szCs w:val="18"/>
                </w:rPr>
                <w:delText>503,789,089</w:delText>
              </w:r>
            </w:del>
            <w:ins w:id="985" w:author="KPMG_PQH" w:date="2026-04-07T11:25:00Z" w16du:dateUtc="2026-04-07T04:25:00Z">
              <w:r w:rsidR="00176FD2" w:rsidRPr="00176FD2">
                <w:rPr>
                  <w:rFonts w:ascii="Arial" w:hAnsi="Arial" w:cs="Arial"/>
                  <w:bCs/>
                  <w:color w:val="000000"/>
                  <w:szCs w:val="18"/>
                </w:rPr>
                <w:t>739,999,488</w:t>
              </w:r>
            </w:ins>
          </w:p>
        </w:tc>
        <w:tc>
          <w:tcPr>
            <w:tcW w:w="1250" w:type="pct"/>
            <w:vAlign w:val="center"/>
          </w:tcPr>
          <w:p w14:paraId="302DB426" w14:textId="38D624C6" w:rsidR="00176FD2" w:rsidRPr="00F445F9"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w:t>
            </w:r>
            <w:del w:id="986" w:author="KPMG_PQH" w:date="2026-04-07T11:25:00Z" w16du:dateUtc="2026-04-07T04:25:00Z">
              <w:r w:rsidR="00494138" w:rsidRPr="00F445F9">
                <w:rPr>
                  <w:rFonts w:ascii="Arial" w:hAnsi="Arial" w:cs="Arial"/>
                  <w:color w:val="000000"/>
                  <w:szCs w:val="18"/>
                </w:rPr>
                <w:delText>24</w:delText>
              </w:r>
            </w:del>
            <w:ins w:id="987" w:author="KPMG_PQH" w:date="2026-04-07T11:25:00Z" w16du:dateUtc="2026-04-07T04:25:00Z">
              <w:r w:rsidR="00363EAF">
                <w:rPr>
                  <w:rFonts w:ascii="Arial" w:hAnsi="Arial" w:cs="Arial"/>
                  <w:color w:val="000000"/>
                  <w:szCs w:val="18"/>
                </w:rPr>
                <w:t>38</w:t>
              </w:r>
            </w:ins>
            <w:r w:rsidRPr="00F445F9">
              <w:rPr>
                <w:rFonts w:ascii="Arial" w:hAnsi="Arial" w:cs="Arial"/>
                <w:color w:val="000000"/>
                <w:szCs w:val="18"/>
              </w:rPr>
              <w:t>%</w:t>
            </w:r>
          </w:p>
        </w:tc>
      </w:tr>
      <w:tr w:rsidR="00A127A2" w:rsidRPr="00EE595B" w14:paraId="3B1D295B"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cellMerge w:id="988" w:author="KPMG_PQH" w:date="2026-04-07T11:25:00Z" w:vMergeOrig="cont"/>
          </w:tcPr>
          <w:p w14:paraId="41A243A1" w14:textId="27E8820A" w:rsidR="002938CF" w:rsidRPr="00EE595B" w:rsidRDefault="00271F7D" w:rsidP="00AA60BB">
            <w:pPr>
              <w:rPr>
                <w:rFonts w:ascii="Arial" w:hAnsi="Arial" w:cs="Arial"/>
                <w:bCs/>
                <w:szCs w:val="18"/>
              </w:rPr>
            </w:pPr>
            <w:moveToRangeStart w:id="989" w:author="KPMG_PQH" w:date="2026-04-07T11:25:00Z" w:name="move226453537"/>
            <w:moveTo w:id="990" w:author="KPMG_PQH" w:date="2026-04-07T11:25:00Z" w16du:dateUtc="2026-04-07T04:25:00Z">
              <w:r w:rsidRPr="00EE595B">
                <w:rPr>
                  <w:rFonts w:ascii="Arial" w:hAnsi="Arial" w:cs="Arial"/>
                  <w:bCs/>
                  <w:szCs w:val="18"/>
                </w:rPr>
                <w:t>Payment of i</w:t>
              </w:r>
              <w:r w:rsidR="002938CF" w:rsidRPr="00EE595B">
                <w:rPr>
                  <w:rFonts w:ascii="Arial" w:hAnsi="Arial" w:cs="Arial"/>
                  <w:bCs/>
                  <w:szCs w:val="18"/>
                </w:rPr>
                <w:t>nterest expense</w:t>
              </w:r>
            </w:moveTo>
            <w:moveToRangeEnd w:id="989"/>
          </w:p>
        </w:tc>
        <w:tc>
          <w:tcPr>
            <w:tcW w:w="1250" w:type="pct"/>
            <w:vAlign w:val="center"/>
          </w:tcPr>
          <w:p w14:paraId="090959DF" w14:textId="0A4D88B0"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moveToRangeStart w:id="991" w:author="KPMG_PQH" w:date="2026-04-07T11:25:00Z" w:name="move226453538"/>
            <w:moveTo w:id="992" w:author="KPMG_PQH" w:date="2026-04-07T11:25:00Z" w16du:dateUtc="2026-04-07T04:25:00Z">
              <w:r w:rsidRPr="00EE595B">
                <w:rPr>
                  <w:szCs w:val="18"/>
                </w:rPr>
                <w:t>MMAB</w:t>
              </w:r>
            </w:moveTo>
            <w:moveToRangeEnd w:id="991"/>
            <w:del w:id="993" w:author="KPMG_PQH" w:date="2026-04-07T11:25:00Z" w16du:dateUtc="2026-04-07T04:25:00Z">
              <w:r w:rsidR="00494138" w:rsidRPr="00EE595B">
                <w:rPr>
                  <w:szCs w:val="18"/>
                </w:rPr>
                <w:delText>Hestra Cambodia</w:delText>
              </w:r>
            </w:del>
          </w:p>
        </w:tc>
        <w:tc>
          <w:tcPr>
            <w:tcW w:w="1250" w:type="pct"/>
            <w:vAlign w:val="center"/>
          </w:tcPr>
          <w:p w14:paraId="46C98672" w14:textId="5B8189B9" w:rsidR="002938CF" w:rsidRPr="00F445F9" w:rsidRDefault="00494138"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del w:id="994" w:author="KPMG_PQH" w:date="2026-04-07T11:25:00Z" w16du:dateUtc="2026-04-07T04:25:00Z">
              <w:r w:rsidRPr="001E2744">
                <w:rPr>
                  <w:rFonts w:ascii="Arial" w:hAnsi="Arial" w:cs="Arial"/>
                  <w:bCs/>
                  <w:color w:val="000000"/>
                  <w:szCs w:val="18"/>
                </w:rPr>
                <w:delText>3,165,438,205</w:delText>
              </w:r>
            </w:del>
            <w:ins w:id="995" w:author="KPMG_PQH" w:date="2026-04-07T11:25:00Z" w16du:dateUtc="2026-04-07T04:25:00Z">
              <w:r w:rsidR="00D2676D" w:rsidRPr="00D2676D">
                <w:rPr>
                  <w:rFonts w:ascii="Arial" w:hAnsi="Arial" w:cs="Arial"/>
                  <w:bCs/>
                  <w:color w:val="000000"/>
                  <w:szCs w:val="18"/>
                </w:rPr>
                <w:t>6,134,596,996</w:t>
              </w:r>
            </w:ins>
          </w:p>
        </w:tc>
        <w:tc>
          <w:tcPr>
            <w:tcW w:w="1250" w:type="pct"/>
            <w:vAlign w:val="center"/>
          </w:tcPr>
          <w:p w14:paraId="3C37935D" w14:textId="138D6A7B" w:rsidR="002938CF" w:rsidRPr="00F445F9" w:rsidRDefault="00494138"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del w:id="996" w:author="KPMG_PQH" w:date="2026-04-07T11:25:00Z" w16du:dateUtc="2026-04-07T04:25:00Z">
              <w:r w:rsidRPr="00F445F9">
                <w:rPr>
                  <w:rFonts w:ascii="Arial" w:hAnsi="Arial" w:cs="Arial"/>
                  <w:color w:val="000000"/>
                  <w:szCs w:val="18"/>
                </w:rPr>
                <w:delText>1.50</w:delText>
              </w:r>
            </w:del>
            <w:ins w:id="997" w:author="KPMG_PQH" w:date="2026-04-07T11:25:00Z" w16du:dateUtc="2026-04-07T04:25:00Z">
              <w:r w:rsidR="00363EAF">
                <w:rPr>
                  <w:rFonts w:ascii="Arial" w:hAnsi="Arial" w:cs="Arial"/>
                  <w:bCs/>
                  <w:color w:val="000000"/>
                  <w:szCs w:val="18"/>
                </w:rPr>
                <w:t>3</w:t>
              </w:r>
              <w:r w:rsidRPr="00F445F9">
                <w:rPr>
                  <w:rFonts w:ascii="Arial" w:hAnsi="Arial" w:cs="Arial"/>
                  <w:bCs/>
                  <w:color w:val="000000"/>
                  <w:szCs w:val="18"/>
                </w:rPr>
                <w:t>.</w:t>
              </w:r>
              <w:r w:rsidR="00363EAF">
                <w:rPr>
                  <w:rFonts w:ascii="Arial" w:hAnsi="Arial" w:cs="Arial"/>
                  <w:bCs/>
                  <w:color w:val="000000"/>
                  <w:szCs w:val="18"/>
                </w:rPr>
                <w:t>27</w:t>
              </w:r>
            </w:ins>
            <w:r w:rsidRPr="00F445F9">
              <w:rPr>
                <w:rFonts w:ascii="Arial" w:hAnsi="Arial" w:cs="Arial"/>
                <w:bCs/>
                <w:color w:val="000000"/>
                <w:szCs w:val="18"/>
              </w:rPr>
              <w:t>%</w:t>
            </w:r>
          </w:p>
        </w:tc>
      </w:tr>
      <w:tr w:rsidR="000D4B72" w:rsidRPr="00EE595B" w14:paraId="1A2A5A4D" w14:textId="77777777" w:rsidTr="000D4B72">
        <w:tc>
          <w:tcPr>
            <w:cnfStyle w:val="001000000000" w:firstRow="0" w:lastRow="0" w:firstColumn="1" w:lastColumn="0" w:oddVBand="0" w:evenVBand="0" w:oddHBand="0" w:evenHBand="0" w:firstRowFirstColumn="0" w:firstRowLastColumn="0" w:lastRowFirstColumn="0" w:lastRowLastColumn="0"/>
            <w:tcW w:w="1250" w:type="pct"/>
            <w:vAlign w:val="center"/>
          </w:tcPr>
          <w:p w14:paraId="4C869797" w14:textId="333AB638" w:rsidR="00D2676D" w:rsidRPr="00EE595B" w:rsidRDefault="00D2676D" w:rsidP="00D2676D">
            <w:pPr>
              <w:rPr>
                <w:rFonts w:ascii="Arial" w:hAnsi="Arial" w:cs="Arial"/>
                <w:bCs/>
                <w:szCs w:val="18"/>
              </w:rPr>
            </w:pPr>
            <w:ins w:id="998" w:author="KPMG_PQH" w:date="2026-04-07T11:25:00Z" w16du:dateUtc="2026-04-07T04:25:00Z">
              <w:r w:rsidRPr="00D2676D">
                <w:rPr>
                  <w:rFonts w:ascii="Arial" w:hAnsi="Arial" w:cs="Arial"/>
                  <w:bCs/>
                  <w:szCs w:val="18"/>
                </w:rPr>
                <w:t xml:space="preserve">Other </w:t>
              </w:r>
              <w:r w:rsidR="000D4B72">
                <w:rPr>
                  <w:rFonts w:ascii="Arial" w:hAnsi="Arial" w:cs="Arial"/>
                  <w:bCs/>
                  <w:szCs w:val="18"/>
                </w:rPr>
                <w:t xml:space="preserve">business </w:t>
              </w:r>
              <w:r w:rsidRPr="00D2676D">
                <w:rPr>
                  <w:rFonts w:ascii="Arial" w:hAnsi="Arial" w:cs="Arial"/>
                  <w:bCs/>
                  <w:szCs w:val="18"/>
                </w:rPr>
                <w:t>expenses</w:t>
              </w:r>
            </w:ins>
            <w:moveFromRangeStart w:id="999" w:author="KPMG_PQH" w:date="2026-04-07T11:25:00Z" w:name="move226453537"/>
            <w:moveFrom w:id="1000" w:author="KPMG_PQH" w:date="2026-04-07T11:25:00Z" w16du:dateUtc="2026-04-07T04:25:00Z">
              <w:r w:rsidR="00271F7D" w:rsidRPr="00EE595B">
                <w:rPr>
                  <w:rFonts w:ascii="Arial" w:hAnsi="Arial" w:cs="Arial"/>
                  <w:bCs/>
                  <w:szCs w:val="18"/>
                </w:rPr>
                <w:t>Payment of i</w:t>
              </w:r>
              <w:r w:rsidR="002938CF" w:rsidRPr="00EE595B">
                <w:rPr>
                  <w:rFonts w:ascii="Arial" w:hAnsi="Arial" w:cs="Arial"/>
                  <w:bCs/>
                  <w:szCs w:val="18"/>
                </w:rPr>
                <w:t>nterest expense</w:t>
              </w:r>
            </w:moveFrom>
            <w:moveFromRangeEnd w:id="999"/>
          </w:p>
        </w:tc>
        <w:tc>
          <w:tcPr>
            <w:tcW w:w="1250" w:type="pct"/>
            <w:vAlign w:val="center"/>
          </w:tcPr>
          <w:p w14:paraId="627256AB" w14:textId="6E6D4B65" w:rsidR="00D2676D" w:rsidRPr="00EE595B" w:rsidRDefault="00D2676D" w:rsidP="00A127A2">
            <w:pPr>
              <w:jc w:val="left"/>
              <w:cnfStyle w:val="000000000000" w:firstRow="0" w:lastRow="0" w:firstColumn="0" w:lastColumn="0" w:oddVBand="0" w:evenVBand="0" w:oddHBand="0" w:evenHBand="0" w:firstRowFirstColumn="0" w:firstRowLastColumn="0" w:lastRowFirstColumn="0" w:lastRowLastColumn="0"/>
              <w:rPr>
                <w:szCs w:val="18"/>
              </w:rPr>
            </w:pPr>
            <w:proofErr w:type="spellStart"/>
            <w:ins w:id="1001" w:author="KPMG_PQH" w:date="2026-04-07T11:25:00Z" w16du:dateUtc="2026-04-07T04:25:00Z">
              <w:r w:rsidRPr="00EE595B">
                <w:rPr>
                  <w:rFonts w:ascii="Arial" w:hAnsi="Arial" w:cs="Arial"/>
                  <w:bCs/>
                  <w:szCs w:val="18"/>
                </w:rPr>
                <w:t>Pinghu</w:t>
              </w:r>
              <w:proofErr w:type="spellEnd"/>
              <w:r w:rsidRPr="00EE595B">
                <w:rPr>
                  <w:rFonts w:ascii="Arial" w:hAnsi="Arial" w:cs="Arial"/>
                  <w:bCs/>
                  <w:szCs w:val="18"/>
                </w:rPr>
                <w:t xml:space="preserve"> Hestra</w:t>
              </w:r>
            </w:ins>
            <w:moveFromRangeStart w:id="1002" w:author="KPMG_PQH" w:date="2026-04-07T11:25:00Z" w:name="move226453538"/>
            <w:moveFrom w:id="1003" w:author="KPMG_PQH" w:date="2026-04-07T11:25:00Z" w16du:dateUtc="2026-04-07T04:25:00Z">
              <w:r w:rsidR="00156E98" w:rsidRPr="00EE595B">
                <w:rPr>
                  <w:szCs w:val="18"/>
                </w:rPr>
                <w:t>MMAB</w:t>
              </w:r>
            </w:moveFrom>
            <w:moveFromRangeEnd w:id="1002"/>
          </w:p>
        </w:tc>
        <w:tc>
          <w:tcPr>
            <w:tcW w:w="1250" w:type="pct"/>
            <w:vAlign w:val="center"/>
          </w:tcPr>
          <w:p w14:paraId="5773BDA7" w14:textId="71F265B6" w:rsidR="00D2676D" w:rsidRPr="00D2676D" w:rsidRDefault="00494138"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del w:id="1004" w:author="KPMG_PQH" w:date="2026-04-07T11:25:00Z" w16du:dateUtc="2026-04-07T04:25:00Z">
              <w:r w:rsidRPr="00F445F9">
                <w:rPr>
                  <w:rFonts w:ascii="Arial" w:hAnsi="Arial" w:cs="Arial"/>
                  <w:bCs/>
                  <w:color w:val="000000"/>
                  <w:szCs w:val="18"/>
                </w:rPr>
                <w:delText>1,787,410,898</w:delText>
              </w:r>
            </w:del>
            <w:ins w:id="1005" w:author="KPMG_PQH" w:date="2026-04-07T11:25:00Z" w16du:dateUtc="2026-04-07T04:25:00Z">
              <w:r w:rsidR="00363EAF" w:rsidRPr="00363EAF">
                <w:rPr>
                  <w:rFonts w:ascii="Arial" w:hAnsi="Arial" w:cs="Arial"/>
                  <w:bCs/>
                  <w:color w:val="000000"/>
                  <w:szCs w:val="18"/>
                </w:rPr>
                <w:t>67,786,656</w:t>
              </w:r>
            </w:ins>
          </w:p>
        </w:tc>
        <w:tc>
          <w:tcPr>
            <w:tcW w:w="1250" w:type="pct"/>
            <w:vAlign w:val="center"/>
          </w:tcPr>
          <w:p w14:paraId="0E3FA037" w14:textId="7B34F96A" w:rsidR="00D2676D" w:rsidRPr="00F445F9"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0.</w:t>
            </w:r>
            <w:del w:id="1006" w:author="KPMG_PQH" w:date="2026-04-07T11:25:00Z" w16du:dateUtc="2026-04-07T04:25:00Z">
              <w:r w:rsidR="00494138" w:rsidRPr="00F445F9">
                <w:rPr>
                  <w:rFonts w:ascii="Arial" w:hAnsi="Arial" w:cs="Arial"/>
                  <w:bCs/>
                  <w:color w:val="000000"/>
                  <w:szCs w:val="18"/>
                </w:rPr>
                <w:delText>96</w:delText>
              </w:r>
            </w:del>
            <w:ins w:id="1007" w:author="KPMG_PQH" w:date="2026-04-07T11:25:00Z" w16du:dateUtc="2026-04-07T04:25:00Z">
              <w:r>
                <w:rPr>
                  <w:rFonts w:ascii="Arial" w:hAnsi="Arial" w:cs="Arial"/>
                  <w:bCs/>
                  <w:color w:val="000000"/>
                  <w:szCs w:val="18"/>
                </w:rPr>
                <w:t>04</w:t>
              </w:r>
            </w:ins>
            <w:r>
              <w:rPr>
                <w:rFonts w:ascii="Arial" w:hAnsi="Arial" w:cs="Arial"/>
                <w:bCs/>
                <w:color w:val="000000"/>
                <w:szCs w:val="18"/>
              </w:rPr>
              <w:t>%</w:t>
            </w:r>
          </w:p>
        </w:tc>
      </w:tr>
    </w:tbl>
    <w:p w14:paraId="3230F5BB" w14:textId="28FC4489" w:rsidR="00F53792" w:rsidRPr="00F53792" w:rsidRDefault="00F53792" w:rsidP="00047C2D">
      <w:pPr>
        <w:pStyle w:val="Heading3"/>
      </w:pPr>
      <w:bookmarkStart w:id="1008" w:name="_Toc492648150"/>
      <w:bookmarkStart w:id="1009" w:name="_Toc492901253"/>
      <w:bookmarkStart w:id="1010" w:name="_Toc492903716"/>
      <w:bookmarkStart w:id="1011" w:name="_Toc492906233"/>
      <w:bookmarkStart w:id="1012" w:name="_Toc492907224"/>
      <w:bookmarkStart w:id="1013" w:name="_Toc492908728"/>
      <w:bookmarkStart w:id="1014" w:name="_Toc492910807"/>
      <w:bookmarkStart w:id="1015" w:name="_Toc492912409"/>
      <w:bookmarkStart w:id="1016" w:name="_Toc492973125"/>
      <w:bookmarkStart w:id="1017" w:name="_Toc492997141"/>
      <w:bookmarkStart w:id="1018" w:name="_Toc492648156"/>
      <w:bookmarkStart w:id="1019" w:name="_Toc492901259"/>
      <w:bookmarkStart w:id="1020" w:name="_Toc492903722"/>
      <w:bookmarkStart w:id="1021" w:name="_Toc492906239"/>
      <w:bookmarkStart w:id="1022" w:name="_Toc492907230"/>
      <w:bookmarkStart w:id="1023" w:name="_Toc492908734"/>
      <w:bookmarkStart w:id="1024" w:name="_Toc492910813"/>
      <w:bookmarkStart w:id="1025" w:name="_Toc492912415"/>
      <w:bookmarkStart w:id="1026" w:name="_Toc492973131"/>
      <w:bookmarkStart w:id="1027" w:name="_Toc492997147"/>
      <w:bookmarkStart w:id="1028" w:name="_Toc492648162"/>
      <w:bookmarkStart w:id="1029" w:name="_Toc492901265"/>
      <w:bookmarkStart w:id="1030" w:name="_Toc492903728"/>
      <w:bookmarkStart w:id="1031" w:name="_Toc492906245"/>
      <w:bookmarkStart w:id="1032" w:name="_Toc492907236"/>
      <w:bookmarkStart w:id="1033" w:name="_Toc492908740"/>
      <w:bookmarkStart w:id="1034" w:name="_Toc492910819"/>
      <w:bookmarkStart w:id="1035" w:name="_Toc492912421"/>
      <w:bookmarkStart w:id="1036" w:name="_Toc492973137"/>
      <w:bookmarkStart w:id="1037" w:name="_Toc492997153"/>
      <w:bookmarkStart w:id="1038" w:name="_Toc492648168"/>
      <w:bookmarkStart w:id="1039" w:name="_Toc492901271"/>
      <w:bookmarkStart w:id="1040" w:name="_Toc492903734"/>
      <w:bookmarkStart w:id="1041" w:name="_Toc492906251"/>
      <w:bookmarkStart w:id="1042" w:name="_Toc492907242"/>
      <w:bookmarkStart w:id="1043" w:name="_Toc492908746"/>
      <w:bookmarkStart w:id="1044" w:name="_Toc492910825"/>
      <w:bookmarkStart w:id="1045" w:name="_Toc492912427"/>
      <w:bookmarkStart w:id="1046" w:name="_Toc492973143"/>
      <w:bookmarkStart w:id="1047" w:name="_Toc492997159"/>
      <w:bookmarkStart w:id="1048" w:name="_Toc492648174"/>
      <w:bookmarkStart w:id="1049" w:name="_Toc492901277"/>
      <w:bookmarkStart w:id="1050" w:name="_Toc492903740"/>
      <w:bookmarkStart w:id="1051" w:name="_Toc492906257"/>
      <w:bookmarkStart w:id="1052" w:name="_Toc492907248"/>
      <w:bookmarkStart w:id="1053" w:name="_Toc492908752"/>
      <w:bookmarkStart w:id="1054" w:name="_Toc492910831"/>
      <w:bookmarkStart w:id="1055" w:name="_Toc492912433"/>
      <w:bookmarkStart w:id="1056" w:name="_Toc492973149"/>
      <w:bookmarkStart w:id="1057" w:name="_Toc492997165"/>
      <w:bookmarkStart w:id="1058" w:name="_Toc492599429"/>
      <w:bookmarkStart w:id="1059" w:name="_Toc492648180"/>
      <w:bookmarkStart w:id="1060" w:name="_Toc492901283"/>
      <w:bookmarkStart w:id="1061" w:name="_Toc492903746"/>
      <w:bookmarkStart w:id="1062" w:name="_Toc492906263"/>
      <w:bookmarkStart w:id="1063" w:name="_Toc492907254"/>
      <w:bookmarkStart w:id="1064" w:name="_Toc492908758"/>
      <w:bookmarkStart w:id="1065" w:name="_Toc492910837"/>
      <w:bookmarkStart w:id="1066" w:name="_Toc492912439"/>
      <w:bookmarkStart w:id="1067" w:name="_Toc492973155"/>
      <w:bookmarkStart w:id="1068" w:name="_Toc492997171"/>
      <w:bookmarkStart w:id="1069" w:name="_Toc492599487"/>
      <w:bookmarkStart w:id="1070" w:name="_Toc492648238"/>
      <w:bookmarkStart w:id="1071" w:name="_Toc492901341"/>
      <w:bookmarkStart w:id="1072" w:name="_Toc492903804"/>
      <w:bookmarkStart w:id="1073" w:name="_Toc492906321"/>
      <w:bookmarkStart w:id="1074" w:name="_Toc492907312"/>
      <w:bookmarkStart w:id="1075" w:name="_Toc492908816"/>
      <w:bookmarkStart w:id="1076" w:name="_Toc492910895"/>
      <w:bookmarkStart w:id="1077" w:name="_Toc492912497"/>
      <w:bookmarkStart w:id="1078" w:name="_Toc492973213"/>
      <w:bookmarkStart w:id="1079" w:name="_Toc492997229"/>
      <w:bookmarkStart w:id="1080" w:name="_Toc458528291"/>
      <w:bookmarkStart w:id="1081" w:name="_Toc458578495"/>
      <w:bookmarkStart w:id="1082" w:name="_Toc345072741"/>
      <w:bookmarkStart w:id="1083" w:name="_Toc345072742"/>
      <w:bookmarkStart w:id="1084" w:name="_Toc447542560"/>
      <w:bookmarkStart w:id="1085" w:name="_Toc65502636"/>
      <w:bookmarkStart w:id="1086" w:name="_Toc65505110"/>
      <w:bookmarkStart w:id="1087" w:name="_Toc65505246"/>
      <w:bookmarkStart w:id="1088" w:name="_Toc90906422"/>
      <w:bookmarkStart w:id="1089" w:name="_Toc220570343"/>
      <w:bookmarkStart w:id="1090" w:name="_Toc525734374"/>
      <w:bookmarkStart w:id="1091" w:name="_Ref526064119"/>
      <w:bookmarkStart w:id="1092" w:name="_Ref526064253"/>
      <w:bookmarkStart w:id="1093" w:name="_Toc526104601"/>
      <w:bookmarkStart w:id="1094" w:name="_Toc458670370"/>
      <w:bookmarkStart w:id="1095" w:name="_Ref492914085"/>
      <w:bookmarkStart w:id="1096" w:name="_Ref494307553"/>
      <w:bookmarkStart w:id="1097" w:name="_Ref497899520"/>
      <w:bookmarkStart w:id="1098" w:name="_Ref497901549"/>
      <w:bookmarkStart w:id="1099" w:name="_Ref498499653"/>
      <w:bookmarkStart w:id="1100" w:name="_Ref498499664"/>
      <w:bookmarkStart w:id="1101" w:name="_Ref498503981"/>
      <w:bookmarkStart w:id="1102" w:name="_Ref498504060"/>
      <w:bookmarkStart w:id="1103" w:name="_Toc508216397"/>
      <w:bookmarkStart w:id="1104" w:name="_Toc514923581"/>
      <w:bookmarkStart w:id="1105" w:name="_Toc516668407"/>
      <w:bookmarkStart w:id="1106" w:name="_Toc170131410"/>
      <w:bookmarkEnd w:id="866"/>
      <w:bookmarkEnd w:id="86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r w:rsidRPr="00544A23">
        <w:lastRenderedPageBreak/>
        <w:t>Purchase of materials</w:t>
      </w:r>
      <w:bookmarkEnd w:id="1088"/>
      <w:r w:rsidR="007952F5">
        <w:t xml:space="preserve"> and tools</w:t>
      </w:r>
      <w:bookmarkEnd w:id="1089"/>
      <w:bookmarkEnd w:id="1106"/>
    </w:p>
    <w:p w14:paraId="50489F5F" w14:textId="77777777" w:rsidR="00F53792" w:rsidRDefault="00F53792" w:rsidP="00F53792">
      <w:pPr>
        <w:pStyle w:val="Heading5"/>
        <w:spacing w:line="276" w:lineRule="auto"/>
      </w:pPr>
      <w:r>
        <w:t>Transaction description</w:t>
      </w:r>
    </w:p>
    <w:p w14:paraId="0D16EA83" w14:textId="3A5152EA" w:rsidR="00F53792" w:rsidRDefault="00F53792" w:rsidP="00F53792">
      <w:pPr>
        <w:pStyle w:val="BodyText"/>
        <w:jc w:val="both"/>
      </w:pPr>
      <w:r>
        <w:t xml:space="preserve">In </w:t>
      </w:r>
      <w:del w:id="1107" w:author="KPMG_PQH" w:date="2026-04-07T11:25:00Z" w16du:dateUtc="2026-04-07T04:25:00Z">
        <w:r w:rsidR="001E14F4">
          <w:delText>FY2023</w:delText>
        </w:r>
      </w:del>
      <w:ins w:id="1108" w:author="KPMG_PQH" w:date="2026-04-07T11:25:00Z" w16du:dateUtc="2026-04-07T04:25:00Z">
        <w:r w:rsidR="004B6920">
          <w:t>FY2024</w:t>
        </w:r>
      </w:ins>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proofErr w:type="spellStart"/>
      <w:r w:rsidR="0070111C">
        <w:t>Pinghu</w:t>
      </w:r>
      <w:proofErr w:type="spellEnd"/>
      <w:r w:rsidR="0070111C">
        <w:t xml:space="preserve">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proofErr w:type="spellStart"/>
      <w:r w:rsidR="007F1091">
        <w:t>Pinghu</w:t>
      </w:r>
      <w:proofErr w:type="spellEnd"/>
      <w:r w:rsidR="007F1091">
        <w:t xml:space="preserve">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proofErr w:type="spellStart"/>
      <w:r w:rsidR="00E72A30">
        <w:t>Pinghu</w:t>
      </w:r>
      <w:proofErr w:type="spellEnd"/>
      <w:r w:rsidR="00E72A30">
        <w:t xml:space="preserve">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1109" w:name="_Toc220570344"/>
      <w:bookmarkStart w:id="1110" w:name="_Toc170131411"/>
      <w:r>
        <w:t>Sales of raw materials</w:t>
      </w:r>
      <w:bookmarkEnd w:id="1109"/>
      <w:bookmarkEnd w:id="1110"/>
    </w:p>
    <w:p w14:paraId="10D2B9A2" w14:textId="77777777" w:rsidR="008408E2" w:rsidRDefault="008408E2" w:rsidP="008408E2">
      <w:pPr>
        <w:pStyle w:val="Heading5"/>
        <w:spacing w:line="276" w:lineRule="auto"/>
      </w:pPr>
      <w:r>
        <w:t>Transaction description</w:t>
      </w:r>
    </w:p>
    <w:p w14:paraId="159693EF" w14:textId="1AA62FA5" w:rsidR="007243EE" w:rsidRDefault="007243EE" w:rsidP="004B1F99">
      <w:pPr>
        <w:pStyle w:val="BodyText"/>
        <w:jc w:val="both"/>
        <w:rPr>
          <w:ins w:id="1111" w:author="KPMG_PQH" w:date="2026-04-07T11:25:00Z" w16du:dateUtc="2026-04-07T04:25:00Z"/>
        </w:rPr>
      </w:pPr>
      <w:r w:rsidRPr="007243EE">
        <w:t xml:space="preserve">In </w:t>
      </w:r>
      <w:del w:id="1112" w:author="KPMG_PQH" w:date="2026-04-07T11:25:00Z" w16du:dateUtc="2026-04-07T04:25:00Z">
        <w:r w:rsidR="001E14F4">
          <w:delText>FY2023</w:delText>
        </w:r>
      </w:del>
      <w:ins w:id="1113" w:author="KPMG_PQH" w:date="2026-04-07T11:25:00Z" w16du:dateUtc="2026-04-07T04:25:00Z">
        <w:r w:rsidR="004B6920">
          <w:t>FY2024</w:t>
        </w:r>
      </w:ins>
      <w:r w:rsidRPr="007243EE">
        <w:t>, HMV purchased raw materials from related parties &amp; third-party suppliers.</w:t>
      </w:r>
      <w:del w:id="1114" w:author="KPMG_PQH" w:date="2026-04-07T11:25:00Z" w16du:dateUtc="2026-04-07T04:25:00Z">
        <w:r w:rsidRPr="007243EE">
          <w:delText xml:space="preserve"> The unutilised marterials then got sold to </w:delText>
        </w:r>
      </w:del>
    </w:p>
    <w:p w14:paraId="3EDD9FAD" w14:textId="747E7F11" w:rsidR="004A3C62" w:rsidRDefault="00A37FE2" w:rsidP="004B1F99">
      <w:pPr>
        <w:pStyle w:val="BodyText"/>
        <w:jc w:val="both"/>
      </w:pPr>
      <w:ins w:id="1115" w:author="KPMG_PQH" w:date="2026-04-07T11:25:00Z" w16du:dateUtc="2026-04-07T04:25:00Z">
        <w:r w:rsidRPr="00A37FE2">
          <w:t xml:space="preserve">Based on </w:t>
        </w:r>
      </w:ins>
      <w:r w:rsidRPr="00A37FE2">
        <w:t xml:space="preserve">Hestra </w:t>
      </w:r>
      <w:del w:id="1116" w:author="KPMG_PQH" w:date="2026-04-07T11:25:00Z" w16du:dateUtc="2026-04-07T04:25:00Z">
        <w:r w:rsidR="007243EE" w:rsidRPr="007243EE">
          <w:delText>Hungar</w:delText>
        </w:r>
        <w:r w:rsidR="007243EE">
          <w:delText>y</w:delText>
        </w:r>
        <w:r w:rsidR="0086203D">
          <w:delText xml:space="preserve"> </w:delText>
        </w:r>
        <w:r w:rsidR="00C633F2">
          <w:delText>and</w:delText>
        </w:r>
      </w:del>
      <w:ins w:id="1117" w:author="KPMG_PQH" w:date="2026-04-07T11:25:00Z" w16du:dateUtc="2026-04-07T04:25:00Z">
        <w:r w:rsidRPr="00A37FE2">
          <w:t>Cambodia’s demand for raw materials, in situations such as Hestra Cambodia not being able to procure raw materials in time, urgent need for raw materials while suppliers cannot deliver promptly, or when there is a transfer of product codes as assigned by the parent company, H</w:t>
        </w:r>
        <w:r>
          <w:t>M</w:t>
        </w:r>
        <w:r w:rsidRPr="00A37FE2">
          <w:t>V will resell raw materials to</w:t>
        </w:r>
      </w:ins>
      <w:r w:rsidRPr="00A37FE2">
        <w:t xml:space="preserve"> Hestra Cambodia.</w:t>
      </w:r>
    </w:p>
    <w:p w14:paraId="45924555" w14:textId="77777777" w:rsidR="008408E2" w:rsidRPr="008A46A4" w:rsidRDefault="008408E2" w:rsidP="008408E2">
      <w:pPr>
        <w:pStyle w:val="Heading5"/>
        <w:spacing w:line="276" w:lineRule="auto"/>
        <w:jc w:val="both"/>
        <w:rPr>
          <w:lang w:val="vi-VN"/>
        </w:rPr>
      </w:pPr>
      <w:r>
        <w:rPr>
          <w:lang w:val="vi-VN"/>
        </w:rPr>
        <w:t>Pricing method</w:t>
      </w:r>
    </w:p>
    <w:p w14:paraId="177AA16D" w14:textId="57D7EDDA" w:rsidR="008408E2" w:rsidRDefault="004B1F99" w:rsidP="008408E2">
      <w:pPr>
        <w:pStyle w:val="BodyText"/>
        <w:jc w:val="both"/>
      </w:pPr>
      <w:r>
        <w:t>The transfer price was determined based on</w:t>
      </w:r>
      <w:r w:rsidR="00F95832">
        <w:t xml:space="preserve"> the actual costs incurred by HM</w:t>
      </w:r>
      <w:r w:rsidR="003A4E13">
        <w:t xml:space="preserve">V </w:t>
      </w:r>
      <w:del w:id="1118" w:author="KPMG_PQH" w:date="2026-04-07T11:25:00Z" w16du:dateUtc="2026-04-07T04:25:00Z">
        <w:r w:rsidR="003A4E13">
          <w:delText>without any</w:delText>
        </w:r>
      </w:del>
      <w:ins w:id="1119" w:author="KPMG_PQH" w:date="2026-04-07T11:25:00Z" w16du:dateUtc="2026-04-07T04:25:00Z">
        <w:r w:rsidR="000B62E6">
          <w:t xml:space="preserve">plus </w:t>
        </w:r>
        <w:r w:rsidR="00060CD0">
          <w:t>a</w:t>
        </w:r>
      </w:ins>
      <w:r w:rsidR="00060CD0">
        <w:t xml:space="preserve"> </w:t>
      </w:r>
      <w:r w:rsidR="003A4E13">
        <w:t>mark-up</w:t>
      </w:r>
      <w:del w:id="1120" w:author="KPMG_PQH" w:date="2026-04-07T11:25:00Z" w16du:dateUtc="2026-04-07T04:25:00Z">
        <w:r w:rsidR="003A4E13">
          <w:delText>.</w:delText>
        </w:r>
      </w:del>
      <w:ins w:id="1121" w:author="KPMG_PQH" w:date="2026-04-07T11:25:00Z" w16du:dateUtc="2026-04-07T04:25:00Z">
        <w:r w:rsidR="00060CD0">
          <w:t xml:space="preserve"> of 0-5%</w:t>
        </w:r>
        <w:r w:rsidR="003A4E13">
          <w:t>.</w:t>
        </w:r>
      </w:ins>
      <w:r w:rsidR="00F95832">
        <w:t xml:space="preserve"> </w:t>
      </w:r>
    </w:p>
    <w:p w14:paraId="54C9161C" w14:textId="132FD526" w:rsidR="00156E98" w:rsidRDefault="00271F7D" w:rsidP="00047C2D">
      <w:pPr>
        <w:pStyle w:val="Heading3"/>
        <w:jc w:val="both"/>
      </w:pPr>
      <w:bookmarkStart w:id="1122" w:name="_Toc90906423"/>
      <w:bookmarkStart w:id="1123" w:name="_Toc220570345"/>
      <w:bookmarkStart w:id="1124" w:name="_Toc170131412"/>
      <w:r>
        <w:t>Payment of i</w:t>
      </w:r>
      <w:r w:rsidR="00156E98">
        <w:t>nterest expense</w:t>
      </w:r>
      <w:bookmarkEnd w:id="1122"/>
      <w:bookmarkEnd w:id="1123"/>
      <w:bookmarkEnd w:id="1124"/>
    </w:p>
    <w:p w14:paraId="74D70E69" w14:textId="77777777" w:rsidR="00430ED8" w:rsidRDefault="00430ED8" w:rsidP="006720ED">
      <w:pPr>
        <w:pStyle w:val="BodyText"/>
        <w:jc w:val="both"/>
        <w:rPr>
          <w:del w:id="1125" w:author="KPMG_PQH" w:date="2026-04-07T11:25:00Z" w16du:dateUtc="2026-04-07T04:25:00Z"/>
          <w:lang w:eastAsia="ko-KR"/>
        </w:rPr>
      </w:pPr>
      <w:r>
        <w:rPr>
          <w:lang w:eastAsia="ko-KR"/>
        </w:rPr>
        <w:t xml:space="preserve">HMV and MMAB entered into several </w:t>
      </w:r>
      <w:del w:id="1126" w:author="KPMG_PQH" w:date="2026-04-07T11:25:00Z" w16du:dateUtc="2026-04-07T04:25:00Z">
        <w:r w:rsidR="00DF3CBA">
          <w:rPr>
            <w:lang w:eastAsia="ko-KR"/>
          </w:rPr>
          <w:delText>long</w:delText>
        </w:r>
        <w:r w:rsidR="006720ED">
          <w:rPr>
            <w:lang w:eastAsia="ko-KR"/>
          </w:rPr>
          <w:delText>-</w:delText>
        </w:r>
        <w:r w:rsidR="00DF3CBA">
          <w:rPr>
            <w:lang w:eastAsia="ko-KR"/>
          </w:rPr>
          <w:delText>term</w:delText>
        </w:r>
      </w:del>
      <w:ins w:id="1127" w:author="KPMG_PQH" w:date="2026-04-07T11:25:00Z" w16du:dateUtc="2026-04-07T04:25:00Z">
        <w:r w:rsidR="00EA0674">
          <w:rPr>
            <w:lang w:eastAsia="ko-KR"/>
          </w:rPr>
          <w:t>USD</w:t>
        </w:r>
      </w:ins>
      <w:r w:rsidR="00DF3CBA">
        <w:rPr>
          <w:lang w:eastAsia="ko-KR"/>
        </w:rPr>
        <w:t xml:space="preserve"> </w:t>
      </w:r>
      <w:r>
        <w:rPr>
          <w:lang w:eastAsia="ko-KR"/>
        </w:rPr>
        <w:t>loan agreements</w:t>
      </w:r>
      <w:r w:rsidR="00E40653">
        <w:rPr>
          <w:lang w:eastAsia="ko-KR"/>
        </w:rPr>
        <w:t xml:space="preserve"> </w:t>
      </w:r>
      <w:del w:id="1128" w:author="KPMG_PQH" w:date="2026-04-07T11:25:00Z" w16du:dateUtc="2026-04-07T04:25:00Z">
        <w:r w:rsidR="006720ED">
          <w:rPr>
            <w:lang w:eastAsia="ko-KR"/>
          </w:rPr>
          <w:delText>with interest rates ranging from</w:delText>
        </w:r>
        <w:r w:rsidR="00D34D09" w:rsidRPr="00D34D09">
          <w:rPr>
            <w:lang w:eastAsia="ko-KR"/>
          </w:rPr>
          <w:delText xml:space="preserve"> 3% - </w:delText>
        </w:r>
        <w:r w:rsidR="006720ED">
          <w:rPr>
            <w:lang w:eastAsia="ko-KR"/>
          </w:rPr>
          <w:delText>7</w:delText>
        </w:r>
        <w:r w:rsidR="00D34D09" w:rsidRPr="00D34D09">
          <w:rPr>
            <w:lang w:eastAsia="ko-KR"/>
          </w:rPr>
          <w:delText xml:space="preserve">% </w:delText>
        </w:r>
        <w:r w:rsidR="001E04B6">
          <w:rPr>
            <w:lang w:eastAsia="ko-KR"/>
          </w:rPr>
          <w:delText>per annum</w:delText>
        </w:r>
        <w:r w:rsidR="00D34D09" w:rsidRPr="00D34D09">
          <w:rPr>
            <w:lang w:eastAsia="ko-KR"/>
          </w:rPr>
          <w:delText>.</w:delText>
        </w:r>
        <w:r w:rsidR="00356184">
          <w:rPr>
            <w:lang w:eastAsia="ko-KR"/>
          </w:rPr>
          <w:delText xml:space="preserve"> These are all USD loans.</w:delText>
        </w:r>
      </w:del>
    </w:p>
    <w:p w14:paraId="6BFBD787" w14:textId="7950B7BE" w:rsidR="0017399A" w:rsidRDefault="00430ED8" w:rsidP="006720ED">
      <w:pPr>
        <w:pStyle w:val="BodyText"/>
        <w:jc w:val="both"/>
        <w:rPr>
          <w:ins w:id="1129" w:author="KPMG_PQH" w:date="2026-04-07T11:25:00Z" w16du:dateUtc="2026-04-07T04:25:00Z"/>
          <w:lang w:eastAsia="ko-KR"/>
        </w:rPr>
      </w:pPr>
      <w:del w:id="1130" w:author="KPMG_PQH" w:date="2026-04-07T11:25:00Z" w16du:dateUtc="2026-04-07T04:25:00Z">
        <w:r>
          <w:delText>Observations</w:delText>
        </w:r>
      </w:del>
      <w:ins w:id="1131" w:author="KPMG_PQH" w:date="2026-04-07T11:25:00Z" w16du:dateUtc="2026-04-07T04:25:00Z">
        <w:r w:rsidR="00E40653">
          <w:rPr>
            <w:lang w:eastAsia="ko-KR"/>
          </w:rPr>
          <w:t>in previous years and in FY2024</w:t>
        </w:r>
        <w:r w:rsidR="00BE0095">
          <w:rPr>
            <w:lang w:eastAsia="ko-KR"/>
          </w:rPr>
          <w:t xml:space="preserve"> </w:t>
        </w:r>
        <w:r w:rsidR="00A6736A">
          <w:rPr>
            <w:lang w:eastAsia="ko-KR"/>
          </w:rPr>
          <w:t>to fund the construction</w:t>
        </w:r>
      </w:ins>
      <w:r w:rsidR="00A6736A">
        <w:rPr>
          <w:lang w:eastAsia="ko-KR"/>
        </w:rPr>
        <w:t xml:space="preserve"> of </w:t>
      </w:r>
      <w:ins w:id="1132" w:author="KPMG_PQH" w:date="2026-04-07T11:25:00Z" w16du:dateUtc="2026-04-07T04:25:00Z">
        <w:r w:rsidR="00A6736A">
          <w:rPr>
            <w:lang w:eastAsia="ko-KR"/>
          </w:rPr>
          <w:t>new factory.</w:t>
        </w:r>
      </w:ins>
    </w:p>
    <w:p w14:paraId="6CD95551" w14:textId="28A5FFEB" w:rsidR="0017399A" w:rsidRDefault="0017399A" w:rsidP="006720ED">
      <w:pPr>
        <w:pStyle w:val="BodyText"/>
        <w:jc w:val="both"/>
        <w:rPr>
          <w:lang w:eastAsia="ko-KR"/>
        </w:rPr>
      </w:pPr>
      <w:ins w:id="1133" w:author="KPMG_PQH" w:date="2026-04-07T11:25:00Z" w16du:dateUtc="2026-04-07T04:25:00Z">
        <w:r>
          <w:rPr>
            <w:lang w:eastAsia="ko-KR"/>
          </w:rPr>
          <w:t xml:space="preserve">The </w:t>
        </w:r>
      </w:ins>
      <w:r w:rsidR="006720ED">
        <w:rPr>
          <w:lang w:eastAsia="ko-KR"/>
        </w:rPr>
        <w:t xml:space="preserve">interest rates </w:t>
      </w:r>
      <w:r>
        <w:rPr>
          <w:lang w:eastAsia="ko-KR"/>
        </w:rPr>
        <w:t xml:space="preserve">applied </w:t>
      </w:r>
      <w:del w:id="1134" w:author="KPMG_PQH" w:date="2026-04-07T11:25:00Z" w16du:dateUtc="2026-04-07T04:25:00Z">
        <w:r w:rsidR="00430ED8">
          <w:delText>by Vietnamese credit institutions on USD loans</w:delText>
        </w:r>
      </w:del>
      <w:ins w:id="1135" w:author="KPMG_PQH" w:date="2026-04-07T11:25:00Z" w16du:dateUtc="2026-04-07T04:25:00Z">
        <w:r>
          <w:rPr>
            <w:lang w:eastAsia="ko-KR"/>
          </w:rPr>
          <w:t>in the loan contracts were:</w:t>
        </w:r>
      </w:ins>
    </w:p>
    <w:p w14:paraId="1B47DE82" w14:textId="522E64A7" w:rsidR="001A4CFF" w:rsidRDefault="001A4CFF" w:rsidP="00A127A2">
      <w:pPr>
        <w:pStyle w:val="BodyText"/>
        <w:numPr>
          <w:ilvl w:val="0"/>
          <w:numId w:val="49"/>
        </w:numPr>
        <w:jc w:val="both"/>
        <w:rPr>
          <w:ins w:id="1136" w:author="KPMG_PQH" w:date="2026-04-07T11:25:00Z" w16du:dateUtc="2026-04-07T04:25:00Z"/>
          <w:lang w:eastAsia="ko-KR"/>
        </w:rPr>
      </w:pPr>
      <w:ins w:id="1137" w:author="KPMG_PQH" w:date="2026-04-07T11:25:00Z" w16du:dateUtc="2026-04-07T04:25:00Z">
        <w:r w:rsidRPr="001A4CFF">
          <w:rPr>
            <w:lang w:eastAsia="ko-KR"/>
          </w:rPr>
          <w:t>7% per annum for the short</w:t>
        </w:r>
        <w:r w:rsidR="00F02855">
          <w:rPr>
            <w:lang w:eastAsia="ko-KR"/>
          </w:rPr>
          <w:t>-</w:t>
        </w:r>
        <w:r w:rsidRPr="001A4CFF">
          <w:rPr>
            <w:lang w:eastAsia="ko-KR"/>
          </w:rPr>
          <w:t>term</w:t>
        </w:r>
        <w:r>
          <w:rPr>
            <w:lang w:eastAsia="ko-KR"/>
          </w:rPr>
          <w:t xml:space="preserve"> </w:t>
        </w:r>
        <w:r w:rsidRPr="001A4CFF">
          <w:rPr>
            <w:lang w:eastAsia="ko-KR"/>
          </w:rPr>
          <w:t>loan</w:t>
        </w:r>
        <w:r>
          <w:rPr>
            <w:lang w:eastAsia="ko-KR"/>
          </w:rPr>
          <w:t>;</w:t>
        </w:r>
        <w:r w:rsidRPr="001A4CFF">
          <w:rPr>
            <w:lang w:eastAsia="ko-KR"/>
          </w:rPr>
          <w:t xml:space="preserve"> and </w:t>
        </w:r>
      </w:ins>
    </w:p>
    <w:p w14:paraId="28CE966E" w14:textId="46060A30" w:rsidR="00430ED8" w:rsidRDefault="001A4CFF" w:rsidP="00A127A2">
      <w:pPr>
        <w:pStyle w:val="BodyText"/>
        <w:numPr>
          <w:ilvl w:val="0"/>
          <w:numId w:val="49"/>
        </w:numPr>
        <w:jc w:val="both"/>
        <w:rPr>
          <w:ins w:id="1138" w:author="KPMG_PQH" w:date="2026-04-07T11:25:00Z" w16du:dateUtc="2026-04-07T04:25:00Z"/>
          <w:lang w:eastAsia="ko-KR"/>
        </w:rPr>
      </w:pPr>
      <w:ins w:id="1139" w:author="KPMG_PQH" w:date="2026-04-07T11:25:00Z" w16du:dateUtc="2026-04-07T04:25:00Z">
        <w:r w:rsidRPr="001A4CFF">
          <w:rPr>
            <w:lang w:eastAsia="ko-KR"/>
          </w:rPr>
          <w:lastRenderedPageBreak/>
          <w:t xml:space="preserve">3% - 6.5% </w:t>
        </w:r>
        <w:r>
          <w:rPr>
            <w:lang w:eastAsia="ko-KR"/>
          </w:rPr>
          <w:t xml:space="preserve">per annum </w:t>
        </w:r>
        <w:r w:rsidRPr="001A4CFF">
          <w:rPr>
            <w:lang w:eastAsia="ko-KR"/>
          </w:rPr>
          <w:t xml:space="preserve">for </w:t>
        </w:r>
        <w:proofErr w:type="gramStart"/>
        <w:r w:rsidRPr="001A4CFF">
          <w:rPr>
            <w:lang w:eastAsia="ko-KR"/>
          </w:rPr>
          <w:t>the long</w:t>
        </w:r>
        <w:proofErr w:type="gramEnd"/>
        <w:r w:rsidR="00F02855">
          <w:rPr>
            <w:lang w:eastAsia="ko-KR"/>
          </w:rPr>
          <w:t>-</w:t>
        </w:r>
        <w:r w:rsidRPr="001A4CFF">
          <w:rPr>
            <w:lang w:eastAsia="ko-KR"/>
          </w:rPr>
          <w:t>term loans</w:t>
        </w:r>
        <w:r>
          <w:rPr>
            <w:lang w:eastAsia="ko-KR"/>
          </w:rPr>
          <w:t>.</w:t>
        </w:r>
      </w:ins>
    </w:p>
    <w:p w14:paraId="433BCC81" w14:textId="035792A5" w:rsidR="00430ED8" w:rsidRDefault="00430ED8" w:rsidP="00047C2D">
      <w:pPr>
        <w:pStyle w:val="BodyText"/>
        <w:jc w:val="both"/>
      </w:pPr>
      <w:r>
        <w:t>The Weekly Banking Activities Information Reports publicly issued by the State Bank of Vietnam</w:t>
      </w:r>
      <w:ins w:id="1140" w:author="KPMG_PQH" w:date="2026-04-07T11:25:00Z" w16du:dateUtc="2026-04-07T04:25:00Z">
        <w:r>
          <w:t xml:space="preserve"> </w:t>
        </w:r>
        <w:r w:rsidR="007D2544">
          <w:t>(“</w:t>
        </w:r>
        <w:r w:rsidR="007D2544" w:rsidRPr="005954AF">
          <w:rPr>
            <w:b/>
          </w:rPr>
          <w:t>SBV</w:t>
        </w:r>
        <w:r w:rsidR="007D2544">
          <w:t>”)</w:t>
        </w:r>
      </w:ins>
      <w:r w:rsidR="007D2544">
        <w:t xml:space="preserve"> </w:t>
      </w:r>
      <w:r>
        <w:t xml:space="preserve">on its official website at </w:t>
      </w:r>
      <w:hyperlink r:id="rId46" w:history="1">
        <w:r>
          <w:rPr>
            <w:rStyle w:val="Hyperlink"/>
            <w:rFonts w:eastAsiaTheme="majorEastAsia" w:cs="Arial"/>
          </w:rPr>
          <w:t>https://www.sbv.gov.vn</w:t>
        </w:r>
      </w:hyperlink>
      <w:r>
        <w:t xml:space="preserve"> for different </w:t>
      </w:r>
      <w:r w:rsidR="00676DB5">
        <w:t xml:space="preserve">months </w:t>
      </w:r>
      <w:r>
        <w:t xml:space="preserve">in </w:t>
      </w:r>
      <w:del w:id="1141" w:author="KPMG_PQH" w:date="2026-04-07T11:25:00Z" w16du:dateUtc="2026-04-07T04:25:00Z">
        <w:r>
          <w:delText>20</w:delText>
        </w:r>
        <w:r w:rsidR="001B45E1">
          <w:delText>2</w:delText>
        </w:r>
        <w:r w:rsidR="00EC766C">
          <w:delText>3</w:delText>
        </w:r>
      </w:del>
      <w:ins w:id="1142" w:author="KPMG_PQH" w:date="2026-04-07T11:25:00Z" w16du:dateUtc="2026-04-07T04:25:00Z">
        <w:r w:rsidR="0007033E">
          <w:t>2024</w:t>
        </w:r>
      </w:ins>
      <w:r w:rsidR="0007033E">
        <w:t xml:space="preserve"> </w:t>
      </w:r>
      <w:r>
        <w:t xml:space="preserve">have been used for reference purposes. The range of interest rates was quite stable in the period.  </w:t>
      </w:r>
    </w:p>
    <w:p w14:paraId="51A1873A" w14:textId="77777777" w:rsidR="001E04B6" w:rsidRPr="00BC13BB" w:rsidRDefault="00430ED8" w:rsidP="00BC13BB">
      <w:pPr>
        <w:jc w:val="both"/>
        <w:rPr>
          <w:del w:id="1143" w:author="KPMG_PQH" w:date="2026-04-07T11:25:00Z" w16du:dateUtc="2026-04-07T04:25:00Z"/>
          <w:lang w:eastAsia="zh-CN"/>
        </w:rPr>
      </w:pPr>
      <w:del w:id="1144" w:author="KPMG_PQH" w:date="2026-04-07T11:25:00Z" w16du:dateUtc="2026-04-07T04:25:00Z">
        <w:r>
          <w:delText>The table below summarises information about interest rates applied in USD loans of Vietnamese credit institutions in 20</w:delText>
        </w:r>
        <w:r w:rsidR="001B45E1">
          <w:delText>2</w:delText>
        </w:r>
        <w:r w:rsidR="00817A42">
          <w:delText>3</w:delText>
        </w:r>
        <w:r>
          <w:delText>.</w:delText>
        </w:r>
      </w:del>
    </w:p>
    <w:p w14:paraId="3CCD9A41" w14:textId="77777777" w:rsidR="00430ED8" w:rsidRDefault="001B45E1" w:rsidP="00430ED8">
      <w:pPr>
        <w:pStyle w:val="Caption"/>
        <w:spacing w:line="276" w:lineRule="auto"/>
        <w:jc w:val="both"/>
        <w:rPr>
          <w:del w:id="1145" w:author="KPMG_PQH" w:date="2026-04-07T11:25:00Z" w16du:dateUtc="2026-04-07T04:25:00Z"/>
        </w:rPr>
      </w:pPr>
      <w:del w:id="1146" w:author="KPMG_PQH" w:date="2026-04-07T11:25:00Z" w16du:dateUtc="2026-04-07T04:25:00Z">
        <w:r w:rsidRPr="00DF2E07">
          <w:delText xml:space="preserve">Table </w:delText>
        </w:r>
        <w:r w:rsidRPr="00DF2E07">
          <w:fldChar w:fldCharType="begin"/>
        </w:r>
        <w:r w:rsidRPr="00DF2E07">
          <w:delInstrText xml:space="preserve"> STYLEREF 1 \s </w:delInstrText>
        </w:r>
        <w:r w:rsidRPr="00DF2E07">
          <w:fldChar w:fldCharType="separate"/>
        </w:r>
        <w:r w:rsidR="00481B06">
          <w:rPr>
            <w:noProof/>
          </w:rPr>
          <w:delText>4</w:delText>
        </w:r>
        <w:r w:rsidRPr="00DF2E07">
          <w:fldChar w:fldCharType="end"/>
        </w:r>
        <w:r w:rsidRPr="00DF2E07">
          <w:delText>-</w:delText>
        </w:r>
        <w:r w:rsidRPr="00DF2E07">
          <w:fldChar w:fldCharType="begin"/>
        </w:r>
        <w:r w:rsidRPr="00DF2E07">
          <w:delInstrText xml:space="preserve"> SEQ Table \* ARABIC \s 1 </w:delInstrText>
        </w:r>
        <w:r w:rsidRPr="00DF2E07">
          <w:fldChar w:fldCharType="separate"/>
        </w:r>
        <w:r w:rsidR="00481B06">
          <w:rPr>
            <w:noProof/>
          </w:rPr>
          <w:delText>4</w:delText>
        </w:r>
        <w:r w:rsidRPr="00DF2E07">
          <w:fldChar w:fldCharType="end"/>
        </w:r>
        <w:r w:rsidR="00430ED8" w:rsidRPr="003F6CC9">
          <w:delText xml:space="preserve">: </w:delText>
        </w:r>
        <w:r w:rsidR="00430ED8" w:rsidRPr="00782E23">
          <w:delText>Summary of information about interest rates applied in USD loans of Vietnamese credit institutions in 20</w:delText>
        </w:r>
        <w:r>
          <w:delText>2</w:delText>
        </w:r>
        <w:r w:rsidR="001C0152">
          <w:delText>3</w:delText>
        </w:r>
      </w:del>
    </w:p>
    <w:tbl>
      <w:tblPr>
        <w:tblW w:w="5000" w:type="pct"/>
        <w:tblLook w:val="04A0" w:firstRow="1" w:lastRow="0" w:firstColumn="1" w:lastColumn="0" w:noHBand="0" w:noVBand="1"/>
      </w:tblPr>
      <w:tblGrid>
        <w:gridCol w:w="1523"/>
        <w:gridCol w:w="2192"/>
        <w:gridCol w:w="1341"/>
        <w:gridCol w:w="1939"/>
        <w:gridCol w:w="1502"/>
      </w:tblGrid>
      <w:tr w:rsidR="005270CA" w:rsidRPr="001C0152" w14:paraId="167484F6" w14:textId="77777777" w:rsidTr="005270CA">
        <w:trPr>
          <w:trHeight w:val="460"/>
          <w:tblHeader/>
          <w:del w:id="1147" w:author="KPMG_PQH" w:date="2026-04-07T11:25:00Z" w16du:dateUtc="2026-04-07T04:25:00Z"/>
        </w:trPr>
        <w:tc>
          <w:tcPr>
            <w:tcW w:w="896"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36A395D1" w14:textId="77777777" w:rsidR="001C0152" w:rsidRPr="001C0152" w:rsidRDefault="001C0152" w:rsidP="001C0152">
            <w:pPr>
              <w:jc w:val="center"/>
              <w:rPr>
                <w:del w:id="1148" w:author="KPMG_PQH" w:date="2026-04-07T11:25:00Z" w16du:dateUtc="2026-04-07T04:25:00Z"/>
                <w:rFonts w:ascii="Arial" w:hAnsi="Arial" w:cs="Arial"/>
                <w:b/>
                <w:bCs/>
                <w:color w:val="FFFFFF"/>
                <w:sz w:val="18"/>
                <w:szCs w:val="18"/>
                <w:lang w:eastAsia="en-US"/>
              </w:rPr>
            </w:pPr>
            <w:del w:id="1149" w:author="KPMG_PQH" w:date="2026-04-07T11:25:00Z" w16du:dateUtc="2026-04-07T04:25:00Z">
              <w:r w:rsidRPr="001C0152">
                <w:rPr>
                  <w:rFonts w:ascii="Arial" w:hAnsi="Arial" w:cs="Arial"/>
                  <w:b/>
                  <w:bCs/>
                  <w:color w:val="FFFFFF"/>
                  <w:sz w:val="18"/>
                  <w:szCs w:val="18"/>
                  <w:lang w:eastAsia="en-US"/>
                </w:rPr>
                <w:delText>Time of reporting</w:delText>
              </w:r>
            </w:del>
          </w:p>
        </w:tc>
        <w:tc>
          <w:tcPr>
            <w:tcW w:w="1290" w:type="pct"/>
            <w:tcBorders>
              <w:top w:val="single" w:sz="4" w:space="0" w:color="auto"/>
              <w:left w:val="nil"/>
              <w:bottom w:val="single" w:sz="4" w:space="0" w:color="auto"/>
              <w:right w:val="single" w:sz="4" w:space="0" w:color="auto"/>
            </w:tcBorders>
            <w:shd w:val="clear" w:color="000000" w:fill="002997"/>
            <w:vAlign w:val="center"/>
            <w:hideMark/>
          </w:tcPr>
          <w:p w14:paraId="3CB74379" w14:textId="77777777" w:rsidR="001C0152" w:rsidRPr="001C0152" w:rsidRDefault="001C0152" w:rsidP="001C0152">
            <w:pPr>
              <w:jc w:val="center"/>
              <w:rPr>
                <w:del w:id="1150" w:author="KPMG_PQH" w:date="2026-04-07T11:25:00Z" w16du:dateUtc="2026-04-07T04:25:00Z"/>
                <w:rFonts w:ascii="Arial" w:hAnsi="Arial" w:cs="Arial"/>
                <w:b/>
                <w:bCs/>
                <w:color w:val="FFFFFF"/>
                <w:sz w:val="18"/>
                <w:szCs w:val="18"/>
                <w:lang w:eastAsia="en-US"/>
              </w:rPr>
            </w:pPr>
            <w:del w:id="1151" w:author="KPMG_PQH" w:date="2026-04-07T11:25:00Z" w16du:dateUtc="2026-04-07T04:25:00Z">
              <w:r w:rsidRPr="001C0152">
                <w:rPr>
                  <w:rFonts w:ascii="Arial" w:hAnsi="Arial" w:cs="Arial"/>
                  <w:b/>
                  <w:bCs/>
                  <w:color w:val="FFFFFF"/>
                  <w:sz w:val="18"/>
                  <w:szCs w:val="18"/>
                  <w:lang w:eastAsia="en-US"/>
                </w:rPr>
                <w:delText>Credit institutions</w:delText>
              </w:r>
            </w:del>
          </w:p>
        </w:tc>
        <w:tc>
          <w:tcPr>
            <w:tcW w:w="789" w:type="pct"/>
            <w:tcBorders>
              <w:top w:val="single" w:sz="4" w:space="0" w:color="auto"/>
              <w:left w:val="nil"/>
              <w:bottom w:val="single" w:sz="4" w:space="0" w:color="auto"/>
              <w:right w:val="single" w:sz="4" w:space="0" w:color="auto"/>
            </w:tcBorders>
            <w:shd w:val="clear" w:color="000000" w:fill="002997"/>
            <w:vAlign w:val="center"/>
            <w:hideMark/>
          </w:tcPr>
          <w:p w14:paraId="5DA45CE9" w14:textId="77777777" w:rsidR="001C0152" w:rsidRPr="001C0152" w:rsidRDefault="001C0152" w:rsidP="001C0152">
            <w:pPr>
              <w:jc w:val="center"/>
              <w:rPr>
                <w:del w:id="1152" w:author="KPMG_PQH" w:date="2026-04-07T11:25:00Z" w16du:dateUtc="2026-04-07T04:25:00Z"/>
                <w:rFonts w:ascii="Arial" w:hAnsi="Arial" w:cs="Arial"/>
                <w:b/>
                <w:bCs/>
                <w:color w:val="FFFFFF"/>
                <w:sz w:val="18"/>
                <w:szCs w:val="18"/>
                <w:lang w:eastAsia="en-US"/>
              </w:rPr>
            </w:pPr>
            <w:del w:id="1153" w:author="KPMG_PQH" w:date="2026-04-07T11:25:00Z" w16du:dateUtc="2026-04-07T04:25:00Z">
              <w:r w:rsidRPr="001C0152">
                <w:rPr>
                  <w:rFonts w:ascii="Arial" w:hAnsi="Arial" w:cs="Arial"/>
                  <w:b/>
                  <w:bCs/>
                  <w:color w:val="FFFFFF"/>
                  <w:sz w:val="18"/>
                  <w:szCs w:val="18"/>
                  <w:lang w:eastAsia="en-US"/>
                </w:rPr>
                <w:delText>Currency</w:delText>
              </w:r>
            </w:del>
          </w:p>
        </w:tc>
        <w:tc>
          <w:tcPr>
            <w:tcW w:w="1141" w:type="pct"/>
            <w:tcBorders>
              <w:top w:val="single" w:sz="4" w:space="0" w:color="auto"/>
              <w:left w:val="nil"/>
              <w:bottom w:val="single" w:sz="4" w:space="0" w:color="auto"/>
              <w:right w:val="single" w:sz="4" w:space="0" w:color="auto"/>
            </w:tcBorders>
            <w:shd w:val="clear" w:color="000000" w:fill="002997"/>
            <w:vAlign w:val="center"/>
            <w:hideMark/>
          </w:tcPr>
          <w:p w14:paraId="058D3C53" w14:textId="77777777" w:rsidR="001C0152" w:rsidRPr="001C0152" w:rsidRDefault="001C0152" w:rsidP="001C0152">
            <w:pPr>
              <w:jc w:val="center"/>
              <w:rPr>
                <w:del w:id="1154" w:author="KPMG_PQH" w:date="2026-04-07T11:25:00Z" w16du:dateUtc="2026-04-07T04:25:00Z"/>
                <w:rFonts w:ascii="Arial" w:hAnsi="Arial" w:cs="Arial"/>
                <w:b/>
                <w:bCs/>
                <w:color w:val="FFFFFF"/>
                <w:sz w:val="18"/>
                <w:szCs w:val="18"/>
                <w:lang w:eastAsia="en-US"/>
              </w:rPr>
            </w:pPr>
            <w:del w:id="1155" w:author="KPMG_PQH" w:date="2026-04-07T11:25:00Z" w16du:dateUtc="2026-04-07T04:25:00Z">
              <w:r w:rsidRPr="001C0152">
                <w:rPr>
                  <w:rFonts w:ascii="Arial" w:hAnsi="Arial" w:cs="Arial"/>
                  <w:b/>
                  <w:bCs/>
                  <w:color w:val="FFFFFF"/>
                  <w:sz w:val="18"/>
                  <w:szCs w:val="18"/>
                  <w:lang w:eastAsia="en-US"/>
                </w:rPr>
                <w:delText>Period</w:delText>
              </w:r>
            </w:del>
          </w:p>
        </w:tc>
        <w:tc>
          <w:tcPr>
            <w:tcW w:w="885" w:type="pct"/>
            <w:tcBorders>
              <w:top w:val="single" w:sz="4" w:space="0" w:color="auto"/>
              <w:left w:val="nil"/>
              <w:bottom w:val="single" w:sz="4" w:space="0" w:color="auto"/>
              <w:right w:val="single" w:sz="4" w:space="0" w:color="auto"/>
            </w:tcBorders>
            <w:shd w:val="clear" w:color="000000" w:fill="002997"/>
            <w:vAlign w:val="center"/>
            <w:hideMark/>
          </w:tcPr>
          <w:p w14:paraId="1650024A" w14:textId="77777777" w:rsidR="001C0152" w:rsidRPr="001C0152" w:rsidRDefault="001C0152" w:rsidP="001C0152">
            <w:pPr>
              <w:jc w:val="center"/>
              <w:rPr>
                <w:del w:id="1156" w:author="KPMG_PQH" w:date="2026-04-07T11:25:00Z" w16du:dateUtc="2026-04-07T04:25:00Z"/>
                <w:rFonts w:ascii="Arial" w:hAnsi="Arial" w:cs="Arial"/>
                <w:b/>
                <w:bCs/>
                <w:color w:val="FFFFFF"/>
                <w:sz w:val="18"/>
                <w:szCs w:val="18"/>
                <w:lang w:eastAsia="en-US"/>
              </w:rPr>
            </w:pPr>
            <w:del w:id="1157" w:author="KPMG_PQH" w:date="2026-04-07T11:25:00Z" w16du:dateUtc="2026-04-07T04:25:00Z">
              <w:r w:rsidRPr="001C0152">
                <w:rPr>
                  <w:rFonts w:ascii="Arial" w:hAnsi="Arial" w:cs="Arial"/>
                  <w:b/>
                  <w:bCs/>
                  <w:color w:val="FFFFFF"/>
                  <w:sz w:val="18"/>
                  <w:szCs w:val="18"/>
                  <w:lang w:eastAsia="en-US"/>
                </w:rPr>
                <w:delText>Annual interest rate range</w:delText>
              </w:r>
            </w:del>
          </w:p>
        </w:tc>
      </w:tr>
      <w:tr w:rsidR="005270CA" w:rsidRPr="001C0152" w14:paraId="7530B676" w14:textId="77777777" w:rsidTr="001C0152">
        <w:trPr>
          <w:trHeight w:val="230"/>
          <w:del w:id="1158"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F1D8E10" w14:textId="77777777" w:rsidR="001C0152" w:rsidRPr="001C0152" w:rsidRDefault="001C0152" w:rsidP="001C0152">
            <w:pPr>
              <w:jc w:val="center"/>
              <w:rPr>
                <w:del w:id="1159" w:author="KPMG_PQH" w:date="2026-04-07T11:25:00Z" w16du:dateUtc="2026-04-07T04:25:00Z"/>
                <w:rFonts w:ascii="Arial" w:hAnsi="Arial" w:cs="Arial"/>
                <w:color w:val="000000"/>
                <w:sz w:val="18"/>
                <w:szCs w:val="18"/>
                <w:lang w:eastAsia="en-US"/>
              </w:rPr>
            </w:pPr>
            <w:del w:id="1160" w:author="KPMG_PQH" w:date="2026-04-07T11:25:00Z" w16du:dateUtc="2026-04-07T04:25:00Z">
              <w:r w:rsidRPr="001C0152">
                <w:rPr>
                  <w:rFonts w:ascii="Arial" w:hAnsi="Arial" w:cs="Arial"/>
                  <w:color w:val="000000"/>
                  <w:sz w:val="18"/>
                  <w:szCs w:val="18"/>
                  <w:lang w:eastAsia="en-US"/>
                </w:rPr>
                <w:delText>01-31/01/2023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DFB43B" w14:textId="77777777" w:rsidR="001C0152" w:rsidRPr="001C0152" w:rsidRDefault="001C0152" w:rsidP="001C0152">
            <w:pPr>
              <w:jc w:val="center"/>
              <w:rPr>
                <w:del w:id="1161" w:author="KPMG_PQH" w:date="2026-04-07T11:25:00Z" w16du:dateUtc="2026-04-07T04:25:00Z"/>
                <w:rFonts w:ascii="Arial" w:hAnsi="Arial" w:cs="Arial"/>
                <w:color w:val="000000"/>
                <w:sz w:val="18"/>
                <w:szCs w:val="18"/>
                <w:lang w:eastAsia="en-US"/>
              </w:rPr>
            </w:pPr>
            <w:del w:id="1162"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0123305" w14:textId="77777777" w:rsidR="001C0152" w:rsidRPr="001C0152" w:rsidRDefault="001C0152" w:rsidP="001C0152">
            <w:pPr>
              <w:jc w:val="center"/>
              <w:rPr>
                <w:del w:id="1163" w:author="KPMG_PQH" w:date="2026-04-07T11:25:00Z" w16du:dateUtc="2026-04-07T04:25:00Z"/>
                <w:rFonts w:ascii="Arial" w:hAnsi="Arial" w:cs="Arial"/>
                <w:color w:val="000000"/>
                <w:sz w:val="18"/>
                <w:szCs w:val="18"/>
                <w:lang w:eastAsia="en-US"/>
              </w:rPr>
            </w:pPr>
            <w:del w:id="1164"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653C1CC2" w14:textId="77777777" w:rsidR="001C0152" w:rsidRPr="001C0152" w:rsidRDefault="001C0152" w:rsidP="001C0152">
            <w:pPr>
              <w:jc w:val="center"/>
              <w:rPr>
                <w:del w:id="1165" w:author="KPMG_PQH" w:date="2026-04-07T11:25:00Z" w16du:dateUtc="2026-04-07T04:25:00Z"/>
                <w:rFonts w:ascii="Arial" w:hAnsi="Arial" w:cs="Arial"/>
                <w:color w:val="000000"/>
                <w:sz w:val="18"/>
                <w:szCs w:val="18"/>
                <w:lang w:eastAsia="en-US"/>
              </w:rPr>
            </w:pPr>
            <w:del w:id="1166"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4E28256D" w14:textId="77777777" w:rsidR="001C0152" w:rsidRPr="001C0152" w:rsidRDefault="001C0152" w:rsidP="001C0152">
            <w:pPr>
              <w:jc w:val="center"/>
              <w:rPr>
                <w:del w:id="1167" w:author="KPMG_PQH" w:date="2026-04-07T11:25:00Z" w16du:dateUtc="2026-04-07T04:25:00Z"/>
                <w:rFonts w:ascii="Arial" w:hAnsi="Arial" w:cs="Arial"/>
                <w:b/>
                <w:bCs/>
                <w:color w:val="000000"/>
                <w:sz w:val="18"/>
                <w:szCs w:val="18"/>
                <w:lang w:eastAsia="en-US"/>
              </w:rPr>
            </w:pPr>
            <w:del w:id="1168" w:author="KPMG_PQH" w:date="2026-04-07T11:25:00Z" w16du:dateUtc="2026-04-07T04:25:00Z">
              <w:r w:rsidRPr="001C0152">
                <w:rPr>
                  <w:rFonts w:ascii="Arial" w:hAnsi="Arial" w:cs="Arial"/>
                  <w:b/>
                  <w:bCs/>
                  <w:color w:val="000000"/>
                  <w:sz w:val="18"/>
                  <w:szCs w:val="18"/>
                  <w:lang w:eastAsia="en-US"/>
                </w:rPr>
                <w:delText>4.2-5.7%</w:delText>
              </w:r>
            </w:del>
          </w:p>
        </w:tc>
      </w:tr>
      <w:tr w:rsidR="00055E3E" w:rsidRPr="001C0152" w14:paraId="13F26099" w14:textId="77777777" w:rsidTr="001C0152">
        <w:trPr>
          <w:trHeight w:val="230"/>
          <w:del w:id="1169"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68D4D456" w14:textId="77777777" w:rsidR="001C0152" w:rsidRPr="001C0152" w:rsidRDefault="001C0152" w:rsidP="001C0152">
            <w:pPr>
              <w:rPr>
                <w:del w:id="1170"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47E2D0AB" w14:textId="77777777" w:rsidR="001C0152" w:rsidRPr="001C0152" w:rsidRDefault="001C0152" w:rsidP="001C0152">
            <w:pPr>
              <w:rPr>
                <w:del w:id="1171"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636BF966" w14:textId="77777777" w:rsidR="001C0152" w:rsidRPr="001C0152" w:rsidRDefault="001C0152" w:rsidP="001C0152">
            <w:pPr>
              <w:rPr>
                <w:del w:id="1172"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404BB09F" w14:textId="77777777" w:rsidR="001C0152" w:rsidRPr="001C0152" w:rsidRDefault="001C0152" w:rsidP="001C0152">
            <w:pPr>
              <w:jc w:val="center"/>
              <w:rPr>
                <w:del w:id="1173" w:author="KPMG_PQH" w:date="2026-04-07T11:25:00Z" w16du:dateUtc="2026-04-07T04:25:00Z"/>
                <w:rFonts w:ascii="Arial" w:hAnsi="Arial" w:cs="Arial"/>
                <w:color w:val="000000"/>
                <w:sz w:val="18"/>
                <w:szCs w:val="18"/>
                <w:lang w:eastAsia="en-US"/>
              </w:rPr>
            </w:pPr>
            <w:del w:id="1174"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32C39330" w14:textId="77777777" w:rsidR="001C0152" w:rsidRPr="001C0152" w:rsidRDefault="001C0152" w:rsidP="001C0152">
            <w:pPr>
              <w:jc w:val="center"/>
              <w:rPr>
                <w:del w:id="1175" w:author="KPMG_PQH" w:date="2026-04-07T11:25:00Z" w16du:dateUtc="2026-04-07T04:25:00Z"/>
                <w:rFonts w:ascii="Arial" w:hAnsi="Arial" w:cs="Arial"/>
                <w:b/>
                <w:bCs/>
                <w:color w:val="000000"/>
                <w:sz w:val="18"/>
                <w:szCs w:val="18"/>
                <w:lang w:eastAsia="en-US"/>
              </w:rPr>
            </w:pPr>
            <w:del w:id="1176" w:author="KPMG_PQH" w:date="2026-04-07T11:25:00Z" w16du:dateUtc="2026-04-07T04:25:00Z">
              <w:r w:rsidRPr="001C0152">
                <w:rPr>
                  <w:rFonts w:ascii="Arial" w:hAnsi="Arial" w:cs="Arial"/>
                  <w:b/>
                  <w:bCs/>
                  <w:color w:val="000000"/>
                  <w:sz w:val="18"/>
                  <w:szCs w:val="18"/>
                  <w:lang w:eastAsia="en-US"/>
                </w:rPr>
                <w:delText>6.0-6.1%</w:delText>
              </w:r>
            </w:del>
          </w:p>
        </w:tc>
      </w:tr>
      <w:tr w:rsidR="005270CA" w:rsidRPr="001C0152" w14:paraId="171BBCE1" w14:textId="77777777" w:rsidTr="001C0152">
        <w:trPr>
          <w:trHeight w:val="230"/>
          <w:del w:id="1177"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4707DFC" w14:textId="77777777" w:rsidR="001C0152" w:rsidRPr="001C0152" w:rsidRDefault="001C0152" w:rsidP="001C0152">
            <w:pPr>
              <w:jc w:val="center"/>
              <w:rPr>
                <w:del w:id="1178" w:author="KPMG_PQH" w:date="2026-04-07T11:25:00Z" w16du:dateUtc="2026-04-07T04:25:00Z"/>
                <w:rFonts w:ascii="Arial" w:hAnsi="Arial" w:cs="Arial"/>
                <w:color w:val="000000"/>
                <w:sz w:val="18"/>
                <w:szCs w:val="18"/>
                <w:lang w:eastAsia="en-US"/>
              </w:rPr>
            </w:pPr>
            <w:del w:id="1179" w:author="KPMG_PQH" w:date="2026-04-07T11:25:00Z" w16du:dateUtc="2026-04-07T04:25:00Z">
              <w:r w:rsidRPr="001C0152">
                <w:rPr>
                  <w:rFonts w:ascii="Arial" w:hAnsi="Arial" w:cs="Arial"/>
                  <w:color w:val="000000"/>
                  <w:sz w:val="18"/>
                  <w:szCs w:val="18"/>
                  <w:lang w:eastAsia="en-US"/>
                </w:rPr>
                <w:delText>01-28/02/2023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A9E136C" w14:textId="77777777" w:rsidR="001C0152" w:rsidRPr="001C0152" w:rsidRDefault="001C0152" w:rsidP="001C0152">
            <w:pPr>
              <w:jc w:val="center"/>
              <w:rPr>
                <w:del w:id="1180" w:author="KPMG_PQH" w:date="2026-04-07T11:25:00Z" w16du:dateUtc="2026-04-07T04:25:00Z"/>
                <w:rFonts w:ascii="Arial" w:hAnsi="Arial" w:cs="Arial"/>
                <w:color w:val="000000"/>
                <w:sz w:val="18"/>
                <w:szCs w:val="18"/>
                <w:lang w:eastAsia="en-US"/>
              </w:rPr>
            </w:pPr>
            <w:del w:id="1181"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D5BFF23" w14:textId="77777777" w:rsidR="001C0152" w:rsidRPr="001C0152" w:rsidRDefault="001C0152" w:rsidP="001C0152">
            <w:pPr>
              <w:jc w:val="center"/>
              <w:rPr>
                <w:del w:id="1182" w:author="KPMG_PQH" w:date="2026-04-07T11:25:00Z" w16du:dateUtc="2026-04-07T04:25:00Z"/>
                <w:rFonts w:ascii="Arial" w:hAnsi="Arial" w:cs="Arial"/>
                <w:color w:val="000000"/>
                <w:sz w:val="18"/>
                <w:szCs w:val="18"/>
                <w:lang w:eastAsia="en-US"/>
              </w:rPr>
            </w:pPr>
            <w:del w:id="1183"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6D57A094" w14:textId="77777777" w:rsidR="001C0152" w:rsidRPr="001C0152" w:rsidRDefault="001C0152" w:rsidP="001C0152">
            <w:pPr>
              <w:jc w:val="center"/>
              <w:rPr>
                <w:del w:id="1184" w:author="KPMG_PQH" w:date="2026-04-07T11:25:00Z" w16du:dateUtc="2026-04-07T04:25:00Z"/>
                <w:rFonts w:ascii="Arial" w:hAnsi="Arial" w:cs="Arial"/>
                <w:color w:val="000000"/>
                <w:sz w:val="18"/>
                <w:szCs w:val="18"/>
                <w:lang w:eastAsia="en-US"/>
              </w:rPr>
            </w:pPr>
            <w:del w:id="1185"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55B836D0" w14:textId="77777777" w:rsidR="001C0152" w:rsidRPr="001C0152" w:rsidRDefault="001C0152" w:rsidP="001C0152">
            <w:pPr>
              <w:jc w:val="center"/>
              <w:rPr>
                <w:del w:id="1186" w:author="KPMG_PQH" w:date="2026-04-07T11:25:00Z" w16du:dateUtc="2026-04-07T04:25:00Z"/>
                <w:rFonts w:ascii="Arial" w:hAnsi="Arial" w:cs="Arial"/>
                <w:b/>
                <w:bCs/>
                <w:color w:val="000000"/>
                <w:sz w:val="18"/>
                <w:szCs w:val="18"/>
                <w:lang w:eastAsia="en-US"/>
              </w:rPr>
            </w:pPr>
            <w:del w:id="1187" w:author="KPMG_PQH" w:date="2026-04-07T11:25:00Z" w16du:dateUtc="2026-04-07T04:25:00Z">
              <w:r w:rsidRPr="001C0152">
                <w:rPr>
                  <w:rFonts w:ascii="Arial" w:hAnsi="Arial" w:cs="Arial"/>
                  <w:b/>
                  <w:bCs/>
                  <w:color w:val="000000"/>
                  <w:sz w:val="18"/>
                  <w:szCs w:val="18"/>
                  <w:lang w:eastAsia="en-US"/>
                </w:rPr>
                <w:delText>4.3-5.8%</w:delText>
              </w:r>
            </w:del>
          </w:p>
        </w:tc>
      </w:tr>
      <w:tr w:rsidR="00055E3E" w:rsidRPr="001C0152" w14:paraId="525BE1D2" w14:textId="77777777" w:rsidTr="001C0152">
        <w:trPr>
          <w:trHeight w:val="230"/>
          <w:del w:id="1188"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1E29CC1F" w14:textId="77777777" w:rsidR="001C0152" w:rsidRPr="001C0152" w:rsidRDefault="001C0152" w:rsidP="001C0152">
            <w:pPr>
              <w:rPr>
                <w:del w:id="1189"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44888692" w14:textId="77777777" w:rsidR="001C0152" w:rsidRPr="001C0152" w:rsidRDefault="001C0152" w:rsidP="001C0152">
            <w:pPr>
              <w:rPr>
                <w:del w:id="1190"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449F698D" w14:textId="77777777" w:rsidR="001C0152" w:rsidRPr="001C0152" w:rsidRDefault="001C0152" w:rsidP="001C0152">
            <w:pPr>
              <w:rPr>
                <w:del w:id="1191"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2A1303F" w14:textId="77777777" w:rsidR="001C0152" w:rsidRPr="001C0152" w:rsidRDefault="001C0152" w:rsidP="001C0152">
            <w:pPr>
              <w:jc w:val="center"/>
              <w:rPr>
                <w:del w:id="1192" w:author="KPMG_PQH" w:date="2026-04-07T11:25:00Z" w16du:dateUtc="2026-04-07T04:25:00Z"/>
                <w:rFonts w:ascii="Arial" w:hAnsi="Arial" w:cs="Arial"/>
                <w:color w:val="000000"/>
                <w:sz w:val="18"/>
                <w:szCs w:val="18"/>
                <w:lang w:eastAsia="en-US"/>
              </w:rPr>
            </w:pPr>
            <w:del w:id="1193"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6CC4BB8C" w14:textId="77777777" w:rsidR="001C0152" w:rsidRPr="001C0152" w:rsidRDefault="001C0152" w:rsidP="001C0152">
            <w:pPr>
              <w:jc w:val="center"/>
              <w:rPr>
                <w:del w:id="1194" w:author="KPMG_PQH" w:date="2026-04-07T11:25:00Z" w16du:dateUtc="2026-04-07T04:25:00Z"/>
                <w:rFonts w:ascii="Arial" w:hAnsi="Arial" w:cs="Arial"/>
                <w:b/>
                <w:bCs/>
                <w:color w:val="000000"/>
                <w:sz w:val="18"/>
                <w:szCs w:val="18"/>
                <w:lang w:eastAsia="en-US"/>
              </w:rPr>
            </w:pPr>
            <w:del w:id="1195" w:author="KPMG_PQH" w:date="2026-04-07T11:25:00Z" w16du:dateUtc="2026-04-07T04:25:00Z">
              <w:r w:rsidRPr="001C0152">
                <w:rPr>
                  <w:rFonts w:ascii="Arial" w:hAnsi="Arial" w:cs="Arial"/>
                  <w:b/>
                  <w:bCs/>
                  <w:color w:val="000000"/>
                  <w:sz w:val="18"/>
                  <w:szCs w:val="18"/>
                  <w:lang w:eastAsia="en-US"/>
                </w:rPr>
                <w:delText>6.1-6.2%</w:delText>
              </w:r>
            </w:del>
          </w:p>
        </w:tc>
      </w:tr>
      <w:tr w:rsidR="005270CA" w:rsidRPr="001C0152" w14:paraId="130EDF7D" w14:textId="77777777" w:rsidTr="001C0152">
        <w:trPr>
          <w:trHeight w:val="230"/>
          <w:del w:id="1196"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9F307C9" w14:textId="77777777" w:rsidR="001C0152" w:rsidRPr="001C0152" w:rsidRDefault="001C0152" w:rsidP="001C0152">
            <w:pPr>
              <w:jc w:val="center"/>
              <w:rPr>
                <w:del w:id="1197" w:author="KPMG_PQH" w:date="2026-04-07T11:25:00Z" w16du:dateUtc="2026-04-07T04:25:00Z"/>
                <w:rFonts w:ascii="Arial" w:hAnsi="Arial" w:cs="Arial"/>
                <w:color w:val="000000"/>
                <w:sz w:val="18"/>
                <w:szCs w:val="18"/>
                <w:lang w:eastAsia="en-US"/>
              </w:rPr>
            </w:pPr>
            <w:del w:id="1198" w:author="KPMG_PQH" w:date="2026-04-07T11:25:00Z" w16du:dateUtc="2026-04-07T04:25:00Z">
              <w:r w:rsidRPr="001C0152">
                <w:rPr>
                  <w:rFonts w:ascii="Arial" w:hAnsi="Arial" w:cs="Arial"/>
                  <w:color w:val="000000"/>
                  <w:sz w:val="18"/>
                  <w:szCs w:val="18"/>
                  <w:lang w:eastAsia="en-US"/>
                </w:rPr>
                <w:delText>01-31/03/2023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7E8355" w14:textId="77777777" w:rsidR="001C0152" w:rsidRPr="001C0152" w:rsidRDefault="001C0152" w:rsidP="001C0152">
            <w:pPr>
              <w:jc w:val="center"/>
              <w:rPr>
                <w:del w:id="1199" w:author="KPMG_PQH" w:date="2026-04-07T11:25:00Z" w16du:dateUtc="2026-04-07T04:25:00Z"/>
                <w:rFonts w:ascii="Arial" w:hAnsi="Arial" w:cs="Arial"/>
                <w:color w:val="000000"/>
                <w:sz w:val="18"/>
                <w:szCs w:val="18"/>
                <w:lang w:eastAsia="en-US"/>
              </w:rPr>
            </w:pPr>
            <w:del w:id="1200"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81417F" w14:textId="77777777" w:rsidR="001C0152" w:rsidRPr="001C0152" w:rsidRDefault="001C0152" w:rsidP="001C0152">
            <w:pPr>
              <w:jc w:val="center"/>
              <w:rPr>
                <w:del w:id="1201" w:author="KPMG_PQH" w:date="2026-04-07T11:25:00Z" w16du:dateUtc="2026-04-07T04:25:00Z"/>
                <w:rFonts w:ascii="Arial" w:hAnsi="Arial" w:cs="Arial"/>
                <w:color w:val="000000"/>
                <w:sz w:val="18"/>
                <w:szCs w:val="18"/>
                <w:lang w:eastAsia="en-US"/>
              </w:rPr>
            </w:pPr>
            <w:del w:id="1202"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4CBA9B73" w14:textId="77777777" w:rsidR="001C0152" w:rsidRPr="001C0152" w:rsidRDefault="001C0152" w:rsidP="001C0152">
            <w:pPr>
              <w:jc w:val="center"/>
              <w:rPr>
                <w:del w:id="1203" w:author="KPMG_PQH" w:date="2026-04-07T11:25:00Z" w16du:dateUtc="2026-04-07T04:25:00Z"/>
                <w:rFonts w:ascii="Arial" w:hAnsi="Arial" w:cs="Arial"/>
                <w:color w:val="000000"/>
                <w:sz w:val="18"/>
                <w:szCs w:val="18"/>
                <w:lang w:eastAsia="en-US"/>
              </w:rPr>
            </w:pPr>
            <w:del w:id="1204"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DEA5D6D" w14:textId="77777777" w:rsidR="001C0152" w:rsidRPr="001C0152" w:rsidRDefault="001C0152" w:rsidP="001C0152">
            <w:pPr>
              <w:jc w:val="center"/>
              <w:rPr>
                <w:del w:id="1205" w:author="KPMG_PQH" w:date="2026-04-07T11:25:00Z" w16du:dateUtc="2026-04-07T04:25:00Z"/>
                <w:rFonts w:ascii="Arial" w:hAnsi="Arial" w:cs="Arial"/>
                <w:b/>
                <w:bCs/>
                <w:color w:val="000000"/>
                <w:sz w:val="18"/>
                <w:szCs w:val="18"/>
                <w:lang w:eastAsia="en-US"/>
              </w:rPr>
            </w:pPr>
            <w:del w:id="1206" w:author="KPMG_PQH" w:date="2026-04-07T11:25:00Z" w16du:dateUtc="2026-04-07T04:25:00Z">
              <w:r w:rsidRPr="001C0152">
                <w:rPr>
                  <w:rFonts w:ascii="Arial" w:hAnsi="Arial" w:cs="Arial"/>
                  <w:b/>
                  <w:bCs/>
                  <w:color w:val="000000"/>
                  <w:sz w:val="18"/>
                  <w:szCs w:val="18"/>
                  <w:lang w:eastAsia="en-US"/>
                </w:rPr>
                <w:delText>4.4-5.7%</w:delText>
              </w:r>
            </w:del>
          </w:p>
        </w:tc>
      </w:tr>
      <w:tr w:rsidR="00055E3E" w:rsidRPr="001C0152" w14:paraId="589CC1A3" w14:textId="77777777" w:rsidTr="001C0152">
        <w:trPr>
          <w:trHeight w:val="230"/>
          <w:del w:id="1207"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3CA07D6D" w14:textId="77777777" w:rsidR="001C0152" w:rsidRPr="001C0152" w:rsidRDefault="001C0152" w:rsidP="001C0152">
            <w:pPr>
              <w:rPr>
                <w:del w:id="1208"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3F88F38" w14:textId="77777777" w:rsidR="001C0152" w:rsidRPr="001C0152" w:rsidRDefault="001C0152" w:rsidP="001C0152">
            <w:pPr>
              <w:rPr>
                <w:del w:id="1209"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19B4245" w14:textId="77777777" w:rsidR="001C0152" w:rsidRPr="001C0152" w:rsidRDefault="001C0152" w:rsidP="001C0152">
            <w:pPr>
              <w:rPr>
                <w:del w:id="1210"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5C4A0C55" w14:textId="77777777" w:rsidR="001C0152" w:rsidRPr="001C0152" w:rsidRDefault="001C0152" w:rsidP="001C0152">
            <w:pPr>
              <w:jc w:val="center"/>
              <w:rPr>
                <w:del w:id="1211" w:author="KPMG_PQH" w:date="2026-04-07T11:25:00Z" w16du:dateUtc="2026-04-07T04:25:00Z"/>
                <w:rFonts w:ascii="Arial" w:hAnsi="Arial" w:cs="Arial"/>
                <w:color w:val="000000"/>
                <w:sz w:val="18"/>
                <w:szCs w:val="18"/>
                <w:lang w:eastAsia="en-US"/>
              </w:rPr>
            </w:pPr>
            <w:del w:id="1212"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1FC80CB8" w14:textId="77777777" w:rsidR="001C0152" w:rsidRPr="001C0152" w:rsidRDefault="001C0152" w:rsidP="001C0152">
            <w:pPr>
              <w:jc w:val="center"/>
              <w:rPr>
                <w:del w:id="1213" w:author="KPMG_PQH" w:date="2026-04-07T11:25:00Z" w16du:dateUtc="2026-04-07T04:25:00Z"/>
                <w:rFonts w:ascii="Arial" w:hAnsi="Arial" w:cs="Arial"/>
                <w:b/>
                <w:bCs/>
                <w:color w:val="000000"/>
                <w:sz w:val="18"/>
                <w:szCs w:val="18"/>
                <w:lang w:eastAsia="en-US"/>
              </w:rPr>
            </w:pPr>
            <w:del w:id="1214" w:author="KPMG_PQH" w:date="2026-04-07T11:25:00Z" w16du:dateUtc="2026-04-07T04:25:00Z">
              <w:r w:rsidRPr="001C0152">
                <w:rPr>
                  <w:rFonts w:ascii="Arial" w:hAnsi="Arial" w:cs="Arial"/>
                  <w:b/>
                  <w:bCs/>
                  <w:color w:val="000000"/>
                  <w:sz w:val="18"/>
                  <w:szCs w:val="18"/>
                  <w:lang w:eastAsia="en-US"/>
                </w:rPr>
                <w:delText>6.1-6.4%</w:delText>
              </w:r>
            </w:del>
          </w:p>
        </w:tc>
      </w:tr>
      <w:tr w:rsidR="005270CA" w:rsidRPr="001C0152" w14:paraId="3B8022C3" w14:textId="77777777" w:rsidTr="001C0152">
        <w:trPr>
          <w:trHeight w:val="230"/>
          <w:del w:id="1215"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0BD7F68" w14:textId="77777777" w:rsidR="001C0152" w:rsidRPr="001C0152" w:rsidRDefault="001C0152" w:rsidP="001C0152">
            <w:pPr>
              <w:jc w:val="center"/>
              <w:rPr>
                <w:del w:id="1216" w:author="KPMG_PQH" w:date="2026-04-07T11:25:00Z" w16du:dateUtc="2026-04-07T04:25:00Z"/>
                <w:rFonts w:ascii="Arial" w:hAnsi="Arial" w:cs="Arial"/>
                <w:color w:val="000000"/>
                <w:sz w:val="18"/>
                <w:szCs w:val="18"/>
                <w:lang w:eastAsia="en-US"/>
              </w:rPr>
            </w:pPr>
            <w:del w:id="1217" w:author="KPMG_PQH" w:date="2026-04-07T11:25:00Z" w16du:dateUtc="2026-04-07T04:25:00Z">
              <w:r w:rsidRPr="001C0152">
                <w:rPr>
                  <w:rFonts w:ascii="Arial" w:hAnsi="Arial" w:cs="Arial"/>
                  <w:color w:val="000000"/>
                  <w:sz w:val="18"/>
                  <w:szCs w:val="18"/>
                  <w:lang w:eastAsia="en-US"/>
                </w:rPr>
                <w:delText>01-30/04/2023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0CD6F8E" w14:textId="77777777" w:rsidR="001C0152" w:rsidRPr="001C0152" w:rsidRDefault="001C0152" w:rsidP="001C0152">
            <w:pPr>
              <w:jc w:val="center"/>
              <w:rPr>
                <w:del w:id="1218" w:author="KPMG_PQH" w:date="2026-04-07T11:25:00Z" w16du:dateUtc="2026-04-07T04:25:00Z"/>
                <w:rFonts w:ascii="Arial" w:hAnsi="Arial" w:cs="Arial"/>
                <w:color w:val="000000"/>
                <w:sz w:val="18"/>
                <w:szCs w:val="18"/>
                <w:lang w:eastAsia="en-US"/>
              </w:rPr>
            </w:pPr>
            <w:del w:id="1219"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43D6BF5" w14:textId="77777777" w:rsidR="001C0152" w:rsidRPr="001C0152" w:rsidRDefault="001C0152" w:rsidP="001C0152">
            <w:pPr>
              <w:jc w:val="center"/>
              <w:rPr>
                <w:del w:id="1220" w:author="KPMG_PQH" w:date="2026-04-07T11:25:00Z" w16du:dateUtc="2026-04-07T04:25:00Z"/>
                <w:rFonts w:ascii="Arial" w:hAnsi="Arial" w:cs="Arial"/>
                <w:color w:val="000000"/>
                <w:sz w:val="18"/>
                <w:szCs w:val="18"/>
                <w:lang w:eastAsia="en-US"/>
              </w:rPr>
            </w:pPr>
            <w:del w:id="1221"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736379E1" w14:textId="77777777" w:rsidR="001C0152" w:rsidRPr="001C0152" w:rsidRDefault="001C0152" w:rsidP="001C0152">
            <w:pPr>
              <w:jc w:val="center"/>
              <w:rPr>
                <w:del w:id="1222" w:author="KPMG_PQH" w:date="2026-04-07T11:25:00Z" w16du:dateUtc="2026-04-07T04:25:00Z"/>
                <w:rFonts w:ascii="Arial" w:hAnsi="Arial" w:cs="Arial"/>
                <w:color w:val="000000"/>
                <w:sz w:val="18"/>
                <w:szCs w:val="18"/>
                <w:lang w:eastAsia="en-US"/>
              </w:rPr>
            </w:pPr>
            <w:del w:id="1223"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4A47B1E3" w14:textId="77777777" w:rsidR="001C0152" w:rsidRPr="001C0152" w:rsidRDefault="001C0152" w:rsidP="001C0152">
            <w:pPr>
              <w:jc w:val="center"/>
              <w:rPr>
                <w:del w:id="1224" w:author="KPMG_PQH" w:date="2026-04-07T11:25:00Z" w16du:dateUtc="2026-04-07T04:25:00Z"/>
                <w:rFonts w:ascii="Arial" w:hAnsi="Arial" w:cs="Arial"/>
                <w:b/>
                <w:bCs/>
                <w:color w:val="000000"/>
                <w:sz w:val="18"/>
                <w:szCs w:val="18"/>
                <w:lang w:eastAsia="en-US"/>
              </w:rPr>
            </w:pPr>
            <w:del w:id="1225" w:author="KPMG_PQH" w:date="2026-04-07T11:25:00Z" w16du:dateUtc="2026-04-07T04:25:00Z">
              <w:r w:rsidRPr="001C0152">
                <w:rPr>
                  <w:rFonts w:ascii="Arial" w:hAnsi="Arial" w:cs="Arial"/>
                  <w:b/>
                  <w:bCs/>
                  <w:color w:val="000000"/>
                  <w:sz w:val="18"/>
                  <w:szCs w:val="18"/>
                  <w:lang w:eastAsia="en-US"/>
                </w:rPr>
                <w:delText>4.4-5.7%</w:delText>
              </w:r>
            </w:del>
          </w:p>
        </w:tc>
      </w:tr>
      <w:tr w:rsidR="00055E3E" w:rsidRPr="001C0152" w14:paraId="76CF2841" w14:textId="77777777" w:rsidTr="001C0152">
        <w:trPr>
          <w:trHeight w:val="230"/>
          <w:del w:id="1226"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3DC26FC0" w14:textId="77777777" w:rsidR="001C0152" w:rsidRPr="001C0152" w:rsidRDefault="001C0152" w:rsidP="001C0152">
            <w:pPr>
              <w:rPr>
                <w:del w:id="1227"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745FB94" w14:textId="77777777" w:rsidR="001C0152" w:rsidRPr="001C0152" w:rsidRDefault="001C0152" w:rsidP="001C0152">
            <w:pPr>
              <w:rPr>
                <w:del w:id="1228"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02D14D03" w14:textId="77777777" w:rsidR="001C0152" w:rsidRPr="001C0152" w:rsidRDefault="001C0152" w:rsidP="001C0152">
            <w:pPr>
              <w:rPr>
                <w:del w:id="1229"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2842350" w14:textId="77777777" w:rsidR="001C0152" w:rsidRPr="001C0152" w:rsidRDefault="001C0152" w:rsidP="001C0152">
            <w:pPr>
              <w:jc w:val="center"/>
              <w:rPr>
                <w:del w:id="1230" w:author="KPMG_PQH" w:date="2026-04-07T11:25:00Z" w16du:dateUtc="2026-04-07T04:25:00Z"/>
                <w:rFonts w:ascii="Arial" w:hAnsi="Arial" w:cs="Arial"/>
                <w:color w:val="000000"/>
                <w:sz w:val="18"/>
                <w:szCs w:val="18"/>
                <w:lang w:eastAsia="en-US"/>
              </w:rPr>
            </w:pPr>
            <w:del w:id="1231"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124B88E3" w14:textId="77777777" w:rsidR="001C0152" w:rsidRPr="001C0152" w:rsidRDefault="001C0152" w:rsidP="001C0152">
            <w:pPr>
              <w:jc w:val="center"/>
              <w:rPr>
                <w:del w:id="1232" w:author="KPMG_PQH" w:date="2026-04-07T11:25:00Z" w16du:dateUtc="2026-04-07T04:25:00Z"/>
                <w:rFonts w:ascii="Arial" w:hAnsi="Arial" w:cs="Arial"/>
                <w:b/>
                <w:bCs/>
                <w:color w:val="000000"/>
                <w:sz w:val="18"/>
                <w:szCs w:val="18"/>
                <w:lang w:eastAsia="en-US"/>
              </w:rPr>
            </w:pPr>
            <w:del w:id="1233" w:author="KPMG_PQH" w:date="2026-04-07T11:25:00Z" w16du:dateUtc="2026-04-07T04:25:00Z">
              <w:r w:rsidRPr="001C0152">
                <w:rPr>
                  <w:rFonts w:ascii="Arial" w:hAnsi="Arial" w:cs="Arial"/>
                  <w:b/>
                  <w:bCs/>
                  <w:color w:val="000000"/>
                  <w:sz w:val="18"/>
                  <w:szCs w:val="18"/>
                  <w:lang w:eastAsia="en-US"/>
                </w:rPr>
                <w:delText>6.1-6.4%</w:delText>
              </w:r>
            </w:del>
          </w:p>
        </w:tc>
      </w:tr>
      <w:tr w:rsidR="005270CA" w:rsidRPr="001C0152" w14:paraId="18D61F4C" w14:textId="77777777" w:rsidTr="001C0152">
        <w:trPr>
          <w:trHeight w:val="230"/>
          <w:del w:id="1234"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44843DF" w14:textId="77777777" w:rsidR="001C0152" w:rsidRPr="001C0152" w:rsidRDefault="001C0152" w:rsidP="001C0152">
            <w:pPr>
              <w:jc w:val="center"/>
              <w:rPr>
                <w:del w:id="1235" w:author="KPMG_PQH" w:date="2026-04-07T11:25:00Z" w16du:dateUtc="2026-04-07T04:25:00Z"/>
                <w:rFonts w:ascii="Arial" w:hAnsi="Arial" w:cs="Arial"/>
                <w:color w:val="000000"/>
                <w:sz w:val="18"/>
                <w:szCs w:val="18"/>
                <w:lang w:eastAsia="en-US"/>
              </w:rPr>
            </w:pPr>
            <w:del w:id="1236" w:author="KPMG_PQH" w:date="2026-04-07T11:25:00Z" w16du:dateUtc="2026-04-07T04:25:00Z">
              <w:r w:rsidRPr="001C0152">
                <w:rPr>
                  <w:rFonts w:ascii="Arial" w:hAnsi="Arial" w:cs="Arial"/>
                  <w:color w:val="000000"/>
                  <w:sz w:val="18"/>
                  <w:szCs w:val="18"/>
                  <w:lang w:eastAsia="en-US"/>
                </w:rPr>
                <w:delText>01-31/05/2023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3607808" w14:textId="77777777" w:rsidR="001C0152" w:rsidRPr="001C0152" w:rsidRDefault="001C0152" w:rsidP="001C0152">
            <w:pPr>
              <w:jc w:val="center"/>
              <w:rPr>
                <w:del w:id="1237" w:author="KPMG_PQH" w:date="2026-04-07T11:25:00Z" w16du:dateUtc="2026-04-07T04:25:00Z"/>
                <w:rFonts w:ascii="Arial" w:hAnsi="Arial" w:cs="Arial"/>
                <w:color w:val="000000"/>
                <w:sz w:val="18"/>
                <w:szCs w:val="18"/>
                <w:lang w:eastAsia="en-US"/>
              </w:rPr>
            </w:pPr>
            <w:del w:id="1238"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6E9C9B0" w14:textId="77777777" w:rsidR="001C0152" w:rsidRPr="001C0152" w:rsidRDefault="001C0152" w:rsidP="001C0152">
            <w:pPr>
              <w:jc w:val="center"/>
              <w:rPr>
                <w:del w:id="1239" w:author="KPMG_PQH" w:date="2026-04-07T11:25:00Z" w16du:dateUtc="2026-04-07T04:25:00Z"/>
                <w:rFonts w:ascii="Arial" w:hAnsi="Arial" w:cs="Arial"/>
                <w:color w:val="000000"/>
                <w:sz w:val="18"/>
                <w:szCs w:val="18"/>
                <w:lang w:eastAsia="en-US"/>
              </w:rPr>
            </w:pPr>
            <w:del w:id="1240"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51EB254D" w14:textId="77777777" w:rsidR="001C0152" w:rsidRPr="001C0152" w:rsidRDefault="001C0152" w:rsidP="001C0152">
            <w:pPr>
              <w:jc w:val="center"/>
              <w:rPr>
                <w:del w:id="1241" w:author="KPMG_PQH" w:date="2026-04-07T11:25:00Z" w16du:dateUtc="2026-04-07T04:25:00Z"/>
                <w:rFonts w:ascii="Arial" w:hAnsi="Arial" w:cs="Arial"/>
                <w:color w:val="000000"/>
                <w:sz w:val="18"/>
                <w:szCs w:val="18"/>
                <w:lang w:eastAsia="en-US"/>
              </w:rPr>
            </w:pPr>
            <w:del w:id="1242"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4502D5F0" w14:textId="77777777" w:rsidR="001C0152" w:rsidRPr="001C0152" w:rsidRDefault="001C0152" w:rsidP="001C0152">
            <w:pPr>
              <w:jc w:val="center"/>
              <w:rPr>
                <w:del w:id="1243" w:author="KPMG_PQH" w:date="2026-04-07T11:25:00Z" w16du:dateUtc="2026-04-07T04:25:00Z"/>
                <w:rFonts w:ascii="Arial" w:hAnsi="Arial" w:cs="Arial"/>
                <w:b/>
                <w:bCs/>
                <w:color w:val="000000"/>
                <w:sz w:val="18"/>
                <w:szCs w:val="18"/>
                <w:lang w:eastAsia="en-US"/>
              </w:rPr>
            </w:pPr>
            <w:del w:id="1244" w:author="KPMG_PQH" w:date="2026-04-07T11:25:00Z" w16du:dateUtc="2026-04-07T04:25:00Z">
              <w:r w:rsidRPr="001C0152">
                <w:rPr>
                  <w:rFonts w:ascii="Arial" w:hAnsi="Arial" w:cs="Arial"/>
                  <w:b/>
                  <w:bCs/>
                  <w:color w:val="000000"/>
                  <w:sz w:val="18"/>
                  <w:szCs w:val="18"/>
                  <w:lang w:eastAsia="en-US"/>
                </w:rPr>
                <w:delText>4.4-5.6%</w:delText>
              </w:r>
            </w:del>
          </w:p>
        </w:tc>
      </w:tr>
      <w:tr w:rsidR="00055E3E" w:rsidRPr="001C0152" w14:paraId="00C2FFD2" w14:textId="77777777" w:rsidTr="001C0152">
        <w:trPr>
          <w:trHeight w:val="230"/>
          <w:del w:id="1245"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697B688B" w14:textId="77777777" w:rsidR="001C0152" w:rsidRPr="001C0152" w:rsidRDefault="001C0152" w:rsidP="001C0152">
            <w:pPr>
              <w:rPr>
                <w:del w:id="1246"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3E6696B4" w14:textId="77777777" w:rsidR="001C0152" w:rsidRPr="001C0152" w:rsidRDefault="001C0152" w:rsidP="001C0152">
            <w:pPr>
              <w:rPr>
                <w:del w:id="1247"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00B05B0D" w14:textId="77777777" w:rsidR="001C0152" w:rsidRPr="001C0152" w:rsidRDefault="001C0152" w:rsidP="001C0152">
            <w:pPr>
              <w:rPr>
                <w:del w:id="1248"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08A1A52B" w14:textId="77777777" w:rsidR="001C0152" w:rsidRPr="001C0152" w:rsidRDefault="001C0152" w:rsidP="001C0152">
            <w:pPr>
              <w:jc w:val="center"/>
              <w:rPr>
                <w:del w:id="1249" w:author="KPMG_PQH" w:date="2026-04-07T11:25:00Z" w16du:dateUtc="2026-04-07T04:25:00Z"/>
                <w:rFonts w:ascii="Arial" w:hAnsi="Arial" w:cs="Arial"/>
                <w:color w:val="000000"/>
                <w:sz w:val="18"/>
                <w:szCs w:val="18"/>
                <w:lang w:eastAsia="en-US"/>
              </w:rPr>
            </w:pPr>
            <w:del w:id="1250"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3C4A12E0" w14:textId="77777777" w:rsidR="001C0152" w:rsidRPr="001C0152" w:rsidRDefault="001C0152" w:rsidP="001C0152">
            <w:pPr>
              <w:jc w:val="center"/>
              <w:rPr>
                <w:del w:id="1251" w:author="KPMG_PQH" w:date="2026-04-07T11:25:00Z" w16du:dateUtc="2026-04-07T04:25:00Z"/>
                <w:rFonts w:ascii="Arial" w:hAnsi="Arial" w:cs="Arial"/>
                <w:b/>
                <w:bCs/>
                <w:color w:val="000000"/>
                <w:sz w:val="18"/>
                <w:szCs w:val="18"/>
                <w:lang w:eastAsia="en-US"/>
              </w:rPr>
            </w:pPr>
            <w:del w:id="1252" w:author="KPMG_PQH" w:date="2026-04-07T11:25:00Z" w16du:dateUtc="2026-04-07T04:25:00Z">
              <w:r w:rsidRPr="001C0152">
                <w:rPr>
                  <w:rFonts w:ascii="Arial" w:hAnsi="Arial" w:cs="Arial"/>
                  <w:b/>
                  <w:bCs/>
                  <w:color w:val="000000"/>
                  <w:sz w:val="18"/>
                  <w:szCs w:val="18"/>
                  <w:lang w:eastAsia="en-US"/>
                </w:rPr>
                <w:delText>6.2-7.2%</w:delText>
              </w:r>
            </w:del>
          </w:p>
        </w:tc>
      </w:tr>
      <w:tr w:rsidR="005270CA" w:rsidRPr="001C0152" w14:paraId="0473F0F4" w14:textId="77777777" w:rsidTr="001C0152">
        <w:trPr>
          <w:trHeight w:val="230"/>
          <w:del w:id="1253"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3DCCE64" w14:textId="77777777" w:rsidR="001C0152" w:rsidRPr="001C0152" w:rsidRDefault="001C0152" w:rsidP="001C0152">
            <w:pPr>
              <w:jc w:val="center"/>
              <w:rPr>
                <w:del w:id="1254" w:author="KPMG_PQH" w:date="2026-04-07T11:25:00Z" w16du:dateUtc="2026-04-07T04:25:00Z"/>
                <w:rFonts w:ascii="Arial" w:hAnsi="Arial" w:cs="Arial"/>
                <w:color w:val="000000"/>
                <w:sz w:val="18"/>
                <w:szCs w:val="18"/>
                <w:lang w:eastAsia="en-US"/>
              </w:rPr>
            </w:pPr>
            <w:del w:id="1255" w:author="KPMG_PQH" w:date="2026-04-07T11:25:00Z" w16du:dateUtc="2026-04-07T04:25:00Z">
              <w:r w:rsidRPr="001C0152">
                <w:rPr>
                  <w:rFonts w:ascii="Arial" w:hAnsi="Arial" w:cs="Arial"/>
                  <w:color w:val="000000"/>
                  <w:sz w:val="18"/>
                  <w:szCs w:val="18"/>
                  <w:lang w:eastAsia="en-US"/>
                </w:rPr>
                <w:delText>01-30/06/2023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8E6A786" w14:textId="77777777" w:rsidR="001C0152" w:rsidRPr="001C0152" w:rsidRDefault="001C0152" w:rsidP="001C0152">
            <w:pPr>
              <w:jc w:val="center"/>
              <w:rPr>
                <w:del w:id="1256" w:author="KPMG_PQH" w:date="2026-04-07T11:25:00Z" w16du:dateUtc="2026-04-07T04:25:00Z"/>
                <w:rFonts w:ascii="Arial" w:hAnsi="Arial" w:cs="Arial"/>
                <w:color w:val="000000"/>
                <w:sz w:val="18"/>
                <w:szCs w:val="18"/>
                <w:lang w:eastAsia="en-US"/>
              </w:rPr>
            </w:pPr>
            <w:del w:id="1257"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3B592C7" w14:textId="77777777" w:rsidR="001C0152" w:rsidRPr="001C0152" w:rsidRDefault="001C0152" w:rsidP="001C0152">
            <w:pPr>
              <w:jc w:val="center"/>
              <w:rPr>
                <w:del w:id="1258" w:author="KPMG_PQH" w:date="2026-04-07T11:25:00Z" w16du:dateUtc="2026-04-07T04:25:00Z"/>
                <w:rFonts w:ascii="Arial" w:hAnsi="Arial" w:cs="Arial"/>
                <w:color w:val="000000"/>
                <w:sz w:val="18"/>
                <w:szCs w:val="18"/>
                <w:lang w:eastAsia="en-US"/>
              </w:rPr>
            </w:pPr>
            <w:del w:id="1259"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07CCA0A2" w14:textId="77777777" w:rsidR="001C0152" w:rsidRPr="001C0152" w:rsidRDefault="001C0152" w:rsidP="001C0152">
            <w:pPr>
              <w:jc w:val="center"/>
              <w:rPr>
                <w:del w:id="1260" w:author="KPMG_PQH" w:date="2026-04-07T11:25:00Z" w16du:dateUtc="2026-04-07T04:25:00Z"/>
                <w:rFonts w:ascii="Arial" w:hAnsi="Arial" w:cs="Arial"/>
                <w:color w:val="000000"/>
                <w:sz w:val="18"/>
                <w:szCs w:val="18"/>
                <w:lang w:eastAsia="en-US"/>
              </w:rPr>
            </w:pPr>
            <w:del w:id="1261"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503B0D24" w14:textId="77777777" w:rsidR="001C0152" w:rsidRPr="001C0152" w:rsidRDefault="001C0152" w:rsidP="001C0152">
            <w:pPr>
              <w:jc w:val="center"/>
              <w:rPr>
                <w:del w:id="1262" w:author="KPMG_PQH" w:date="2026-04-07T11:25:00Z" w16du:dateUtc="2026-04-07T04:25:00Z"/>
                <w:rFonts w:ascii="Arial" w:hAnsi="Arial" w:cs="Arial"/>
                <w:b/>
                <w:bCs/>
                <w:color w:val="000000"/>
                <w:sz w:val="18"/>
                <w:szCs w:val="18"/>
                <w:lang w:eastAsia="en-US"/>
              </w:rPr>
            </w:pPr>
            <w:del w:id="1263" w:author="KPMG_PQH" w:date="2026-04-07T11:25:00Z" w16du:dateUtc="2026-04-07T04:25:00Z">
              <w:r w:rsidRPr="001C0152">
                <w:rPr>
                  <w:rFonts w:ascii="Arial" w:hAnsi="Arial" w:cs="Arial"/>
                  <w:b/>
                  <w:bCs/>
                  <w:color w:val="000000"/>
                  <w:sz w:val="18"/>
                  <w:szCs w:val="18"/>
                  <w:lang w:eastAsia="en-US"/>
                </w:rPr>
                <w:delText>4.4-5.6%</w:delText>
              </w:r>
            </w:del>
          </w:p>
        </w:tc>
      </w:tr>
      <w:tr w:rsidR="00055E3E" w:rsidRPr="001C0152" w14:paraId="1D68C9E0" w14:textId="77777777" w:rsidTr="001C0152">
        <w:trPr>
          <w:trHeight w:val="230"/>
          <w:del w:id="1264"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6EEF7011" w14:textId="77777777" w:rsidR="001C0152" w:rsidRPr="001C0152" w:rsidRDefault="001C0152" w:rsidP="001C0152">
            <w:pPr>
              <w:rPr>
                <w:del w:id="1265"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2AB3B8D" w14:textId="77777777" w:rsidR="001C0152" w:rsidRPr="001C0152" w:rsidRDefault="001C0152" w:rsidP="001C0152">
            <w:pPr>
              <w:rPr>
                <w:del w:id="1266"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2E188856" w14:textId="77777777" w:rsidR="001C0152" w:rsidRPr="001C0152" w:rsidRDefault="001C0152" w:rsidP="001C0152">
            <w:pPr>
              <w:rPr>
                <w:del w:id="1267"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7E33054F" w14:textId="77777777" w:rsidR="001C0152" w:rsidRPr="001C0152" w:rsidRDefault="001C0152" w:rsidP="001C0152">
            <w:pPr>
              <w:jc w:val="center"/>
              <w:rPr>
                <w:del w:id="1268" w:author="KPMG_PQH" w:date="2026-04-07T11:25:00Z" w16du:dateUtc="2026-04-07T04:25:00Z"/>
                <w:rFonts w:ascii="Arial" w:hAnsi="Arial" w:cs="Arial"/>
                <w:color w:val="000000"/>
                <w:sz w:val="18"/>
                <w:szCs w:val="18"/>
                <w:lang w:eastAsia="en-US"/>
              </w:rPr>
            </w:pPr>
            <w:del w:id="1269"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065F9F24" w14:textId="77777777" w:rsidR="001C0152" w:rsidRPr="001C0152" w:rsidRDefault="001C0152" w:rsidP="001C0152">
            <w:pPr>
              <w:jc w:val="center"/>
              <w:rPr>
                <w:del w:id="1270" w:author="KPMG_PQH" w:date="2026-04-07T11:25:00Z" w16du:dateUtc="2026-04-07T04:25:00Z"/>
                <w:rFonts w:ascii="Arial" w:hAnsi="Arial" w:cs="Arial"/>
                <w:b/>
                <w:bCs/>
                <w:color w:val="000000"/>
                <w:sz w:val="18"/>
                <w:szCs w:val="18"/>
                <w:lang w:eastAsia="en-US"/>
              </w:rPr>
            </w:pPr>
            <w:del w:id="1271" w:author="KPMG_PQH" w:date="2026-04-07T11:25:00Z" w16du:dateUtc="2026-04-07T04:25:00Z">
              <w:r w:rsidRPr="001C0152">
                <w:rPr>
                  <w:rFonts w:ascii="Arial" w:hAnsi="Arial" w:cs="Arial"/>
                  <w:b/>
                  <w:bCs/>
                  <w:color w:val="000000"/>
                  <w:sz w:val="18"/>
                  <w:szCs w:val="18"/>
                  <w:lang w:eastAsia="en-US"/>
                </w:rPr>
                <w:delText>6.2-7.4%</w:delText>
              </w:r>
            </w:del>
          </w:p>
        </w:tc>
      </w:tr>
      <w:tr w:rsidR="005270CA" w:rsidRPr="001C0152" w14:paraId="7F18B4A8" w14:textId="77777777" w:rsidTr="001C0152">
        <w:trPr>
          <w:trHeight w:val="230"/>
          <w:del w:id="1272"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81546C7" w14:textId="77777777" w:rsidR="001C0152" w:rsidRPr="001C0152" w:rsidRDefault="001C0152" w:rsidP="001C0152">
            <w:pPr>
              <w:jc w:val="center"/>
              <w:rPr>
                <w:del w:id="1273" w:author="KPMG_PQH" w:date="2026-04-07T11:25:00Z" w16du:dateUtc="2026-04-07T04:25:00Z"/>
                <w:rFonts w:ascii="Arial" w:hAnsi="Arial" w:cs="Arial"/>
                <w:color w:val="000000"/>
                <w:sz w:val="18"/>
                <w:szCs w:val="18"/>
                <w:lang w:eastAsia="en-US"/>
              </w:rPr>
            </w:pPr>
            <w:del w:id="1274" w:author="KPMG_PQH" w:date="2026-04-07T11:25:00Z" w16du:dateUtc="2026-04-07T04:25:00Z">
              <w:r w:rsidRPr="001C0152">
                <w:rPr>
                  <w:rFonts w:ascii="Arial" w:hAnsi="Arial" w:cs="Arial"/>
                  <w:color w:val="000000"/>
                  <w:sz w:val="18"/>
                  <w:szCs w:val="18"/>
                  <w:lang w:eastAsia="en-US"/>
                </w:rPr>
                <w:delText>01-31/07/2023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349272B" w14:textId="77777777" w:rsidR="001C0152" w:rsidRPr="001C0152" w:rsidRDefault="001C0152" w:rsidP="001C0152">
            <w:pPr>
              <w:jc w:val="center"/>
              <w:rPr>
                <w:del w:id="1275" w:author="KPMG_PQH" w:date="2026-04-07T11:25:00Z" w16du:dateUtc="2026-04-07T04:25:00Z"/>
                <w:rFonts w:ascii="Arial" w:hAnsi="Arial" w:cs="Arial"/>
                <w:color w:val="000000"/>
                <w:sz w:val="18"/>
                <w:szCs w:val="18"/>
                <w:lang w:eastAsia="en-US"/>
              </w:rPr>
            </w:pPr>
            <w:del w:id="1276"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8708585" w14:textId="77777777" w:rsidR="001C0152" w:rsidRPr="001C0152" w:rsidRDefault="001C0152" w:rsidP="001C0152">
            <w:pPr>
              <w:jc w:val="center"/>
              <w:rPr>
                <w:del w:id="1277" w:author="KPMG_PQH" w:date="2026-04-07T11:25:00Z" w16du:dateUtc="2026-04-07T04:25:00Z"/>
                <w:rFonts w:ascii="Arial" w:hAnsi="Arial" w:cs="Arial"/>
                <w:color w:val="000000"/>
                <w:sz w:val="18"/>
                <w:szCs w:val="18"/>
                <w:lang w:eastAsia="en-US"/>
              </w:rPr>
            </w:pPr>
            <w:del w:id="1278"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3FBF248B" w14:textId="77777777" w:rsidR="001C0152" w:rsidRPr="001C0152" w:rsidRDefault="001C0152" w:rsidP="001C0152">
            <w:pPr>
              <w:jc w:val="center"/>
              <w:rPr>
                <w:del w:id="1279" w:author="KPMG_PQH" w:date="2026-04-07T11:25:00Z" w16du:dateUtc="2026-04-07T04:25:00Z"/>
                <w:rFonts w:ascii="Arial" w:hAnsi="Arial" w:cs="Arial"/>
                <w:color w:val="000000"/>
                <w:sz w:val="18"/>
                <w:szCs w:val="18"/>
                <w:lang w:eastAsia="en-US"/>
              </w:rPr>
            </w:pPr>
            <w:del w:id="1280"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2E9D18C" w14:textId="77777777" w:rsidR="001C0152" w:rsidRPr="001C0152" w:rsidRDefault="001C0152" w:rsidP="001C0152">
            <w:pPr>
              <w:jc w:val="center"/>
              <w:rPr>
                <w:del w:id="1281" w:author="KPMG_PQH" w:date="2026-04-07T11:25:00Z" w16du:dateUtc="2026-04-07T04:25:00Z"/>
                <w:rFonts w:ascii="Arial" w:hAnsi="Arial" w:cs="Arial"/>
                <w:b/>
                <w:bCs/>
                <w:color w:val="000000"/>
                <w:sz w:val="18"/>
                <w:szCs w:val="18"/>
                <w:lang w:eastAsia="en-US"/>
              </w:rPr>
            </w:pPr>
            <w:del w:id="1282" w:author="KPMG_PQH" w:date="2026-04-07T11:25:00Z" w16du:dateUtc="2026-04-07T04:25:00Z">
              <w:r w:rsidRPr="001C0152">
                <w:rPr>
                  <w:rFonts w:ascii="Arial" w:hAnsi="Arial" w:cs="Arial"/>
                  <w:b/>
                  <w:bCs/>
                  <w:color w:val="000000"/>
                  <w:sz w:val="18"/>
                  <w:szCs w:val="18"/>
                  <w:lang w:eastAsia="en-US"/>
                </w:rPr>
                <w:delText>4.4-5.5%</w:delText>
              </w:r>
            </w:del>
          </w:p>
        </w:tc>
      </w:tr>
      <w:tr w:rsidR="00055E3E" w:rsidRPr="001C0152" w14:paraId="421961D1" w14:textId="77777777" w:rsidTr="001C0152">
        <w:trPr>
          <w:trHeight w:val="230"/>
          <w:del w:id="1283"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71D79833" w14:textId="77777777" w:rsidR="001C0152" w:rsidRPr="001C0152" w:rsidRDefault="001C0152" w:rsidP="001C0152">
            <w:pPr>
              <w:rPr>
                <w:del w:id="1284"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6F6D070" w14:textId="77777777" w:rsidR="001C0152" w:rsidRPr="001C0152" w:rsidRDefault="001C0152" w:rsidP="001C0152">
            <w:pPr>
              <w:rPr>
                <w:del w:id="1285"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75A758E3" w14:textId="77777777" w:rsidR="001C0152" w:rsidRPr="001C0152" w:rsidRDefault="001C0152" w:rsidP="001C0152">
            <w:pPr>
              <w:rPr>
                <w:del w:id="1286"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009F494" w14:textId="77777777" w:rsidR="001C0152" w:rsidRPr="001C0152" w:rsidRDefault="001C0152" w:rsidP="001C0152">
            <w:pPr>
              <w:jc w:val="center"/>
              <w:rPr>
                <w:del w:id="1287" w:author="KPMG_PQH" w:date="2026-04-07T11:25:00Z" w16du:dateUtc="2026-04-07T04:25:00Z"/>
                <w:rFonts w:ascii="Arial" w:hAnsi="Arial" w:cs="Arial"/>
                <w:color w:val="000000"/>
                <w:sz w:val="18"/>
                <w:szCs w:val="18"/>
                <w:lang w:eastAsia="en-US"/>
              </w:rPr>
            </w:pPr>
            <w:del w:id="1288"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08F88BD7" w14:textId="77777777" w:rsidR="001C0152" w:rsidRPr="001C0152" w:rsidRDefault="001C0152" w:rsidP="001C0152">
            <w:pPr>
              <w:jc w:val="center"/>
              <w:rPr>
                <w:del w:id="1289" w:author="KPMG_PQH" w:date="2026-04-07T11:25:00Z" w16du:dateUtc="2026-04-07T04:25:00Z"/>
                <w:rFonts w:ascii="Arial" w:hAnsi="Arial" w:cs="Arial"/>
                <w:b/>
                <w:bCs/>
                <w:color w:val="000000"/>
                <w:sz w:val="18"/>
                <w:szCs w:val="18"/>
                <w:lang w:eastAsia="en-US"/>
              </w:rPr>
            </w:pPr>
            <w:del w:id="1290" w:author="KPMG_PQH" w:date="2026-04-07T11:25:00Z" w16du:dateUtc="2026-04-07T04:25:00Z">
              <w:r w:rsidRPr="001C0152">
                <w:rPr>
                  <w:rFonts w:ascii="Arial" w:hAnsi="Arial" w:cs="Arial"/>
                  <w:b/>
                  <w:bCs/>
                  <w:color w:val="000000"/>
                  <w:sz w:val="18"/>
                  <w:szCs w:val="18"/>
                  <w:lang w:eastAsia="en-US"/>
                </w:rPr>
                <w:delText>5.9-7.5%</w:delText>
              </w:r>
            </w:del>
          </w:p>
        </w:tc>
      </w:tr>
      <w:tr w:rsidR="005270CA" w:rsidRPr="001C0152" w14:paraId="21D4AEBA" w14:textId="77777777" w:rsidTr="001C0152">
        <w:trPr>
          <w:trHeight w:val="230"/>
          <w:del w:id="1291"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2CA56EE" w14:textId="77777777" w:rsidR="001C0152" w:rsidRPr="001C0152" w:rsidRDefault="001C0152" w:rsidP="001C0152">
            <w:pPr>
              <w:jc w:val="center"/>
              <w:rPr>
                <w:del w:id="1292" w:author="KPMG_PQH" w:date="2026-04-07T11:25:00Z" w16du:dateUtc="2026-04-07T04:25:00Z"/>
                <w:rFonts w:ascii="Arial" w:hAnsi="Arial" w:cs="Arial"/>
                <w:color w:val="000000"/>
                <w:sz w:val="18"/>
                <w:szCs w:val="18"/>
                <w:lang w:eastAsia="en-US"/>
              </w:rPr>
            </w:pPr>
            <w:del w:id="1293" w:author="KPMG_PQH" w:date="2026-04-07T11:25:00Z" w16du:dateUtc="2026-04-07T04:25:00Z">
              <w:r w:rsidRPr="001C0152">
                <w:rPr>
                  <w:rFonts w:ascii="Arial" w:hAnsi="Arial" w:cs="Arial"/>
                  <w:color w:val="000000"/>
                  <w:sz w:val="18"/>
                  <w:szCs w:val="18"/>
                  <w:lang w:eastAsia="en-US"/>
                </w:rPr>
                <w:delText>01-31/08/2023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775D7A9" w14:textId="77777777" w:rsidR="001C0152" w:rsidRPr="001C0152" w:rsidRDefault="001C0152" w:rsidP="001C0152">
            <w:pPr>
              <w:jc w:val="center"/>
              <w:rPr>
                <w:del w:id="1294" w:author="KPMG_PQH" w:date="2026-04-07T11:25:00Z" w16du:dateUtc="2026-04-07T04:25:00Z"/>
                <w:rFonts w:ascii="Arial" w:hAnsi="Arial" w:cs="Arial"/>
                <w:color w:val="000000"/>
                <w:sz w:val="18"/>
                <w:szCs w:val="18"/>
                <w:lang w:eastAsia="en-US"/>
              </w:rPr>
            </w:pPr>
            <w:del w:id="1295"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EDF10C9" w14:textId="77777777" w:rsidR="001C0152" w:rsidRPr="001C0152" w:rsidRDefault="001C0152" w:rsidP="001C0152">
            <w:pPr>
              <w:jc w:val="center"/>
              <w:rPr>
                <w:del w:id="1296" w:author="KPMG_PQH" w:date="2026-04-07T11:25:00Z" w16du:dateUtc="2026-04-07T04:25:00Z"/>
                <w:rFonts w:ascii="Arial" w:hAnsi="Arial" w:cs="Arial"/>
                <w:color w:val="000000"/>
                <w:sz w:val="18"/>
                <w:szCs w:val="18"/>
                <w:lang w:eastAsia="en-US"/>
              </w:rPr>
            </w:pPr>
            <w:del w:id="1297"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5E93D72B" w14:textId="77777777" w:rsidR="001C0152" w:rsidRPr="001C0152" w:rsidRDefault="001C0152" w:rsidP="001C0152">
            <w:pPr>
              <w:jc w:val="center"/>
              <w:rPr>
                <w:del w:id="1298" w:author="KPMG_PQH" w:date="2026-04-07T11:25:00Z" w16du:dateUtc="2026-04-07T04:25:00Z"/>
                <w:rFonts w:ascii="Arial" w:hAnsi="Arial" w:cs="Arial"/>
                <w:color w:val="000000"/>
                <w:sz w:val="18"/>
                <w:szCs w:val="18"/>
                <w:lang w:eastAsia="en-US"/>
              </w:rPr>
            </w:pPr>
            <w:del w:id="1299"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68B278E4" w14:textId="77777777" w:rsidR="001C0152" w:rsidRPr="001C0152" w:rsidRDefault="001C0152" w:rsidP="001C0152">
            <w:pPr>
              <w:jc w:val="center"/>
              <w:rPr>
                <w:del w:id="1300" w:author="KPMG_PQH" w:date="2026-04-07T11:25:00Z" w16du:dateUtc="2026-04-07T04:25:00Z"/>
                <w:rFonts w:ascii="Arial" w:hAnsi="Arial" w:cs="Arial"/>
                <w:b/>
                <w:bCs/>
                <w:color w:val="000000"/>
                <w:sz w:val="18"/>
                <w:szCs w:val="18"/>
                <w:lang w:eastAsia="en-US"/>
              </w:rPr>
            </w:pPr>
            <w:del w:id="1301" w:author="KPMG_PQH" w:date="2026-04-07T11:25:00Z" w16du:dateUtc="2026-04-07T04:25:00Z">
              <w:r w:rsidRPr="001C0152">
                <w:rPr>
                  <w:rFonts w:ascii="Arial" w:hAnsi="Arial" w:cs="Arial"/>
                  <w:b/>
                  <w:bCs/>
                  <w:color w:val="000000"/>
                  <w:sz w:val="18"/>
                  <w:szCs w:val="18"/>
                  <w:lang w:eastAsia="en-US"/>
                </w:rPr>
                <w:delText>4.4-5.5%</w:delText>
              </w:r>
            </w:del>
          </w:p>
        </w:tc>
      </w:tr>
      <w:tr w:rsidR="00055E3E" w:rsidRPr="001C0152" w14:paraId="46D9CAA6" w14:textId="77777777" w:rsidTr="001C0152">
        <w:trPr>
          <w:trHeight w:val="230"/>
          <w:del w:id="1302"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773FDE9F" w14:textId="77777777" w:rsidR="001C0152" w:rsidRPr="001C0152" w:rsidRDefault="001C0152" w:rsidP="001C0152">
            <w:pPr>
              <w:rPr>
                <w:del w:id="1303"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84C7DC9" w14:textId="77777777" w:rsidR="001C0152" w:rsidRPr="001C0152" w:rsidRDefault="001C0152" w:rsidP="001C0152">
            <w:pPr>
              <w:rPr>
                <w:del w:id="1304"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598263F5" w14:textId="77777777" w:rsidR="001C0152" w:rsidRPr="001C0152" w:rsidRDefault="001C0152" w:rsidP="001C0152">
            <w:pPr>
              <w:rPr>
                <w:del w:id="1305"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7A4182F8" w14:textId="77777777" w:rsidR="001C0152" w:rsidRPr="001C0152" w:rsidRDefault="001C0152" w:rsidP="001C0152">
            <w:pPr>
              <w:jc w:val="center"/>
              <w:rPr>
                <w:del w:id="1306" w:author="KPMG_PQH" w:date="2026-04-07T11:25:00Z" w16du:dateUtc="2026-04-07T04:25:00Z"/>
                <w:rFonts w:ascii="Arial" w:hAnsi="Arial" w:cs="Arial"/>
                <w:color w:val="000000"/>
                <w:sz w:val="18"/>
                <w:szCs w:val="18"/>
                <w:lang w:eastAsia="en-US"/>
              </w:rPr>
            </w:pPr>
            <w:del w:id="1307"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3E4A638C" w14:textId="77777777" w:rsidR="001C0152" w:rsidRPr="001C0152" w:rsidRDefault="001C0152" w:rsidP="001C0152">
            <w:pPr>
              <w:jc w:val="center"/>
              <w:rPr>
                <w:del w:id="1308" w:author="KPMG_PQH" w:date="2026-04-07T11:25:00Z" w16du:dateUtc="2026-04-07T04:25:00Z"/>
                <w:rFonts w:ascii="Arial" w:hAnsi="Arial" w:cs="Arial"/>
                <w:b/>
                <w:bCs/>
                <w:color w:val="000000"/>
                <w:sz w:val="18"/>
                <w:szCs w:val="18"/>
                <w:lang w:eastAsia="en-US"/>
              </w:rPr>
            </w:pPr>
            <w:del w:id="1309" w:author="KPMG_PQH" w:date="2026-04-07T11:25:00Z" w16du:dateUtc="2026-04-07T04:25:00Z">
              <w:r w:rsidRPr="001C0152">
                <w:rPr>
                  <w:rFonts w:ascii="Arial" w:hAnsi="Arial" w:cs="Arial"/>
                  <w:b/>
                  <w:bCs/>
                  <w:color w:val="000000"/>
                  <w:sz w:val="18"/>
                  <w:szCs w:val="18"/>
                  <w:lang w:eastAsia="en-US"/>
                </w:rPr>
                <w:delText>5.9-7.6%</w:delText>
              </w:r>
            </w:del>
          </w:p>
        </w:tc>
      </w:tr>
      <w:tr w:rsidR="005270CA" w:rsidRPr="001C0152" w14:paraId="4978BA6F" w14:textId="77777777" w:rsidTr="001C0152">
        <w:trPr>
          <w:trHeight w:val="230"/>
          <w:del w:id="1310"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C402583" w14:textId="77777777" w:rsidR="001C0152" w:rsidRPr="001C0152" w:rsidRDefault="001C0152" w:rsidP="001C0152">
            <w:pPr>
              <w:jc w:val="center"/>
              <w:rPr>
                <w:del w:id="1311" w:author="KPMG_PQH" w:date="2026-04-07T11:25:00Z" w16du:dateUtc="2026-04-07T04:25:00Z"/>
                <w:rFonts w:ascii="Arial" w:hAnsi="Arial" w:cs="Arial"/>
                <w:color w:val="000000"/>
                <w:sz w:val="18"/>
                <w:szCs w:val="18"/>
                <w:lang w:eastAsia="en-US"/>
              </w:rPr>
            </w:pPr>
            <w:del w:id="1312" w:author="KPMG_PQH" w:date="2026-04-07T11:25:00Z" w16du:dateUtc="2026-04-07T04:25:00Z">
              <w:r w:rsidRPr="001C0152">
                <w:rPr>
                  <w:rFonts w:ascii="Arial" w:hAnsi="Arial" w:cs="Arial"/>
                  <w:color w:val="000000"/>
                  <w:sz w:val="18"/>
                  <w:szCs w:val="18"/>
                  <w:lang w:eastAsia="en-US"/>
                </w:rPr>
                <w:delText>01-30/09/2023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3EBD8F3" w14:textId="77777777" w:rsidR="001C0152" w:rsidRPr="001C0152" w:rsidRDefault="001C0152" w:rsidP="001C0152">
            <w:pPr>
              <w:jc w:val="center"/>
              <w:rPr>
                <w:del w:id="1313" w:author="KPMG_PQH" w:date="2026-04-07T11:25:00Z" w16du:dateUtc="2026-04-07T04:25:00Z"/>
                <w:rFonts w:ascii="Arial" w:hAnsi="Arial" w:cs="Arial"/>
                <w:color w:val="000000"/>
                <w:sz w:val="18"/>
                <w:szCs w:val="18"/>
                <w:lang w:eastAsia="en-US"/>
              </w:rPr>
            </w:pPr>
            <w:del w:id="1314"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9EEAB41" w14:textId="77777777" w:rsidR="001C0152" w:rsidRPr="001C0152" w:rsidRDefault="001C0152" w:rsidP="001C0152">
            <w:pPr>
              <w:jc w:val="center"/>
              <w:rPr>
                <w:del w:id="1315" w:author="KPMG_PQH" w:date="2026-04-07T11:25:00Z" w16du:dateUtc="2026-04-07T04:25:00Z"/>
                <w:rFonts w:ascii="Arial" w:hAnsi="Arial" w:cs="Arial"/>
                <w:color w:val="000000"/>
                <w:sz w:val="18"/>
                <w:szCs w:val="18"/>
                <w:lang w:eastAsia="en-US"/>
              </w:rPr>
            </w:pPr>
            <w:del w:id="1316"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542CD9AB" w14:textId="77777777" w:rsidR="001C0152" w:rsidRPr="001C0152" w:rsidRDefault="001C0152" w:rsidP="001C0152">
            <w:pPr>
              <w:jc w:val="center"/>
              <w:rPr>
                <w:del w:id="1317" w:author="KPMG_PQH" w:date="2026-04-07T11:25:00Z" w16du:dateUtc="2026-04-07T04:25:00Z"/>
                <w:rFonts w:ascii="Arial" w:hAnsi="Arial" w:cs="Arial"/>
                <w:color w:val="000000"/>
                <w:sz w:val="18"/>
                <w:szCs w:val="18"/>
                <w:lang w:eastAsia="en-US"/>
              </w:rPr>
            </w:pPr>
            <w:del w:id="1318"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57A7551A" w14:textId="77777777" w:rsidR="001C0152" w:rsidRPr="001C0152" w:rsidRDefault="001C0152" w:rsidP="001C0152">
            <w:pPr>
              <w:jc w:val="center"/>
              <w:rPr>
                <w:del w:id="1319" w:author="KPMG_PQH" w:date="2026-04-07T11:25:00Z" w16du:dateUtc="2026-04-07T04:25:00Z"/>
                <w:rFonts w:ascii="Arial" w:hAnsi="Arial" w:cs="Arial"/>
                <w:b/>
                <w:bCs/>
                <w:color w:val="000000"/>
                <w:sz w:val="18"/>
                <w:szCs w:val="18"/>
                <w:lang w:eastAsia="en-US"/>
              </w:rPr>
            </w:pPr>
            <w:del w:id="1320" w:author="KPMG_PQH" w:date="2026-04-07T11:25:00Z" w16du:dateUtc="2026-04-07T04:25:00Z">
              <w:r w:rsidRPr="001C0152">
                <w:rPr>
                  <w:rFonts w:ascii="Arial" w:hAnsi="Arial" w:cs="Arial"/>
                  <w:b/>
                  <w:bCs/>
                  <w:color w:val="000000"/>
                  <w:sz w:val="18"/>
                  <w:szCs w:val="18"/>
                  <w:lang w:eastAsia="en-US"/>
                </w:rPr>
                <w:delText>4.4-5.5%</w:delText>
              </w:r>
            </w:del>
          </w:p>
        </w:tc>
      </w:tr>
      <w:tr w:rsidR="00055E3E" w:rsidRPr="001C0152" w14:paraId="06535F2D" w14:textId="77777777" w:rsidTr="001C0152">
        <w:trPr>
          <w:trHeight w:val="230"/>
          <w:del w:id="1321"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3795150F" w14:textId="77777777" w:rsidR="001C0152" w:rsidRPr="001C0152" w:rsidRDefault="001C0152" w:rsidP="001C0152">
            <w:pPr>
              <w:rPr>
                <w:del w:id="1322"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D55A707" w14:textId="77777777" w:rsidR="001C0152" w:rsidRPr="001C0152" w:rsidRDefault="001C0152" w:rsidP="001C0152">
            <w:pPr>
              <w:rPr>
                <w:del w:id="1323"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09F5BBCC" w14:textId="77777777" w:rsidR="001C0152" w:rsidRPr="001C0152" w:rsidRDefault="001C0152" w:rsidP="001C0152">
            <w:pPr>
              <w:rPr>
                <w:del w:id="1324"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33322527" w14:textId="77777777" w:rsidR="001C0152" w:rsidRPr="001C0152" w:rsidRDefault="001C0152" w:rsidP="001C0152">
            <w:pPr>
              <w:jc w:val="center"/>
              <w:rPr>
                <w:del w:id="1325" w:author="KPMG_PQH" w:date="2026-04-07T11:25:00Z" w16du:dateUtc="2026-04-07T04:25:00Z"/>
                <w:rFonts w:ascii="Arial" w:hAnsi="Arial" w:cs="Arial"/>
                <w:color w:val="000000"/>
                <w:sz w:val="18"/>
                <w:szCs w:val="18"/>
                <w:lang w:eastAsia="en-US"/>
              </w:rPr>
            </w:pPr>
            <w:del w:id="1326"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5C80ACF" w14:textId="77777777" w:rsidR="001C0152" w:rsidRPr="001C0152" w:rsidRDefault="001C0152" w:rsidP="001C0152">
            <w:pPr>
              <w:jc w:val="center"/>
              <w:rPr>
                <w:del w:id="1327" w:author="KPMG_PQH" w:date="2026-04-07T11:25:00Z" w16du:dateUtc="2026-04-07T04:25:00Z"/>
                <w:rFonts w:ascii="Arial" w:hAnsi="Arial" w:cs="Arial"/>
                <w:b/>
                <w:bCs/>
                <w:color w:val="000000"/>
                <w:sz w:val="18"/>
                <w:szCs w:val="18"/>
                <w:lang w:eastAsia="en-US"/>
              </w:rPr>
            </w:pPr>
            <w:del w:id="1328" w:author="KPMG_PQH" w:date="2026-04-07T11:25:00Z" w16du:dateUtc="2026-04-07T04:25:00Z">
              <w:r w:rsidRPr="001C0152">
                <w:rPr>
                  <w:rFonts w:ascii="Arial" w:hAnsi="Arial" w:cs="Arial"/>
                  <w:b/>
                  <w:bCs/>
                  <w:color w:val="000000"/>
                  <w:sz w:val="18"/>
                  <w:szCs w:val="18"/>
                  <w:lang w:eastAsia="en-US"/>
                </w:rPr>
                <w:delText>5.8-7.8%</w:delText>
              </w:r>
            </w:del>
          </w:p>
        </w:tc>
      </w:tr>
      <w:tr w:rsidR="005270CA" w:rsidRPr="001C0152" w14:paraId="54617C68" w14:textId="77777777" w:rsidTr="001C0152">
        <w:trPr>
          <w:trHeight w:val="230"/>
          <w:del w:id="1329"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776E8C3" w14:textId="77777777" w:rsidR="001C0152" w:rsidRPr="001C0152" w:rsidRDefault="001C0152" w:rsidP="001C0152">
            <w:pPr>
              <w:jc w:val="center"/>
              <w:rPr>
                <w:del w:id="1330" w:author="KPMG_PQH" w:date="2026-04-07T11:25:00Z" w16du:dateUtc="2026-04-07T04:25:00Z"/>
                <w:rFonts w:ascii="Arial" w:hAnsi="Arial" w:cs="Arial"/>
                <w:color w:val="000000"/>
                <w:sz w:val="18"/>
                <w:szCs w:val="18"/>
                <w:lang w:eastAsia="en-US"/>
              </w:rPr>
            </w:pPr>
            <w:del w:id="1331" w:author="KPMG_PQH" w:date="2026-04-07T11:25:00Z" w16du:dateUtc="2026-04-07T04:25:00Z">
              <w:r w:rsidRPr="001C0152">
                <w:rPr>
                  <w:rFonts w:ascii="Arial" w:hAnsi="Arial" w:cs="Arial"/>
                  <w:color w:val="000000"/>
                  <w:sz w:val="18"/>
                  <w:szCs w:val="18"/>
                  <w:lang w:eastAsia="en-US"/>
                </w:rPr>
                <w:delText>01-31/10/2023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7CC4925" w14:textId="77777777" w:rsidR="001C0152" w:rsidRPr="001C0152" w:rsidRDefault="001C0152" w:rsidP="001C0152">
            <w:pPr>
              <w:jc w:val="center"/>
              <w:rPr>
                <w:del w:id="1332" w:author="KPMG_PQH" w:date="2026-04-07T11:25:00Z" w16du:dateUtc="2026-04-07T04:25:00Z"/>
                <w:rFonts w:ascii="Arial" w:hAnsi="Arial" w:cs="Arial"/>
                <w:color w:val="000000"/>
                <w:sz w:val="18"/>
                <w:szCs w:val="18"/>
                <w:lang w:eastAsia="en-US"/>
              </w:rPr>
            </w:pPr>
            <w:del w:id="1333"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31EF525" w14:textId="77777777" w:rsidR="001C0152" w:rsidRPr="001C0152" w:rsidRDefault="001C0152" w:rsidP="001C0152">
            <w:pPr>
              <w:jc w:val="center"/>
              <w:rPr>
                <w:del w:id="1334" w:author="KPMG_PQH" w:date="2026-04-07T11:25:00Z" w16du:dateUtc="2026-04-07T04:25:00Z"/>
                <w:rFonts w:ascii="Arial" w:hAnsi="Arial" w:cs="Arial"/>
                <w:color w:val="000000"/>
                <w:sz w:val="18"/>
                <w:szCs w:val="18"/>
                <w:lang w:eastAsia="en-US"/>
              </w:rPr>
            </w:pPr>
            <w:del w:id="1335"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45AF6B13" w14:textId="77777777" w:rsidR="001C0152" w:rsidRPr="001C0152" w:rsidRDefault="001C0152" w:rsidP="001C0152">
            <w:pPr>
              <w:jc w:val="center"/>
              <w:rPr>
                <w:del w:id="1336" w:author="KPMG_PQH" w:date="2026-04-07T11:25:00Z" w16du:dateUtc="2026-04-07T04:25:00Z"/>
                <w:rFonts w:ascii="Arial" w:hAnsi="Arial" w:cs="Arial"/>
                <w:color w:val="000000"/>
                <w:sz w:val="18"/>
                <w:szCs w:val="18"/>
                <w:lang w:eastAsia="en-US"/>
              </w:rPr>
            </w:pPr>
            <w:del w:id="1337"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75ABA18C" w14:textId="77777777" w:rsidR="001C0152" w:rsidRPr="001C0152" w:rsidRDefault="001C0152" w:rsidP="001C0152">
            <w:pPr>
              <w:jc w:val="center"/>
              <w:rPr>
                <w:del w:id="1338" w:author="KPMG_PQH" w:date="2026-04-07T11:25:00Z" w16du:dateUtc="2026-04-07T04:25:00Z"/>
                <w:rFonts w:ascii="Arial" w:hAnsi="Arial" w:cs="Arial"/>
                <w:b/>
                <w:bCs/>
                <w:color w:val="000000"/>
                <w:sz w:val="18"/>
                <w:szCs w:val="18"/>
                <w:lang w:eastAsia="en-US"/>
              </w:rPr>
            </w:pPr>
            <w:del w:id="1339" w:author="KPMG_PQH" w:date="2026-04-07T11:25:00Z" w16du:dateUtc="2026-04-07T04:25:00Z">
              <w:r w:rsidRPr="001C0152">
                <w:rPr>
                  <w:rFonts w:ascii="Arial" w:hAnsi="Arial" w:cs="Arial"/>
                  <w:b/>
                  <w:bCs/>
                  <w:color w:val="000000"/>
                  <w:sz w:val="18"/>
                  <w:szCs w:val="18"/>
                  <w:lang w:eastAsia="en-US"/>
                </w:rPr>
                <w:delText>4.3-5.4%</w:delText>
              </w:r>
            </w:del>
          </w:p>
        </w:tc>
      </w:tr>
      <w:tr w:rsidR="00055E3E" w:rsidRPr="001C0152" w14:paraId="5494F790" w14:textId="77777777" w:rsidTr="001C0152">
        <w:trPr>
          <w:trHeight w:val="230"/>
          <w:del w:id="1340"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3AEE880F" w14:textId="77777777" w:rsidR="001C0152" w:rsidRPr="001C0152" w:rsidRDefault="001C0152" w:rsidP="001C0152">
            <w:pPr>
              <w:rPr>
                <w:del w:id="1341"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BE67EF7" w14:textId="77777777" w:rsidR="001C0152" w:rsidRPr="001C0152" w:rsidRDefault="001C0152" w:rsidP="001C0152">
            <w:pPr>
              <w:rPr>
                <w:del w:id="1342"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04A1A991" w14:textId="77777777" w:rsidR="001C0152" w:rsidRPr="001C0152" w:rsidRDefault="001C0152" w:rsidP="001C0152">
            <w:pPr>
              <w:rPr>
                <w:del w:id="1343"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48F2DF71" w14:textId="77777777" w:rsidR="001C0152" w:rsidRPr="001C0152" w:rsidRDefault="001C0152" w:rsidP="001C0152">
            <w:pPr>
              <w:jc w:val="center"/>
              <w:rPr>
                <w:del w:id="1344" w:author="KPMG_PQH" w:date="2026-04-07T11:25:00Z" w16du:dateUtc="2026-04-07T04:25:00Z"/>
                <w:rFonts w:ascii="Arial" w:hAnsi="Arial" w:cs="Arial"/>
                <w:color w:val="000000"/>
                <w:sz w:val="18"/>
                <w:szCs w:val="18"/>
                <w:lang w:eastAsia="en-US"/>
              </w:rPr>
            </w:pPr>
            <w:del w:id="1345"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872BBA2" w14:textId="77777777" w:rsidR="001C0152" w:rsidRPr="001C0152" w:rsidRDefault="001C0152" w:rsidP="001C0152">
            <w:pPr>
              <w:jc w:val="center"/>
              <w:rPr>
                <w:del w:id="1346" w:author="KPMG_PQH" w:date="2026-04-07T11:25:00Z" w16du:dateUtc="2026-04-07T04:25:00Z"/>
                <w:rFonts w:ascii="Arial" w:hAnsi="Arial" w:cs="Arial"/>
                <w:b/>
                <w:bCs/>
                <w:color w:val="000000"/>
                <w:sz w:val="18"/>
                <w:szCs w:val="18"/>
                <w:lang w:eastAsia="en-US"/>
              </w:rPr>
            </w:pPr>
            <w:del w:id="1347" w:author="KPMG_PQH" w:date="2026-04-07T11:25:00Z" w16du:dateUtc="2026-04-07T04:25:00Z">
              <w:r w:rsidRPr="001C0152">
                <w:rPr>
                  <w:rFonts w:ascii="Arial" w:hAnsi="Arial" w:cs="Arial"/>
                  <w:b/>
                  <w:bCs/>
                  <w:color w:val="000000"/>
                  <w:sz w:val="18"/>
                  <w:szCs w:val="18"/>
                  <w:lang w:eastAsia="en-US"/>
                </w:rPr>
                <w:delText>6.2-7.4%</w:delText>
              </w:r>
            </w:del>
          </w:p>
        </w:tc>
      </w:tr>
      <w:tr w:rsidR="005270CA" w:rsidRPr="001C0152" w14:paraId="7148FEFF" w14:textId="77777777" w:rsidTr="001C0152">
        <w:trPr>
          <w:trHeight w:val="230"/>
          <w:del w:id="1348"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1EA349D" w14:textId="77777777" w:rsidR="001C0152" w:rsidRPr="001C0152" w:rsidRDefault="001C0152" w:rsidP="001C0152">
            <w:pPr>
              <w:jc w:val="center"/>
              <w:rPr>
                <w:del w:id="1349" w:author="KPMG_PQH" w:date="2026-04-07T11:25:00Z" w16du:dateUtc="2026-04-07T04:25:00Z"/>
                <w:rFonts w:ascii="Arial" w:hAnsi="Arial" w:cs="Arial"/>
                <w:color w:val="000000"/>
                <w:sz w:val="18"/>
                <w:szCs w:val="18"/>
                <w:lang w:eastAsia="en-US"/>
              </w:rPr>
            </w:pPr>
            <w:del w:id="1350" w:author="KPMG_PQH" w:date="2026-04-07T11:25:00Z" w16du:dateUtc="2026-04-07T04:25:00Z">
              <w:r w:rsidRPr="001C0152">
                <w:rPr>
                  <w:rFonts w:ascii="Arial" w:hAnsi="Arial" w:cs="Arial"/>
                  <w:color w:val="000000"/>
                  <w:sz w:val="18"/>
                  <w:szCs w:val="18"/>
                  <w:lang w:eastAsia="en-US"/>
                </w:rPr>
                <w:delText>01-30/11/2023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0F15B0E" w14:textId="77777777" w:rsidR="001C0152" w:rsidRPr="001C0152" w:rsidRDefault="001C0152" w:rsidP="001C0152">
            <w:pPr>
              <w:jc w:val="center"/>
              <w:rPr>
                <w:del w:id="1351" w:author="KPMG_PQH" w:date="2026-04-07T11:25:00Z" w16du:dateUtc="2026-04-07T04:25:00Z"/>
                <w:rFonts w:ascii="Arial" w:hAnsi="Arial" w:cs="Arial"/>
                <w:color w:val="000000"/>
                <w:sz w:val="18"/>
                <w:szCs w:val="18"/>
                <w:lang w:eastAsia="en-US"/>
              </w:rPr>
            </w:pPr>
            <w:del w:id="1352"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63EF0D8" w14:textId="77777777" w:rsidR="001C0152" w:rsidRPr="001C0152" w:rsidRDefault="001C0152" w:rsidP="001C0152">
            <w:pPr>
              <w:jc w:val="center"/>
              <w:rPr>
                <w:del w:id="1353" w:author="KPMG_PQH" w:date="2026-04-07T11:25:00Z" w16du:dateUtc="2026-04-07T04:25:00Z"/>
                <w:rFonts w:ascii="Arial" w:hAnsi="Arial" w:cs="Arial"/>
                <w:color w:val="000000"/>
                <w:sz w:val="18"/>
                <w:szCs w:val="18"/>
                <w:lang w:eastAsia="en-US"/>
              </w:rPr>
            </w:pPr>
            <w:del w:id="1354"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37AA5042" w14:textId="77777777" w:rsidR="001C0152" w:rsidRPr="001C0152" w:rsidRDefault="001C0152" w:rsidP="001C0152">
            <w:pPr>
              <w:jc w:val="center"/>
              <w:rPr>
                <w:del w:id="1355" w:author="KPMG_PQH" w:date="2026-04-07T11:25:00Z" w16du:dateUtc="2026-04-07T04:25:00Z"/>
                <w:rFonts w:ascii="Arial" w:hAnsi="Arial" w:cs="Arial"/>
                <w:color w:val="000000"/>
                <w:sz w:val="18"/>
                <w:szCs w:val="18"/>
                <w:lang w:eastAsia="en-US"/>
              </w:rPr>
            </w:pPr>
            <w:del w:id="1356"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1BD5B9E3" w14:textId="77777777" w:rsidR="001C0152" w:rsidRPr="001C0152" w:rsidRDefault="001C0152" w:rsidP="001C0152">
            <w:pPr>
              <w:jc w:val="center"/>
              <w:rPr>
                <w:del w:id="1357" w:author="KPMG_PQH" w:date="2026-04-07T11:25:00Z" w16du:dateUtc="2026-04-07T04:25:00Z"/>
                <w:rFonts w:ascii="Arial" w:hAnsi="Arial" w:cs="Arial"/>
                <w:b/>
                <w:bCs/>
                <w:color w:val="000000"/>
                <w:sz w:val="18"/>
                <w:szCs w:val="18"/>
                <w:lang w:eastAsia="en-US"/>
              </w:rPr>
            </w:pPr>
            <w:del w:id="1358" w:author="KPMG_PQH" w:date="2026-04-07T11:25:00Z" w16du:dateUtc="2026-04-07T04:25:00Z">
              <w:r w:rsidRPr="001C0152">
                <w:rPr>
                  <w:rFonts w:ascii="Arial" w:hAnsi="Arial" w:cs="Arial"/>
                  <w:b/>
                  <w:bCs/>
                  <w:color w:val="000000"/>
                  <w:sz w:val="18"/>
                  <w:szCs w:val="18"/>
                  <w:lang w:eastAsia="en-US"/>
                </w:rPr>
                <w:delText>4.3-5.3%</w:delText>
              </w:r>
            </w:del>
          </w:p>
        </w:tc>
      </w:tr>
      <w:tr w:rsidR="00055E3E" w:rsidRPr="001C0152" w14:paraId="63618C27" w14:textId="77777777" w:rsidTr="001C0152">
        <w:trPr>
          <w:trHeight w:val="230"/>
          <w:del w:id="1359"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186B6C0F" w14:textId="77777777" w:rsidR="001C0152" w:rsidRPr="001C0152" w:rsidRDefault="001C0152" w:rsidP="001C0152">
            <w:pPr>
              <w:rPr>
                <w:del w:id="1360"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6C1D32D2" w14:textId="77777777" w:rsidR="001C0152" w:rsidRPr="001C0152" w:rsidRDefault="001C0152" w:rsidP="001C0152">
            <w:pPr>
              <w:rPr>
                <w:del w:id="1361"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3733850C" w14:textId="77777777" w:rsidR="001C0152" w:rsidRPr="001C0152" w:rsidRDefault="001C0152" w:rsidP="001C0152">
            <w:pPr>
              <w:rPr>
                <w:del w:id="1362"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4E83E06B" w14:textId="77777777" w:rsidR="001C0152" w:rsidRPr="001C0152" w:rsidRDefault="001C0152" w:rsidP="001C0152">
            <w:pPr>
              <w:jc w:val="center"/>
              <w:rPr>
                <w:del w:id="1363" w:author="KPMG_PQH" w:date="2026-04-07T11:25:00Z" w16du:dateUtc="2026-04-07T04:25:00Z"/>
                <w:rFonts w:ascii="Arial" w:hAnsi="Arial" w:cs="Arial"/>
                <w:color w:val="000000"/>
                <w:sz w:val="18"/>
                <w:szCs w:val="18"/>
                <w:lang w:eastAsia="en-US"/>
              </w:rPr>
            </w:pPr>
            <w:del w:id="1364"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34455884" w14:textId="77777777" w:rsidR="001C0152" w:rsidRPr="001C0152" w:rsidRDefault="001C0152" w:rsidP="001C0152">
            <w:pPr>
              <w:jc w:val="center"/>
              <w:rPr>
                <w:del w:id="1365" w:author="KPMG_PQH" w:date="2026-04-07T11:25:00Z" w16du:dateUtc="2026-04-07T04:25:00Z"/>
                <w:rFonts w:ascii="Arial" w:hAnsi="Arial" w:cs="Arial"/>
                <w:b/>
                <w:bCs/>
                <w:color w:val="000000"/>
                <w:sz w:val="18"/>
                <w:szCs w:val="18"/>
                <w:lang w:eastAsia="en-US"/>
              </w:rPr>
            </w:pPr>
            <w:del w:id="1366" w:author="KPMG_PQH" w:date="2026-04-07T11:25:00Z" w16du:dateUtc="2026-04-07T04:25:00Z">
              <w:r w:rsidRPr="001C0152">
                <w:rPr>
                  <w:rFonts w:ascii="Arial" w:hAnsi="Arial" w:cs="Arial"/>
                  <w:b/>
                  <w:bCs/>
                  <w:color w:val="000000"/>
                  <w:sz w:val="18"/>
                  <w:szCs w:val="18"/>
                  <w:lang w:eastAsia="en-US"/>
                </w:rPr>
                <w:delText>6.2-7.4%</w:delText>
              </w:r>
            </w:del>
          </w:p>
        </w:tc>
      </w:tr>
      <w:tr w:rsidR="005270CA" w:rsidRPr="001C0152" w14:paraId="570940E7" w14:textId="77777777" w:rsidTr="001C0152">
        <w:trPr>
          <w:trHeight w:val="230"/>
          <w:del w:id="1367"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4AA9F5" w14:textId="77777777" w:rsidR="001C0152" w:rsidRPr="001C0152" w:rsidRDefault="001C0152" w:rsidP="001C0152">
            <w:pPr>
              <w:jc w:val="center"/>
              <w:rPr>
                <w:del w:id="1368" w:author="KPMG_PQH" w:date="2026-04-07T11:25:00Z" w16du:dateUtc="2026-04-07T04:25:00Z"/>
                <w:rFonts w:ascii="Arial" w:hAnsi="Arial" w:cs="Arial"/>
                <w:color w:val="000000"/>
                <w:sz w:val="18"/>
                <w:szCs w:val="18"/>
                <w:lang w:eastAsia="en-US"/>
              </w:rPr>
            </w:pPr>
            <w:del w:id="1369" w:author="KPMG_PQH" w:date="2026-04-07T11:25:00Z" w16du:dateUtc="2026-04-07T04:25:00Z">
              <w:r w:rsidRPr="001C0152">
                <w:rPr>
                  <w:rFonts w:ascii="Arial" w:hAnsi="Arial" w:cs="Arial"/>
                  <w:color w:val="000000"/>
                  <w:sz w:val="18"/>
                  <w:szCs w:val="18"/>
                  <w:lang w:eastAsia="en-US"/>
                </w:rPr>
                <w:delText>01-31/12/2023</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B66E429" w14:textId="77777777" w:rsidR="001C0152" w:rsidRPr="001C0152" w:rsidRDefault="001C0152" w:rsidP="001C0152">
            <w:pPr>
              <w:jc w:val="center"/>
              <w:rPr>
                <w:del w:id="1370" w:author="KPMG_PQH" w:date="2026-04-07T11:25:00Z" w16du:dateUtc="2026-04-07T04:25:00Z"/>
                <w:rFonts w:ascii="Arial" w:hAnsi="Arial" w:cs="Arial"/>
                <w:color w:val="000000"/>
                <w:sz w:val="18"/>
                <w:szCs w:val="18"/>
                <w:lang w:eastAsia="en-US"/>
              </w:rPr>
            </w:pPr>
            <w:del w:id="1371"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54BCFA9" w14:textId="77777777" w:rsidR="001C0152" w:rsidRPr="001C0152" w:rsidRDefault="001C0152" w:rsidP="001C0152">
            <w:pPr>
              <w:jc w:val="center"/>
              <w:rPr>
                <w:del w:id="1372" w:author="KPMG_PQH" w:date="2026-04-07T11:25:00Z" w16du:dateUtc="2026-04-07T04:25:00Z"/>
                <w:rFonts w:ascii="Arial" w:hAnsi="Arial" w:cs="Arial"/>
                <w:color w:val="000000"/>
                <w:sz w:val="18"/>
                <w:szCs w:val="18"/>
                <w:lang w:eastAsia="en-US"/>
              </w:rPr>
            </w:pPr>
            <w:del w:id="1373"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786A6D45" w14:textId="77777777" w:rsidR="001C0152" w:rsidRPr="001C0152" w:rsidRDefault="001C0152" w:rsidP="001C0152">
            <w:pPr>
              <w:jc w:val="center"/>
              <w:rPr>
                <w:del w:id="1374" w:author="KPMG_PQH" w:date="2026-04-07T11:25:00Z" w16du:dateUtc="2026-04-07T04:25:00Z"/>
                <w:rFonts w:ascii="Arial" w:hAnsi="Arial" w:cs="Arial"/>
                <w:color w:val="000000"/>
                <w:sz w:val="18"/>
                <w:szCs w:val="18"/>
                <w:lang w:eastAsia="en-US"/>
              </w:rPr>
            </w:pPr>
            <w:del w:id="1375"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5EED90B" w14:textId="77777777" w:rsidR="001C0152" w:rsidRPr="001C0152" w:rsidRDefault="001C0152" w:rsidP="001C0152">
            <w:pPr>
              <w:jc w:val="center"/>
              <w:rPr>
                <w:del w:id="1376" w:author="KPMG_PQH" w:date="2026-04-07T11:25:00Z" w16du:dateUtc="2026-04-07T04:25:00Z"/>
                <w:rFonts w:ascii="Arial" w:hAnsi="Arial" w:cs="Arial"/>
                <w:b/>
                <w:bCs/>
                <w:color w:val="000000"/>
                <w:sz w:val="18"/>
                <w:szCs w:val="18"/>
                <w:lang w:eastAsia="en-US"/>
              </w:rPr>
            </w:pPr>
            <w:del w:id="1377" w:author="KPMG_PQH" w:date="2026-04-07T11:25:00Z" w16du:dateUtc="2026-04-07T04:25:00Z">
              <w:r w:rsidRPr="001C0152">
                <w:rPr>
                  <w:rFonts w:ascii="Arial" w:hAnsi="Arial" w:cs="Arial"/>
                  <w:b/>
                  <w:bCs/>
                  <w:color w:val="000000"/>
                  <w:sz w:val="18"/>
                  <w:szCs w:val="18"/>
                  <w:lang w:eastAsia="en-US"/>
                </w:rPr>
                <w:delText>4.3-5.3%</w:delText>
              </w:r>
            </w:del>
          </w:p>
        </w:tc>
      </w:tr>
      <w:tr w:rsidR="00055E3E" w:rsidRPr="001C0152" w14:paraId="54D55BD7" w14:textId="77777777" w:rsidTr="001C0152">
        <w:trPr>
          <w:trHeight w:val="230"/>
          <w:del w:id="1378"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190BC9D1" w14:textId="77777777" w:rsidR="001C0152" w:rsidRPr="001C0152" w:rsidRDefault="001C0152" w:rsidP="001C0152">
            <w:pPr>
              <w:rPr>
                <w:del w:id="1379"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744A1FFA" w14:textId="77777777" w:rsidR="001C0152" w:rsidRPr="001C0152" w:rsidRDefault="001C0152" w:rsidP="001C0152">
            <w:pPr>
              <w:rPr>
                <w:del w:id="1380"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5AB9BDD8" w14:textId="77777777" w:rsidR="001C0152" w:rsidRPr="001C0152" w:rsidRDefault="001C0152" w:rsidP="001C0152">
            <w:pPr>
              <w:rPr>
                <w:del w:id="1381"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22B4E368" w14:textId="77777777" w:rsidR="001C0152" w:rsidRPr="001C0152" w:rsidRDefault="001C0152" w:rsidP="001C0152">
            <w:pPr>
              <w:jc w:val="center"/>
              <w:rPr>
                <w:del w:id="1382" w:author="KPMG_PQH" w:date="2026-04-07T11:25:00Z" w16du:dateUtc="2026-04-07T04:25:00Z"/>
                <w:rFonts w:ascii="Arial" w:hAnsi="Arial" w:cs="Arial"/>
                <w:color w:val="000000"/>
                <w:sz w:val="18"/>
                <w:szCs w:val="18"/>
                <w:lang w:eastAsia="en-US"/>
              </w:rPr>
            </w:pPr>
            <w:del w:id="1383"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1084E1C1" w14:textId="77777777" w:rsidR="001C0152" w:rsidRPr="001C0152" w:rsidRDefault="001C0152" w:rsidP="001C0152">
            <w:pPr>
              <w:jc w:val="center"/>
              <w:rPr>
                <w:del w:id="1384" w:author="KPMG_PQH" w:date="2026-04-07T11:25:00Z" w16du:dateUtc="2026-04-07T04:25:00Z"/>
                <w:rFonts w:ascii="Arial" w:hAnsi="Arial" w:cs="Arial"/>
                <w:b/>
                <w:bCs/>
                <w:color w:val="000000"/>
                <w:sz w:val="18"/>
                <w:szCs w:val="18"/>
                <w:lang w:eastAsia="en-US"/>
              </w:rPr>
            </w:pPr>
            <w:del w:id="1385" w:author="KPMG_PQH" w:date="2026-04-07T11:25:00Z" w16du:dateUtc="2026-04-07T04:25:00Z">
              <w:r w:rsidRPr="001C0152">
                <w:rPr>
                  <w:rFonts w:ascii="Arial" w:hAnsi="Arial" w:cs="Arial"/>
                  <w:b/>
                  <w:bCs/>
                  <w:color w:val="000000"/>
                  <w:sz w:val="18"/>
                  <w:szCs w:val="18"/>
                  <w:lang w:eastAsia="en-US"/>
                </w:rPr>
                <w:delText>6.3-7.4%</w:delText>
              </w:r>
            </w:del>
          </w:p>
        </w:tc>
      </w:tr>
      <w:tr w:rsidR="005270CA" w:rsidRPr="001C0152" w14:paraId="6F8A2164" w14:textId="77777777" w:rsidTr="001C0152">
        <w:trPr>
          <w:trHeight w:val="230"/>
          <w:del w:id="1386"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8311FD3" w14:textId="77777777" w:rsidR="001C0152" w:rsidRPr="001C0152" w:rsidRDefault="001C0152" w:rsidP="001C0152">
            <w:pPr>
              <w:jc w:val="center"/>
              <w:rPr>
                <w:del w:id="1387" w:author="KPMG_PQH" w:date="2026-04-07T11:25:00Z" w16du:dateUtc="2026-04-07T04:25:00Z"/>
                <w:rFonts w:ascii="Arial" w:hAnsi="Arial" w:cs="Arial"/>
                <w:color w:val="000000"/>
                <w:sz w:val="18"/>
                <w:szCs w:val="18"/>
                <w:lang w:eastAsia="en-US"/>
              </w:rPr>
            </w:pPr>
            <w:del w:id="1388" w:author="KPMG_PQH" w:date="2026-04-07T11:25:00Z" w16du:dateUtc="2026-04-07T04:25:00Z">
              <w:r w:rsidRPr="001C0152">
                <w:rPr>
                  <w:rFonts w:ascii="Arial" w:hAnsi="Arial" w:cs="Arial"/>
                  <w:color w:val="000000"/>
                  <w:sz w:val="18"/>
                  <w:szCs w:val="18"/>
                  <w:lang w:eastAsia="en-US"/>
                </w:rPr>
                <w:delText>01-31/01/2024</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F9E9787" w14:textId="77777777" w:rsidR="001C0152" w:rsidRPr="001C0152" w:rsidRDefault="001C0152" w:rsidP="001C0152">
            <w:pPr>
              <w:jc w:val="center"/>
              <w:rPr>
                <w:del w:id="1389" w:author="KPMG_PQH" w:date="2026-04-07T11:25:00Z" w16du:dateUtc="2026-04-07T04:25:00Z"/>
                <w:rFonts w:ascii="Arial" w:hAnsi="Arial" w:cs="Arial"/>
                <w:color w:val="000000"/>
                <w:sz w:val="18"/>
                <w:szCs w:val="18"/>
                <w:lang w:eastAsia="en-US"/>
              </w:rPr>
            </w:pPr>
            <w:del w:id="1390"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227E085" w14:textId="77777777" w:rsidR="001C0152" w:rsidRPr="001C0152" w:rsidRDefault="001C0152" w:rsidP="001C0152">
            <w:pPr>
              <w:jc w:val="center"/>
              <w:rPr>
                <w:del w:id="1391" w:author="KPMG_PQH" w:date="2026-04-07T11:25:00Z" w16du:dateUtc="2026-04-07T04:25:00Z"/>
                <w:rFonts w:ascii="Arial" w:hAnsi="Arial" w:cs="Arial"/>
                <w:color w:val="000000"/>
                <w:sz w:val="18"/>
                <w:szCs w:val="18"/>
                <w:lang w:eastAsia="en-US"/>
              </w:rPr>
            </w:pPr>
            <w:del w:id="1392"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7EDD3D48" w14:textId="77777777" w:rsidR="001C0152" w:rsidRPr="001C0152" w:rsidRDefault="001C0152" w:rsidP="001C0152">
            <w:pPr>
              <w:jc w:val="center"/>
              <w:rPr>
                <w:del w:id="1393" w:author="KPMG_PQH" w:date="2026-04-07T11:25:00Z" w16du:dateUtc="2026-04-07T04:25:00Z"/>
                <w:rFonts w:ascii="Arial" w:hAnsi="Arial" w:cs="Arial"/>
                <w:color w:val="000000"/>
                <w:sz w:val="18"/>
                <w:szCs w:val="18"/>
                <w:lang w:eastAsia="en-US"/>
              </w:rPr>
            </w:pPr>
            <w:del w:id="1394"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0884F3D0" w14:textId="77777777" w:rsidR="001C0152" w:rsidRPr="001C0152" w:rsidRDefault="001C0152" w:rsidP="001C0152">
            <w:pPr>
              <w:jc w:val="center"/>
              <w:rPr>
                <w:del w:id="1395" w:author="KPMG_PQH" w:date="2026-04-07T11:25:00Z" w16du:dateUtc="2026-04-07T04:25:00Z"/>
                <w:rFonts w:ascii="Arial" w:hAnsi="Arial" w:cs="Arial"/>
                <w:b/>
                <w:bCs/>
                <w:color w:val="000000"/>
                <w:sz w:val="18"/>
                <w:szCs w:val="18"/>
                <w:lang w:eastAsia="en-US"/>
              </w:rPr>
            </w:pPr>
            <w:del w:id="1396" w:author="KPMG_PQH" w:date="2026-04-07T11:25:00Z" w16du:dateUtc="2026-04-07T04:25:00Z">
              <w:r w:rsidRPr="001C0152">
                <w:rPr>
                  <w:rFonts w:ascii="Arial" w:hAnsi="Arial" w:cs="Arial"/>
                  <w:b/>
                  <w:bCs/>
                  <w:color w:val="000000"/>
                  <w:sz w:val="18"/>
                  <w:szCs w:val="18"/>
                  <w:lang w:eastAsia="en-US"/>
                </w:rPr>
                <w:delText>4.3-5.2%</w:delText>
              </w:r>
            </w:del>
          </w:p>
        </w:tc>
      </w:tr>
      <w:tr w:rsidR="00055E3E" w:rsidRPr="001C0152" w14:paraId="3B673584" w14:textId="77777777" w:rsidTr="001C0152">
        <w:trPr>
          <w:trHeight w:val="230"/>
          <w:del w:id="1397"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212FE753" w14:textId="77777777" w:rsidR="001C0152" w:rsidRPr="001C0152" w:rsidRDefault="001C0152" w:rsidP="001C0152">
            <w:pPr>
              <w:rPr>
                <w:del w:id="1398"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45CA2781" w14:textId="77777777" w:rsidR="001C0152" w:rsidRPr="001C0152" w:rsidRDefault="001C0152" w:rsidP="001C0152">
            <w:pPr>
              <w:rPr>
                <w:del w:id="1399"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775A5D39" w14:textId="77777777" w:rsidR="001C0152" w:rsidRPr="001C0152" w:rsidRDefault="001C0152" w:rsidP="001C0152">
            <w:pPr>
              <w:rPr>
                <w:del w:id="1400"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60B739FC" w14:textId="77777777" w:rsidR="001C0152" w:rsidRPr="001C0152" w:rsidRDefault="001C0152" w:rsidP="001C0152">
            <w:pPr>
              <w:jc w:val="center"/>
              <w:rPr>
                <w:del w:id="1401" w:author="KPMG_PQH" w:date="2026-04-07T11:25:00Z" w16du:dateUtc="2026-04-07T04:25:00Z"/>
                <w:rFonts w:ascii="Arial" w:hAnsi="Arial" w:cs="Arial"/>
                <w:color w:val="000000"/>
                <w:sz w:val="18"/>
                <w:szCs w:val="18"/>
                <w:lang w:eastAsia="en-US"/>
              </w:rPr>
            </w:pPr>
            <w:del w:id="1402"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70385023" w14:textId="77777777" w:rsidR="001C0152" w:rsidRPr="001C0152" w:rsidRDefault="001C0152" w:rsidP="001C0152">
            <w:pPr>
              <w:jc w:val="center"/>
              <w:rPr>
                <w:del w:id="1403" w:author="KPMG_PQH" w:date="2026-04-07T11:25:00Z" w16du:dateUtc="2026-04-07T04:25:00Z"/>
                <w:rFonts w:ascii="Arial" w:hAnsi="Arial" w:cs="Arial"/>
                <w:b/>
                <w:bCs/>
                <w:color w:val="000000"/>
                <w:sz w:val="18"/>
                <w:szCs w:val="18"/>
                <w:lang w:eastAsia="en-US"/>
              </w:rPr>
            </w:pPr>
            <w:del w:id="1404" w:author="KPMG_PQH" w:date="2026-04-07T11:25:00Z" w16du:dateUtc="2026-04-07T04:25:00Z">
              <w:r w:rsidRPr="001C0152">
                <w:rPr>
                  <w:rFonts w:ascii="Arial" w:hAnsi="Arial" w:cs="Arial"/>
                  <w:b/>
                  <w:bCs/>
                  <w:color w:val="000000"/>
                  <w:sz w:val="18"/>
                  <w:szCs w:val="18"/>
                  <w:lang w:eastAsia="en-US"/>
                </w:rPr>
                <w:delText>6.6-7.4%</w:delText>
              </w:r>
            </w:del>
          </w:p>
        </w:tc>
      </w:tr>
      <w:tr w:rsidR="005270CA" w:rsidRPr="001C0152" w14:paraId="4FDC471D" w14:textId="77777777" w:rsidTr="001C0152">
        <w:trPr>
          <w:trHeight w:val="230"/>
          <w:del w:id="1405" w:author="KPMG_PQH" w:date="2026-04-07T11:25:00Z" w16du:dateUtc="2026-04-07T04:25:00Z"/>
        </w:trPr>
        <w:tc>
          <w:tcPr>
            <w:tcW w:w="896"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17CEAE3" w14:textId="77777777" w:rsidR="001C0152" w:rsidRPr="001C0152" w:rsidRDefault="001C0152" w:rsidP="001C0152">
            <w:pPr>
              <w:jc w:val="center"/>
              <w:rPr>
                <w:del w:id="1406" w:author="KPMG_PQH" w:date="2026-04-07T11:25:00Z" w16du:dateUtc="2026-04-07T04:25:00Z"/>
                <w:rFonts w:ascii="Arial" w:hAnsi="Arial" w:cs="Arial"/>
                <w:color w:val="000000"/>
                <w:sz w:val="18"/>
                <w:szCs w:val="18"/>
                <w:lang w:eastAsia="en-US"/>
              </w:rPr>
            </w:pPr>
            <w:del w:id="1407" w:author="KPMG_PQH" w:date="2026-04-07T11:25:00Z" w16du:dateUtc="2026-04-07T04:25:00Z">
              <w:r w:rsidRPr="001C0152">
                <w:rPr>
                  <w:rFonts w:ascii="Arial" w:hAnsi="Arial" w:cs="Arial"/>
                  <w:color w:val="000000"/>
                  <w:sz w:val="18"/>
                  <w:szCs w:val="18"/>
                  <w:lang w:eastAsia="en-US"/>
                </w:rPr>
                <w:delText>01-29/02/2024</w:delText>
              </w:r>
            </w:del>
          </w:p>
        </w:tc>
        <w:tc>
          <w:tcPr>
            <w:tcW w:w="129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4BC974" w14:textId="77777777" w:rsidR="001C0152" w:rsidRPr="001C0152" w:rsidRDefault="001C0152" w:rsidP="001C0152">
            <w:pPr>
              <w:jc w:val="center"/>
              <w:rPr>
                <w:del w:id="1408" w:author="KPMG_PQH" w:date="2026-04-07T11:25:00Z" w16du:dateUtc="2026-04-07T04:25:00Z"/>
                <w:rFonts w:ascii="Arial" w:hAnsi="Arial" w:cs="Arial"/>
                <w:color w:val="000000"/>
                <w:sz w:val="18"/>
                <w:szCs w:val="18"/>
                <w:lang w:eastAsia="en-US"/>
              </w:rPr>
            </w:pPr>
            <w:del w:id="1409" w:author="KPMG_PQH" w:date="2026-04-07T11:25:00Z" w16du:dateUtc="2026-04-07T04:25:00Z">
              <w:r w:rsidRPr="001C0152">
                <w:rPr>
                  <w:rFonts w:ascii="Arial" w:hAnsi="Arial" w:cs="Arial"/>
                  <w:color w:val="000000"/>
                  <w:sz w:val="18"/>
                  <w:szCs w:val="18"/>
                  <w:lang w:eastAsia="en-US"/>
                </w:rPr>
                <w:delText>SOCBs &amp; JSOCBs</w:delText>
              </w:r>
            </w:del>
          </w:p>
        </w:tc>
        <w:tc>
          <w:tcPr>
            <w:tcW w:w="789"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7C2974" w14:textId="77777777" w:rsidR="001C0152" w:rsidRPr="001C0152" w:rsidRDefault="001C0152" w:rsidP="001C0152">
            <w:pPr>
              <w:jc w:val="center"/>
              <w:rPr>
                <w:del w:id="1410" w:author="KPMG_PQH" w:date="2026-04-07T11:25:00Z" w16du:dateUtc="2026-04-07T04:25:00Z"/>
                <w:rFonts w:ascii="Arial" w:hAnsi="Arial" w:cs="Arial"/>
                <w:color w:val="000000"/>
                <w:sz w:val="18"/>
                <w:szCs w:val="18"/>
                <w:lang w:eastAsia="en-US"/>
              </w:rPr>
            </w:pPr>
            <w:del w:id="1411" w:author="KPMG_PQH" w:date="2026-04-07T11:25:00Z" w16du:dateUtc="2026-04-07T04:25:00Z">
              <w:r w:rsidRPr="001C0152">
                <w:rPr>
                  <w:rFonts w:ascii="Arial" w:hAnsi="Arial" w:cs="Arial"/>
                  <w:color w:val="000000"/>
                  <w:sz w:val="18"/>
                  <w:szCs w:val="18"/>
                  <w:lang w:eastAsia="en-US"/>
                </w:rPr>
                <w:delText>USD</w:delText>
              </w:r>
            </w:del>
          </w:p>
        </w:tc>
        <w:tc>
          <w:tcPr>
            <w:tcW w:w="1141" w:type="pct"/>
            <w:tcBorders>
              <w:top w:val="nil"/>
              <w:left w:val="nil"/>
              <w:bottom w:val="single" w:sz="4" w:space="0" w:color="auto"/>
              <w:right w:val="single" w:sz="4" w:space="0" w:color="auto"/>
            </w:tcBorders>
            <w:shd w:val="clear" w:color="000000" w:fill="DDEBF7"/>
            <w:vAlign w:val="center"/>
            <w:hideMark/>
          </w:tcPr>
          <w:p w14:paraId="444F22F7" w14:textId="77777777" w:rsidR="001C0152" w:rsidRPr="001C0152" w:rsidRDefault="001C0152" w:rsidP="001C0152">
            <w:pPr>
              <w:jc w:val="center"/>
              <w:rPr>
                <w:del w:id="1412" w:author="KPMG_PQH" w:date="2026-04-07T11:25:00Z" w16du:dateUtc="2026-04-07T04:25:00Z"/>
                <w:rFonts w:ascii="Arial" w:hAnsi="Arial" w:cs="Arial"/>
                <w:color w:val="000000"/>
                <w:sz w:val="18"/>
                <w:szCs w:val="18"/>
                <w:lang w:eastAsia="en-US"/>
              </w:rPr>
            </w:pPr>
            <w:del w:id="1413" w:author="KPMG_PQH" w:date="2026-04-07T11:25:00Z" w16du:dateUtc="2026-04-07T04:25:00Z">
              <w:r w:rsidRPr="001C0152">
                <w:rPr>
                  <w:rFonts w:ascii="Arial" w:hAnsi="Arial" w:cs="Arial"/>
                  <w:color w:val="000000"/>
                  <w:sz w:val="18"/>
                  <w:szCs w:val="18"/>
                  <w:lang w:eastAsia="en-US"/>
                </w:rPr>
                <w:delText>Short-term</w:delText>
              </w:r>
            </w:del>
          </w:p>
        </w:tc>
        <w:tc>
          <w:tcPr>
            <w:tcW w:w="885" w:type="pct"/>
            <w:tcBorders>
              <w:top w:val="nil"/>
              <w:left w:val="nil"/>
              <w:bottom w:val="single" w:sz="4" w:space="0" w:color="auto"/>
              <w:right w:val="single" w:sz="4" w:space="0" w:color="auto"/>
            </w:tcBorders>
            <w:shd w:val="clear" w:color="000000" w:fill="DDEBF7"/>
            <w:vAlign w:val="center"/>
            <w:hideMark/>
          </w:tcPr>
          <w:p w14:paraId="2AFD3B64" w14:textId="77777777" w:rsidR="001C0152" w:rsidRPr="001C0152" w:rsidRDefault="001C0152" w:rsidP="001C0152">
            <w:pPr>
              <w:jc w:val="center"/>
              <w:rPr>
                <w:del w:id="1414" w:author="KPMG_PQH" w:date="2026-04-07T11:25:00Z" w16du:dateUtc="2026-04-07T04:25:00Z"/>
                <w:rFonts w:ascii="Arial" w:hAnsi="Arial" w:cs="Arial"/>
                <w:b/>
                <w:bCs/>
                <w:color w:val="000000"/>
                <w:sz w:val="18"/>
                <w:szCs w:val="18"/>
                <w:lang w:eastAsia="en-US"/>
              </w:rPr>
            </w:pPr>
            <w:del w:id="1415" w:author="KPMG_PQH" w:date="2026-04-07T11:25:00Z" w16du:dateUtc="2026-04-07T04:25:00Z">
              <w:r w:rsidRPr="001C0152">
                <w:rPr>
                  <w:rFonts w:ascii="Arial" w:hAnsi="Arial" w:cs="Arial"/>
                  <w:b/>
                  <w:bCs/>
                  <w:color w:val="000000"/>
                  <w:sz w:val="18"/>
                  <w:szCs w:val="18"/>
                  <w:lang w:eastAsia="en-US"/>
                </w:rPr>
                <w:delText>4.3-5.2%</w:delText>
              </w:r>
            </w:del>
          </w:p>
        </w:tc>
      </w:tr>
      <w:tr w:rsidR="00055E3E" w:rsidRPr="001C0152" w14:paraId="23FB3D76" w14:textId="77777777" w:rsidTr="001C0152">
        <w:trPr>
          <w:trHeight w:val="230"/>
          <w:del w:id="1416" w:author="KPMG_PQH" w:date="2026-04-07T11:25:00Z" w16du:dateUtc="2026-04-07T04:25:00Z"/>
        </w:trPr>
        <w:tc>
          <w:tcPr>
            <w:tcW w:w="896" w:type="pct"/>
            <w:vMerge/>
            <w:tcBorders>
              <w:top w:val="nil"/>
              <w:left w:val="single" w:sz="4" w:space="0" w:color="auto"/>
              <w:bottom w:val="single" w:sz="4" w:space="0" w:color="000000"/>
              <w:right w:val="single" w:sz="4" w:space="0" w:color="auto"/>
            </w:tcBorders>
            <w:vAlign w:val="center"/>
            <w:hideMark/>
          </w:tcPr>
          <w:p w14:paraId="50A110EE" w14:textId="77777777" w:rsidR="001C0152" w:rsidRPr="001C0152" w:rsidRDefault="001C0152" w:rsidP="001C0152">
            <w:pPr>
              <w:rPr>
                <w:del w:id="1417" w:author="KPMG_PQH" w:date="2026-04-07T11:25:00Z" w16du:dateUtc="2026-04-07T04:25:00Z"/>
                <w:rFonts w:ascii="Arial" w:hAnsi="Arial" w:cs="Arial"/>
                <w:color w:val="000000"/>
                <w:sz w:val="18"/>
                <w:szCs w:val="18"/>
                <w:lang w:eastAsia="en-US"/>
              </w:rPr>
            </w:pPr>
          </w:p>
        </w:tc>
        <w:tc>
          <w:tcPr>
            <w:tcW w:w="1290" w:type="pct"/>
            <w:vMerge/>
            <w:tcBorders>
              <w:top w:val="nil"/>
              <w:left w:val="single" w:sz="4" w:space="0" w:color="auto"/>
              <w:bottom w:val="single" w:sz="4" w:space="0" w:color="000000"/>
              <w:right w:val="single" w:sz="4" w:space="0" w:color="auto"/>
            </w:tcBorders>
            <w:vAlign w:val="center"/>
            <w:hideMark/>
          </w:tcPr>
          <w:p w14:paraId="4E135BCB" w14:textId="77777777" w:rsidR="001C0152" w:rsidRPr="001C0152" w:rsidRDefault="001C0152" w:rsidP="001C0152">
            <w:pPr>
              <w:rPr>
                <w:del w:id="1418" w:author="KPMG_PQH" w:date="2026-04-07T11:25:00Z" w16du:dateUtc="2026-04-07T04:25:00Z"/>
                <w:rFonts w:ascii="Arial" w:hAnsi="Arial" w:cs="Arial"/>
                <w:color w:val="000000"/>
                <w:sz w:val="18"/>
                <w:szCs w:val="18"/>
                <w:lang w:eastAsia="en-US"/>
              </w:rPr>
            </w:pPr>
          </w:p>
        </w:tc>
        <w:tc>
          <w:tcPr>
            <w:tcW w:w="789" w:type="pct"/>
            <w:vMerge/>
            <w:tcBorders>
              <w:top w:val="nil"/>
              <w:left w:val="single" w:sz="4" w:space="0" w:color="auto"/>
              <w:bottom w:val="single" w:sz="4" w:space="0" w:color="000000"/>
              <w:right w:val="single" w:sz="4" w:space="0" w:color="auto"/>
            </w:tcBorders>
            <w:vAlign w:val="center"/>
            <w:hideMark/>
          </w:tcPr>
          <w:p w14:paraId="57B552B6" w14:textId="77777777" w:rsidR="001C0152" w:rsidRPr="001C0152" w:rsidRDefault="001C0152" w:rsidP="001C0152">
            <w:pPr>
              <w:rPr>
                <w:del w:id="1419" w:author="KPMG_PQH" w:date="2026-04-07T11:25:00Z" w16du:dateUtc="2026-04-07T04:25:00Z"/>
                <w:rFonts w:ascii="Arial" w:hAnsi="Arial" w:cs="Arial"/>
                <w:color w:val="000000"/>
                <w:sz w:val="18"/>
                <w:szCs w:val="18"/>
                <w:lang w:eastAsia="en-US"/>
              </w:rPr>
            </w:pPr>
          </w:p>
        </w:tc>
        <w:tc>
          <w:tcPr>
            <w:tcW w:w="1141" w:type="pct"/>
            <w:tcBorders>
              <w:top w:val="nil"/>
              <w:left w:val="nil"/>
              <w:bottom w:val="single" w:sz="4" w:space="0" w:color="auto"/>
              <w:right w:val="single" w:sz="4" w:space="0" w:color="auto"/>
            </w:tcBorders>
            <w:shd w:val="clear" w:color="000000" w:fill="DDEBF7"/>
            <w:vAlign w:val="center"/>
            <w:hideMark/>
          </w:tcPr>
          <w:p w14:paraId="6232F365" w14:textId="77777777" w:rsidR="001C0152" w:rsidRPr="001C0152" w:rsidRDefault="001C0152" w:rsidP="001C0152">
            <w:pPr>
              <w:jc w:val="center"/>
              <w:rPr>
                <w:del w:id="1420" w:author="KPMG_PQH" w:date="2026-04-07T11:25:00Z" w16du:dateUtc="2026-04-07T04:25:00Z"/>
                <w:rFonts w:ascii="Arial" w:hAnsi="Arial" w:cs="Arial"/>
                <w:color w:val="000000"/>
                <w:sz w:val="18"/>
                <w:szCs w:val="18"/>
                <w:lang w:eastAsia="en-US"/>
              </w:rPr>
            </w:pPr>
            <w:del w:id="1421" w:author="KPMG_PQH" w:date="2026-04-07T11:25:00Z" w16du:dateUtc="2026-04-07T04:25:00Z">
              <w:r w:rsidRPr="001C0152">
                <w:rPr>
                  <w:rFonts w:ascii="Arial" w:hAnsi="Arial" w:cs="Arial"/>
                  <w:color w:val="000000"/>
                  <w:sz w:val="18"/>
                  <w:szCs w:val="18"/>
                  <w:lang w:eastAsia="en-US"/>
                </w:rPr>
                <w:delText>Medium and Long-term</w:delText>
              </w:r>
            </w:del>
          </w:p>
        </w:tc>
        <w:tc>
          <w:tcPr>
            <w:tcW w:w="885" w:type="pct"/>
            <w:tcBorders>
              <w:top w:val="nil"/>
              <w:left w:val="nil"/>
              <w:bottom w:val="single" w:sz="4" w:space="0" w:color="auto"/>
              <w:right w:val="single" w:sz="4" w:space="0" w:color="auto"/>
            </w:tcBorders>
            <w:shd w:val="clear" w:color="000000" w:fill="DDEBF7"/>
            <w:vAlign w:val="center"/>
            <w:hideMark/>
          </w:tcPr>
          <w:p w14:paraId="57B05D61" w14:textId="77777777" w:rsidR="001C0152" w:rsidRPr="001C0152" w:rsidRDefault="001C0152" w:rsidP="001C0152">
            <w:pPr>
              <w:jc w:val="center"/>
              <w:rPr>
                <w:del w:id="1422" w:author="KPMG_PQH" w:date="2026-04-07T11:25:00Z" w16du:dateUtc="2026-04-07T04:25:00Z"/>
                <w:rFonts w:ascii="Arial" w:hAnsi="Arial" w:cs="Arial"/>
                <w:b/>
                <w:bCs/>
                <w:color w:val="000000"/>
                <w:sz w:val="18"/>
                <w:szCs w:val="18"/>
                <w:lang w:eastAsia="en-US"/>
              </w:rPr>
            </w:pPr>
            <w:del w:id="1423" w:author="KPMG_PQH" w:date="2026-04-07T11:25:00Z" w16du:dateUtc="2026-04-07T04:25:00Z">
              <w:r w:rsidRPr="001C0152">
                <w:rPr>
                  <w:rFonts w:ascii="Arial" w:hAnsi="Arial" w:cs="Arial"/>
                  <w:b/>
                  <w:bCs/>
                  <w:color w:val="000000"/>
                  <w:sz w:val="18"/>
                  <w:szCs w:val="18"/>
                  <w:lang w:eastAsia="en-US"/>
                </w:rPr>
                <w:delText>6.6-7.4%</w:delText>
              </w:r>
            </w:del>
          </w:p>
        </w:tc>
      </w:tr>
    </w:tbl>
    <w:p w14:paraId="3B1FF9A0" w14:textId="7D656480" w:rsidR="004B61D7" w:rsidRDefault="004B61D7" w:rsidP="005954AF">
      <w:pPr>
        <w:pStyle w:val="BodyText"/>
        <w:spacing w:before="0"/>
        <w:jc w:val="both"/>
      </w:pPr>
      <w:del w:id="1424" w:author="KPMG_PQH" w:date="2026-04-07T11:25:00Z" w16du:dateUtc="2026-04-07T04:25:00Z">
        <w:r w:rsidRPr="008E1240">
          <w:delText>The above observations show that</w:delText>
        </w:r>
      </w:del>
      <w:ins w:id="1425" w:author="KPMG_PQH" w:date="2026-04-07T11:25:00Z" w16du:dateUtc="2026-04-07T04:25:00Z">
        <w:r w:rsidR="00DE453F">
          <w:t>In particular,</w:t>
        </w:r>
      </w:ins>
      <w:r w:rsidR="00DE453F">
        <w:t xml:space="preserve"> </w:t>
      </w:r>
      <w:r w:rsidRPr="008E1240">
        <w:t>the range of interest rates applied by Vietnamese credit institutions, including both State-owned commercial banks (“</w:t>
      </w:r>
      <w:r w:rsidRPr="008E1240">
        <w:rPr>
          <w:b/>
        </w:rPr>
        <w:t>SOCBs</w:t>
      </w:r>
      <w:r w:rsidRPr="008E1240">
        <w:t>”) and Joint stock commercial banks (“</w:t>
      </w:r>
      <w:r w:rsidRPr="008E1240">
        <w:rPr>
          <w:b/>
        </w:rPr>
        <w:t>JSOCBs</w:t>
      </w:r>
      <w:r w:rsidRPr="008E1240">
        <w:t>”)</w:t>
      </w:r>
      <w:r w:rsidR="00632FDC">
        <w:t xml:space="preserve"> for</w:t>
      </w:r>
      <w:r w:rsidRPr="008E1240">
        <w:t xml:space="preserve"> </w:t>
      </w:r>
      <w:del w:id="1426" w:author="KPMG_PQH" w:date="2026-04-07T11:25:00Z" w16du:dateUtc="2026-04-07T04:25:00Z">
        <w:r w:rsidRPr="008E1240">
          <w:delText xml:space="preserve">medium and long-term </w:delText>
        </w:r>
      </w:del>
      <w:r w:rsidRPr="008E1240">
        <w:t xml:space="preserve">USD loans </w:t>
      </w:r>
      <w:proofErr w:type="gramStart"/>
      <w:r w:rsidRPr="008E1240">
        <w:t>was</w:t>
      </w:r>
      <w:proofErr w:type="gramEnd"/>
      <w:r w:rsidRPr="008E1240">
        <w:t xml:space="preserve"> from </w:t>
      </w:r>
      <w:del w:id="1427" w:author="KPMG_PQH" w:date="2026-04-07T11:25:00Z" w16du:dateUtc="2026-04-07T04:25:00Z">
        <w:r w:rsidR="002826D2">
          <w:delText>5.8</w:delText>
        </w:r>
      </w:del>
      <w:ins w:id="1428" w:author="KPMG_PQH" w:date="2026-04-07T11:25:00Z" w16du:dateUtc="2026-04-07T04:25:00Z">
        <w:r w:rsidR="00DF745E">
          <w:t>4</w:t>
        </w:r>
        <w:r w:rsidR="002826D2">
          <w:t>.</w:t>
        </w:r>
        <w:r w:rsidR="00DF745E">
          <w:t>1</w:t>
        </w:r>
      </w:ins>
      <w:r w:rsidRPr="00CE6EEB">
        <w:t>%</w:t>
      </w:r>
      <w:r w:rsidRPr="00C24BA3">
        <w:t xml:space="preserve"> to </w:t>
      </w:r>
      <w:r w:rsidR="00012F0E">
        <w:t>7.</w:t>
      </w:r>
      <w:del w:id="1429" w:author="KPMG_PQH" w:date="2026-04-07T11:25:00Z" w16du:dateUtc="2026-04-07T04:25:00Z">
        <w:r w:rsidR="00012F0E">
          <w:delText>8</w:delText>
        </w:r>
      </w:del>
      <w:ins w:id="1430" w:author="KPMG_PQH" w:date="2026-04-07T11:25:00Z" w16du:dateUtc="2026-04-07T04:25:00Z">
        <w:r w:rsidR="00741DB9">
          <w:t>4</w:t>
        </w:r>
      </w:ins>
      <w:r w:rsidRPr="00CE6EEB">
        <w:t>%.</w:t>
      </w:r>
    </w:p>
    <w:p w14:paraId="1EE73ED2" w14:textId="35CD7FB5" w:rsid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 xml:space="preserve">to </w:t>
      </w:r>
      <w:r w:rsidR="003A3F23">
        <w:rPr>
          <w:lang w:eastAsia="ko-KR"/>
        </w:rPr>
        <w:t>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w:t>
      </w:r>
      <w:del w:id="1431" w:author="KPMG_PQH" w:date="2026-04-07T11:25:00Z" w16du:dateUtc="2026-04-07T04:25:00Z">
        <w:r w:rsidR="008916CB" w:rsidRPr="00D34D09">
          <w:rPr>
            <w:lang w:eastAsia="ko-KR"/>
          </w:rPr>
          <w:delText xml:space="preserve"> long</w:delText>
        </w:r>
        <w:r w:rsidR="00007406">
          <w:rPr>
            <w:lang w:eastAsia="ko-KR"/>
          </w:rPr>
          <w:delText>-</w:delText>
        </w:r>
        <w:r w:rsidR="008916CB" w:rsidRPr="00D34D09">
          <w:rPr>
            <w:lang w:eastAsia="ko-KR"/>
          </w:rPr>
          <w:delText>term</w:delText>
        </w:r>
      </w:del>
      <w:r w:rsidR="008916CB" w:rsidRPr="00D34D09">
        <w:rPr>
          <w:lang w:eastAsia="ko-KR"/>
        </w:rPr>
        <w:t xml:space="preserve"> </w:t>
      </w:r>
      <w:r w:rsidR="00007406">
        <w:rPr>
          <w:lang w:eastAsia="ko-KR"/>
        </w:rPr>
        <w:t>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27A90A50" w14:textId="77777777" w:rsidR="00F53792" w:rsidRDefault="00F53792">
      <w:pPr>
        <w:rPr>
          <w:del w:id="1432" w:author="KPMG_PQH" w:date="2026-04-07T11:25:00Z" w16du:dateUtc="2026-04-07T04:25:00Z"/>
          <w:b/>
          <w:color w:val="00338D"/>
          <w:sz w:val="32"/>
        </w:rPr>
      </w:pPr>
      <w:del w:id="1433" w:author="KPMG_PQH" w:date="2026-04-07T11:25:00Z" w16du:dateUtc="2026-04-07T04:25:00Z">
        <w:r>
          <w:br w:type="page"/>
        </w:r>
      </w:del>
    </w:p>
    <w:p w14:paraId="350A7988" w14:textId="46CDDF02" w:rsidR="008D6F02" w:rsidRDefault="008D6F02" w:rsidP="005954AF">
      <w:pPr>
        <w:pStyle w:val="BodyText"/>
        <w:spacing w:before="0"/>
        <w:jc w:val="both"/>
        <w:rPr>
          <w:ins w:id="1434" w:author="KPMG_PQH" w:date="2026-04-07T11:25:00Z" w16du:dateUtc="2026-04-07T04:25:00Z"/>
        </w:rPr>
      </w:pPr>
      <w:ins w:id="1435" w:author="KPMG_PQH" w:date="2026-04-07T11:25:00Z" w16du:dateUtc="2026-04-07T04:25:00Z">
        <w:r w:rsidRPr="00993404">
          <w:rPr>
            <w:rFonts w:asciiTheme="majorHAnsi" w:hAnsiTheme="majorHAnsi" w:cstheme="minorHAnsi"/>
            <w:color w:val="000000" w:themeColor="text1"/>
          </w:rPr>
          <w:lastRenderedPageBreak/>
          <w:t>Appendix E presented the interest rates on short-term/ mid- to long-term loans in USD as announced by SBV in FY2024.</w:t>
        </w:r>
      </w:ins>
    </w:p>
    <w:p w14:paraId="09763EB6" w14:textId="39A642D5" w:rsidR="00BF2395" w:rsidRDefault="00BF2395" w:rsidP="00BF2395">
      <w:pPr>
        <w:pStyle w:val="Heading3"/>
        <w:jc w:val="both"/>
        <w:rPr>
          <w:ins w:id="1436" w:author="KPMG_PQH" w:date="2026-04-07T11:25:00Z" w16du:dateUtc="2026-04-07T04:25:00Z"/>
        </w:rPr>
      </w:pPr>
      <w:bookmarkStart w:id="1437" w:name="_Toc219672794"/>
      <w:bookmarkStart w:id="1438" w:name="_Toc220570346"/>
      <w:bookmarkEnd w:id="1437"/>
      <w:ins w:id="1439" w:author="KPMG_PQH" w:date="2026-04-07T11:25:00Z" w16du:dateUtc="2026-04-07T04:25:00Z">
        <w:r>
          <w:t>Other</w:t>
        </w:r>
        <w:r w:rsidR="003723D9">
          <w:t xml:space="preserve"> business</w:t>
        </w:r>
        <w:r>
          <w:t xml:space="preserve"> expenses</w:t>
        </w:r>
        <w:bookmarkEnd w:id="1438"/>
      </w:ins>
    </w:p>
    <w:p w14:paraId="1850945A" w14:textId="77777777" w:rsidR="00BF2395" w:rsidRDefault="00BF2395" w:rsidP="00BF2395">
      <w:pPr>
        <w:pStyle w:val="Heading5"/>
        <w:spacing w:line="276" w:lineRule="auto"/>
        <w:rPr>
          <w:ins w:id="1440" w:author="KPMG_PQH" w:date="2026-04-07T11:25:00Z" w16du:dateUtc="2026-04-07T04:25:00Z"/>
        </w:rPr>
      </w:pPr>
      <w:ins w:id="1441" w:author="KPMG_PQH" w:date="2026-04-07T11:25:00Z" w16du:dateUtc="2026-04-07T04:25:00Z">
        <w:r>
          <w:t>Transaction description</w:t>
        </w:r>
      </w:ins>
    </w:p>
    <w:p w14:paraId="5B5F93C8" w14:textId="6491E97A" w:rsidR="00A50DBE" w:rsidRDefault="00A50DBE" w:rsidP="00A50DBE">
      <w:pPr>
        <w:pStyle w:val="BodyText"/>
        <w:jc w:val="both"/>
        <w:rPr>
          <w:ins w:id="1442" w:author="KPMG_PQH" w:date="2026-04-07T11:25:00Z" w16du:dateUtc="2026-04-07T04:25:00Z"/>
        </w:rPr>
      </w:pPr>
      <w:ins w:id="1443" w:author="KPMG_PQH" w:date="2026-04-07T11:25:00Z" w16du:dateUtc="2026-04-07T04:25:00Z">
        <w:r>
          <w:t>In FY2024, HMV incur</w:t>
        </w:r>
        <w:r w:rsidR="00DF745E">
          <w:t>r</w:t>
        </w:r>
        <w:r>
          <w:t>ed other expenses with Pingu Hestra in relation to the Company's business activities, specifically:</w:t>
        </w:r>
      </w:ins>
    </w:p>
    <w:p w14:paraId="7CB54CC0" w14:textId="6D1D7956" w:rsidR="00A50DBE" w:rsidRDefault="00A50DBE" w:rsidP="00A127A2">
      <w:pPr>
        <w:pStyle w:val="BodyText"/>
        <w:numPr>
          <w:ilvl w:val="0"/>
          <w:numId w:val="52"/>
        </w:numPr>
        <w:jc w:val="both"/>
        <w:rPr>
          <w:ins w:id="1444" w:author="KPMG_PQH" w:date="2026-04-07T11:25:00Z" w16du:dateUtc="2026-04-07T04:25:00Z"/>
        </w:rPr>
      </w:pPr>
      <w:ins w:id="1445" w:author="KPMG_PQH" w:date="2026-04-07T11:25:00Z" w16du:dateUtc="2026-04-07T04:25:00Z">
        <w:r>
          <w:t>Accom</w:t>
        </w:r>
        <w:r w:rsidR="00DF745E">
          <w:t>m</w:t>
        </w:r>
        <w:r>
          <w:t>odation expenses for employees seconded to Pingu Hestra; and</w:t>
        </w:r>
      </w:ins>
    </w:p>
    <w:p w14:paraId="2AC109B0" w14:textId="1EC4BD79" w:rsidR="00A50DBE" w:rsidRDefault="00A50DBE" w:rsidP="00A127A2">
      <w:pPr>
        <w:pStyle w:val="BodyText"/>
        <w:numPr>
          <w:ilvl w:val="0"/>
          <w:numId w:val="52"/>
        </w:numPr>
        <w:jc w:val="both"/>
        <w:rPr>
          <w:ins w:id="1446" w:author="KPMG_PQH" w:date="2026-04-07T11:25:00Z" w16du:dateUtc="2026-04-07T04:25:00Z"/>
        </w:rPr>
      </w:pPr>
      <w:ins w:id="1447" w:author="KPMG_PQH" w:date="2026-04-07T11:25:00Z" w16du:dateUtc="2026-04-07T04:25:00Z">
        <w:r>
          <w:t>Fabric testing fees</w:t>
        </w:r>
        <w:r w:rsidR="00DF745E">
          <w:t>.</w:t>
        </w:r>
      </w:ins>
    </w:p>
    <w:p w14:paraId="57D486EE" w14:textId="7CA58DB7" w:rsidR="00BF2395" w:rsidRPr="00A127A2" w:rsidRDefault="00BF2395" w:rsidP="00BF2395">
      <w:pPr>
        <w:pStyle w:val="Heading5"/>
        <w:spacing w:line="276" w:lineRule="auto"/>
        <w:jc w:val="both"/>
        <w:rPr>
          <w:ins w:id="1448" w:author="KPMG_PQH" w:date="2026-04-07T11:25:00Z" w16du:dateUtc="2026-04-07T04:25:00Z"/>
        </w:rPr>
      </w:pPr>
      <w:ins w:id="1449" w:author="KPMG_PQH" w:date="2026-04-07T11:25:00Z" w16du:dateUtc="2026-04-07T04:25:00Z">
        <w:r>
          <w:rPr>
            <w:lang w:val="vi-VN"/>
          </w:rPr>
          <w:t>Pricing metho</w:t>
        </w:r>
        <w:r w:rsidR="00DF745E">
          <w:t>d</w:t>
        </w:r>
      </w:ins>
    </w:p>
    <w:p w14:paraId="3632B8CA" w14:textId="420A26DF" w:rsidR="00BF2395" w:rsidRPr="00430ED8" w:rsidRDefault="00BF2395" w:rsidP="00866DC2">
      <w:pPr>
        <w:pStyle w:val="BodyText"/>
        <w:jc w:val="both"/>
        <w:rPr>
          <w:ins w:id="1450" w:author="KPMG_PQH" w:date="2026-04-07T11:25:00Z" w16du:dateUtc="2026-04-07T04:25:00Z"/>
        </w:rPr>
      </w:pPr>
      <w:ins w:id="1451" w:author="KPMG_PQH" w:date="2026-04-07T11:25:00Z" w16du:dateUtc="2026-04-07T04:25:00Z">
        <w:r>
          <w:t xml:space="preserve">The transfer price was determined based on the actual costs incurred by </w:t>
        </w:r>
        <w:r w:rsidR="00DF745E">
          <w:t>Pingu Hestra</w:t>
        </w:r>
        <w:r w:rsidR="00CB7CBF">
          <w:t>.</w:t>
        </w:r>
      </w:ins>
    </w:p>
    <w:p w14:paraId="647F4AAB" w14:textId="1BC71EE7" w:rsidR="00923508" w:rsidRDefault="00923508" w:rsidP="00ED34CD">
      <w:pPr>
        <w:pStyle w:val="Heading1"/>
      </w:pPr>
      <w:bookmarkStart w:id="1452" w:name="_Toc90906424"/>
      <w:bookmarkStart w:id="1453" w:name="_Toc220570347"/>
      <w:bookmarkStart w:id="1454" w:name="_Toc170131413"/>
      <w:r>
        <w:t>Functions, Assets and Risks</w:t>
      </w:r>
      <w:r w:rsidRPr="00FB667F">
        <w:t xml:space="preserve"> analysis</w:t>
      </w:r>
      <w:bookmarkEnd w:id="1090"/>
      <w:bookmarkEnd w:id="1091"/>
      <w:bookmarkEnd w:id="1092"/>
      <w:bookmarkEnd w:id="1093"/>
      <w:bookmarkEnd w:id="1452"/>
      <w:bookmarkEnd w:id="1453"/>
      <w:bookmarkEnd w:id="1454"/>
      <w:r w:rsidRPr="00FB667F" w:rsidDel="00BB5F52">
        <w:t xml:space="preserve"> </w:t>
      </w:r>
      <w:bookmarkEnd w:id="1094"/>
      <w:bookmarkEnd w:id="1095"/>
      <w:bookmarkEnd w:id="1096"/>
      <w:bookmarkEnd w:id="1097"/>
      <w:bookmarkEnd w:id="1098"/>
      <w:bookmarkEnd w:id="1099"/>
      <w:bookmarkEnd w:id="1100"/>
      <w:bookmarkEnd w:id="1101"/>
      <w:bookmarkEnd w:id="1102"/>
      <w:bookmarkEnd w:id="1103"/>
      <w:bookmarkEnd w:id="1104"/>
      <w:bookmarkEnd w:id="1105"/>
    </w:p>
    <w:p w14:paraId="4B467DE5" w14:textId="5663A9A0"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1455" w:name="_Toc492648240"/>
      <w:bookmarkStart w:id="1456" w:name="_Toc492901343"/>
      <w:bookmarkStart w:id="1457" w:name="_Toc492903806"/>
      <w:bookmarkStart w:id="1458" w:name="_Toc492906323"/>
      <w:bookmarkStart w:id="1459" w:name="_Toc492907314"/>
      <w:bookmarkStart w:id="1460" w:name="_Toc492908818"/>
      <w:bookmarkStart w:id="1461" w:name="_Toc492910897"/>
      <w:bookmarkStart w:id="1462" w:name="_Toc492912499"/>
      <w:bookmarkStart w:id="1463" w:name="_Toc492973215"/>
      <w:bookmarkStart w:id="1464" w:name="_Toc492997231"/>
      <w:bookmarkStart w:id="1465" w:name="_Toc492648241"/>
      <w:bookmarkStart w:id="1466" w:name="_Toc492901344"/>
      <w:bookmarkStart w:id="1467" w:name="_Toc492903807"/>
      <w:bookmarkStart w:id="1468" w:name="_Toc492906324"/>
      <w:bookmarkStart w:id="1469" w:name="_Toc492907315"/>
      <w:bookmarkStart w:id="1470" w:name="_Toc492908819"/>
      <w:bookmarkStart w:id="1471" w:name="_Toc492910898"/>
      <w:bookmarkStart w:id="1472" w:name="_Toc492912500"/>
      <w:bookmarkStart w:id="1473" w:name="_Toc492973216"/>
      <w:bookmarkStart w:id="1474" w:name="_Toc492997232"/>
      <w:bookmarkStart w:id="1475" w:name="_Toc492648294"/>
      <w:bookmarkStart w:id="1476" w:name="_Toc492901397"/>
      <w:bookmarkStart w:id="1477" w:name="_Toc492903860"/>
      <w:bookmarkStart w:id="1478" w:name="_Toc492906377"/>
      <w:bookmarkStart w:id="1479" w:name="_Toc492907368"/>
      <w:bookmarkStart w:id="1480" w:name="_Toc492908872"/>
      <w:bookmarkStart w:id="1481" w:name="_Toc492910951"/>
      <w:bookmarkStart w:id="1482" w:name="_Toc492912553"/>
      <w:bookmarkStart w:id="1483" w:name="_Toc492973269"/>
      <w:bookmarkStart w:id="1484" w:name="_Toc492997285"/>
      <w:bookmarkStart w:id="1485" w:name="_Toc492648392"/>
      <w:bookmarkStart w:id="1486" w:name="_Toc492901495"/>
      <w:bookmarkStart w:id="1487" w:name="_Toc492903958"/>
      <w:bookmarkStart w:id="1488" w:name="_Toc492906475"/>
      <w:bookmarkStart w:id="1489" w:name="_Toc492907466"/>
      <w:bookmarkStart w:id="1490" w:name="_Toc492908970"/>
      <w:bookmarkStart w:id="1491" w:name="_Toc492911049"/>
      <w:bookmarkStart w:id="1492" w:name="_Toc492912651"/>
      <w:bookmarkStart w:id="1493" w:name="_Toc492973367"/>
      <w:bookmarkStart w:id="1494" w:name="_Toc492997383"/>
      <w:bookmarkStart w:id="1495" w:name="_Toc492648393"/>
      <w:bookmarkStart w:id="1496" w:name="_Toc492901496"/>
      <w:bookmarkStart w:id="1497" w:name="_Toc492903959"/>
      <w:bookmarkStart w:id="1498" w:name="_Toc492906476"/>
      <w:bookmarkStart w:id="1499" w:name="_Toc492907467"/>
      <w:bookmarkStart w:id="1500" w:name="_Toc492908971"/>
      <w:bookmarkStart w:id="1501" w:name="_Toc492911050"/>
      <w:bookmarkStart w:id="1502" w:name="_Toc492912652"/>
      <w:bookmarkStart w:id="1503" w:name="_Toc492973368"/>
      <w:bookmarkStart w:id="1504" w:name="_Toc492997384"/>
      <w:bookmarkStart w:id="1505" w:name="_Toc280519301"/>
      <w:bookmarkStart w:id="1506" w:name="_Toc272140070"/>
      <w:bookmarkStart w:id="1507" w:name="_Toc272140071"/>
      <w:bookmarkStart w:id="1508" w:name="_Toc272140072"/>
      <w:bookmarkStart w:id="1509" w:name="_Toc353869052"/>
      <w:bookmarkStart w:id="1510" w:name="_Toc282530963"/>
      <w:bookmarkStart w:id="1511" w:name="_Toc458670371"/>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602C694"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1AFD6473" w:rsidR="00103FB9" w:rsidRDefault="00103FB9" w:rsidP="00A127A2">
            <w:pPr>
              <w:pStyle w:val="ListBullet2"/>
              <w:spacing w:before="40" w:after="40" w:line="276" w:lineRule="auto"/>
              <w:rPr>
                <w:lang w:val="en-AU"/>
              </w:rPr>
            </w:pPr>
            <w:del w:id="1512" w:author="KPMG_PQH" w:date="2026-04-07T11:25:00Z" w16du:dateUtc="2026-04-07T04:25:00Z">
              <w:r>
                <w:rPr>
                  <w:lang w:val="en-AU"/>
                </w:rPr>
                <w:delText>-      </w:delText>
              </w:r>
            </w:del>
            <w:r>
              <w:rPr>
                <w:lang w:val="en-AU"/>
              </w:rPr>
              <w:t>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475D1918" w:rsidR="00103FB9" w:rsidRPr="00260F36"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lastRenderedPageBreak/>
              <w:t xml:space="preserve">HMV </w:t>
            </w:r>
            <w:del w:id="1513" w:author="KPMG_PQH" w:date="2026-04-07T11:25:00Z" w16du:dateUtc="2026-04-07T04:25:00Z">
              <w:r>
                <w:rPr>
                  <w:rFonts w:asciiTheme="majorHAnsi" w:hAnsiTheme="majorHAnsi" w:cstheme="majorHAnsi"/>
                  <w:lang w:val="en-AU"/>
                </w:rPr>
                <w:delText xml:space="preserve">only </w:delText>
              </w:r>
            </w:del>
            <w:r>
              <w:rPr>
                <w:rFonts w:asciiTheme="majorHAnsi" w:hAnsiTheme="majorHAnsi" w:cstheme="majorHAnsi"/>
                <w:lang w:val="en-AU"/>
              </w:rPr>
              <w:t xml:space="preserve">purchases a </w:t>
            </w:r>
            <w:del w:id="1514" w:author="KPMG_PQH" w:date="2026-04-07T11:25:00Z" w16du:dateUtc="2026-04-07T04:25:00Z">
              <w:r>
                <w:rPr>
                  <w:rFonts w:asciiTheme="majorHAnsi" w:hAnsiTheme="majorHAnsi" w:cstheme="majorHAnsi"/>
                  <w:lang w:val="en-AU"/>
                </w:rPr>
                <w:delText xml:space="preserve">small </w:delText>
              </w:r>
            </w:del>
            <w:r>
              <w:rPr>
                <w:rFonts w:asciiTheme="majorHAnsi" w:hAnsiTheme="majorHAnsi" w:cstheme="majorHAnsi"/>
                <w:lang w:val="en-AU"/>
              </w:rPr>
              <w:t xml:space="preserve">portion of </w:t>
            </w:r>
            <w:ins w:id="1515" w:author="KPMG_PQH" w:date="2026-04-07T11:25:00Z" w16du:dateUtc="2026-04-07T04:25:00Z">
              <w:r w:rsidR="00617997">
                <w:rPr>
                  <w:rFonts w:asciiTheme="majorHAnsi" w:hAnsiTheme="majorHAnsi" w:cstheme="majorHAnsi"/>
                  <w:lang w:val="en-AU"/>
                </w:rPr>
                <w:t xml:space="preserve">fabric and </w:t>
              </w:r>
            </w:ins>
            <w:r>
              <w:rPr>
                <w:rFonts w:asciiTheme="majorHAnsi" w:hAnsiTheme="majorHAnsi" w:cstheme="majorHAnsi"/>
                <w:lang w:val="en-AU"/>
              </w:rPr>
              <w:t xml:space="preserve">auxiliary materials mostly from </w:t>
            </w:r>
            <w:ins w:id="1516" w:author="KPMG_PQH" w:date="2026-04-07T11:25:00Z" w16du:dateUtc="2026-04-07T04:25:00Z">
              <w:r w:rsidR="001918E7" w:rsidRPr="001918E7">
                <w:rPr>
                  <w:rFonts w:asciiTheme="majorHAnsi" w:hAnsiTheme="majorHAnsi" w:cstheme="majorHAnsi"/>
                  <w:lang w:val="en-AU"/>
                </w:rPr>
                <w:t>suppliers designated by MMAB</w:t>
              </w:r>
              <w:r w:rsidR="00260F36">
                <w:rPr>
                  <w:rFonts w:asciiTheme="majorHAnsi" w:hAnsiTheme="majorHAnsi" w:cstheme="majorHAnsi"/>
                  <w:lang w:val="en-AU"/>
                </w:rPr>
                <w:t xml:space="preserve"> or from </w:t>
              </w:r>
            </w:ins>
            <w:r>
              <w:rPr>
                <w:rFonts w:asciiTheme="majorHAnsi" w:hAnsiTheme="majorHAnsi" w:cstheme="majorHAnsi"/>
                <w:lang w:val="en-AU"/>
              </w:rPr>
              <w:t>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599888C1"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w:t>
            </w:r>
            <w:del w:id="1517" w:author="KPMG_PQH" w:date="2026-04-07T11:25:00Z" w16du:dateUtc="2026-04-07T04:25:00Z">
              <w:r>
                <w:rPr>
                  <w:szCs w:val="18"/>
                  <w:lang w:val="en-AU"/>
                </w:rPr>
                <w:delText>Production</w:delText>
              </w:r>
            </w:del>
            <w:ins w:id="1518" w:author="KPMG_PQH" w:date="2026-04-07T11:25:00Z" w16du:dateUtc="2026-04-07T04:25:00Z">
              <w:r w:rsidR="00260F36">
                <w:rPr>
                  <w:szCs w:val="18"/>
                  <w:lang w:val="en-AU"/>
                </w:rPr>
                <w:t>SCM</w:t>
              </w:r>
            </w:ins>
            <w:r w:rsidR="00260F36">
              <w:rPr>
                <w:szCs w:val="18"/>
                <w:lang w:val="en-AU"/>
              </w:rPr>
              <w:t xml:space="preserve"> </w:t>
            </w:r>
            <w:r>
              <w:rPr>
                <w:szCs w:val="18"/>
                <w:lang w:val="en-AU"/>
              </w:rPr>
              <w:t xml:space="preserve">Manager will set up production plan through the following steps: </w:t>
            </w:r>
            <w:r>
              <w:rPr>
                <w:szCs w:val="18"/>
                <w:lang w:val="en-AU"/>
              </w:rPr>
              <w:br/>
              <w:t xml:space="preserve">1. Check delivery date of </w:t>
            </w:r>
            <w:proofErr w:type="gramStart"/>
            <w:r>
              <w:rPr>
                <w:szCs w:val="18"/>
                <w:lang w:val="en-AU"/>
              </w:rPr>
              <w:t>order;</w:t>
            </w:r>
            <w:proofErr w:type="gramEnd"/>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2. Check delivery of </w:t>
            </w:r>
            <w:proofErr w:type="gramStart"/>
            <w:r>
              <w:rPr>
                <w:szCs w:val="18"/>
                <w:lang w:val="en-AU"/>
              </w:rPr>
              <w:t>materials;</w:t>
            </w:r>
            <w:proofErr w:type="gramEnd"/>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3. Check production </w:t>
            </w:r>
            <w:proofErr w:type="gramStart"/>
            <w:r>
              <w:rPr>
                <w:szCs w:val="18"/>
                <w:lang w:val="en-AU"/>
              </w:rPr>
              <w:t>capacity;</w:t>
            </w:r>
            <w:proofErr w:type="gramEnd"/>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1. Make instruction </w:t>
            </w:r>
            <w:proofErr w:type="gramStart"/>
            <w:r>
              <w:rPr>
                <w:lang w:val="en-AU"/>
              </w:rPr>
              <w:t>sheet;</w:t>
            </w:r>
            <w:proofErr w:type="gramEnd"/>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2. Take materials from warehouse to Cutting </w:t>
            </w:r>
            <w:proofErr w:type="gramStart"/>
            <w:r>
              <w:rPr>
                <w:lang w:val="en-AU"/>
              </w:rPr>
              <w:t>section;</w:t>
            </w:r>
            <w:proofErr w:type="gramEnd"/>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3. Provide cut materials to Delivery </w:t>
            </w:r>
            <w:proofErr w:type="gramStart"/>
            <w:r>
              <w:rPr>
                <w:lang w:val="en-AU"/>
              </w:rPr>
              <w:t>section;</w:t>
            </w:r>
            <w:proofErr w:type="gramEnd"/>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4. Provide cut materials to Sewing </w:t>
            </w:r>
            <w:proofErr w:type="gramStart"/>
            <w:r>
              <w:rPr>
                <w:lang w:val="en-AU"/>
              </w:rPr>
              <w:t>section;</w:t>
            </w:r>
            <w:proofErr w:type="gramEnd"/>
          </w:p>
          <w:p w14:paraId="62C5A213" w14:textId="1DC32D67" w:rsidR="007B7FBD"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5. </w:t>
            </w:r>
            <w:del w:id="1519" w:author="KPMG_PQH" w:date="2026-04-07T11:25:00Z" w16du:dateUtc="2026-04-07T04:25:00Z">
              <w:r>
                <w:rPr>
                  <w:lang w:val="en-AU"/>
                </w:rPr>
                <w:delText>Send</w:delText>
              </w:r>
            </w:del>
            <w:ins w:id="1520" w:author="KPMG_PQH" w:date="2026-04-07T11:25:00Z" w16du:dateUtc="2026-04-07T04:25:00Z">
              <w:r w:rsidR="007B7FBD" w:rsidRPr="007B7FBD">
                <w:rPr>
                  <w:lang w:val="en-AU"/>
                </w:rPr>
                <w:t>Transfer</w:t>
              </w:r>
            </w:ins>
            <w:r w:rsidR="007B7FBD" w:rsidRPr="007B7FBD">
              <w:rPr>
                <w:lang w:val="en-AU"/>
              </w:rPr>
              <w:t xml:space="preserve"> gloves to </w:t>
            </w:r>
            <w:del w:id="1521" w:author="KPMG_PQH" w:date="2026-04-07T11:25:00Z" w16du:dateUtc="2026-04-07T04:25:00Z">
              <w:r>
                <w:rPr>
                  <w:lang w:val="en-AU"/>
                </w:rPr>
                <w:delText>Inspection section</w:delText>
              </w:r>
            </w:del>
            <w:ins w:id="1522" w:author="KPMG_PQH" w:date="2026-04-07T11:25:00Z" w16du:dateUtc="2026-04-07T04:25:00Z">
              <w:r w:rsidR="007B7FBD" w:rsidRPr="007B7FBD">
                <w:rPr>
                  <w:lang w:val="en-AU"/>
                </w:rPr>
                <w:t xml:space="preserve">the </w:t>
              </w:r>
              <w:r w:rsidR="005960B4">
                <w:rPr>
                  <w:lang w:val="en-AU"/>
                </w:rPr>
                <w:t>T</w:t>
              </w:r>
              <w:r w:rsidR="008E3CB6">
                <w:rPr>
                  <w:lang w:val="en-AU"/>
                </w:rPr>
                <w:t xml:space="preserve">o-setting </w:t>
              </w:r>
              <w:proofErr w:type="gramStart"/>
              <w:r w:rsidR="007B7FBD" w:rsidRPr="007B7FBD">
                <w:rPr>
                  <w:lang w:val="en-AU"/>
                </w:rPr>
                <w:t>department</w:t>
              </w:r>
            </w:ins>
            <w:r w:rsidR="007B7FBD">
              <w:rPr>
                <w:lang w:val="en-AU"/>
              </w:rPr>
              <w:t>;</w:t>
            </w:r>
            <w:proofErr w:type="gramEnd"/>
          </w:p>
          <w:p w14:paraId="62A020B4" w14:textId="63B19CA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ins w:id="1523" w:author="KPMG_PQH" w:date="2026-04-07T11:25:00Z" w16du:dateUtc="2026-04-07T04:25:00Z"/>
                <w:lang w:val="en-AU"/>
              </w:rPr>
            </w:pPr>
            <w:del w:id="1524" w:author="KPMG_PQH" w:date="2026-04-07T11:25:00Z" w16du:dateUtc="2026-04-07T04:25:00Z">
              <w:r>
                <w:rPr>
                  <w:lang w:val="en-AU"/>
                </w:rPr>
                <w:delText>6.</w:delText>
              </w:r>
            </w:del>
            <w:ins w:id="1525" w:author="KPMG_PQH" w:date="2026-04-07T11:25:00Z" w16du:dateUtc="2026-04-07T04:25:00Z">
              <w:r w:rsidR="007B7FBD" w:rsidRPr="00E46738">
                <w:rPr>
                  <w:lang w:val="en-AU"/>
                </w:rPr>
                <w:t xml:space="preserve">6. </w:t>
              </w:r>
              <w:r w:rsidRPr="00E46738">
                <w:rPr>
                  <w:lang w:val="en-AU"/>
                </w:rPr>
                <w:t xml:space="preserve">Send gloves to </w:t>
              </w:r>
              <w:r w:rsidR="00D935D2" w:rsidRPr="00E46738">
                <w:rPr>
                  <w:lang w:val="en-AU"/>
                </w:rPr>
                <w:t>QC</w:t>
              </w:r>
              <w:r w:rsidR="00510D1F" w:rsidRPr="00E46738">
                <w:rPr>
                  <w:lang w:val="en-AU"/>
                </w:rPr>
                <w:t xml:space="preserve"> </w:t>
              </w:r>
              <w:proofErr w:type="gramStart"/>
              <w:r w:rsidRPr="00E46738">
                <w:rPr>
                  <w:lang w:val="en-AU"/>
                </w:rPr>
                <w:t>section;</w:t>
              </w:r>
              <w:proofErr w:type="gramEnd"/>
            </w:ins>
          </w:p>
          <w:p w14:paraId="34137B79" w14:textId="060C013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ins w:id="1526" w:author="KPMG_PQH" w:date="2026-04-07T11:25:00Z" w16du:dateUtc="2026-04-07T04:25:00Z">
              <w:r>
                <w:rPr>
                  <w:lang w:val="en-AU"/>
                </w:rPr>
                <w:lastRenderedPageBreak/>
                <w:t>7</w:t>
              </w:r>
              <w:r w:rsidR="00103FB9">
                <w:rPr>
                  <w:lang w:val="en-AU"/>
                </w:rPr>
                <w:t>.</w:t>
              </w:r>
            </w:ins>
            <w:r w:rsidR="00103FB9">
              <w:rPr>
                <w:lang w:val="en-AU"/>
              </w:rPr>
              <w:t xml:space="preserve">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lastRenderedPageBreak/>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2FD2F959"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w:t>
            </w:r>
            <w:del w:id="1527" w:author="KPMG_PQH" w:date="2026-04-07T11:25:00Z" w16du:dateUtc="2026-04-07T04:25:00Z">
              <w:r>
                <w:rPr>
                  <w:lang w:val="en-AU"/>
                </w:rPr>
                <w:delText>production manager and section chiefs</w:delText>
              </w:r>
            </w:del>
            <w:ins w:id="1528" w:author="KPMG_PQH" w:date="2026-04-07T11:25:00Z" w16du:dateUtc="2026-04-07T04:25:00Z">
              <w:r w:rsidR="00C32366">
                <w:rPr>
                  <w:lang w:val="en-AU"/>
                </w:rPr>
                <w:t>QC Section</w:t>
              </w:r>
            </w:ins>
            <w:r>
              <w:rPr>
                <w:lang w:val="en-AU"/>
              </w:rPr>
              <w:t>)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4BB4A6E5"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maintains a low inventory level of raw materials (for 2-3 months of usage) and deliver finished goods at designated delivery date (usually immediately after production). The main 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w:t>
            </w:r>
            <w:del w:id="1529" w:author="KPMG_PQH" w:date="2026-04-07T11:25:00Z" w16du:dateUtc="2026-04-07T04:25:00Z">
              <w:r>
                <w:rPr>
                  <w:lang w:val="en-AU"/>
                </w:rPr>
                <w:delText>There is one staff in General section taking</w:delText>
              </w:r>
            </w:del>
            <w:ins w:id="1530" w:author="KPMG_PQH" w:date="2026-04-07T11:25:00Z" w16du:dateUtc="2026-04-07T04:25:00Z">
              <w:r w:rsidR="00C32366">
                <w:rPr>
                  <w:lang w:val="en-AU"/>
                </w:rPr>
                <w:t>SCM Section</w:t>
              </w:r>
              <w:r>
                <w:rPr>
                  <w:lang w:val="en-AU"/>
                </w:rPr>
                <w:t xml:space="preserve"> tak</w:t>
              </w:r>
              <w:r w:rsidR="00631987">
                <w:rPr>
                  <w:lang w:val="en-AU"/>
                </w:rPr>
                <w:t>es</w:t>
              </w:r>
            </w:ins>
            <w:r>
              <w:rPr>
                <w:lang w:val="en-AU"/>
              </w:rPr>
              <w:t xml:space="preserve">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lastRenderedPageBreak/>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1531" w:name="_Toc65146609"/>
      <w:bookmarkStart w:id="1532" w:name="_Toc508216414"/>
      <w:bookmarkStart w:id="1533" w:name="_Toc514923598"/>
      <w:bookmarkStart w:id="1534" w:name="_Toc516668424"/>
      <w:bookmarkStart w:id="1535" w:name="_Toc526104617"/>
      <w:bookmarkStart w:id="1536" w:name="_Toc90906425"/>
      <w:bookmarkStart w:id="1537" w:name="_Toc220570348"/>
      <w:bookmarkStart w:id="1538" w:name="_Toc353961394"/>
      <w:bookmarkStart w:id="1539" w:name="_Toc353961784"/>
      <w:bookmarkStart w:id="1540" w:name="_Toc354337135"/>
      <w:bookmarkStart w:id="1541" w:name="_Toc356575051"/>
      <w:bookmarkStart w:id="1542" w:name="_Toc362251158"/>
      <w:bookmarkStart w:id="1543" w:name="_Toc379897889"/>
      <w:bookmarkStart w:id="1544" w:name="_Toc449626232"/>
      <w:bookmarkStart w:id="1545" w:name="_Toc487558058"/>
      <w:bookmarkStart w:id="1546" w:name="_Toc170131414"/>
      <w:bookmarkEnd w:id="1509"/>
      <w:bookmarkEnd w:id="1531"/>
      <w:r w:rsidRPr="00D97AF0">
        <w:t>Changes from Previous Fiscal Year</w:t>
      </w:r>
      <w:bookmarkEnd w:id="1532"/>
      <w:bookmarkEnd w:id="1533"/>
      <w:bookmarkEnd w:id="1534"/>
      <w:bookmarkEnd w:id="1535"/>
      <w:bookmarkEnd w:id="1536"/>
      <w:bookmarkEnd w:id="1537"/>
      <w:bookmarkEnd w:id="1546"/>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1547" w:name="_Toc508216415"/>
      <w:bookmarkStart w:id="1548" w:name="_Toc514923599"/>
      <w:bookmarkStart w:id="1549" w:name="_Toc516668425"/>
      <w:bookmarkStart w:id="1550" w:name="_Toc526104618"/>
      <w:bookmarkStart w:id="1551" w:name="_Toc90906426"/>
      <w:bookmarkStart w:id="1552" w:name="_Toc220570349"/>
      <w:bookmarkStart w:id="1553" w:name="_Toc170131415"/>
      <w:bookmarkEnd w:id="1538"/>
      <w:bookmarkEnd w:id="1539"/>
      <w:bookmarkEnd w:id="1540"/>
      <w:bookmarkEnd w:id="1541"/>
      <w:bookmarkEnd w:id="1542"/>
      <w:bookmarkEnd w:id="1543"/>
      <w:bookmarkEnd w:id="1544"/>
      <w:bookmarkEnd w:id="1545"/>
      <w:r w:rsidRPr="00D97AF0">
        <w:t xml:space="preserve">Conclusion based on the functional analysis </w:t>
      </w:r>
      <w:r>
        <w:t xml:space="preserve">- </w:t>
      </w:r>
      <w:proofErr w:type="spellStart"/>
      <w:r w:rsidRPr="00B611E8">
        <w:t>Characterisation</w:t>
      </w:r>
      <w:proofErr w:type="spellEnd"/>
      <w:r w:rsidRPr="00B611E8">
        <w:t xml:space="preserve"> of </w:t>
      </w:r>
      <w:bookmarkEnd w:id="1547"/>
      <w:bookmarkEnd w:id="1548"/>
      <w:bookmarkEnd w:id="1549"/>
      <w:bookmarkEnd w:id="1550"/>
      <w:r w:rsidR="00123A57">
        <w:t>HMV</w:t>
      </w:r>
      <w:bookmarkEnd w:id="1551"/>
      <w:bookmarkEnd w:id="1552"/>
      <w:bookmarkEnd w:id="1553"/>
    </w:p>
    <w:p w14:paraId="7D3EAAD6" w14:textId="3E3C3DD8" w:rsidR="00123A57" w:rsidRDefault="00EF4935" w:rsidP="00123A57">
      <w:pPr>
        <w:pStyle w:val="BodyText"/>
        <w:jc w:val="both"/>
      </w:pPr>
      <w:bookmarkStart w:id="1554" w:name="_Toc492648404"/>
      <w:bookmarkStart w:id="1555" w:name="_Toc492901507"/>
      <w:bookmarkStart w:id="1556" w:name="_Toc492903970"/>
      <w:bookmarkStart w:id="1557" w:name="_Toc492906487"/>
      <w:bookmarkStart w:id="1558" w:name="_Toc492907478"/>
      <w:bookmarkStart w:id="1559" w:name="_Toc492908982"/>
      <w:bookmarkStart w:id="1560" w:name="_Toc492911061"/>
      <w:bookmarkStart w:id="1561" w:name="_Toc492912663"/>
      <w:bookmarkStart w:id="1562" w:name="_Toc492973379"/>
      <w:bookmarkStart w:id="1563" w:name="_Toc492997395"/>
      <w:bookmarkStart w:id="1564" w:name="_Toc492648408"/>
      <w:bookmarkStart w:id="1565" w:name="_Toc492901511"/>
      <w:bookmarkStart w:id="1566" w:name="_Toc492903974"/>
      <w:bookmarkStart w:id="1567" w:name="_Toc492906491"/>
      <w:bookmarkStart w:id="1568" w:name="_Toc492907482"/>
      <w:bookmarkStart w:id="1569" w:name="_Toc492908986"/>
      <w:bookmarkStart w:id="1570" w:name="_Toc492911065"/>
      <w:bookmarkStart w:id="1571" w:name="_Toc492912667"/>
      <w:bookmarkStart w:id="1572" w:name="_Toc492973383"/>
      <w:bookmarkStart w:id="1573" w:name="_Toc492997399"/>
      <w:bookmarkStart w:id="1574" w:name="_Toc492648409"/>
      <w:bookmarkStart w:id="1575" w:name="_Toc492901512"/>
      <w:bookmarkStart w:id="1576" w:name="_Toc492903975"/>
      <w:bookmarkStart w:id="1577" w:name="_Toc492906492"/>
      <w:bookmarkStart w:id="1578" w:name="_Toc492907483"/>
      <w:bookmarkStart w:id="1579" w:name="_Toc492908987"/>
      <w:bookmarkStart w:id="1580" w:name="_Toc492911066"/>
      <w:bookmarkStart w:id="1581" w:name="_Toc492912668"/>
      <w:bookmarkStart w:id="1582" w:name="_Toc492973384"/>
      <w:bookmarkStart w:id="1583" w:name="_Toc492997400"/>
      <w:bookmarkStart w:id="1584" w:name="_Toc458589178"/>
      <w:bookmarkStart w:id="1585" w:name="_Toc458578536"/>
      <w:bookmarkStart w:id="1586" w:name="_Toc361391138"/>
      <w:bookmarkStart w:id="1587" w:name="_Ref497899536"/>
      <w:bookmarkStart w:id="1588" w:name="_Ref497899553"/>
      <w:bookmarkStart w:id="1589" w:name="_Toc508216416"/>
      <w:bookmarkStart w:id="1590" w:name="_Toc514923600"/>
      <w:bookmarkStart w:id="1591" w:name="_Toc516668426"/>
      <w:bookmarkStart w:id="1592" w:name="_Toc484617896"/>
      <w:bookmarkStart w:id="1593" w:name="_Ref492914101"/>
      <w:bookmarkStart w:id="1594" w:name="_Toc399434985"/>
      <w:bookmarkStart w:id="1595" w:name="_Toc451015964"/>
      <w:bookmarkStart w:id="1596" w:name="_Toc447229073"/>
      <w:bookmarkStart w:id="1597" w:name="_Toc458670397"/>
      <w:bookmarkStart w:id="1598" w:name="_Toc407021201"/>
      <w:bookmarkStart w:id="1599" w:name="_Toc271556158"/>
      <w:bookmarkStart w:id="1600" w:name="_Toc283730897"/>
      <w:bookmarkStart w:id="1601" w:name="_Toc292282564"/>
      <w:bookmarkStart w:id="1602" w:name="_Toc300739786"/>
      <w:bookmarkStart w:id="1603" w:name="_Toc311128839"/>
      <w:bookmarkStart w:id="1604" w:name="_Toc329610809"/>
      <w:bookmarkEnd w:id="1510"/>
      <w:bookmarkEnd w:id="1511"/>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w:t>
      </w:r>
      <w:proofErr w:type="gramStart"/>
      <w:r w:rsidR="00123A57">
        <w:t>), and</w:t>
      </w:r>
      <w:proofErr w:type="gramEnd"/>
      <w:r w:rsidR="00123A57">
        <w:t xml:space="preserve"> only carries the limited responsibility for the quality control and quality assurance in its manufacturing facility. HMV only bears limited risk related to its </w:t>
      </w:r>
      <w:r w:rsidR="00123A57">
        <w:lastRenderedPageBreak/>
        <w:t xml:space="preserve">operations and owns limited assets. Therefore, HMV can be </w:t>
      </w:r>
      <w:proofErr w:type="spellStart"/>
      <w:proofErr w:type="gramStart"/>
      <w:r w:rsidR="00123A57">
        <w:t>characterised</w:t>
      </w:r>
      <w:proofErr w:type="spellEnd"/>
      <w:proofErr w:type="gramEnd"/>
      <w:r w:rsidR="00123A57">
        <w:t xml:space="preserve">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1605" w:name="_Ref20137569"/>
      <w:bookmarkStart w:id="1606" w:name="_Toc90906427"/>
      <w:bookmarkStart w:id="1607" w:name="_Toc220570350"/>
      <w:bookmarkStart w:id="1608" w:name="_Toc170131416"/>
      <w:bookmarkEnd w:id="1587"/>
      <w:bookmarkEnd w:id="1588"/>
      <w:bookmarkEnd w:id="1589"/>
      <w:bookmarkEnd w:id="1590"/>
      <w:bookmarkEnd w:id="1591"/>
      <w:r>
        <w:lastRenderedPageBreak/>
        <w:t>Economic analysis</w:t>
      </w:r>
      <w:bookmarkEnd w:id="1605"/>
      <w:bookmarkEnd w:id="1606"/>
      <w:bookmarkEnd w:id="1607"/>
      <w:bookmarkEnd w:id="1608"/>
    </w:p>
    <w:p w14:paraId="76DA5CAC" w14:textId="2E6B8B2C" w:rsidR="00923508" w:rsidRDefault="00923508" w:rsidP="00EE3A7F">
      <w:pPr>
        <w:pStyle w:val="Heading2"/>
      </w:pPr>
      <w:bookmarkStart w:id="1609" w:name="_Toc90906428"/>
      <w:bookmarkStart w:id="1610" w:name="_Toc220570351"/>
      <w:bookmarkStart w:id="1611" w:name="_Toc508216417"/>
      <w:bookmarkStart w:id="1612" w:name="_Toc514923601"/>
      <w:bookmarkStart w:id="1613" w:name="_Toc516668427"/>
      <w:bookmarkStart w:id="1614" w:name="_Toc526104620"/>
      <w:bookmarkStart w:id="1615" w:name="_Toc170131417"/>
      <w:r>
        <w:t>T</w:t>
      </w:r>
      <w:r w:rsidRPr="00FB667F">
        <w:t>ransfer pricing methods</w:t>
      </w:r>
      <w:bookmarkEnd w:id="1609"/>
      <w:bookmarkEnd w:id="1610"/>
      <w:bookmarkEnd w:id="1615"/>
      <w:r w:rsidRPr="00FB667F">
        <w:t xml:space="preserve"> </w:t>
      </w:r>
      <w:bookmarkEnd w:id="1592"/>
      <w:bookmarkEnd w:id="1593"/>
      <w:bookmarkEnd w:id="1611"/>
      <w:bookmarkEnd w:id="1612"/>
      <w:bookmarkEnd w:id="1613"/>
      <w:bookmarkEnd w:id="1614"/>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1616" w:name="_Toc90906429"/>
      <w:bookmarkStart w:id="1617" w:name="_Toc220570352"/>
      <w:bookmarkStart w:id="1618" w:name="_Ref492914119"/>
      <w:bookmarkStart w:id="1619" w:name="_Toc508216421"/>
      <w:bookmarkStart w:id="1620" w:name="_Toc514923602"/>
      <w:bookmarkStart w:id="1621" w:name="_Toc516668428"/>
      <w:bookmarkStart w:id="1622" w:name="_Toc526104621"/>
      <w:bookmarkStart w:id="1623" w:name="_Ref17186810"/>
      <w:bookmarkStart w:id="1624" w:name="_Toc484617902"/>
      <w:bookmarkStart w:id="1625" w:name="_Toc170131418"/>
      <w:r>
        <w:t>Comparability analysis</w:t>
      </w:r>
      <w:bookmarkEnd w:id="1616"/>
      <w:bookmarkEnd w:id="1617"/>
      <w:bookmarkEnd w:id="1625"/>
      <w:r>
        <w:t xml:space="preserve"> </w:t>
      </w:r>
      <w:bookmarkEnd w:id="1618"/>
      <w:bookmarkEnd w:id="1619"/>
      <w:bookmarkEnd w:id="1620"/>
      <w:bookmarkEnd w:id="1621"/>
      <w:bookmarkEnd w:id="1622"/>
      <w:bookmarkEnd w:id="1623"/>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w:t>
      </w:r>
      <w:proofErr w:type="spellStart"/>
      <w:r w:rsidRPr="005C4863">
        <w:t>analyse</w:t>
      </w:r>
      <w:proofErr w:type="spellEnd"/>
      <w:r w:rsidRPr="005C4863">
        <w:t xml:space="preserve"> and determine the substance of such differences and </w:t>
      </w:r>
      <w:proofErr w:type="gramStart"/>
      <w:r w:rsidRPr="005C4863">
        <w:t>make adjustments to</w:t>
      </w:r>
      <w:proofErr w:type="gramEnd"/>
      <w:r w:rsidRPr="005C4863">
        <w:t xml:space="preserve">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 xml:space="preserve">The economically relevant characteristics or comparability factors that need to be identified in the commercial or financial relations between the associated enterprises </w:t>
      </w:r>
      <w:proofErr w:type="gramStart"/>
      <w:r w:rsidRPr="00CF5A2A">
        <w:t>in order to</w:t>
      </w:r>
      <w:proofErr w:type="gramEnd"/>
      <w:r w:rsidRPr="00CF5A2A">
        <w:t xml:space="preserve"> accurately delineate the actual transaction can be broadly </w:t>
      </w:r>
      <w:proofErr w:type="spellStart"/>
      <w:r w:rsidRPr="00CF5A2A">
        <w:t>categorised</w:t>
      </w:r>
      <w:proofErr w:type="spellEnd"/>
      <w:r w:rsidRPr="00CF5A2A">
        <w:t xml:space="preserve">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w:t>
      </w:r>
      <w:proofErr w:type="gramStart"/>
      <w:r w:rsidR="00923508" w:rsidRPr="00CF5A2A">
        <w:t>provided;</w:t>
      </w:r>
      <w:proofErr w:type="gramEnd"/>
    </w:p>
    <w:p w14:paraId="4FD739DE" w14:textId="27B23DEF" w:rsidR="00923508" w:rsidRPr="00CF5A2A" w:rsidRDefault="00E809A0" w:rsidP="00123A57">
      <w:pPr>
        <w:pStyle w:val="ListBullet"/>
        <w:jc w:val="both"/>
      </w:pPr>
      <w:r>
        <w:t>F</w:t>
      </w:r>
      <w:r w:rsidR="00923508" w:rsidRPr="00CF5A2A">
        <w:t xml:space="preserve">unctions performed by each of the parties to the transaction, </w:t>
      </w:r>
      <w:proofErr w:type="gramStart"/>
      <w:r w:rsidR="00923508" w:rsidRPr="00CF5A2A">
        <w:t>taking into account</w:t>
      </w:r>
      <w:proofErr w:type="gramEnd"/>
      <w:r w:rsidR="00923508" w:rsidRPr="00CF5A2A">
        <w:t xml:space="preserve"> assets used and risks </w:t>
      </w:r>
      <w:proofErr w:type="gramStart"/>
      <w:r w:rsidR="00923508" w:rsidRPr="00CF5A2A">
        <w:t>assumed;</w:t>
      </w:r>
      <w:proofErr w:type="gramEnd"/>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1626" w:name="_Toc17125035"/>
      <w:bookmarkStart w:id="1627" w:name="_Toc17125036"/>
      <w:bookmarkStart w:id="1628" w:name="_Toc17125037"/>
      <w:bookmarkStart w:id="1629" w:name="_Toc17125038"/>
      <w:bookmarkStart w:id="1630" w:name="_Toc17125039"/>
      <w:bookmarkStart w:id="1631" w:name="_Toc17125040"/>
      <w:bookmarkStart w:id="1632" w:name="_Toc17125041"/>
      <w:bookmarkStart w:id="1633" w:name="_Toc17125042"/>
      <w:bookmarkStart w:id="1634" w:name="_Toc17125043"/>
      <w:bookmarkStart w:id="1635" w:name="_Toc17125044"/>
      <w:bookmarkStart w:id="1636" w:name="_Toc17125045"/>
      <w:bookmarkStart w:id="1637" w:name="_Toc90906430"/>
      <w:bookmarkStart w:id="1638" w:name="_Toc220570353"/>
      <w:bookmarkStart w:id="1639" w:name="_Ref497901347"/>
      <w:bookmarkStart w:id="1640" w:name="_Toc508216423"/>
      <w:bookmarkStart w:id="1641" w:name="_Toc514923604"/>
      <w:bookmarkStart w:id="1642" w:name="_Toc516668430"/>
      <w:bookmarkStart w:id="1643" w:name="_Toc526104623"/>
      <w:bookmarkStart w:id="1644" w:name="_Toc170131419"/>
      <w:bookmarkEnd w:id="1626"/>
      <w:bookmarkEnd w:id="1627"/>
      <w:bookmarkEnd w:id="1628"/>
      <w:bookmarkEnd w:id="1629"/>
      <w:bookmarkEnd w:id="1630"/>
      <w:bookmarkEnd w:id="1631"/>
      <w:bookmarkEnd w:id="1632"/>
      <w:bookmarkEnd w:id="1633"/>
      <w:bookmarkEnd w:id="1634"/>
      <w:bookmarkEnd w:id="1635"/>
      <w:bookmarkEnd w:id="1636"/>
      <w:r>
        <w:t>Internal and external comparable data</w:t>
      </w:r>
      <w:bookmarkEnd w:id="1637"/>
      <w:bookmarkEnd w:id="1638"/>
      <w:bookmarkEnd w:id="1644"/>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 xml:space="preserve">party – MMAB - did not </w:t>
      </w:r>
      <w:proofErr w:type="gramStart"/>
      <w:r w:rsidRPr="005C4863">
        <w:t>enter into</w:t>
      </w:r>
      <w:proofErr w:type="gramEnd"/>
      <w:r w:rsidRPr="005C4863">
        <w:t xml:space="preserve">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w:t>
      </w:r>
      <w:proofErr w:type="gramStart"/>
      <w:r>
        <w:t>available,</w:t>
      </w:r>
      <w:proofErr w:type="gramEnd"/>
      <w:r>
        <w:t xml:space="preserv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 xml:space="preserve">External comparable data </w:t>
      </w:r>
      <w:proofErr w:type="gramStart"/>
      <w:r w:rsidRPr="005C4863">
        <w:t>refer</w:t>
      </w:r>
      <w:proofErr w:type="gramEnd"/>
      <w:r w:rsidRPr="005C4863">
        <w:t xml:space="preserve">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1645" w:name="_Toc90906431"/>
      <w:bookmarkStart w:id="1646" w:name="_Toc220570354"/>
      <w:bookmarkStart w:id="1647" w:name="_Toc170131420"/>
      <w:r>
        <w:t>Selection of the most appropriate transfer pricing method</w:t>
      </w:r>
      <w:bookmarkEnd w:id="1639"/>
      <w:bookmarkEnd w:id="1640"/>
      <w:bookmarkEnd w:id="1641"/>
      <w:bookmarkEnd w:id="1642"/>
      <w:bookmarkEnd w:id="1643"/>
      <w:r w:rsidR="007F0258">
        <w:t>(s)</w:t>
      </w:r>
      <w:bookmarkEnd w:id="1645"/>
      <w:bookmarkEnd w:id="1646"/>
      <w:bookmarkEnd w:id="1647"/>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w:t>
      </w:r>
      <w:proofErr w:type="gramStart"/>
      <w:r w:rsidR="006D3DED" w:rsidRPr="00123A57">
        <w:t>hence</w:t>
      </w:r>
      <w:proofErr w:type="gramEnd"/>
      <w:r w:rsidR="006D3DED" w:rsidRPr="00123A57">
        <w:t xml:space="preserv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proofErr w:type="gramStart"/>
      <w:r w:rsidR="00537BFD" w:rsidRPr="00123A57">
        <w:t>similar to</w:t>
      </w:r>
      <w:proofErr w:type="gramEnd"/>
      <w:r w:rsidR="00537BFD" w:rsidRPr="00123A57">
        <w:t xml:space="preserve">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 xml:space="preserve">did not own significant intangibles or </w:t>
      </w:r>
      <w:proofErr w:type="gramStart"/>
      <w:r w:rsidRPr="00A3690C">
        <w:rPr>
          <w:rFonts w:cs="Arial"/>
        </w:rPr>
        <w:t>make</w:t>
      </w:r>
      <w:proofErr w:type="gramEnd"/>
      <w:r w:rsidRPr="00A3690C">
        <w:rPr>
          <w:rFonts w:cs="Arial"/>
        </w:rPr>
        <w:t xml:space="preserv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1648" w:name="_Toc19196911"/>
      <w:bookmarkStart w:id="1649" w:name="_Ref17186863"/>
      <w:bookmarkStart w:id="1650" w:name="_Ref17186920"/>
      <w:bookmarkStart w:id="1651" w:name="_Ref17187232"/>
      <w:bookmarkStart w:id="1652" w:name="_Ref17187281"/>
      <w:bookmarkStart w:id="1653" w:name="_Ref17187305"/>
      <w:bookmarkStart w:id="1654" w:name="_Toc90906432"/>
      <w:bookmarkStart w:id="1655" w:name="_Toc220570355"/>
      <w:bookmarkStart w:id="1656" w:name="_Toc170131421"/>
      <w:bookmarkEnd w:id="1648"/>
      <w:r>
        <w:lastRenderedPageBreak/>
        <w:t xml:space="preserve">Application of </w:t>
      </w:r>
      <w:r w:rsidR="0021503A">
        <w:t xml:space="preserve">the </w:t>
      </w:r>
      <w:bookmarkEnd w:id="1649"/>
      <w:bookmarkEnd w:id="1650"/>
      <w:bookmarkEnd w:id="1651"/>
      <w:bookmarkEnd w:id="1652"/>
      <w:bookmarkEnd w:id="1653"/>
      <w:r w:rsidR="00B32944">
        <w:t>CPM</w:t>
      </w:r>
      <w:bookmarkEnd w:id="1654"/>
      <w:bookmarkEnd w:id="1655"/>
      <w:bookmarkEnd w:id="1656"/>
    </w:p>
    <w:p w14:paraId="7657147E" w14:textId="77777777" w:rsidR="00923508" w:rsidRDefault="00923508" w:rsidP="00955B30">
      <w:pPr>
        <w:pStyle w:val="Heading3"/>
      </w:pPr>
      <w:bookmarkStart w:id="1657" w:name="_Ref17186836"/>
      <w:bookmarkStart w:id="1658" w:name="_Toc90906433"/>
      <w:bookmarkStart w:id="1659" w:name="_Toc220570356"/>
      <w:bookmarkStart w:id="1660" w:name="_Toc170131422"/>
      <w:r w:rsidRPr="005A6D9C">
        <w:t>Selection of tested party</w:t>
      </w:r>
      <w:bookmarkEnd w:id="1657"/>
      <w:bookmarkEnd w:id="1658"/>
      <w:bookmarkEnd w:id="1659"/>
      <w:bookmarkEnd w:id="1660"/>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w:t>
      </w:r>
      <w:proofErr w:type="gramStart"/>
      <w:r w:rsidR="00923508" w:rsidRPr="005E0A5A">
        <w:t>either party</w:t>
      </w:r>
      <w:proofErr w:type="gramEnd"/>
      <w:r w:rsidR="00923508" w:rsidRPr="005E0A5A">
        <w:t xml:space="preserve">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1665" w:name="_Toc90906434"/>
      <w:bookmarkStart w:id="1666" w:name="_Toc220570357"/>
      <w:bookmarkStart w:id="1667" w:name="_Toc170131423"/>
      <w:r>
        <w:t>S</w:t>
      </w:r>
      <w:r w:rsidRPr="000E201B">
        <w:t>election of PLI</w:t>
      </w:r>
      <w:bookmarkEnd w:id="1665"/>
      <w:bookmarkEnd w:id="1666"/>
      <w:bookmarkEnd w:id="1667"/>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1668" w:name="_Ref492914164"/>
      <w:bookmarkStart w:id="1669" w:name="_Ref498504002"/>
      <w:bookmarkStart w:id="1670" w:name="_Ref498504078"/>
      <w:bookmarkStart w:id="1671" w:name="_Ref498504107"/>
      <w:bookmarkStart w:id="1672" w:name="_Toc508216424"/>
      <w:bookmarkStart w:id="1673" w:name="_Toc514923605"/>
      <w:bookmarkStart w:id="1674" w:name="_Ref516663794"/>
      <w:bookmarkStart w:id="1675" w:name="_Ref516663957"/>
      <w:bookmarkStart w:id="1676" w:name="_Ref516663996"/>
      <w:bookmarkStart w:id="1677" w:name="_Ref516664037"/>
      <w:bookmarkStart w:id="1678" w:name="_Ref516664107"/>
      <w:bookmarkStart w:id="1679" w:name="_Toc516668431"/>
      <w:bookmarkStart w:id="1680" w:name="_Toc526104624"/>
      <w:r>
        <w:t xml:space="preserve">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w:t>
      </w:r>
      <w:proofErr w:type="gramStart"/>
      <w:r>
        <w:t>All of</w:t>
      </w:r>
      <w:proofErr w:type="gramEnd"/>
      <w:r>
        <w:t xml:space="preserve">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1681" w:name="_Toc90906435"/>
      <w:bookmarkStart w:id="1682" w:name="_Toc220570358"/>
      <w:bookmarkStart w:id="1683" w:name="_Toc170131424"/>
      <w:bookmarkEnd w:id="1668"/>
      <w:bookmarkEnd w:id="1669"/>
      <w:bookmarkEnd w:id="1670"/>
      <w:bookmarkEnd w:id="1671"/>
      <w:bookmarkEnd w:id="1672"/>
      <w:bookmarkEnd w:id="1673"/>
      <w:bookmarkEnd w:id="1674"/>
      <w:bookmarkEnd w:id="1675"/>
      <w:bookmarkEnd w:id="1676"/>
      <w:bookmarkEnd w:id="1677"/>
      <w:bookmarkEnd w:id="1678"/>
      <w:bookmarkEnd w:id="1679"/>
      <w:bookmarkEnd w:id="1680"/>
      <w:r>
        <w:t>Search for Vietnamese comparable companies</w:t>
      </w:r>
      <w:bookmarkEnd w:id="1681"/>
      <w:bookmarkEnd w:id="1682"/>
      <w:bookmarkEnd w:id="1683"/>
    </w:p>
    <w:p w14:paraId="314C434E" w14:textId="24C33BE8"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del w:id="1684" w:author="KPMG_PQH" w:date="2026-04-07T11:25:00Z" w16du:dateUtc="2026-04-07T04:25:00Z">
        <w:r w:rsidR="00420BDF">
          <w:rPr>
            <w:rFonts w:cstheme="minorHAnsi"/>
          </w:rPr>
          <w:delText>one (01</w:delText>
        </w:r>
      </w:del>
      <w:ins w:id="1685" w:author="KPMG_PQH" w:date="2026-04-07T11:25:00Z" w16du:dateUtc="2026-04-07T04:25:00Z">
        <w:r w:rsidR="00F13326">
          <w:rPr>
            <w:rFonts w:cstheme="minorHAnsi"/>
          </w:rPr>
          <w:t xml:space="preserve">ten </w:t>
        </w:r>
        <w:r w:rsidR="00420BDF">
          <w:rPr>
            <w:rFonts w:cstheme="minorHAnsi"/>
          </w:rPr>
          <w:t>(</w:t>
        </w:r>
        <w:r w:rsidR="00F13326">
          <w:rPr>
            <w:rFonts w:cstheme="minorHAnsi"/>
          </w:rPr>
          <w:t>10</w:t>
        </w:r>
      </w:ins>
      <w:r w:rsidR="00420BDF">
        <w:rPr>
          <w:rFonts w:cstheme="minorHAnsi"/>
        </w:rPr>
        <w:t>)</w:t>
      </w:r>
      <w:r w:rsidRPr="009E479F">
        <w:rPr>
          <w:rFonts w:cstheme="minorHAnsi"/>
        </w:rPr>
        <w:t xml:space="preserve"> </w:t>
      </w:r>
      <w:r>
        <w:rPr>
          <w:rFonts w:cstheme="minorHAnsi"/>
        </w:rPr>
        <w:t xml:space="preserve">comparable Vietnamese </w:t>
      </w:r>
      <w:del w:id="1686" w:author="KPMG_PQH" w:date="2026-04-07T11:25:00Z" w16du:dateUtc="2026-04-07T04:25:00Z">
        <w:r w:rsidRPr="009E479F">
          <w:rPr>
            <w:rFonts w:cstheme="minorHAnsi"/>
          </w:rPr>
          <w:delText>compan</w:delText>
        </w:r>
        <w:r w:rsidR="00420BDF">
          <w:rPr>
            <w:rFonts w:cstheme="minorHAnsi"/>
          </w:rPr>
          <w:delText>y</w:delText>
        </w:r>
        <w:r w:rsidRPr="009E479F">
          <w:rPr>
            <w:rFonts w:cstheme="minorHAnsi"/>
          </w:rPr>
          <w:delText xml:space="preserve"> w</w:delText>
        </w:r>
        <w:r w:rsidR="00A45E56">
          <w:rPr>
            <w:rFonts w:cstheme="minorHAnsi"/>
          </w:rPr>
          <w:delText>as</w:delText>
        </w:r>
      </w:del>
      <w:ins w:id="1687" w:author="KPMG_PQH" w:date="2026-04-07T11:25:00Z" w16du:dateUtc="2026-04-07T04:25:00Z">
        <w:r w:rsidRPr="009E479F">
          <w:rPr>
            <w:rFonts w:cstheme="minorHAnsi"/>
          </w:rPr>
          <w:t>compan</w:t>
        </w:r>
        <w:r w:rsidR="00331A8B">
          <w:rPr>
            <w:rFonts w:cstheme="minorHAnsi"/>
          </w:rPr>
          <w:t>ies</w:t>
        </w:r>
        <w:r w:rsidRPr="009E479F">
          <w:rPr>
            <w:rFonts w:cstheme="minorHAnsi"/>
          </w:rPr>
          <w:t xml:space="preserve"> </w:t>
        </w:r>
        <w:r w:rsidR="00721C4F" w:rsidRPr="009E479F">
          <w:rPr>
            <w:rFonts w:cstheme="minorHAnsi"/>
          </w:rPr>
          <w:t>w</w:t>
        </w:r>
        <w:r w:rsidR="00721C4F">
          <w:rPr>
            <w:rFonts w:cstheme="minorHAnsi"/>
          </w:rPr>
          <w:t>ere</w:t>
        </w:r>
      </w:ins>
      <w:r w:rsidR="00721C4F" w:rsidRPr="009E479F">
        <w:rPr>
          <w:rFonts w:cstheme="minorHAnsi"/>
        </w:rPr>
        <w:t xml:space="preserve"> </w:t>
      </w:r>
      <w:r w:rsidRPr="009E479F">
        <w:rPr>
          <w:rFonts w:cstheme="minorHAnsi"/>
        </w:rPr>
        <w:t>identified</w:t>
      </w:r>
      <w:ins w:id="1688" w:author="KPMG_PQH" w:date="2026-04-07T11:25:00Z" w16du:dateUtc="2026-04-07T04:25:00Z">
        <w:r w:rsidR="00CF5441">
          <w:rPr>
            <w:rFonts w:cstheme="minorHAnsi"/>
          </w:rPr>
          <w:t xml:space="preserve"> as comparable companies to HMV</w:t>
        </w:r>
      </w:ins>
      <w:r w:rsidRPr="009E479F">
        <w:rPr>
          <w:rFonts w:cstheme="minorHAnsi"/>
        </w:rPr>
        <w:t xml:space="preserve">.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742399">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70DE0A1F" w14:textId="77777777" w:rsidR="004B2DEE" w:rsidRPr="009E479F" w:rsidRDefault="004B2DEE" w:rsidP="003B3AC8">
      <w:pPr>
        <w:pStyle w:val="BodyText"/>
        <w:jc w:val="both"/>
        <w:rPr>
          <w:del w:id="1689" w:author="KPMG_PQH" w:date="2026-04-07T11:25:00Z" w16du:dateUtc="2026-04-07T04:25:00Z"/>
          <w:rFonts w:cstheme="minorHAnsi"/>
        </w:rPr>
      </w:pPr>
      <w:del w:id="1690" w:author="KPMG_PQH" w:date="2026-04-07T11:25:00Z" w16du:dateUtc="2026-04-07T04:25:00Z">
        <w:r w:rsidRPr="009E479F">
          <w:rPr>
            <w:rFonts w:cstheme="minorHAnsi"/>
          </w:rPr>
          <w:lastRenderedPageBreak/>
          <w:delText xml:space="preserve">Identification of </w:delText>
        </w:r>
        <w:r>
          <w:rPr>
            <w:rFonts w:cstheme="minorHAnsi"/>
          </w:rPr>
          <w:delText>one (01)</w:delText>
        </w:r>
        <w:r w:rsidRPr="009E479F">
          <w:rPr>
            <w:rFonts w:cstheme="minorHAnsi"/>
          </w:rPr>
          <w:delText xml:space="preserve"> Vietnamese comparable compan</w:delText>
        </w:r>
        <w:r w:rsidR="005C4831">
          <w:rPr>
            <w:rFonts w:cstheme="minorHAnsi"/>
          </w:rPr>
          <w:delText>y</w:delText>
        </w:r>
        <w:r w:rsidRPr="009E479F">
          <w:rPr>
            <w:rFonts w:cstheme="minorHAnsi"/>
          </w:rPr>
          <w:delText xml:space="preserve"> does not satisfy the requirements of Decree </w:delText>
        </w:r>
        <w:r>
          <w:rPr>
            <w:rFonts w:cstheme="minorHAnsi"/>
          </w:rPr>
          <w:delText>132</w:delText>
        </w:r>
        <w:r w:rsidRPr="009E479F">
          <w:rPr>
            <w:rFonts w:cstheme="minorHAnsi"/>
          </w:rPr>
          <w:delText>, which requires that</w:delText>
        </w:r>
        <w:r>
          <w:rPr>
            <w:rFonts w:cstheme="minorHAnsi"/>
          </w:rPr>
          <w:delText>:</w:delText>
        </w:r>
      </w:del>
    </w:p>
    <w:p w14:paraId="1137351C" w14:textId="77777777" w:rsidR="00505642" w:rsidRPr="009E479F" w:rsidRDefault="00505642" w:rsidP="003B3AC8">
      <w:pPr>
        <w:jc w:val="both"/>
        <w:rPr>
          <w:del w:id="1691" w:author="KPMG_PQH" w:date="2026-04-07T11:25:00Z" w16du:dateUtc="2026-04-07T04:25:00Z"/>
          <w:rFonts w:cstheme="minorHAnsi"/>
        </w:rPr>
      </w:pPr>
      <w:del w:id="1692" w:author="KPMG_PQH" w:date="2026-04-07T11:25:00Z" w16du:dateUtc="2026-04-07T04:25:00Z">
        <w:r w:rsidRPr="005D2EC6">
          <w:rPr>
            <w:rFonts w:cstheme="minorHAnsi"/>
            <w:i/>
          </w:rPr>
          <w:delText xml:space="preserve">“[…] </w:delText>
        </w:r>
        <w:r>
          <w:rPr>
            <w:rFonts w:cstheme="minorHAnsi"/>
            <w:i/>
          </w:rPr>
          <w:delText>T</w:delText>
        </w:r>
        <w:r w:rsidRPr="00E5527B">
          <w:rPr>
            <w:i/>
            <w:noProof/>
            <w:lang w:val="vi-VN"/>
          </w:rPr>
          <w:delText xml:space="preserve">he </w:delText>
        </w:r>
        <w:r w:rsidRPr="00E5527B">
          <w:rPr>
            <w:i/>
            <w:noProof/>
          </w:rPr>
          <w:delText xml:space="preserve">minimum </w:delText>
        </w:r>
        <w:r w:rsidRPr="00E5527B">
          <w:rPr>
            <w:i/>
            <w:noProof/>
            <w:lang w:val="vi-VN"/>
          </w:rPr>
          <w:delText>number of independent comparables to be selected after the comparability analysis and adjustment to material difference</w:delText>
        </w:r>
        <w:r w:rsidRPr="00E5527B">
          <w:rPr>
            <w:i/>
            <w:noProof/>
          </w:rPr>
          <w:delText>s</w:delText>
        </w:r>
        <w:r w:rsidRPr="00E5527B">
          <w:rPr>
            <w:i/>
            <w:noProof/>
            <w:lang w:val="vi-VN"/>
          </w:rPr>
          <w:delText xml:space="preserve"> </w:delText>
        </w:r>
        <w:r w:rsidRPr="00E5527B">
          <w:rPr>
            <w:i/>
            <w:noProof/>
            <w:spacing w:val="-3"/>
            <w:lang w:val="vi-VN"/>
          </w:rPr>
          <w:delText xml:space="preserve">is </w:delText>
        </w:r>
        <w:r w:rsidRPr="005D2EC6">
          <w:rPr>
            <w:rFonts w:cstheme="minorHAnsi"/>
            <w:i/>
          </w:rPr>
          <w:delText>[…]</w:delText>
        </w:r>
        <w:r w:rsidRPr="00E5527B">
          <w:rPr>
            <w:i/>
            <w:noProof/>
            <w:lang w:val="vi-VN"/>
          </w:rPr>
          <w:delText xml:space="preserve"> </w:delText>
        </w:r>
        <w:r w:rsidRPr="00D2310F">
          <w:rPr>
            <w:b/>
            <w:bCs/>
            <w:i/>
            <w:noProof/>
          </w:rPr>
          <w:delText>05</w:delText>
        </w:r>
        <w:r w:rsidRPr="00E5527B">
          <w:rPr>
            <w:i/>
            <w:noProof/>
            <w:lang w:val="vi-VN"/>
          </w:rPr>
          <w:delText xml:space="preserve"> comparables when there </w:delText>
        </w:r>
        <w:r w:rsidRPr="00E5527B">
          <w:rPr>
            <w:i/>
            <w:noProof/>
            <w:spacing w:val="-3"/>
          </w:rPr>
          <w:delText>are</w:delText>
        </w:r>
        <w:r w:rsidRPr="00E5527B">
          <w:rPr>
            <w:i/>
            <w:noProof/>
            <w:spacing w:val="-3"/>
            <w:lang w:val="vi-VN"/>
          </w:rPr>
          <w:delText xml:space="preserve"> </w:delText>
        </w:r>
        <w:r w:rsidRPr="00E5527B">
          <w:rPr>
            <w:i/>
            <w:noProof/>
            <w:lang w:val="vi-VN"/>
          </w:rPr>
          <w:delText>only information and data available to be the basis to eliminate most of the material differences of the independent</w:delText>
        </w:r>
        <w:r w:rsidRPr="00E5527B">
          <w:rPr>
            <w:i/>
            <w:noProof/>
            <w:spacing w:val="-31"/>
            <w:lang w:val="vi-VN"/>
          </w:rPr>
          <w:delText xml:space="preserve"> </w:delText>
        </w:r>
        <w:r w:rsidRPr="00E5527B">
          <w:rPr>
            <w:i/>
            <w:noProof/>
            <w:lang w:val="vi-VN"/>
          </w:rPr>
          <w:delText>comparables</w:delText>
        </w:r>
        <w:r w:rsidRPr="00E5527B">
          <w:rPr>
            <w:i/>
            <w:noProof/>
            <w:lang w:val="en-GB"/>
          </w:rPr>
          <w:delText>.</w:delText>
        </w:r>
        <w:r w:rsidRPr="00E5527B">
          <w:rPr>
            <w:i/>
            <w:noProof/>
            <w:lang w:val="vi-VN"/>
          </w:rPr>
          <w:delText>”</w:delText>
        </w:r>
        <w:r>
          <w:rPr>
            <w:rFonts w:cstheme="minorHAnsi"/>
          </w:rPr>
          <w:delText>.</w:delText>
        </w:r>
        <w:r>
          <w:rPr>
            <w:rStyle w:val="FootnoteReference"/>
            <w:rFonts w:cstheme="minorHAnsi"/>
          </w:rPr>
          <w:footnoteReference w:id="12"/>
        </w:r>
      </w:del>
    </w:p>
    <w:p w14:paraId="0DFD31BE" w14:textId="77777777" w:rsidR="004D36FF" w:rsidRDefault="002A5CB3" w:rsidP="007F358C">
      <w:pPr>
        <w:pStyle w:val="BodyText"/>
        <w:jc w:val="both"/>
        <w:rPr>
          <w:del w:id="1694" w:author="KPMG_PQH" w:date="2026-04-07T11:25:00Z" w16du:dateUtc="2026-04-07T04:25:00Z"/>
          <w:rFonts w:cstheme="minorHAnsi"/>
        </w:rPr>
      </w:pPr>
      <w:del w:id="1695" w:author="KPMG_PQH" w:date="2026-04-07T11:25:00Z" w16du:dateUtc="2026-04-07T04:25:00Z">
        <w:r>
          <w:rPr>
            <w:rFonts w:cstheme="minorHAnsi"/>
          </w:rPr>
          <w:delText>D</w:delText>
        </w:r>
        <w:r w:rsidR="005B2280" w:rsidRPr="009E479F">
          <w:rPr>
            <w:rFonts w:cstheme="minorHAnsi"/>
          </w:rPr>
          <w:delText xml:space="preserve">ue to lack of </w:delText>
        </w:r>
        <w:r w:rsidR="0089548D">
          <w:rPr>
            <w:rFonts w:cstheme="minorHAnsi"/>
          </w:rPr>
          <w:delText xml:space="preserve">data on </w:delText>
        </w:r>
        <w:r w:rsidR="005B2280" w:rsidRPr="009E479F">
          <w:rPr>
            <w:rFonts w:cstheme="minorHAnsi"/>
          </w:rPr>
          <w:delText xml:space="preserve">Vietnamese comparable companies, the search was expanded to </w:delText>
        </w:r>
        <w:r w:rsidR="004D36FF" w:rsidRPr="009E479F">
          <w:rPr>
            <w:rFonts w:cstheme="minorHAnsi"/>
          </w:rPr>
          <w:delText>identify</w:delText>
        </w:r>
        <w:r w:rsidR="005B2280" w:rsidRPr="009E479F">
          <w:rPr>
            <w:rFonts w:cstheme="minorHAnsi"/>
          </w:rPr>
          <w:delText xml:space="preserve"> comparable companies in</w:delText>
        </w:r>
        <w:r w:rsidR="00387969">
          <w:rPr>
            <w:rFonts w:cstheme="minorHAnsi"/>
          </w:rPr>
          <w:delText xml:space="preserve"> </w:delText>
        </w:r>
        <w:r w:rsidR="00412E9D">
          <w:rPr>
            <w:rFonts w:cstheme="minorHAnsi"/>
          </w:rPr>
          <w:delText>Asia-Pacific region</w:delText>
        </w:r>
        <w:r w:rsidR="00412E9D" w:rsidDel="00412E9D">
          <w:rPr>
            <w:rFonts w:cstheme="minorHAnsi"/>
          </w:rPr>
          <w:delText xml:space="preserve"> </w:delText>
        </w:r>
        <w:r w:rsidR="00412E9D">
          <w:rPr>
            <w:rFonts w:cstheme="minorHAnsi"/>
          </w:rPr>
          <w:delText>(</w:delText>
        </w:r>
        <w:r w:rsidR="00412E9D" w:rsidRPr="003B3AC8">
          <w:rPr>
            <w:rFonts w:cstheme="minorHAnsi"/>
            <w:b/>
            <w:bCs/>
          </w:rPr>
          <w:delText>“ASPAC”</w:delText>
        </w:r>
        <w:r w:rsidR="00412E9D">
          <w:rPr>
            <w:rFonts w:cstheme="minorHAnsi"/>
          </w:rPr>
          <w:delText>)</w:delText>
        </w:r>
        <w:r w:rsidR="005B2280" w:rsidRPr="009E479F">
          <w:rPr>
            <w:rFonts w:cstheme="minorHAnsi"/>
          </w:rPr>
          <w:delText>.</w:delText>
        </w:r>
      </w:del>
    </w:p>
    <w:p w14:paraId="4569ECD6" w14:textId="77777777" w:rsidR="00923508" w:rsidRDefault="004D36FF" w:rsidP="00955B30">
      <w:pPr>
        <w:pStyle w:val="Heading3"/>
        <w:rPr>
          <w:del w:id="1696" w:author="KPMG_PQH" w:date="2026-04-07T11:25:00Z" w16du:dateUtc="2026-04-07T04:25:00Z"/>
        </w:rPr>
      </w:pPr>
      <w:bookmarkStart w:id="1697" w:name="_Toc90906436"/>
      <w:bookmarkStart w:id="1698" w:name="_Toc170131425"/>
      <w:del w:id="1699" w:author="KPMG_PQH" w:date="2026-04-07T11:25:00Z" w16du:dateUtc="2026-04-07T04:25:00Z">
        <w:r>
          <w:delText xml:space="preserve">Search for comparable companies in </w:delText>
        </w:r>
        <w:r w:rsidR="0063690D">
          <w:delText>A</w:delText>
        </w:r>
        <w:r w:rsidR="00103FD0">
          <w:delText>SPAC</w:delText>
        </w:r>
        <w:bookmarkEnd w:id="1697"/>
        <w:bookmarkEnd w:id="1698"/>
      </w:del>
    </w:p>
    <w:p w14:paraId="0BAFAB08" w14:textId="77777777" w:rsidR="00CA65F7" w:rsidRDefault="00CA65F7" w:rsidP="00CA65F7">
      <w:pPr>
        <w:pStyle w:val="BodyText"/>
        <w:rPr>
          <w:del w:id="1700" w:author="KPMG_PQH" w:date="2026-04-07T11:25:00Z" w16du:dateUtc="2026-04-07T04:25:00Z"/>
        </w:rPr>
      </w:pPr>
      <w:del w:id="1701" w:author="KPMG_PQH" w:date="2026-04-07T11:25:00Z" w16du:dateUtc="2026-04-07T04:25:00Z">
        <w:r>
          <w:delText>Based on the database search</w:delText>
        </w:r>
        <w:r w:rsidRPr="00B507E8">
          <w:delText xml:space="preserve">, a set of </w:delText>
        </w:r>
        <w:r w:rsidR="00802EE4">
          <w:delText>twelve (12)</w:delText>
        </w:r>
        <w:r w:rsidRPr="00B507E8">
          <w:delText xml:space="preserve"> </w:delText>
        </w:r>
        <w:r>
          <w:delText xml:space="preserve">comparable </w:delText>
        </w:r>
        <w:r w:rsidRPr="00B507E8">
          <w:delText>companies in A</w:delText>
        </w:r>
        <w:r w:rsidR="00412E9D">
          <w:delText>SPAC</w:delText>
        </w:r>
        <w:r w:rsidRPr="00B507E8">
          <w:delText xml:space="preserve"> was </w:delText>
        </w:r>
        <w:r>
          <w:delText>identified</w:delText>
        </w:r>
        <w:r w:rsidRPr="00B507E8">
          <w:delText>.</w:delText>
        </w:r>
        <w:r>
          <w:delText xml:space="preserve">  </w:delText>
        </w:r>
        <w:r w:rsidRPr="009E479F">
          <w:rPr>
            <w:rFonts w:cstheme="minorHAnsi"/>
          </w:rPr>
          <w:delText xml:space="preserve">Please refer to the </w:delText>
        </w:r>
        <w:r w:rsidRPr="00CD5264">
          <w:rPr>
            <w:rFonts w:cstheme="minorHAnsi"/>
          </w:rPr>
          <w:delText xml:space="preserve">Appendix </w:delText>
        </w:r>
        <w:r w:rsidR="00DB256B">
          <w:rPr>
            <w:rFonts w:cstheme="minorHAnsi"/>
          </w:rPr>
          <w:delText xml:space="preserve">D </w:delText>
        </w:r>
        <w:r w:rsidRPr="009E479F">
          <w:rPr>
            <w:rFonts w:cstheme="minorHAnsi"/>
          </w:rPr>
          <w:delText xml:space="preserve">for </w:delText>
        </w:r>
        <w:r>
          <w:rPr>
            <w:rFonts w:cstheme="minorHAnsi"/>
          </w:rPr>
          <w:delText>details of the search process, accept and rejection matrix and business description of the selected comparable companies</w:delText>
        </w:r>
        <w:r w:rsidRPr="009E479F">
          <w:rPr>
            <w:rFonts w:cstheme="minorHAnsi"/>
          </w:rPr>
          <w:delText>.</w:delText>
        </w:r>
      </w:del>
    </w:p>
    <w:p w14:paraId="6D410AD9" w14:textId="77777777" w:rsidR="009B5A43" w:rsidRDefault="00EF5D72" w:rsidP="00B32944">
      <w:pPr>
        <w:pStyle w:val="BodyText"/>
        <w:jc w:val="both"/>
        <w:rPr>
          <w:del w:id="1702" w:author="KPMG_PQH" w:date="2026-04-07T11:25:00Z" w16du:dateUtc="2026-04-07T04:25:00Z"/>
        </w:rPr>
      </w:pPr>
      <w:del w:id="1703" w:author="KPMG_PQH" w:date="2026-04-07T11:25:00Z" w16du:dateUtc="2026-04-07T04:25:00Z">
        <w:r>
          <w:delText>By combining the results of the</w:delText>
        </w:r>
        <w:r w:rsidR="00542443">
          <w:delText xml:space="preserve"> </w:delText>
        </w:r>
        <w:r w:rsidR="008725F7">
          <w:delText xml:space="preserve">two </w:delText>
        </w:r>
        <w:r w:rsidR="00103EF6">
          <w:delText>search processes</w:delText>
        </w:r>
        <w:r w:rsidR="00542443">
          <w:delText xml:space="preserve"> </w:delText>
        </w:r>
        <w:r w:rsidR="008725F7">
          <w:delText>above (i.e.</w:delText>
        </w:r>
        <w:r w:rsidR="002A5CB3">
          <w:delText>,</w:delText>
        </w:r>
        <w:r w:rsidR="008725F7">
          <w:delText xml:space="preserve"> </w:delText>
        </w:r>
        <w:r>
          <w:delText>Vietnamese</w:delText>
        </w:r>
        <w:r w:rsidR="008725F7">
          <w:delText xml:space="preserve"> and </w:delText>
        </w:r>
        <w:r w:rsidR="0063690D">
          <w:delText>A</w:delText>
        </w:r>
        <w:r w:rsidR="00412E9D">
          <w:delText>SPAC</w:delText>
        </w:r>
        <w:r w:rsidR="008725F7">
          <w:delText xml:space="preserve"> comparable search</w:delText>
        </w:r>
        <w:r w:rsidR="00341DA2">
          <w:delText>es)</w:delText>
        </w:r>
        <w:r w:rsidR="00992816">
          <w:delText xml:space="preserve">, a </w:delText>
        </w:r>
        <w:r w:rsidR="00341DA2">
          <w:delText xml:space="preserve">set of </w:delText>
        </w:r>
        <w:r w:rsidR="00802EE4">
          <w:delText xml:space="preserve">thirteen </w:delText>
        </w:r>
        <w:r w:rsidR="00337F6D">
          <w:delText>(</w:delText>
        </w:r>
        <w:r w:rsidR="00CA65F7">
          <w:delText>1</w:delText>
        </w:r>
        <w:r w:rsidR="00802EE4">
          <w:delText>3</w:delText>
        </w:r>
        <w:r w:rsidR="00337F6D">
          <w:delText>)</w:delText>
        </w:r>
        <w:r w:rsidR="00992816">
          <w:delText xml:space="preserve"> comparable companies </w:delText>
        </w:r>
        <w:r w:rsidR="002867CB">
          <w:delText>w</w:delText>
        </w:r>
        <w:r w:rsidR="00341DA2">
          <w:delText>as</w:delText>
        </w:r>
        <w:r w:rsidR="00B41F1F">
          <w:delText xml:space="preserve"> identified.</w:delText>
        </w:r>
        <w:r w:rsidR="00992816">
          <w:delText xml:space="preserve"> </w:delText>
        </w:r>
        <w:r w:rsidR="00767ED9">
          <w:delText xml:space="preserve"> </w:delText>
        </w:r>
      </w:del>
    </w:p>
    <w:p w14:paraId="61C18E20" w14:textId="22F1E441" w:rsidR="00923508" w:rsidRDefault="00EE3A7F" w:rsidP="00EE3A7F">
      <w:pPr>
        <w:pStyle w:val="Caption"/>
      </w:pPr>
      <w:r w:rsidRPr="00B32944">
        <w:t xml:space="preserve">Table </w:t>
      </w:r>
      <w:r w:rsidR="00CB0856" w:rsidRPr="00B32944">
        <w:fldChar w:fldCharType="begin"/>
      </w:r>
      <w:r w:rsidR="00CB0856" w:rsidRPr="00B32944">
        <w:instrText xml:space="preserve"> STYLEREF 1 \s </w:instrText>
      </w:r>
      <w:r w:rsidR="00CB0856" w:rsidRPr="00B32944">
        <w:fldChar w:fldCharType="separate"/>
      </w:r>
      <w:r w:rsidR="00742399">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742399">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955E2B" w:rsidRPr="004D4C34" w14:paraId="240A43A7" w14:textId="77777777" w:rsidTr="003B3AC8">
        <w:trPr>
          <w:trHeight w:val="285"/>
          <w:ins w:id="1704"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72E7DD85" w14:textId="77777777" w:rsidR="00955E2B" w:rsidRPr="003B3AC8" w:rsidRDefault="00955E2B" w:rsidP="00955E2B">
            <w:pPr>
              <w:jc w:val="center"/>
              <w:rPr>
                <w:ins w:id="1705" w:author="KPMG_PQH" w:date="2026-04-07T11:25:00Z" w16du:dateUtc="2026-04-07T04:25:00Z"/>
                <w:rFonts w:asciiTheme="majorHAnsi" w:hAnsiTheme="majorHAnsi" w:cstheme="majorHAnsi"/>
                <w:sz w:val="18"/>
                <w:szCs w:val="18"/>
                <w:lang w:eastAsia="en-US"/>
              </w:rPr>
            </w:pPr>
            <w:ins w:id="1706" w:author="KPMG_PQH" w:date="2026-04-07T11:25:00Z" w16du:dateUtc="2026-04-07T04:25:00Z">
              <w:r w:rsidRPr="003B3AC8">
                <w:rPr>
                  <w:rFonts w:asciiTheme="majorHAnsi" w:hAnsiTheme="majorHAnsi" w:cstheme="majorHAnsi"/>
                  <w:sz w:val="18"/>
                  <w:szCs w:val="18"/>
                  <w:lang w:eastAsia="en-US"/>
                </w:rPr>
                <w:t>1</w:t>
              </w:r>
            </w:ins>
          </w:p>
        </w:tc>
        <w:tc>
          <w:tcPr>
            <w:tcW w:w="5032" w:type="dxa"/>
            <w:tcBorders>
              <w:top w:val="nil"/>
              <w:left w:val="nil"/>
              <w:bottom w:val="single" w:sz="4" w:space="0" w:color="auto"/>
              <w:right w:val="single" w:sz="4" w:space="0" w:color="auto"/>
            </w:tcBorders>
            <w:noWrap/>
            <w:vAlign w:val="center"/>
            <w:hideMark/>
          </w:tcPr>
          <w:p w14:paraId="442A1CC5" w14:textId="5593D2C0" w:rsidR="00955E2B" w:rsidRPr="003B3AC8" w:rsidRDefault="00955E2B" w:rsidP="00955E2B">
            <w:pPr>
              <w:rPr>
                <w:ins w:id="1707" w:author="KPMG_PQH" w:date="2026-04-07T11:25:00Z" w16du:dateUtc="2026-04-07T04:25:00Z"/>
                <w:rFonts w:asciiTheme="majorHAnsi" w:hAnsiTheme="majorHAnsi" w:cstheme="majorHAnsi"/>
                <w:sz w:val="18"/>
                <w:szCs w:val="18"/>
                <w:lang w:eastAsia="en-US"/>
              </w:rPr>
            </w:pPr>
            <w:ins w:id="1708" w:author="KPMG_PQH" w:date="2026-04-07T11:25:00Z" w16du:dateUtc="2026-04-07T04:25:00Z">
              <w:r>
                <w:rPr>
                  <w:rFonts w:ascii="Arial" w:hAnsi="Arial" w:cs="Arial"/>
                  <w:sz w:val="18"/>
                  <w:szCs w:val="18"/>
                </w:rPr>
                <w:t>AN PHAT INVEST JOINT STOCK COMPANY</w:t>
              </w:r>
            </w:ins>
          </w:p>
        </w:tc>
        <w:tc>
          <w:tcPr>
            <w:tcW w:w="1632" w:type="dxa"/>
            <w:tcBorders>
              <w:top w:val="nil"/>
              <w:left w:val="nil"/>
              <w:bottom w:val="single" w:sz="4" w:space="0" w:color="auto"/>
              <w:right w:val="single" w:sz="4" w:space="0" w:color="auto"/>
            </w:tcBorders>
            <w:noWrap/>
            <w:vAlign w:val="center"/>
            <w:hideMark/>
          </w:tcPr>
          <w:p w14:paraId="1E9E894F" w14:textId="77777777" w:rsidR="00955E2B" w:rsidRPr="003B3AC8" w:rsidRDefault="00955E2B" w:rsidP="00955E2B">
            <w:pPr>
              <w:jc w:val="center"/>
              <w:rPr>
                <w:ins w:id="1709" w:author="KPMG_PQH" w:date="2026-04-07T11:25:00Z" w16du:dateUtc="2026-04-07T04:25:00Z"/>
                <w:rFonts w:asciiTheme="majorHAnsi" w:hAnsiTheme="majorHAnsi" w:cstheme="majorHAnsi"/>
                <w:sz w:val="18"/>
                <w:szCs w:val="18"/>
                <w:lang w:eastAsia="en-US"/>
              </w:rPr>
            </w:pPr>
            <w:ins w:id="1710" w:author="KPMG_PQH" w:date="2026-04-07T11:25:00Z" w16du:dateUtc="2026-04-07T04:25:00Z">
              <w:r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43066A13" w14:textId="2308FAD3" w:rsidR="00955E2B" w:rsidRPr="003B3AC8" w:rsidRDefault="0029036F" w:rsidP="00955E2B">
            <w:pPr>
              <w:jc w:val="center"/>
              <w:rPr>
                <w:ins w:id="1711" w:author="KPMG_PQH" w:date="2026-04-07T11:25:00Z" w16du:dateUtc="2026-04-07T04:25:00Z"/>
                <w:rFonts w:asciiTheme="majorHAnsi" w:hAnsiTheme="majorHAnsi" w:cstheme="majorHAnsi"/>
                <w:sz w:val="18"/>
                <w:szCs w:val="18"/>
                <w:lang w:eastAsia="en-US"/>
              </w:rPr>
            </w:pPr>
            <w:moveToRangeStart w:id="1712" w:author="KPMG_PQH" w:date="2026-04-07T11:25:00Z" w:name="move226453539"/>
            <w:moveTo w:id="1713" w:author="KPMG_PQH" w:date="2026-04-07T11:25:00Z" w16du:dateUtc="2026-04-07T04:25:00Z">
              <w:r>
                <w:rPr>
                  <w:rFonts w:asciiTheme="majorHAnsi" w:hAnsiTheme="majorHAnsi" w:cstheme="majorHAnsi"/>
                  <w:sz w:val="18"/>
                  <w:szCs w:val="18"/>
                  <w:lang w:eastAsia="en-US"/>
                </w:rPr>
                <w:t>Unlisted</w:t>
              </w:r>
            </w:moveTo>
            <w:moveToRangeEnd w:id="1712"/>
          </w:p>
        </w:tc>
      </w:tr>
      <w:tr w:rsidR="00B3670A" w:rsidRPr="004D4C34" w14:paraId="20E00E84" w14:textId="77777777" w:rsidTr="003B3AC8">
        <w:trPr>
          <w:trHeight w:val="285"/>
          <w:ins w:id="1714"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368E6EF4" w14:textId="77777777" w:rsidR="00B3670A" w:rsidRPr="003B3AC8" w:rsidRDefault="00B3670A" w:rsidP="00B3670A">
            <w:pPr>
              <w:jc w:val="center"/>
              <w:rPr>
                <w:ins w:id="1715" w:author="KPMG_PQH" w:date="2026-04-07T11:25:00Z" w16du:dateUtc="2026-04-07T04:25:00Z"/>
                <w:rFonts w:asciiTheme="majorHAnsi" w:hAnsiTheme="majorHAnsi" w:cstheme="majorHAnsi"/>
                <w:sz w:val="18"/>
                <w:szCs w:val="18"/>
                <w:lang w:eastAsia="en-US"/>
              </w:rPr>
            </w:pPr>
            <w:ins w:id="1716" w:author="KPMG_PQH" w:date="2026-04-07T11:25:00Z" w16du:dateUtc="2026-04-07T04:25:00Z">
              <w:r w:rsidRPr="003B3AC8">
                <w:rPr>
                  <w:rFonts w:asciiTheme="majorHAnsi" w:hAnsiTheme="majorHAnsi" w:cstheme="majorHAnsi"/>
                  <w:sz w:val="18"/>
                  <w:szCs w:val="18"/>
                  <w:lang w:eastAsia="en-US"/>
                </w:rPr>
                <w:t>2</w:t>
              </w:r>
            </w:ins>
          </w:p>
        </w:tc>
        <w:tc>
          <w:tcPr>
            <w:tcW w:w="5032" w:type="dxa"/>
            <w:tcBorders>
              <w:top w:val="nil"/>
              <w:left w:val="nil"/>
              <w:bottom w:val="single" w:sz="4" w:space="0" w:color="auto"/>
              <w:right w:val="single" w:sz="4" w:space="0" w:color="auto"/>
            </w:tcBorders>
            <w:noWrap/>
            <w:vAlign w:val="center"/>
            <w:hideMark/>
          </w:tcPr>
          <w:p w14:paraId="11436846" w14:textId="2A8B39C9" w:rsidR="00B3670A" w:rsidRPr="003B3AC8" w:rsidRDefault="00B3670A" w:rsidP="00B3670A">
            <w:pPr>
              <w:rPr>
                <w:ins w:id="1717" w:author="KPMG_PQH" w:date="2026-04-07T11:25:00Z" w16du:dateUtc="2026-04-07T04:25:00Z"/>
                <w:rFonts w:asciiTheme="majorHAnsi" w:hAnsiTheme="majorHAnsi" w:cstheme="majorHAnsi"/>
                <w:sz w:val="18"/>
                <w:szCs w:val="18"/>
                <w:lang w:eastAsia="en-US"/>
              </w:rPr>
            </w:pPr>
            <w:ins w:id="1718" w:author="KPMG_PQH" w:date="2026-04-07T11:25:00Z" w16du:dateUtc="2026-04-07T04:25:00Z">
              <w:r>
                <w:rPr>
                  <w:rFonts w:ascii="Arial" w:hAnsi="Arial" w:cs="Arial"/>
                  <w:sz w:val="18"/>
                  <w:szCs w:val="18"/>
                </w:rPr>
                <w:t>VU DANG INVESTMENT &amp; TRADING JOINT STOCK COMPANY</w:t>
              </w:r>
            </w:ins>
          </w:p>
        </w:tc>
        <w:tc>
          <w:tcPr>
            <w:tcW w:w="1632" w:type="dxa"/>
            <w:tcBorders>
              <w:top w:val="nil"/>
              <w:left w:val="nil"/>
              <w:bottom w:val="single" w:sz="4" w:space="0" w:color="auto"/>
              <w:right w:val="single" w:sz="4" w:space="0" w:color="auto"/>
            </w:tcBorders>
            <w:noWrap/>
            <w:vAlign w:val="center"/>
            <w:hideMark/>
          </w:tcPr>
          <w:p w14:paraId="620412E7" w14:textId="3A349249" w:rsidR="00B3670A" w:rsidRPr="003B3AC8" w:rsidRDefault="00B3670A" w:rsidP="00B3670A">
            <w:pPr>
              <w:jc w:val="center"/>
              <w:rPr>
                <w:ins w:id="1719" w:author="KPMG_PQH" w:date="2026-04-07T11:25:00Z" w16du:dateUtc="2026-04-07T04:25:00Z"/>
                <w:rFonts w:asciiTheme="majorHAnsi" w:hAnsiTheme="majorHAnsi" w:cstheme="majorHAnsi"/>
                <w:sz w:val="18"/>
                <w:szCs w:val="18"/>
                <w:lang w:eastAsia="en-US"/>
              </w:rPr>
            </w:pPr>
            <w:ins w:id="1720" w:author="KPMG_PQH" w:date="2026-04-07T11:25:00Z" w16du:dateUtc="2026-04-07T04:25:00Z">
              <w:r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51562114" w14:textId="0DDCD230" w:rsidR="00B3670A" w:rsidRPr="003B3AC8" w:rsidRDefault="00B3670A" w:rsidP="00B3670A">
            <w:pPr>
              <w:jc w:val="center"/>
              <w:rPr>
                <w:ins w:id="1721" w:author="KPMG_PQH" w:date="2026-04-07T11:25:00Z" w16du:dateUtc="2026-04-07T04:25:00Z"/>
                <w:rFonts w:asciiTheme="majorHAnsi" w:hAnsiTheme="majorHAnsi" w:cstheme="majorHAnsi"/>
                <w:sz w:val="18"/>
                <w:szCs w:val="18"/>
                <w:lang w:eastAsia="en-US"/>
              </w:rPr>
            </w:pPr>
            <w:ins w:id="1722" w:author="KPMG_PQH" w:date="2026-04-07T11:25:00Z" w16du:dateUtc="2026-04-07T04:25:00Z">
              <w:r>
                <w:rPr>
                  <w:rFonts w:ascii="Arial" w:hAnsi="Arial" w:cs="Arial"/>
                  <w:sz w:val="16"/>
                  <w:szCs w:val="16"/>
                </w:rPr>
                <w:t>SVD</w:t>
              </w:r>
            </w:ins>
          </w:p>
        </w:tc>
      </w:tr>
      <w:tr w:rsidR="00B3670A"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5A5F0E7D" w14:textId="13966FDA" w:rsidR="00B3670A" w:rsidRPr="003B3AC8" w:rsidRDefault="004D4C34" w:rsidP="00B3670A">
            <w:pPr>
              <w:jc w:val="center"/>
              <w:rPr>
                <w:rFonts w:asciiTheme="majorHAnsi" w:hAnsiTheme="majorHAnsi" w:cstheme="majorHAnsi"/>
                <w:sz w:val="18"/>
                <w:szCs w:val="18"/>
                <w:lang w:eastAsia="en-US"/>
              </w:rPr>
            </w:pPr>
            <w:del w:id="1723" w:author="KPMG_PQH" w:date="2026-04-07T11:25:00Z" w16du:dateUtc="2026-04-07T04:25:00Z">
              <w:r w:rsidRPr="003B3AC8">
                <w:rPr>
                  <w:rFonts w:asciiTheme="majorHAnsi" w:hAnsiTheme="majorHAnsi" w:cstheme="majorHAnsi"/>
                  <w:sz w:val="18"/>
                  <w:szCs w:val="18"/>
                  <w:lang w:eastAsia="en-US"/>
                </w:rPr>
                <w:delText>1</w:delText>
              </w:r>
            </w:del>
            <w:ins w:id="1724" w:author="KPMG_PQH" w:date="2026-04-07T11:25:00Z" w16du:dateUtc="2026-04-07T04:25:00Z">
              <w:r w:rsidR="00B3670A" w:rsidRPr="003B3AC8">
                <w:rPr>
                  <w:rFonts w:asciiTheme="majorHAnsi" w:hAnsiTheme="majorHAnsi" w:cstheme="majorHAnsi"/>
                  <w:sz w:val="18"/>
                  <w:szCs w:val="18"/>
                  <w:lang w:eastAsia="en-US"/>
                </w:rPr>
                <w:t>3</w:t>
              </w:r>
            </w:ins>
          </w:p>
        </w:tc>
        <w:tc>
          <w:tcPr>
            <w:tcW w:w="5032" w:type="dxa"/>
            <w:tcBorders>
              <w:top w:val="nil"/>
              <w:left w:val="nil"/>
              <w:bottom w:val="single" w:sz="4" w:space="0" w:color="auto"/>
              <w:right w:val="single" w:sz="4" w:space="0" w:color="auto"/>
            </w:tcBorders>
            <w:noWrap/>
            <w:vAlign w:val="center"/>
            <w:hideMark/>
          </w:tcPr>
          <w:p w14:paraId="0BBBC939" w14:textId="0D4DBB31" w:rsidR="00B3670A" w:rsidRPr="003B3AC8" w:rsidRDefault="004D4C34" w:rsidP="00B3670A">
            <w:pPr>
              <w:rPr>
                <w:rFonts w:asciiTheme="majorHAnsi" w:hAnsiTheme="majorHAnsi" w:cstheme="majorHAnsi"/>
                <w:sz w:val="18"/>
                <w:szCs w:val="18"/>
                <w:lang w:eastAsia="en-US"/>
              </w:rPr>
            </w:pPr>
            <w:del w:id="1725" w:author="KPMG_PQH" w:date="2026-04-07T11:25:00Z" w16du:dateUtc="2026-04-07T04:25:00Z">
              <w:r w:rsidRPr="003B3AC8">
                <w:rPr>
                  <w:rFonts w:asciiTheme="majorHAnsi" w:hAnsiTheme="majorHAnsi" w:cstheme="majorHAnsi"/>
                  <w:sz w:val="18"/>
                  <w:szCs w:val="18"/>
                  <w:lang w:eastAsia="en-US"/>
                </w:rPr>
                <w:delText>CONG TY CO PHAN DAU TU VA THUONG MAI TNG</w:delText>
              </w:r>
            </w:del>
            <w:ins w:id="1726" w:author="KPMG_PQH" w:date="2026-04-07T11:25:00Z" w16du:dateUtc="2026-04-07T04:25:00Z">
              <w:r w:rsidR="00B3670A">
                <w:rPr>
                  <w:rFonts w:ascii="Arial" w:hAnsi="Arial" w:cs="Arial"/>
                  <w:sz w:val="18"/>
                  <w:szCs w:val="18"/>
                </w:rPr>
                <w:t>TNG INVESTMENT AND TRADING JOINT STOCK COMPANY</w:t>
              </w:r>
            </w:ins>
          </w:p>
        </w:tc>
        <w:tc>
          <w:tcPr>
            <w:tcW w:w="1632" w:type="dxa"/>
            <w:tcBorders>
              <w:top w:val="nil"/>
              <w:left w:val="nil"/>
              <w:bottom w:val="single" w:sz="4" w:space="0" w:color="auto"/>
              <w:right w:val="single" w:sz="4" w:space="0" w:color="auto"/>
            </w:tcBorders>
            <w:noWrap/>
            <w:vAlign w:val="center"/>
            <w:hideMark/>
          </w:tcPr>
          <w:p w14:paraId="3E235431" w14:textId="7FA9364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61B663" w14:textId="19942B8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4D4C34" w:rsidRPr="004D4C34" w14:paraId="1666F282" w14:textId="77777777" w:rsidTr="003B3AC8">
        <w:trPr>
          <w:trHeight w:val="285"/>
          <w:del w:id="1727"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7A12F4BB" w14:textId="77777777" w:rsidR="004D4C34" w:rsidRPr="003B3AC8" w:rsidRDefault="004D4C34" w:rsidP="004D4C34">
            <w:pPr>
              <w:jc w:val="center"/>
              <w:rPr>
                <w:del w:id="1728" w:author="KPMG_PQH" w:date="2026-04-07T11:25:00Z" w16du:dateUtc="2026-04-07T04:25:00Z"/>
                <w:rFonts w:asciiTheme="majorHAnsi" w:hAnsiTheme="majorHAnsi" w:cstheme="majorHAnsi"/>
                <w:sz w:val="18"/>
                <w:szCs w:val="18"/>
                <w:lang w:eastAsia="en-US"/>
              </w:rPr>
            </w:pPr>
            <w:del w:id="1729" w:author="KPMG_PQH" w:date="2026-04-07T11:25:00Z" w16du:dateUtc="2026-04-07T04:25:00Z">
              <w:r w:rsidRPr="003B3AC8">
                <w:rPr>
                  <w:rFonts w:asciiTheme="majorHAnsi" w:hAnsiTheme="majorHAnsi" w:cstheme="majorHAnsi"/>
                  <w:sz w:val="18"/>
                  <w:szCs w:val="18"/>
                  <w:lang w:eastAsia="en-US"/>
                </w:rPr>
                <w:delText>2</w:delText>
              </w:r>
            </w:del>
          </w:p>
        </w:tc>
        <w:tc>
          <w:tcPr>
            <w:tcW w:w="5032" w:type="dxa"/>
            <w:tcBorders>
              <w:top w:val="nil"/>
              <w:left w:val="nil"/>
              <w:bottom w:val="single" w:sz="4" w:space="0" w:color="auto"/>
              <w:right w:val="single" w:sz="4" w:space="0" w:color="auto"/>
            </w:tcBorders>
            <w:noWrap/>
            <w:vAlign w:val="center"/>
            <w:hideMark/>
          </w:tcPr>
          <w:p w14:paraId="44439109" w14:textId="77777777" w:rsidR="004D4C34" w:rsidRPr="003B3AC8" w:rsidRDefault="004D4C34" w:rsidP="004D4C34">
            <w:pPr>
              <w:rPr>
                <w:del w:id="1730" w:author="KPMG_PQH" w:date="2026-04-07T11:25:00Z" w16du:dateUtc="2026-04-07T04:25:00Z"/>
                <w:rFonts w:asciiTheme="majorHAnsi" w:hAnsiTheme="majorHAnsi" w:cstheme="majorHAnsi"/>
                <w:sz w:val="18"/>
                <w:szCs w:val="18"/>
                <w:lang w:eastAsia="en-US"/>
              </w:rPr>
            </w:pPr>
            <w:del w:id="1731" w:author="KPMG_PQH" w:date="2026-04-07T11:25:00Z" w16du:dateUtc="2026-04-07T04:25:00Z">
              <w:r w:rsidRPr="003B3AC8">
                <w:rPr>
                  <w:rFonts w:asciiTheme="majorHAnsi" w:hAnsiTheme="majorHAnsi" w:cstheme="majorHAnsi"/>
                  <w:sz w:val="18"/>
                  <w:szCs w:val="18"/>
                  <w:lang w:eastAsia="en-US"/>
                </w:rPr>
                <w:delText>ACKNIT INDUSTRIES LTD</w:delText>
              </w:r>
            </w:del>
          </w:p>
        </w:tc>
        <w:tc>
          <w:tcPr>
            <w:tcW w:w="1632" w:type="dxa"/>
            <w:tcBorders>
              <w:top w:val="nil"/>
              <w:left w:val="nil"/>
              <w:bottom w:val="single" w:sz="4" w:space="0" w:color="auto"/>
              <w:right w:val="single" w:sz="4" w:space="0" w:color="auto"/>
            </w:tcBorders>
            <w:noWrap/>
            <w:vAlign w:val="center"/>
            <w:hideMark/>
          </w:tcPr>
          <w:p w14:paraId="6F1FDDB5" w14:textId="77777777" w:rsidR="004D4C34" w:rsidRPr="003B3AC8" w:rsidRDefault="004D4C34" w:rsidP="004D4C34">
            <w:pPr>
              <w:jc w:val="center"/>
              <w:rPr>
                <w:del w:id="1732" w:author="KPMG_PQH" w:date="2026-04-07T11:25:00Z" w16du:dateUtc="2026-04-07T04:25:00Z"/>
                <w:rFonts w:asciiTheme="majorHAnsi" w:hAnsiTheme="majorHAnsi" w:cstheme="majorHAnsi"/>
                <w:sz w:val="18"/>
                <w:szCs w:val="18"/>
                <w:lang w:eastAsia="en-US"/>
              </w:rPr>
            </w:pPr>
            <w:del w:id="1733" w:author="KPMG_PQH" w:date="2026-04-07T11:25:00Z" w16du:dateUtc="2026-04-07T04:25:00Z">
              <w:r w:rsidRPr="003B3AC8">
                <w:rPr>
                  <w:rFonts w:asciiTheme="majorHAnsi" w:hAnsiTheme="majorHAnsi" w:cstheme="majorHAnsi"/>
                  <w:sz w:val="18"/>
                  <w:szCs w:val="18"/>
                  <w:lang w:eastAsia="en-US"/>
                </w:rPr>
                <w:delText>India</w:delText>
              </w:r>
            </w:del>
          </w:p>
        </w:tc>
        <w:tc>
          <w:tcPr>
            <w:tcW w:w="1295" w:type="dxa"/>
            <w:tcBorders>
              <w:top w:val="nil"/>
              <w:left w:val="nil"/>
              <w:bottom w:val="single" w:sz="4" w:space="0" w:color="auto"/>
              <w:right w:val="single" w:sz="4" w:space="0" w:color="auto"/>
            </w:tcBorders>
            <w:noWrap/>
            <w:vAlign w:val="center"/>
            <w:hideMark/>
          </w:tcPr>
          <w:p w14:paraId="348967FC" w14:textId="77777777" w:rsidR="004D4C34" w:rsidRPr="003B3AC8" w:rsidRDefault="004D4C34" w:rsidP="004D4C34">
            <w:pPr>
              <w:jc w:val="center"/>
              <w:rPr>
                <w:del w:id="1734" w:author="KPMG_PQH" w:date="2026-04-07T11:25:00Z" w16du:dateUtc="2026-04-07T04:25:00Z"/>
                <w:rFonts w:asciiTheme="majorHAnsi" w:hAnsiTheme="majorHAnsi" w:cstheme="majorHAnsi"/>
                <w:sz w:val="18"/>
                <w:szCs w:val="18"/>
                <w:lang w:eastAsia="en-US"/>
              </w:rPr>
            </w:pPr>
            <w:del w:id="1735" w:author="KPMG_PQH" w:date="2026-04-07T11:25:00Z" w16du:dateUtc="2026-04-07T04:25:00Z">
              <w:r w:rsidRPr="003B3AC8">
                <w:rPr>
                  <w:rFonts w:asciiTheme="majorHAnsi" w:hAnsiTheme="majorHAnsi" w:cstheme="majorHAnsi"/>
                  <w:sz w:val="18"/>
                  <w:szCs w:val="18"/>
                  <w:lang w:eastAsia="en-US"/>
                </w:rPr>
                <w:delText>530043</w:delText>
              </w:r>
            </w:del>
          </w:p>
        </w:tc>
      </w:tr>
      <w:tr w:rsidR="004D4C34" w:rsidRPr="004D4C34" w14:paraId="068D1BFB" w14:textId="77777777" w:rsidTr="003B3AC8">
        <w:trPr>
          <w:trHeight w:val="285"/>
          <w:del w:id="1736"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06723567" w14:textId="77777777" w:rsidR="004D4C34" w:rsidRPr="003B3AC8" w:rsidRDefault="004D4C34" w:rsidP="004D4C34">
            <w:pPr>
              <w:jc w:val="center"/>
              <w:rPr>
                <w:del w:id="1737" w:author="KPMG_PQH" w:date="2026-04-07T11:25:00Z" w16du:dateUtc="2026-04-07T04:25:00Z"/>
                <w:rFonts w:asciiTheme="majorHAnsi" w:hAnsiTheme="majorHAnsi" w:cstheme="majorHAnsi"/>
                <w:sz w:val="18"/>
                <w:szCs w:val="18"/>
                <w:lang w:eastAsia="en-US"/>
              </w:rPr>
            </w:pPr>
            <w:del w:id="1738" w:author="KPMG_PQH" w:date="2026-04-07T11:25:00Z" w16du:dateUtc="2026-04-07T04:25:00Z">
              <w:r w:rsidRPr="003B3AC8">
                <w:rPr>
                  <w:rFonts w:asciiTheme="majorHAnsi" w:hAnsiTheme="majorHAnsi" w:cstheme="majorHAnsi"/>
                  <w:sz w:val="18"/>
                  <w:szCs w:val="18"/>
                  <w:lang w:eastAsia="en-US"/>
                </w:rPr>
                <w:delText>3</w:delText>
              </w:r>
            </w:del>
          </w:p>
        </w:tc>
        <w:tc>
          <w:tcPr>
            <w:tcW w:w="5032" w:type="dxa"/>
            <w:tcBorders>
              <w:top w:val="nil"/>
              <w:left w:val="nil"/>
              <w:bottom w:val="single" w:sz="4" w:space="0" w:color="auto"/>
              <w:right w:val="single" w:sz="4" w:space="0" w:color="auto"/>
            </w:tcBorders>
            <w:noWrap/>
            <w:vAlign w:val="center"/>
            <w:hideMark/>
          </w:tcPr>
          <w:p w14:paraId="66777187" w14:textId="77777777" w:rsidR="004D4C34" w:rsidRPr="003B3AC8" w:rsidRDefault="004D4C34" w:rsidP="004D4C34">
            <w:pPr>
              <w:rPr>
                <w:del w:id="1739" w:author="KPMG_PQH" w:date="2026-04-07T11:25:00Z" w16du:dateUtc="2026-04-07T04:25:00Z"/>
                <w:rFonts w:asciiTheme="majorHAnsi" w:hAnsiTheme="majorHAnsi" w:cstheme="majorHAnsi"/>
                <w:sz w:val="18"/>
                <w:szCs w:val="18"/>
                <w:lang w:eastAsia="en-US"/>
              </w:rPr>
            </w:pPr>
            <w:del w:id="1740" w:author="KPMG_PQH" w:date="2026-04-07T11:25:00Z" w16du:dateUtc="2026-04-07T04:25:00Z">
              <w:r w:rsidRPr="003B3AC8">
                <w:rPr>
                  <w:rFonts w:asciiTheme="majorHAnsi" w:hAnsiTheme="majorHAnsi" w:cstheme="majorHAnsi"/>
                  <w:sz w:val="18"/>
                  <w:szCs w:val="18"/>
                  <w:lang w:eastAsia="en-US"/>
                </w:rPr>
                <w:delText>AKI INDIA LIMITED</w:delText>
              </w:r>
            </w:del>
          </w:p>
        </w:tc>
        <w:tc>
          <w:tcPr>
            <w:tcW w:w="1632" w:type="dxa"/>
            <w:tcBorders>
              <w:top w:val="nil"/>
              <w:left w:val="nil"/>
              <w:bottom w:val="single" w:sz="4" w:space="0" w:color="auto"/>
              <w:right w:val="single" w:sz="4" w:space="0" w:color="auto"/>
            </w:tcBorders>
            <w:noWrap/>
            <w:vAlign w:val="center"/>
            <w:hideMark/>
          </w:tcPr>
          <w:p w14:paraId="0F4B4254" w14:textId="77777777" w:rsidR="004D4C34" w:rsidRPr="003B3AC8" w:rsidRDefault="004D4C34" w:rsidP="004D4C34">
            <w:pPr>
              <w:jc w:val="center"/>
              <w:rPr>
                <w:del w:id="1741" w:author="KPMG_PQH" w:date="2026-04-07T11:25:00Z" w16du:dateUtc="2026-04-07T04:25:00Z"/>
                <w:rFonts w:asciiTheme="majorHAnsi" w:hAnsiTheme="majorHAnsi" w:cstheme="majorHAnsi"/>
                <w:sz w:val="18"/>
                <w:szCs w:val="18"/>
                <w:lang w:eastAsia="en-US"/>
              </w:rPr>
            </w:pPr>
            <w:del w:id="1742" w:author="KPMG_PQH" w:date="2026-04-07T11:25:00Z" w16du:dateUtc="2026-04-07T04:25:00Z">
              <w:r w:rsidRPr="003B3AC8">
                <w:rPr>
                  <w:rFonts w:asciiTheme="majorHAnsi" w:hAnsiTheme="majorHAnsi" w:cstheme="majorHAnsi"/>
                  <w:sz w:val="18"/>
                  <w:szCs w:val="18"/>
                  <w:lang w:eastAsia="en-US"/>
                </w:rPr>
                <w:delText>India</w:delText>
              </w:r>
            </w:del>
          </w:p>
        </w:tc>
        <w:tc>
          <w:tcPr>
            <w:tcW w:w="1295" w:type="dxa"/>
            <w:tcBorders>
              <w:top w:val="nil"/>
              <w:left w:val="nil"/>
              <w:bottom w:val="single" w:sz="4" w:space="0" w:color="auto"/>
              <w:right w:val="single" w:sz="4" w:space="0" w:color="auto"/>
            </w:tcBorders>
            <w:noWrap/>
            <w:vAlign w:val="center"/>
            <w:hideMark/>
          </w:tcPr>
          <w:p w14:paraId="553C54C6" w14:textId="77777777" w:rsidR="004D4C34" w:rsidRPr="003B3AC8" w:rsidRDefault="004D4C34" w:rsidP="004D4C34">
            <w:pPr>
              <w:jc w:val="center"/>
              <w:rPr>
                <w:del w:id="1743" w:author="KPMG_PQH" w:date="2026-04-07T11:25:00Z" w16du:dateUtc="2026-04-07T04:25:00Z"/>
                <w:rFonts w:asciiTheme="majorHAnsi" w:hAnsiTheme="majorHAnsi" w:cstheme="majorHAnsi"/>
                <w:sz w:val="18"/>
                <w:szCs w:val="18"/>
                <w:lang w:eastAsia="en-US"/>
              </w:rPr>
            </w:pPr>
            <w:del w:id="1744" w:author="KPMG_PQH" w:date="2026-04-07T11:25:00Z" w16du:dateUtc="2026-04-07T04:25:00Z">
              <w:r w:rsidRPr="003B3AC8">
                <w:rPr>
                  <w:rFonts w:asciiTheme="majorHAnsi" w:hAnsiTheme="majorHAnsi" w:cstheme="majorHAnsi"/>
                  <w:sz w:val="18"/>
                  <w:szCs w:val="18"/>
                  <w:lang w:eastAsia="en-US"/>
                </w:rPr>
                <w:delText>542020</w:delText>
              </w:r>
            </w:del>
          </w:p>
        </w:tc>
      </w:tr>
      <w:tr w:rsidR="00B3670A"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19C2618C"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512509E8" w14:textId="6E771CCF" w:rsidR="00B3670A" w:rsidRPr="003B3AC8" w:rsidRDefault="004D4C34" w:rsidP="00B3670A">
            <w:pPr>
              <w:rPr>
                <w:rFonts w:asciiTheme="majorHAnsi" w:hAnsiTheme="majorHAnsi" w:cstheme="majorHAnsi"/>
                <w:sz w:val="18"/>
                <w:szCs w:val="18"/>
                <w:lang w:eastAsia="en-US"/>
              </w:rPr>
            </w:pPr>
            <w:del w:id="1745" w:author="KPMG_PQH" w:date="2026-04-07T11:25:00Z" w16du:dateUtc="2026-04-07T04:25:00Z">
              <w:r w:rsidRPr="003B3AC8">
                <w:rPr>
                  <w:rFonts w:asciiTheme="majorHAnsi" w:hAnsiTheme="majorHAnsi" w:cstheme="majorHAnsi"/>
                  <w:sz w:val="18"/>
                  <w:szCs w:val="18"/>
                  <w:lang w:eastAsia="en-US"/>
                </w:rPr>
                <w:delText>AMIN TANNERY LIMITED</w:delText>
              </w:r>
            </w:del>
            <w:ins w:id="1746" w:author="KPMG_PQH" w:date="2026-04-07T11:25:00Z" w16du:dateUtc="2026-04-07T04:25:00Z">
              <w:r w:rsidR="00B3670A">
                <w:rPr>
                  <w:rFonts w:ascii="Arial" w:hAnsi="Arial" w:cs="Arial"/>
                  <w:sz w:val="18"/>
                  <w:szCs w:val="18"/>
                </w:rPr>
                <w:t>THANH TRI GARMENT JOINT STOCK COMPANY</w:t>
              </w:r>
            </w:ins>
          </w:p>
        </w:tc>
        <w:tc>
          <w:tcPr>
            <w:tcW w:w="1632" w:type="dxa"/>
            <w:tcBorders>
              <w:top w:val="nil"/>
              <w:left w:val="nil"/>
              <w:bottom w:val="single" w:sz="4" w:space="0" w:color="auto"/>
              <w:right w:val="single" w:sz="4" w:space="0" w:color="auto"/>
            </w:tcBorders>
            <w:noWrap/>
            <w:vAlign w:val="center"/>
            <w:hideMark/>
          </w:tcPr>
          <w:p w14:paraId="14F9DF27" w14:textId="6A992CFA" w:rsidR="00B3670A" w:rsidRPr="003B3AC8" w:rsidRDefault="004D4C34" w:rsidP="00B3670A">
            <w:pPr>
              <w:jc w:val="center"/>
              <w:rPr>
                <w:rFonts w:asciiTheme="majorHAnsi" w:hAnsiTheme="majorHAnsi" w:cstheme="majorHAnsi"/>
                <w:sz w:val="18"/>
                <w:szCs w:val="18"/>
                <w:lang w:eastAsia="en-US"/>
              </w:rPr>
            </w:pPr>
            <w:del w:id="1747" w:author="KPMG_PQH" w:date="2026-04-07T11:25:00Z" w16du:dateUtc="2026-04-07T04:25:00Z">
              <w:r w:rsidRPr="003B3AC8">
                <w:rPr>
                  <w:rFonts w:asciiTheme="majorHAnsi" w:hAnsiTheme="majorHAnsi" w:cstheme="majorHAnsi"/>
                  <w:sz w:val="18"/>
                  <w:szCs w:val="18"/>
                  <w:lang w:eastAsia="en-US"/>
                </w:rPr>
                <w:delText>India</w:delText>
              </w:r>
            </w:del>
            <w:ins w:id="1748" w:author="KPMG_PQH" w:date="2026-04-07T11:25:00Z" w16du:dateUtc="2026-04-07T04:25:00Z">
              <w:r w:rsidR="00B3670A"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50F294CA" w14:textId="115F75B9" w:rsidR="00B3670A" w:rsidRPr="003B3AC8" w:rsidRDefault="004D4C34" w:rsidP="00B3670A">
            <w:pPr>
              <w:jc w:val="center"/>
              <w:rPr>
                <w:rFonts w:asciiTheme="majorHAnsi" w:hAnsiTheme="majorHAnsi" w:cstheme="majorHAnsi"/>
                <w:sz w:val="18"/>
                <w:szCs w:val="18"/>
                <w:lang w:eastAsia="en-US"/>
              </w:rPr>
            </w:pPr>
            <w:del w:id="1749" w:author="KPMG_PQH" w:date="2026-04-07T11:25:00Z" w16du:dateUtc="2026-04-07T04:25:00Z">
              <w:r w:rsidRPr="003B3AC8">
                <w:rPr>
                  <w:rFonts w:asciiTheme="majorHAnsi" w:hAnsiTheme="majorHAnsi" w:cstheme="majorHAnsi"/>
                  <w:sz w:val="18"/>
                  <w:szCs w:val="18"/>
                  <w:lang w:eastAsia="en-US"/>
                </w:rPr>
                <w:delText>541771</w:delText>
              </w:r>
            </w:del>
            <w:ins w:id="1750" w:author="KPMG_PQH" w:date="2026-04-07T11:25:00Z" w16du:dateUtc="2026-04-07T04:25:00Z">
              <w:r w:rsidR="00B3670A">
                <w:rPr>
                  <w:rFonts w:ascii="Arial" w:hAnsi="Arial" w:cs="Arial"/>
                  <w:sz w:val="16"/>
                  <w:szCs w:val="16"/>
                </w:rPr>
                <w:t>TTG</w:t>
              </w:r>
            </w:ins>
          </w:p>
        </w:tc>
      </w:tr>
      <w:tr w:rsidR="004D4C34" w:rsidRPr="004D4C34" w14:paraId="6DA74230" w14:textId="77777777" w:rsidTr="003B3AC8">
        <w:trPr>
          <w:trHeight w:val="285"/>
          <w:del w:id="1751"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1633FA33" w14:textId="77777777" w:rsidR="004D4C34" w:rsidRPr="003B3AC8" w:rsidRDefault="004D4C34" w:rsidP="004D4C34">
            <w:pPr>
              <w:jc w:val="center"/>
              <w:rPr>
                <w:del w:id="1752" w:author="KPMG_PQH" w:date="2026-04-07T11:25:00Z" w16du:dateUtc="2026-04-07T04:25:00Z"/>
                <w:rFonts w:asciiTheme="majorHAnsi" w:hAnsiTheme="majorHAnsi" w:cstheme="majorHAnsi"/>
                <w:sz w:val="18"/>
                <w:szCs w:val="18"/>
                <w:lang w:eastAsia="en-US"/>
              </w:rPr>
            </w:pPr>
            <w:del w:id="1753" w:author="KPMG_PQH" w:date="2026-04-07T11:25:00Z" w16du:dateUtc="2026-04-07T04:25:00Z">
              <w:r w:rsidRPr="003B3AC8">
                <w:rPr>
                  <w:rFonts w:asciiTheme="majorHAnsi" w:hAnsiTheme="majorHAnsi" w:cstheme="majorHAnsi"/>
                  <w:sz w:val="18"/>
                  <w:szCs w:val="18"/>
                  <w:lang w:eastAsia="en-US"/>
                </w:rPr>
                <w:delText>5</w:delText>
              </w:r>
            </w:del>
          </w:p>
        </w:tc>
        <w:tc>
          <w:tcPr>
            <w:tcW w:w="5032" w:type="dxa"/>
            <w:tcBorders>
              <w:top w:val="nil"/>
              <w:left w:val="nil"/>
              <w:bottom w:val="single" w:sz="4" w:space="0" w:color="auto"/>
              <w:right w:val="single" w:sz="4" w:space="0" w:color="auto"/>
            </w:tcBorders>
            <w:noWrap/>
            <w:vAlign w:val="center"/>
            <w:hideMark/>
          </w:tcPr>
          <w:p w14:paraId="63122EA6" w14:textId="77777777" w:rsidR="004D4C34" w:rsidRPr="003B3AC8" w:rsidRDefault="004D4C34" w:rsidP="004D4C34">
            <w:pPr>
              <w:rPr>
                <w:del w:id="1754" w:author="KPMG_PQH" w:date="2026-04-07T11:25:00Z" w16du:dateUtc="2026-04-07T04:25:00Z"/>
                <w:rFonts w:asciiTheme="majorHAnsi" w:hAnsiTheme="majorHAnsi" w:cstheme="majorHAnsi"/>
                <w:sz w:val="18"/>
                <w:szCs w:val="18"/>
                <w:lang w:eastAsia="en-US"/>
              </w:rPr>
            </w:pPr>
            <w:del w:id="1755" w:author="KPMG_PQH" w:date="2026-04-07T11:25:00Z" w16du:dateUtc="2026-04-07T04:25:00Z">
              <w:r w:rsidRPr="003B3AC8">
                <w:rPr>
                  <w:rFonts w:asciiTheme="majorHAnsi" w:hAnsiTheme="majorHAnsi" w:cstheme="majorHAnsi"/>
                  <w:sz w:val="18"/>
                  <w:szCs w:val="18"/>
                  <w:lang w:eastAsia="en-US"/>
                </w:rPr>
                <w:delText>APEX TANNERY LIMITED</w:delText>
              </w:r>
            </w:del>
          </w:p>
        </w:tc>
        <w:tc>
          <w:tcPr>
            <w:tcW w:w="1632" w:type="dxa"/>
            <w:tcBorders>
              <w:top w:val="nil"/>
              <w:left w:val="nil"/>
              <w:bottom w:val="single" w:sz="4" w:space="0" w:color="auto"/>
              <w:right w:val="single" w:sz="4" w:space="0" w:color="auto"/>
            </w:tcBorders>
            <w:noWrap/>
            <w:vAlign w:val="center"/>
            <w:hideMark/>
          </w:tcPr>
          <w:p w14:paraId="4B947204" w14:textId="77777777" w:rsidR="004D4C34" w:rsidRPr="003B3AC8" w:rsidRDefault="004D4C34" w:rsidP="004D4C34">
            <w:pPr>
              <w:jc w:val="center"/>
              <w:rPr>
                <w:del w:id="1756" w:author="KPMG_PQH" w:date="2026-04-07T11:25:00Z" w16du:dateUtc="2026-04-07T04:25:00Z"/>
                <w:rFonts w:asciiTheme="majorHAnsi" w:hAnsiTheme="majorHAnsi" w:cstheme="majorHAnsi"/>
                <w:sz w:val="18"/>
                <w:szCs w:val="18"/>
                <w:lang w:eastAsia="en-US"/>
              </w:rPr>
            </w:pPr>
            <w:del w:id="1757" w:author="KPMG_PQH" w:date="2026-04-07T11:25:00Z" w16du:dateUtc="2026-04-07T04:25:00Z">
              <w:r w:rsidRPr="003B3AC8">
                <w:rPr>
                  <w:rFonts w:asciiTheme="majorHAnsi" w:hAnsiTheme="majorHAnsi" w:cstheme="majorHAnsi"/>
                  <w:sz w:val="18"/>
                  <w:szCs w:val="18"/>
                  <w:lang w:eastAsia="en-US"/>
                </w:rPr>
                <w:delText>Bangladesh</w:delText>
              </w:r>
            </w:del>
          </w:p>
        </w:tc>
        <w:tc>
          <w:tcPr>
            <w:tcW w:w="1295" w:type="dxa"/>
            <w:tcBorders>
              <w:top w:val="nil"/>
              <w:left w:val="nil"/>
              <w:bottom w:val="single" w:sz="4" w:space="0" w:color="auto"/>
              <w:right w:val="single" w:sz="4" w:space="0" w:color="auto"/>
            </w:tcBorders>
            <w:noWrap/>
            <w:vAlign w:val="center"/>
            <w:hideMark/>
          </w:tcPr>
          <w:p w14:paraId="18E6E9E2" w14:textId="77777777" w:rsidR="004D4C34" w:rsidRPr="003B3AC8" w:rsidRDefault="004D4C34" w:rsidP="004D4C34">
            <w:pPr>
              <w:jc w:val="center"/>
              <w:rPr>
                <w:del w:id="1758" w:author="KPMG_PQH" w:date="2026-04-07T11:25:00Z" w16du:dateUtc="2026-04-07T04:25:00Z"/>
                <w:rFonts w:asciiTheme="majorHAnsi" w:hAnsiTheme="majorHAnsi" w:cstheme="majorHAnsi"/>
                <w:sz w:val="18"/>
                <w:szCs w:val="18"/>
                <w:lang w:eastAsia="en-US"/>
              </w:rPr>
            </w:pPr>
            <w:del w:id="1759" w:author="KPMG_PQH" w:date="2026-04-07T11:25:00Z" w16du:dateUtc="2026-04-07T04:25:00Z">
              <w:r w:rsidRPr="003B3AC8">
                <w:rPr>
                  <w:rFonts w:asciiTheme="majorHAnsi" w:hAnsiTheme="majorHAnsi" w:cstheme="majorHAnsi"/>
                  <w:sz w:val="18"/>
                  <w:szCs w:val="18"/>
                  <w:lang w:eastAsia="en-US"/>
                </w:rPr>
                <w:delText>APEXTANRY</w:delText>
              </w:r>
            </w:del>
          </w:p>
        </w:tc>
      </w:tr>
      <w:tr w:rsidR="00B3670A"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03F4875" w14:textId="44A32964" w:rsidR="00B3670A" w:rsidRPr="003B3AC8" w:rsidRDefault="004D4C34" w:rsidP="00B3670A">
            <w:pPr>
              <w:jc w:val="center"/>
              <w:rPr>
                <w:rFonts w:asciiTheme="majorHAnsi" w:hAnsiTheme="majorHAnsi" w:cstheme="majorHAnsi"/>
                <w:sz w:val="18"/>
                <w:szCs w:val="18"/>
                <w:lang w:eastAsia="en-US"/>
              </w:rPr>
            </w:pPr>
            <w:del w:id="1760" w:author="KPMG_PQH" w:date="2026-04-07T11:25:00Z" w16du:dateUtc="2026-04-07T04:25:00Z">
              <w:r w:rsidRPr="003B3AC8">
                <w:rPr>
                  <w:rFonts w:asciiTheme="majorHAnsi" w:hAnsiTheme="majorHAnsi" w:cstheme="majorHAnsi"/>
                  <w:sz w:val="18"/>
                  <w:szCs w:val="18"/>
                  <w:lang w:eastAsia="en-US"/>
                </w:rPr>
                <w:delText>6</w:delText>
              </w:r>
            </w:del>
            <w:ins w:id="1761" w:author="KPMG_PQH" w:date="2026-04-07T11:25:00Z" w16du:dateUtc="2026-04-07T04:25:00Z">
              <w:r w:rsidR="00B3670A" w:rsidRPr="003B3AC8">
                <w:rPr>
                  <w:rFonts w:asciiTheme="majorHAnsi" w:hAnsiTheme="majorHAnsi" w:cstheme="majorHAnsi"/>
                  <w:sz w:val="18"/>
                  <w:szCs w:val="18"/>
                  <w:lang w:eastAsia="en-US"/>
                </w:rPr>
                <w:t>5</w:t>
              </w:r>
            </w:ins>
          </w:p>
        </w:tc>
        <w:tc>
          <w:tcPr>
            <w:tcW w:w="5032" w:type="dxa"/>
            <w:tcBorders>
              <w:top w:val="nil"/>
              <w:left w:val="nil"/>
              <w:bottom w:val="single" w:sz="4" w:space="0" w:color="auto"/>
              <w:right w:val="single" w:sz="4" w:space="0" w:color="auto"/>
            </w:tcBorders>
            <w:noWrap/>
            <w:vAlign w:val="center"/>
            <w:hideMark/>
          </w:tcPr>
          <w:p w14:paraId="46CB9D73" w14:textId="4277C834" w:rsidR="00B3670A" w:rsidRPr="003B3AC8" w:rsidRDefault="004D4C34" w:rsidP="00B3670A">
            <w:pPr>
              <w:rPr>
                <w:rFonts w:asciiTheme="majorHAnsi" w:hAnsiTheme="majorHAnsi" w:cstheme="majorHAnsi"/>
                <w:sz w:val="18"/>
                <w:szCs w:val="18"/>
                <w:lang w:eastAsia="en-US"/>
              </w:rPr>
            </w:pPr>
            <w:del w:id="1762" w:author="KPMG_PQH" w:date="2026-04-07T11:25:00Z" w16du:dateUtc="2026-04-07T04:25:00Z">
              <w:r w:rsidRPr="003B3AC8">
                <w:rPr>
                  <w:rFonts w:asciiTheme="majorHAnsi" w:hAnsiTheme="majorHAnsi" w:cstheme="majorHAnsi"/>
                  <w:sz w:val="18"/>
                  <w:szCs w:val="18"/>
                  <w:lang w:eastAsia="en-US"/>
                </w:rPr>
                <w:delText>CARNIVAL INDUSTRIAL</w:delText>
              </w:r>
            </w:del>
            <w:ins w:id="1763" w:author="KPMG_PQH" w:date="2026-04-07T11:25:00Z" w16du:dateUtc="2026-04-07T04:25:00Z">
              <w:r w:rsidR="00B3670A">
                <w:rPr>
                  <w:rFonts w:ascii="Arial" w:hAnsi="Arial" w:cs="Arial"/>
                  <w:sz w:val="18"/>
                  <w:szCs w:val="18"/>
                </w:rPr>
                <w:t>DONY INTERNATIONAL</w:t>
              </w:r>
            </w:ins>
            <w:r w:rsidR="00B3670A">
              <w:rPr>
                <w:rFonts w:ascii="Arial" w:hAnsi="Arial" w:cs="Arial"/>
                <w:sz w:val="18"/>
                <w:szCs w:val="18"/>
              </w:rPr>
              <w:t xml:space="preserve"> CORPORATION</w:t>
            </w:r>
          </w:p>
        </w:tc>
        <w:tc>
          <w:tcPr>
            <w:tcW w:w="1632" w:type="dxa"/>
            <w:tcBorders>
              <w:top w:val="nil"/>
              <w:left w:val="nil"/>
              <w:bottom w:val="single" w:sz="4" w:space="0" w:color="auto"/>
              <w:right w:val="single" w:sz="4" w:space="0" w:color="auto"/>
            </w:tcBorders>
            <w:noWrap/>
            <w:vAlign w:val="center"/>
            <w:hideMark/>
          </w:tcPr>
          <w:p w14:paraId="0C6422D1" w14:textId="08485BCB" w:rsidR="00B3670A" w:rsidRPr="003B3AC8" w:rsidRDefault="004D4C34" w:rsidP="00B3670A">
            <w:pPr>
              <w:jc w:val="center"/>
              <w:rPr>
                <w:rFonts w:asciiTheme="majorHAnsi" w:hAnsiTheme="majorHAnsi" w:cstheme="majorHAnsi"/>
                <w:sz w:val="18"/>
                <w:szCs w:val="18"/>
                <w:lang w:eastAsia="en-US"/>
              </w:rPr>
            </w:pPr>
            <w:del w:id="1764" w:author="KPMG_PQH" w:date="2026-04-07T11:25:00Z" w16du:dateUtc="2026-04-07T04:25:00Z">
              <w:r w:rsidRPr="003B3AC8">
                <w:rPr>
                  <w:rFonts w:asciiTheme="majorHAnsi" w:hAnsiTheme="majorHAnsi" w:cstheme="majorHAnsi"/>
                  <w:sz w:val="18"/>
                  <w:szCs w:val="18"/>
                  <w:lang w:eastAsia="en-US"/>
                </w:rPr>
                <w:delText>Taiwan</w:delText>
              </w:r>
            </w:del>
            <w:ins w:id="1765" w:author="KPMG_PQH" w:date="2026-04-07T11:25:00Z" w16du:dateUtc="2026-04-07T04:25:00Z">
              <w:r w:rsidR="00B3670A"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78985DD3" w14:textId="5AF6399C" w:rsidR="00B3670A" w:rsidRPr="003B3AC8" w:rsidRDefault="004D4C34" w:rsidP="00B3670A">
            <w:pPr>
              <w:jc w:val="center"/>
              <w:rPr>
                <w:rFonts w:asciiTheme="majorHAnsi" w:hAnsiTheme="majorHAnsi" w:cstheme="majorHAnsi"/>
                <w:sz w:val="18"/>
                <w:szCs w:val="18"/>
                <w:lang w:eastAsia="en-US"/>
              </w:rPr>
            </w:pPr>
            <w:del w:id="1766" w:author="KPMG_PQH" w:date="2026-04-07T11:25:00Z" w16du:dateUtc="2026-04-07T04:25:00Z">
              <w:r w:rsidRPr="003B3AC8">
                <w:rPr>
                  <w:rFonts w:asciiTheme="majorHAnsi" w:hAnsiTheme="majorHAnsi" w:cstheme="majorHAnsi"/>
                  <w:sz w:val="18"/>
                  <w:szCs w:val="18"/>
                  <w:lang w:eastAsia="en-US"/>
                </w:rPr>
                <w:delText>1417</w:delText>
              </w:r>
            </w:del>
            <w:ins w:id="1767" w:author="KPMG_PQH" w:date="2026-04-07T11:25:00Z" w16du:dateUtc="2026-04-07T04:25:00Z">
              <w:r w:rsidR="00B3670A">
                <w:rPr>
                  <w:rFonts w:asciiTheme="majorHAnsi" w:hAnsiTheme="majorHAnsi" w:cstheme="majorHAnsi"/>
                  <w:sz w:val="18"/>
                  <w:szCs w:val="18"/>
                  <w:lang w:eastAsia="en-US"/>
                </w:rPr>
                <w:t>Unlisted</w:t>
              </w:r>
            </w:ins>
          </w:p>
        </w:tc>
      </w:tr>
      <w:tr w:rsidR="0029036F" w:rsidRPr="004D4C34" w14:paraId="3E14A48A" w14:textId="77777777" w:rsidTr="003B3AC8">
        <w:trPr>
          <w:trHeight w:val="285"/>
          <w:ins w:id="1768"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28F8D01E" w14:textId="77777777" w:rsidR="0029036F" w:rsidRPr="003B3AC8" w:rsidRDefault="0029036F" w:rsidP="0029036F">
            <w:pPr>
              <w:jc w:val="center"/>
              <w:rPr>
                <w:ins w:id="1769" w:author="KPMG_PQH" w:date="2026-04-07T11:25:00Z" w16du:dateUtc="2026-04-07T04:25:00Z"/>
                <w:rFonts w:asciiTheme="majorHAnsi" w:hAnsiTheme="majorHAnsi" w:cstheme="majorHAnsi"/>
                <w:sz w:val="18"/>
                <w:szCs w:val="18"/>
                <w:lang w:eastAsia="en-US"/>
              </w:rPr>
            </w:pPr>
            <w:ins w:id="1770" w:author="KPMG_PQH" w:date="2026-04-07T11:25:00Z" w16du:dateUtc="2026-04-07T04:25:00Z">
              <w:r w:rsidRPr="003B3AC8">
                <w:rPr>
                  <w:rFonts w:asciiTheme="majorHAnsi" w:hAnsiTheme="majorHAnsi" w:cstheme="majorHAnsi"/>
                  <w:sz w:val="18"/>
                  <w:szCs w:val="18"/>
                  <w:lang w:eastAsia="en-US"/>
                </w:rPr>
                <w:t>6</w:t>
              </w:r>
            </w:ins>
          </w:p>
        </w:tc>
        <w:tc>
          <w:tcPr>
            <w:tcW w:w="5032" w:type="dxa"/>
            <w:tcBorders>
              <w:top w:val="nil"/>
              <w:left w:val="nil"/>
              <w:bottom w:val="single" w:sz="4" w:space="0" w:color="auto"/>
              <w:right w:val="single" w:sz="4" w:space="0" w:color="auto"/>
            </w:tcBorders>
            <w:noWrap/>
            <w:vAlign w:val="center"/>
            <w:hideMark/>
          </w:tcPr>
          <w:p w14:paraId="6C54DC39" w14:textId="0EAD638D" w:rsidR="0029036F" w:rsidRPr="003B3AC8" w:rsidRDefault="0029036F" w:rsidP="0029036F">
            <w:pPr>
              <w:rPr>
                <w:ins w:id="1771" w:author="KPMG_PQH" w:date="2026-04-07T11:25:00Z" w16du:dateUtc="2026-04-07T04:25:00Z"/>
                <w:rFonts w:asciiTheme="majorHAnsi" w:hAnsiTheme="majorHAnsi" w:cstheme="majorHAnsi"/>
                <w:sz w:val="18"/>
                <w:szCs w:val="18"/>
                <w:lang w:eastAsia="en-US"/>
              </w:rPr>
            </w:pPr>
            <w:ins w:id="1772" w:author="KPMG_PQH" w:date="2026-04-07T11:25:00Z" w16du:dateUtc="2026-04-07T04:25:00Z">
              <w:r>
                <w:rPr>
                  <w:rFonts w:ascii="Arial" w:hAnsi="Arial" w:cs="Arial"/>
                  <w:sz w:val="18"/>
                  <w:szCs w:val="18"/>
                </w:rPr>
                <w:t>GB GARMENT JOINT STOCK COMPANY</w:t>
              </w:r>
            </w:ins>
          </w:p>
        </w:tc>
        <w:tc>
          <w:tcPr>
            <w:tcW w:w="1632" w:type="dxa"/>
            <w:tcBorders>
              <w:top w:val="nil"/>
              <w:left w:val="nil"/>
              <w:bottom w:val="single" w:sz="4" w:space="0" w:color="auto"/>
              <w:right w:val="single" w:sz="4" w:space="0" w:color="auto"/>
            </w:tcBorders>
            <w:noWrap/>
            <w:vAlign w:val="center"/>
            <w:hideMark/>
          </w:tcPr>
          <w:p w14:paraId="0E9161EF" w14:textId="2CD0CF5F" w:rsidR="0029036F" w:rsidRPr="003B3AC8" w:rsidRDefault="0029036F" w:rsidP="0029036F">
            <w:pPr>
              <w:jc w:val="center"/>
              <w:rPr>
                <w:ins w:id="1773" w:author="KPMG_PQH" w:date="2026-04-07T11:25:00Z" w16du:dateUtc="2026-04-07T04:25:00Z"/>
                <w:rFonts w:asciiTheme="majorHAnsi" w:hAnsiTheme="majorHAnsi" w:cstheme="majorHAnsi"/>
                <w:sz w:val="18"/>
                <w:szCs w:val="18"/>
                <w:lang w:eastAsia="en-US"/>
              </w:rPr>
            </w:pPr>
            <w:ins w:id="1774" w:author="KPMG_PQH" w:date="2026-04-07T11:25:00Z" w16du:dateUtc="2026-04-07T04:25:00Z">
              <w:r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7A66BE99" w14:textId="61B03D5C" w:rsidR="0029036F" w:rsidRPr="003B3AC8" w:rsidRDefault="0029036F" w:rsidP="0029036F">
            <w:pPr>
              <w:jc w:val="center"/>
              <w:rPr>
                <w:ins w:id="1775" w:author="KPMG_PQH" w:date="2026-04-07T11:25:00Z" w16du:dateUtc="2026-04-07T04:25:00Z"/>
                <w:rFonts w:asciiTheme="majorHAnsi" w:hAnsiTheme="majorHAnsi" w:cstheme="majorHAnsi"/>
                <w:sz w:val="18"/>
                <w:szCs w:val="18"/>
                <w:lang w:eastAsia="en-US"/>
              </w:rPr>
            </w:pPr>
            <w:ins w:id="1776" w:author="KPMG_PQH" w:date="2026-04-07T11:25:00Z" w16du:dateUtc="2026-04-07T04:25:00Z">
              <w:r>
                <w:rPr>
                  <w:rFonts w:asciiTheme="majorHAnsi" w:hAnsiTheme="majorHAnsi" w:cstheme="majorHAnsi"/>
                  <w:sz w:val="18"/>
                  <w:szCs w:val="18"/>
                  <w:lang w:eastAsia="en-US"/>
                </w:rPr>
                <w:t>Unlisted</w:t>
              </w:r>
            </w:ins>
          </w:p>
        </w:tc>
      </w:tr>
      <w:tr w:rsidR="0029036F"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4C4476C"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78F4A28B" w14:textId="330CFEB9" w:rsidR="0029036F" w:rsidRPr="003B3AC8" w:rsidRDefault="004D4C34" w:rsidP="0029036F">
            <w:pPr>
              <w:rPr>
                <w:rFonts w:asciiTheme="majorHAnsi" w:hAnsiTheme="majorHAnsi" w:cstheme="majorHAnsi"/>
                <w:sz w:val="18"/>
                <w:szCs w:val="18"/>
                <w:lang w:eastAsia="en-US"/>
              </w:rPr>
            </w:pPr>
            <w:del w:id="1777" w:author="KPMG_PQH" w:date="2026-04-07T11:25:00Z" w16du:dateUtc="2026-04-07T04:25:00Z">
              <w:r w:rsidRPr="003B3AC8">
                <w:rPr>
                  <w:rFonts w:asciiTheme="majorHAnsi" w:hAnsiTheme="majorHAnsi" w:cstheme="majorHAnsi"/>
                  <w:sz w:val="18"/>
                  <w:szCs w:val="18"/>
                  <w:lang w:eastAsia="en-US"/>
                </w:rPr>
                <w:delText>DK&amp;D CO.,</w:delText>
              </w:r>
              <w:r w:rsidR="00FF67CF">
                <w:rPr>
                  <w:rFonts w:asciiTheme="majorHAnsi" w:hAnsiTheme="majorHAnsi" w:cstheme="majorHAnsi"/>
                  <w:sz w:val="18"/>
                  <w:szCs w:val="18"/>
                  <w:lang w:eastAsia="en-US"/>
                </w:rPr>
                <w:delText xml:space="preserve"> </w:delText>
              </w:r>
              <w:r w:rsidRPr="003B3AC8">
                <w:rPr>
                  <w:rFonts w:asciiTheme="majorHAnsi" w:hAnsiTheme="majorHAnsi" w:cstheme="majorHAnsi"/>
                  <w:sz w:val="18"/>
                  <w:szCs w:val="18"/>
                  <w:lang w:eastAsia="en-US"/>
                </w:rPr>
                <w:delText>LTD.</w:delText>
              </w:r>
            </w:del>
            <w:ins w:id="1778" w:author="KPMG_PQH" w:date="2026-04-07T11:25:00Z" w16du:dateUtc="2026-04-07T04:25:00Z">
              <w:r w:rsidR="0029036F">
                <w:rPr>
                  <w:rFonts w:ascii="Arial" w:hAnsi="Arial" w:cs="Arial"/>
                  <w:sz w:val="18"/>
                  <w:szCs w:val="18"/>
                </w:rPr>
                <w:t>LONGAN EXPORT GARMENT JOINT STOCK COMPANY</w:t>
              </w:r>
            </w:ins>
          </w:p>
        </w:tc>
        <w:tc>
          <w:tcPr>
            <w:tcW w:w="1632" w:type="dxa"/>
            <w:tcBorders>
              <w:top w:val="nil"/>
              <w:left w:val="nil"/>
              <w:bottom w:val="single" w:sz="4" w:space="0" w:color="auto"/>
              <w:right w:val="single" w:sz="4" w:space="0" w:color="auto"/>
            </w:tcBorders>
            <w:noWrap/>
            <w:vAlign w:val="center"/>
            <w:hideMark/>
          </w:tcPr>
          <w:p w14:paraId="5C0CA40F" w14:textId="1494CC03" w:rsidR="0029036F" w:rsidRPr="003B3AC8" w:rsidRDefault="004D4C34" w:rsidP="0029036F">
            <w:pPr>
              <w:jc w:val="center"/>
              <w:rPr>
                <w:rFonts w:asciiTheme="majorHAnsi" w:hAnsiTheme="majorHAnsi" w:cstheme="majorHAnsi"/>
                <w:sz w:val="18"/>
                <w:szCs w:val="18"/>
                <w:lang w:eastAsia="en-US"/>
              </w:rPr>
            </w:pPr>
            <w:del w:id="1779" w:author="KPMG_PQH" w:date="2026-04-07T11:25:00Z" w16du:dateUtc="2026-04-07T04:25:00Z">
              <w:r w:rsidRPr="003B3AC8">
                <w:rPr>
                  <w:rFonts w:asciiTheme="majorHAnsi" w:hAnsiTheme="majorHAnsi" w:cstheme="majorHAnsi"/>
                  <w:sz w:val="18"/>
                  <w:szCs w:val="18"/>
                  <w:lang w:eastAsia="en-US"/>
                </w:rPr>
                <w:delText>Korea</w:delText>
              </w:r>
            </w:del>
            <w:ins w:id="1780" w:author="KPMG_PQH" w:date="2026-04-07T11:25:00Z" w16du:dateUtc="2026-04-07T04:25:00Z">
              <w:r w:rsidR="0029036F"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BFEAD23" w14:textId="2B634989" w:rsidR="0029036F" w:rsidRPr="003B3AC8" w:rsidRDefault="004D4C34" w:rsidP="0029036F">
            <w:pPr>
              <w:jc w:val="center"/>
              <w:rPr>
                <w:rFonts w:asciiTheme="majorHAnsi" w:hAnsiTheme="majorHAnsi" w:cstheme="majorHAnsi"/>
                <w:sz w:val="18"/>
                <w:szCs w:val="18"/>
                <w:lang w:eastAsia="en-US"/>
              </w:rPr>
            </w:pPr>
            <w:del w:id="1781" w:author="KPMG_PQH" w:date="2026-04-07T11:25:00Z" w16du:dateUtc="2026-04-07T04:25:00Z">
              <w:r w:rsidRPr="003B3AC8">
                <w:rPr>
                  <w:rFonts w:asciiTheme="majorHAnsi" w:hAnsiTheme="majorHAnsi" w:cstheme="majorHAnsi"/>
                  <w:sz w:val="18"/>
                  <w:szCs w:val="18"/>
                  <w:lang w:eastAsia="en-US"/>
                </w:rPr>
                <w:delText>263020</w:delText>
              </w:r>
            </w:del>
            <w:ins w:id="1782" w:author="KPMG_PQH" w:date="2026-04-07T11:25:00Z" w16du:dateUtc="2026-04-07T04:25:00Z">
              <w:r w:rsidR="0029036F">
                <w:rPr>
                  <w:rFonts w:asciiTheme="majorHAnsi" w:hAnsiTheme="majorHAnsi" w:cstheme="majorHAnsi"/>
                  <w:sz w:val="18"/>
                  <w:szCs w:val="18"/>
                  <w:lang w:eastAsia="en-US"/>
                </w:rPr>
                <w:t>Unlisted</w:t>
              </w:r>
            </w:ins>
          </w:p>
        </w:tc>
      </w:tr>
      <w:tr w:rsidR="004D4C34" w:rsidRPr="004D4C34" w14:paraId="49D75F8B" w14:textId="77777777" w:rsidTr="003B3AC8">
        <w:trPr>
          <w:trHeight w:val="285"/>
          <w:del w:id="1783"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1B08DA53" w14:textId="77777777" w:rsidR="004D4C34" w:rsidRPr="003B3AC8" w:rsidRDefault="004D4C34" w:rsidP="004D4C34">
            <w:pPr>
              <w:jc w:val="center"/>
              <w:rPr>
                <w:del w:id="1784" w:author="KPMG_PQH" w:date="2026-04-07T11:25:00Z" w16du:dateUtc="2026-04-07T04:25:00Z"/>
                <w:rFonts w:asciiTheme="majorHAnsi" w:hAnsiTheme="majorHAnsi" w:cstheme="majorHAnsi"/>
                <w:sz w:val="18"/>
                <w:szCs w:val="18"/>
                <w:lang w:eastAsia="en-US"/>
              </w:rPr>
            </w:pPr>
            <w:del w:id="1785" w:author="KPMG_PQH" w:date="2026-04-07T11:25:00Z" w16du:dateUtc="2026-04-07T04:25:00Z">
              <w:r w:rsidRPr="003B3AC8">
                <w:rPr>
                  <w:rFonts w:asciiTheme="majorHAnsi" w:hAnsiTheme="majorHAnsi" w:cstheme="majorHAnsi"/>
                  <w:sz w:val="18"/>
                  <w:szCs w:val="18"/>
                  <w:lang w:eastAsia="en-US"/>
                </w:rPr>
                <w:delText>8</w:delText>
              </w:r>
            </w:del>
          </w:p>
        </w:tc>
        <w:tc>
          <w:tcPr>
            <w:tcW w:w="5032" w:type="dxa"/>
            <w:tcBorders>
              <w:top w:val="nil"/>
              <w:left w:val="nil"/>
              <w:bottom w:val="single" w:sz="4" w:space="0" w:color="auto"/>
              <w:right w:val="single" w:sz="4" w:space="0" w:color="auto"/>
            </w:tcBorders>
            <w:noWrap/>
            <w:vAlign w:val="center"/>
            <w:hideMark/>
          </w:tcPr>
          <w:p w14:paraId="3DAC558E" w14:textId="77777777" w:rsidR="004D4C34" w:rsidRPr="003B3AC8" w:rsidRDefault="004D4C34" w:rsidP="004D4C34">
            <w:pPr>
              <w:rPr>
                <w:del w:id="1786" w:author="KPMG_PQH" w:date="2026-04-07T11:25:00Z" w16du:dateUtc="2026-04-07T04:25:00Z"/>
                <w:rFonts w:asciiTheme="majorHAnsi" w:hAnsiTheme="majorHAnsi" w:cstheme="majorHAnsi"/>
                <w:sz w:val="18"/>
                <w:szCs w:val="18"/>
                <w:lang w:eastAsia="en-US"/>
              </w:rPr>
            </w:pPr>
            <w:del w:id="1787" w:author="KPMG_PQH" w:date="2026-04-07T11:25:00Z" w16du:dateUtc="2026-04-07T04:25:00Z">
              <w:r w:rsidRPr="003B3AC8">
                <w:rPr>
                  <w:rFonts w:asciiTheme="majorHAnsi" w:hAnsiTheme="majorHAnsi" w:cstheme="majorHAnsi"/>
                  <w:sz w:val="18"/>
                  <w:szCs w:val="18"/>
                  <w:lang w:eastAsia="en-US"/>
                </w:rPr>
                <w:delText>DUKSUNG CO.,</w:delText>
              </w:r>
              <w:r w:rsidR="00FF67CF">
                <w:rPr>
                  <w:rFonts w:asciiTheme="majorHAnsi" w:hAnsiTheme="majorHAnsi" w:cstheme="majorHAnsi"/>
                  <w:sz w:val="18"/>
                  <w:szCs w:val="18"/>
                  <w:lang w:eastAsia="en-US"/>
                </w:rPr>
                <w:delText xml:space="preserve"> </w:delText>
              </w:r>
              <w:r w:rsidRPr="003B3AC8">
                <w:rPr>
                  <w:rFonts w:asciiTheme="majorHAnsi" w:hAnsiTheme="majorHAnsi" w:cstheme="majorHAnsi"/>
                  <w:sz w:val="18"/>
                  <w:szCs w:val="18"/>
                  <w:lang w:eastAsia="en-US"/>
                </w:rPr>
                <w:delText>LTD.</w:delText>
              </w:r>
            </w:del>
          </w:p>
        </w:tc>
        <w:tc>
          <w:tcPr>
            <w:tcW w:w="1632" w:type="dxa"/>
            <w:tcBorders>
              <w:top w:val="nil"/>
              <w:left w:val="nil"/>
              <w:bottom w:val="single" w:sz="4" w:space="0" w:color="auto"/>
              <w:right w:val="single" w:sz="4" w:space="0" w:color="auto"/>
            </w:tcBorders>
            <w:noWrap/>
            <w:vAlign w:val="center"/>
            <w:hideMark/>
          </w:tcPr>
          <w:p w14:paraId="175AF34B" w14:textId="77777777" w:rsidR="004D4C34" w:rsidRPr="003B3AC8" w:rsidRDefault="004D4C34" w:rsidP="004D4C34">
            <w:pPr>
              <w:jc w:val="center"/>
              <w:rPr>
                <w:del w:id="1788" w:author="KPMG_PQH" w:date="2026-04-07T11:25:00Z" w16du:dateUtc="2026-04-07T04:25:00Z"/>
                <w:rFonts w:asciiTheme="majorHAnsi" w:hAnsiTheme="majorHAnsi" w:cstheme="majorHAnsi"/>
                <w:sz w:val="18"/>
                <w:szCs w:val="18"/>
                <w:lang w:eastAsia="en-US"/>
              </w:rPr>
            </w:pPr>
            <w:del w:id="1789" w:author="KPMG_PQH" w:date="2026-04-07T11:25:00Z" w16du:dateUtc="2026-04-07T04:25:00Z">
              <w:r w:rsidRPr="003B3AC8">
                <w:rPr>
                  <w:rFonts w:asciiTheme="majorHAnsi" w:hAnsiTheme="majorHAnsi" w:cstheme="majorHAnsi"/>
                  <w:sz w:val="18"/>
                  <w:szCs w:val="18"/>
                  <w:lang w:eastAsia="en-US"/>
                </w:rPr>
                <w:delText>Korea</w:delText>
              </w:r>
            </w:del>
          </w:p>
        </w:tc>
        <w:tc>
          <w:tcPr>
            <w:tcW w:w="1295" w:type="dxa"/>
            <w:tcBorders>
              <w:top w:val="nil"/>
              <w:left w:val="nil"/>
              <w:bottom w:val="single" w:sz="4" w:space="0" w:color="auto"/>
              <w:right w:val="single" w:sz="4" w:space="0" w:color="auto"/>
            </w:tcBorders>
            <w:noWrap/>
            <w:vAlign w:val="center"/>
            <w:hideMark/>
          </w:tcPr>
          <w:p w14:paraId="17343B65" w14:textId="77777777" w:rsidR="004D4C34" w:rsidRPr="003B3AC8" w:rsidRDefault="004D4C34" w:rsidP="004D4C34">
            <w:pPr>
              <w:jc w:val="center"/>
              <w:rPr>
                <w:del w:id="1790" w:author="KPMG_PQH" w:date="2026-04-07T11:25:00Z" w16du:dateUtc="2026-04-07T04:25:00Z"/>
                <w:rFonts w:asciiTheme="majorHAnsi" w:hAnsiTheme="majorHAnsi" w:cstheme="majorHAnsi"/>
                <w:sz w:val="18"/>
                <w:szCs w:val="18"/>
                <w:lang w:eastAsia="en-US"/>
              </w:rPr>
            </w:pPr>
            <w:del w:id="1791" w:author="KPMG_PQH" w:date="2026-04-07T11:25:00Z" w16du:dateUtc="2026-04-07T04:25:00Z">
              <w:r w:rsidRPr="003B3AC8">
                <w:rPr>
                  <w:rFonts w:asciiTheme="majorHAnsi" w:hAnsiTheme="majorHAnsi" w:cstheme="majorHAnsi"/>
                  <w:sz w:val="18"/>
                  <w:szCs w:val="18"/>
                  <w:lang w:eastAsia="en-US"/>
                </w:rPr>
                <w:delText>004830</w:delText>
              </w:r>
            </w:del>
          </w:p>
        </w:tc>
      </w:tr>
      <w:tr w:rsidR="0029036F"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6636A33" w14:textId="667926C5" w:rsidR="0029036F" w:rsidRPr="003B3AC8" w:rsidRDefault="004D4C34" w:rsidP="0029036F">
            <w:pPr>
              <w:jc w:val="center"/>
              <w:rPr>
                <w:rFonts w:asciiTheme="majorHAnsi" w:hAnsiTheme="majorHAnsi" w:cstheme="majorHAnsi"/>
                <w:sz w:val="18"/>
                <w:szCs w:val="18"/>
                <w:lang w:eastAsia="en-US"/>
              </w:rPr>
            </w:pPr>
            <w:del w:id="1792" w:author="KPMG_PQH" w:date="2026-04-07T11:25:00Z" w16du:dateUtc="2026-04-07T04:25:00Z">
              <w:r w:rsidRPr="003B3AC8">
                <w:rPr>
                  <w:rFonts w:asciiTheme="majorHAnsi" w:hAnsiTheme="majorHAnsi" w:cstheme="majorHAnsi"/>
                  <w:sz w:val="18"/>
                  <w:szCs w:val="18"/>
                  <w:lang w:eastAsia="en-US"/>
                </w:rPr>
                <w:delText>9</w:delText>
              </w:r>
            </w:del>
            <w:ins w:id="1793" w:author="KPMG_PQH" w:date="2026-04-07T11:25:00Z" w16du:dateUtc="2026-04-07T04:25:00Z">
              <w:r w:rsidR="0029036F" w:rsidRPr="003B3AC8">
                <w:rPr>
                  <w:rFonts w:asciiTheme="majorHAnsi" w:hAnsiTheme="majorHAnsi" w:cstheme="majorHAnsi"/>
                  <w:sz w:val="18"/>
                  <w:szCs w:val="18"/>
                  <w:lang w:eastAsia="en-US"/>
                </w:rPr>
                <w:t>8</w:t>
              </w:r>
            </w:ins>
          </w:p>
        </w:tc>
        <w:tc>
          <w:tcPr>
            <w:tcW w:w="5032" w:type="dxa"/>
            <w:tcBorders>
              <w:top w:val="nil"/>
              <w:left w:val="nil"/>
              <w:bottom w:val="single" w:sz="4" w:space="0" w:color="auto"/>
              <w:right w:val="single" w:sz="4" w:space="0" w:color="auto"/>
            </w:tcBorders>
            <w:noWrap/>
            <w:vAlign w:val="center"/>
            <w:hideMark/>
          </w:tcPr>
          <w:p w14:paraId="2EEDCDA4" w14:textId="50D13426" w:rsidR="0029036F" w:rsidRPr="003B3AC8" w:rsidRDefault="0029036F" w:rsidP="0029036F">
            <w:pPr>
              <w:rPr>
                <w:rFonts w:asciiTheme="majorHAnsi" w:hAnsiTheme="majorHAnsi" w:cstheme="majorHAnsi"/>
                <w:sz w:val="18"/>
                <w:szCs w:val="18"/>
                <w:lang w:eastAsia="en-US"/>
              </w:rPr>
            </w:pPr>
            <w:ins w:id="1794" w:author="KPMG_PQH" w:date="2026-04-07T11:25:00Z" w16du:dateUtc="2026-04-07T04:25:00Z">
              <w:r>
                <w:rPr>
                  <w:rFonts w:ascii="Arial" w:hAnsi="Arial" w:cs="Arial"/>
                  <w:sz w:val="18"/>
                  <w:szCs w:val="18"/>
                </w:rPr>
                <w:t xml:space="preserve">NAM CHAU </w:t>
              </w:r>
            </w:ins>
            <w:r>
              <w:rPr>
                <w:rFonts w:ascii="Arial" w:hAnsi="Arial" w:cs="Arial"/>
                <w:sz w:val="18"/>
                <w:szCs w:val="18"/>
              </w:rPr>
              <w:t xml:space="preserve">GARMENT </w:t>
            </w:r>
            <w:del w:id="1795" w:author="KPMG_PQH" w:date="2026-04-07T11:25:00Z" w16du:dateUtc="2026-04-07T04:25:00Z">
              <w:r w:rsidR="004D4C34" w:rsidRPr="003B3AC8">
                <w:rPr>
                  <w:rFonts w:asciiTheme="majorHAnsi" w:hAnsiTheme="majorHAnsi" w:cstheme="majorHAnsi"/>
                  <w:sz w:val="18"/>
                  <w:szCs w:val="18"/>
                  <w:lang w:eastAsia="en-US"/>
                </w:rPr>
                <w:delText>MANTRA LIFESTYLE LIMITED</w:delText>
              </w:r>
            </w:del>
            <w:ins w:id="1796" w:author="KPMG_PQH" w:date="2026-04-07T11:25:00Z" w16du:dateUtc="2026-04-07T04:25:00Z">
              <w:r>
                <w:rPr>
                  <w:rFonts w:ascii="Arial" w:hAnsi="Arial" w:cs="Arial"/>
                  <w:sz w:val="18"/>
                  <w:szCs w:val="18"/>
                </w:rPr>
                <w:t>JOINT STOCK COMPANY</w:t>
              </w:r>
            </w:ins>
          </w:p>
        </w:tc>
        <w:tc>
          <w:tcPr>
            <w:tcW w:w="1632" w:type="dxa"/>
            <w:tcBorders>
              <w:top w:val="nil"/>
              <w:left w:val="nil"/>
              <w:bottom w:val="single" w:sz="4" w:space="0" w:color="auto"/>
              <w:right w:val="single" w:sz="4" w:space="0" w:color="auto"/>
            </w:tcBorders>
            <w:noWrap/>
            <w:vAlign w:val="center"/>
            <w:hideMark/>
          </w:tcPr>
          <w:p w14:paraId="73F6DF5F" w14:textId="04CA74D1" w:rsidR="0029036F" w:rsidRPr="003B3AC8" w:rsidRDefault="004D4C34" w:rsidP="0029036F">
            <w:pPr>
              <w:jc w:val="center"/>
              <w:rPr>
                <w:rFonts w:asciiTheme="majorHAnsi" w:hAnsiTheme="majorHAnsi" w:cstheme="majorHAnsi"/>
                <w:sz w:val="18"/>
                <w:szCs w:val="18"/>
                <w:lang w:eastAsia="en-US"/>
              </w:rPr>
            </w:pPr>
            <w:del w:id="1797" w:author="KPMG_PQH" w:date="2026-04-07T11:25:00Z" w16du:dateUtc="2026-04-07T04:25:00Z">
              <w:r w:rsidRPr="003B3AC8">
                <w:rPr>
                  <w:rFonts w:asciiTheme="majorHAnsi" w:hAnsiTheme="majorHAnsi" w:cstheme="majorHAnsi"/>
                  <w:sz w:val="18"/>
                  <w:szCs w:val="18"/>
                  <w:lang w:eastAsia="en-US"/>
                </w:rPr>
                <w:delText>India</w:delText>
              </w:r>
            </w:del>
            <w:ins w:id="1798" w:author="KPMG_PQH" w:date="2026-04-07T11:25:00Z" w16du:dateUtc="2026-04-07T04:25:00Z">
              <w:r w:rsidR="0029036F"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0E434B3" w14:textId="65F035B0" w:rsidR="0029036F" w:rsidRPr="003B3AC8" w:rsidRDefault="004D4C34" w:rsidP="0029036F">
            <w:pPr>
              <w:jc w:val="center"/>
              <w:rPr>
                <w:rFonts w:asciiTheme="majorHAnsi" w:hAnsiTheme="majorHAnsi" w:cstheme="majorHAnsi"/>
                <w:sz w:val="18"/>
                <w:szCs w:val="18"/>
                <w:lang w:eastAsia="en-US"/>
              </w:rPr>
            </w:pPr>
            <w:del w:id="1799" w:author="KPMG_PQH" w:date="2026-04-07T11:25:00Z" w16du:dateUtc="2026-04-07T04:25:00Z">
              <w:r w:rsidRPr="003B3AC8">
                <w:rPr>
                  <w:rFonts w:asciiTheme="majorHAnsi" w:hAnsiTheme="majorHAnsi" w:cstheme="majorHAnsi"/>
                  <w:sz w:val="18"/>
                  <w:szCs w:val="18"/>
                  <w:lang w:eastAsia="en-US"/>
                </w:rPr>
                <w:delText>539216</w:delText>
              </w:r>
            </w:del>
            <w:ins w:id="1800" w:author="KPMG_PQH" w:date="2026-04-07T11:25:00Z" w16du:dateUtc="2026-04-07T04:25:00Z">
              <w:r w:rsidR="0029036F">
                <w:rPr>
                  <w:rFonts w:asciiTheme="majorHAnsi" w:hAnsiTheme="majorHAnsi" w:cstheme="majorHAnsi"/>
                  <w:sz w:val="18"/>
                  <w:szCs w:val="18"/>
                  <w:lang w:eastAsia="en-US"/>
                </w:rPr>
                <w:t>Unlisted</w:t>
              </w:r>
            </w:ins>
          </w:p>
        </w:tc>
      </w:tr>
      <w:tr w:rsidR="0029036F"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2EE0A2" w14:textId="4B4890E1" w:rsidR="0029036F" w:rsidRPr="003B3AC8" w:rsidRDefault="004D4C34" w:rsidP="0029036F">
            <w:pPr>
              <w:jc w:val="center"/>
              <w:rPr>
                <w:rFonts w:asciiTheme="majorHAnsi" w:hAnsiTheme="majorHAnsi" w:cstheme="majorHAnsi"/>
                <w:sz w:val="18"/>
                <w:szCs w:val="18"/>
                <w:lang w:eastAsia="en-US"/>
              </w:rPr>
            </w:pPr>
            <w:del w:id="1801" w:author="KPMG_PQH" w:date="2026-04-07T11:25:00Z" w16du:dateUtc="2026-04-07T04:25:00Z">
              <w:r w:rsidRPr="003B3AC8">
                <w:rPr>
                  <w:rFonts w:asciiTheme="majorHAnsi" w:hAnsiTheme="majorHAnsi" w:cstheme="majorHAnsi"/>
                  <w:sz w:val="18"/>
                  <w:szCs w:val="18"/>
                  <w:lang w:eastAsia="en-US"/>
                </w:rPr>
                <w:delText>10</w:delText>
              </w:r>
            </w:del>
            <w:ins w:id="1802" w:author="KPMG_PQH" w:date="2026-04-07T11:25:00Z" w16du:dateUtc="2026-04-07T04:25:00Z">
              <w:r w:rsidR="0029036F" w:rsidRPr="003B3AC8">
                <w:rPr>
                  <w:rFonts w:asciiTheme="majorHAnsi" w:hAnsiTheme="majorHAnsi" w:cstheme="majorHAnsi"/>
                  <w:sz w:val="18"/>
                  <w:szCs w:val="18"/>
                  <w:lang w:eastAsia="en-US"/>
                </w:rPr>
                <w:t>9</w:t>
              </w:r>
            </w:ins>
          </w:p>
        </w:tc>
        <w:tc>
          <w:tcPr>
            <w:tcW w:w="5032" w:type="dxa"/>
            <w:tcBorders>
              <w:top w:val="nil"/>
              <w:left w:val="nil"/>
              <w:bottom w:val="single" w:sz="4" w:space="0" w:color="auto"/>
              <w:right w:val="single" w:sz="4" w:space="0" w:color="auto"/>
            </w:tcBorders>
            <w:noWrap/>
            <w:vAlign w:val="center"/>
            <w:hideMark/>
          </w:tcPr>
          <w:p w14:paraId="3F6C645E" w14:textId="39EAEFD0" w:rsidR="0029036F" w:rsidRPr="003B3AC8" w:rsidRDefault="004D4C34" w:rsidP="0029036F">
            <w:pPr>
              <w:rPr>
                <w:rFonts w:asciiTheme="majorHAnsi" w:hAnsiTheme="majorHAnsi" w:cstheme="majorHAnsi"/>
                <w:sz w:val="18"/>
                <w:szCs w:val="18"/>
                <w:lang w:eastAsia="en-US"/>
              </w:rPr>
            </w:pPr>
            <w:del w:id="1803" w:author="KPMG_PQH" w:date="2026-04-07T11:25:00Z" w16du:dateUtc="2026-04-07T04:25:00Z">
              <w:r w:rsidRPr="003B3AC8">
                <w:rPr>
                  <w:rFonts w:asciiTheme="majorHAnsi" w:hAnsiTheme="majorHAnsi" w:cstheme="majorHAnsi"/>
                  <w:sz w:val="18"/>
                  <w:szCs w:val="18"/>
                  <w:lang w:eastAsia="en-US"/>
                </w:rPr>
                <w:delText>JASCH INDUSTRIES LIMITED</w:delText>
              </w:r>
            </w:del>
            <w:ins w:id="1804" w:author="KPMG_PQH" w:date="2026-04-07T11:25:00Z" w16du:dateUtc="2026-04-07T04:25:00Z">
              <w:r w:rsidR="0029036F">
                <w:rPr>
                  <w:rFonts w:ascii="Arial" w:hAnsi="Arial" w:cs="Arial"/>
                  <w:sz w:val="18"/>
                  <w:szCs w:val="18"/>
                </w:rPr>
                <w:t>QTNP APPARELS JOINT STOCK COMPANY</w:t>
              </w:r>
            </w:ins>
          </w:p>
        </w:tc>
        <w:tc>
          <w:tcPr>
            <w:tcW w:w="1632" w:type="dxa"/>
            <w:tcBorders>
              <w:top w:val="nil"/>
              <w:left w:val="nil"/>
              <w:bottom w:val="single" w:sz="4" w:space="0" w:color="auto"/>
              <w:right w:val="single" w:sz="4" w:space="0" w:color="auto"/>
            </w:tcBorders>
            <w:noWrap/>
            <w:vAlign w:val="center"/>
            <w:hideMark/>
          </w:tcPr>
          <w:p w14:paraId="3C5348DC" w14:textId="04FEE3DF" w:rsidR="0029036F" w:rsidRPr="003B3AC8" w:rsidRDefault="004D4C34" w:rsidP="0029036F">
            <w:pPr>
              <w:jc w:val="center"/>
              <w:rPr>
                <w:rFonts w:asciiTheme="majorHAnsi" w:hAnsiTheme="majorHAnsi" w:cstheme="majorHAnsi"/>
                <w:sz w:val="18"/>
                <w:szCs w:val="18"/>
                <w:lang w:eastAsia="en-US"/>
              </w:rPr>
            </w:pPr>
            <w:del w:id="1805" w:author="KPMG_PQH" w:date="2026-04-07T11:25:00Z" w16du:dateUtc="2026-04-07T04:25:00Z">
              <w:r w:rsidRPr="003B3AC8">
                <w:rPr>
                  <w:rFonts w:asciiTheme="majorHAnsi" w:hAnsiTheme="majorHAnsi" w:cstheme="majorHAnsi"/>
                  <w:sz w:val="18"/>
                  <w:szCs w:val="18"/>
                  <w:lang w:eastAsia="en-US"/>
                </w:rPr>
                <w:delText>India</w:delText>
              </w:r>
            </w:del>
            <w:ins w:id="1806" w:author="KPMG_PQH" w:date="2026-04-07T11:25:00Z" w16du:dateUtc="2026-04-07T04:25:00Z">
              <w:r w:rsidR="0029036F"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21EEA2D" w14:textId="4178854E" w:rsidR="0029036F" w:rsidRPr="003B3AC8" w:rsidRDefault="004D4C34" w:rsidP="0029036F">
            <w:pPr>
              <w:jc w:val="center"/>
              <w:rPr>
                <w:rFonts w:asciiTheme="majorHAnsi" w:hAnsiTheme="majorHAnsi" w:cstheme="majorHAnsi"/>
                <w:sz w:val="18"/>
                <w:szCs w:val="18"/>
                <w:lang w:eastAsia="en-US"/>
              </w:rPr>
            </w:pPr>
            <w:del w:id="1807" w:author="KPMG_PQH" w:date="2026-04-07T11:25:00Z" w16du:dateUtc="2026-04-07T04:25:00Z">
              <w:r w:rsidRPr="003B3AC8">
                <w:rPr>
                  <w:rFonts w:asciiTheme="majorHAnsi" w:hAnsiTheme="majorHAnsi" w:cstheme="majorHAnsi"/>
                  <w:sz w:val="18"/>
                  <w:szCs w:val="18"/>
                  <w:lang w:eastAsia="en-US"/>
                </w:rPr>
                <w:delText>500220</w:delText>
              </w:r>
            </w:del>
            <w:ins w:id="1808" w:author="KPMG_PQH" w:date="2026-04-07T11:25:00Z" w16du:dateUtc="2026-04-07T04:25:00Z">
              <w:r w:rsidR="0029036F">
                <w:rPr>
                  <w:rFonts w:asciiTheme="majorHAnsi" w:hAnsiTheme="majorHAnsi" w:cstheme="majorHAnsi"/>
                  <w:sz w:val="18"/>
                  <w:szCs w:val="18"/>
                  <w:lang w:eastAsia="en-US"/>
                </w:rPr>
                <w:t>Unlisted</w:t>
              </w:r>
            </w:ins>
          </w:p>
        </w:tc>
      </w:tr>
      <w:tr w:rsidR="004D4C34" w:rsidRPr="004D4C34" w14:paraId="4973B1F0" w14:textId="77777777" w:rsidTr="003B3AC8">
        <w:trPr>
          <w:trHeight w:val="285"/>
          <w:del w:id="1809"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479ECA04" w14:textId="77777777" w:rsidR="004D4C34" w:rsidRPr="003B3AC8" w:rsidRDefault="004D4C34" w:rsidP="004D4C34">
            <w:pPr>
              <w:jc w:val="center"/>
              <w:rPr>
                <w:del w:id="1810" w:author="KPMG_PQH" w:date="2026-04-07T11:25:00Z" w16du:dateUtc="2026-04-07T04:25:00Z"/>
                <w:rFonts w:asciiTheme="majorHAnsi" w:hAnsiTheme="majorHAnsi" w:cstheme="majorHAnsi"/>
                <w:sz w:val="18"/>
                <w:szCs w:val="18"/>
                <w:lang w:eastAsia="en-US"/>
              </w:rPr>
            </w:pPr>
            <w:del w:id="1811" w:author="KPMG_PQH" w:date="2026-04-07T11:25:00Z" w16du:dateUtc="2026-04-07T04:25:00Z">
              <w:r w:rsidRPr="003B3AC8">
                <w:rPr>
                  <w:rFonts w:asciiTheme="majorHAnsi" w:hAnsiTheme="majorHAnsi" w:cstheme="majorHAnsi"/>
                  <w:sz w:val="18"/>
                  <w:szCs w:val="18"/>
                  <w:lang w:eastAsia="en-US"/>
                </w:rPr>
                <w:delText>11</w:delText>
              </w:r>
            </w:del>
          </w:p>
        </w:tc>
        <w:tc>
          <w:tcPr>
            <w:tcW w:w="5032" w:type="dxa"/>
            <w:tcBorders>
              <w:top w:val="nil"/>
              <w:left w:val="nil"/>
              <w:bottom w:val="single" w:sz="4" w:space="0" w:color="auto"/>
              <w:right w:val="single" w:sz="4" w:space="0" w:color="auto"/>
            </w:tcBorders>
            <w:noWrap/>
            <w:vAlign w:val="center"/>
            <w:hideMark/>
          </w:tcPr>
          <w:p w14:paraId="31B8DCA3" w14:textId="77777777" w:rsidR="004D4C34" w:rsidRPr="003B3AC8" w:rsidRDefault="004D4C34" w:rsidP="004D4C34">
            <w:pPr>
              <w:rPr>
                <w:del w:id="1812" w:author="KPMG_PQH" w:date="2026-04-07T11:25:00Z" w16du:dateUtc="2026-04-07T04:25:00Z"/>
                <w:rFonts w:asciiTheme="majorHAnsi" w:hAnsiTheme="majorHAnsi" w:cstheme="majorHAnsi"/>
                <w:sz w:val="18"/>
                <w:szCs w:val="18"/>
                <w:lang w:eastAsia="en-US"/>
              </w:rPr>
            </w:pPr>
            <w:del w:id="1813" w:author="KPMG_PQH" w:date="2026-04-07T11:25:00Z" w16du:dateUtc="2026-04-07T04:25:00Z">
              <w:r w:rsidRPr="003B3AC8">
                <w:rPr>
                  <w:rFonts w:asciiTheme="majorHAnsi" w:hAnsiTheme="majorHAnsi" w:cstheme="majorHAnsi"/>
                  <w:sz w:val="18"/>
                  <w:szCs w:val="18"/>
                  <w:lang w:eastAsia="en-US"/>
                </w:rPr>
                <w:delText>PECCA GROUP BERHAD</w:delText>
              </w:r>
            </w:del>
          </w:p>
        </w:tc>
        <w:tc>
          <w:tcPr>
            <w:tcW w:w="1632" w:type="dxa"/>
            <w:tcBorders>
              <w:top w:val="nil"/>
              <w:left w:val="nil"/>
              <w:bottom w:val="single" w:sz="4" w:space="0" w:color="auto"/>
              <w:right w:val="single" w:sz="4" w:space="0" w:color="auto"/>
            </w:tcBorders>
            <w:noWrap/>
            <w:vAlign w:val="center"/>
            <w:hideMark/>
          </w:tcPr>
          <w:p w14:paraId="1BF5233F" w14:textId="77777777" w:rsidR="004D4C34" w:rsidRPr="003B3AC8" w:rsidRDefault="004D4C34" w:rsidP="004D4C34">
            <w:pPr>
              <w:jc w:val="center"/>
              <w:rPr>
                <w:del w:id="1814" w:author="KPMG_PQH" w:date="2026-04-07T11:25:00Z" w16du:dateUtc="2026-04-07T04:25:00Z"/>
                <w:rFonts w:asciiTheme="majorHAnsi" w:hAnsiTheme="majorHAnsi" w:cstheme="majorHAnsi"/>
                <w:sz w:val="18"/>
                <w:szCs w:val="18"/>
                <w:lang w:eastAsia="en-US"/>
              </w:rPr>
            </w:pPr>
            <w:del w:id="1815" w:author="KPMG_PQH" w:date="2026-04-07T11:25:00Z" w16du:dateUtc="2026-04-07T04:25:00Z">
              <w:r w:rsidRPr="003B3AC8">
                <w:rPr>
                  <w:rFonts w:asciiTheme="majorHAnsi" w:hAnsiTheme="majorHAnsi" w:cstheme="majorHAnsi"/>
                  <w:sz w:val="18"/>
                  <w:szCs w:val="18"/>
                  <w:lang w:eastAsia="en-US"/>
                </w:rPr>
                <w:delText>Malaysia</w:delText>
              </w:r>
            </w:del>
          </w:p>
        </w:tc>
        <w:tc>
          <w:tcPr>
            <w:tcW w:w="1295" w:type="dxa"/>
            <w:tcBorders>
              <w:top w:val="nil"/>
              <w:left w:val="nil"/>
              <w:bottom w:val="single" w:sz="4" w:space="0" w:color="auto"/>
              <w:right w:val="single" w:sz="4" w:space="0" w:color="auto"/>
            </w:tcBorders>
            <w:noWrap/>
            <w:vAlign w:val="center"/>
            <w:hideMark/>
          </w:tcPr>
          <w:p w14:paraId="2655ED0C" w14:textId="77777777" w:rsidR="004D4C34" w:rsidRPr="003B3AC8" w:rsidRDefault="004D4C34" w:rsidP="004D4C34">
            <w:pPr>
              <w:jc w:val="center"/>
              <w:rPr>
                <w:del w:id="1816" w:author="KPMG_PQH" w:date="2026-04-07T11:25:00Z" w16du:dateUtc="2026-04-07T04:25:00Z"/>
                <w:rFonts w:asciiTheme="majorHAnsi" w:hAnsiTheme="majorHAnsi" w:cstheme="majorHAnsi"/>
                <w:sz w:val="18"/>
                <w:szCs w:val="18"/>
                <w:lang w:eastAsia="en-US"/>
              </w:rPr>
            </w:pPr>
            <w:del w:id="1817" w:author="KPMG_PQH" w:date="2026-04-07T11:25:00Z" w16du:dateUtc="2026-04-07T04:25:00Z">
              <w:r w:rsidRPr="003B3AC8">
                <w:rPr>
                  <w:rFonts w:asciiTheme="majorHAnsi" w:hAnsiTheme="majorHAnsi" w:cstheme="majorHAnsi"/>
                  <w:sz w:val="18"/>
                  <w:szCs w:val="18"/>
                  <w:lang w:eastAsia="en-US"/>
                </w:rPr>
                <w:delText>5271</w:delText>
              </w:r>
            </w:del>
          </w:p>
        </w:tc>
      </w:tr>
      <w:tr w:rsidR="004D4C34" w:rsidRPr="004D4C34" w14:paraId="36E328C8" w14:textId="77777777" w:rsidTr="003B3AC8">
        <w:trPr>
          <w:trHeight w:val="285"/>
          <w:del w:id="1818"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767E1016" w14:textId="77777777" w:rsidR="004D4C34" w:rsidRPr="003B3AC8" w:rsidRDefault="004D4C34" w:rsidP="004D4C34">
            <w:pPr>
              <w:jc w:val="center"/>
              <w:rPr>
                <w:del w:id="1819" w:author="KPMG_PQH" w:date="2026-04-07T11:25:00Z" w16du:dateUtc="2026-04-07T04:25:00Z"/>
                <w:rFonts w:asciiTheme="majorHAnsi" w:hAnsiTheme="majorHAnsi" w:cstheme="majorHAnsi"/>
                <w:sz w:val="18"/>
                <w:szCs w:val="18"/>
                <w:lang w:eastAsia="en-US"/>
              </w:rPr>
            </w:pPr>
            <w:del w:id="1820" w:author="KPMG_PQH" w:date="2026-04-07T11:25:00Z" w16du:dateUtc="2026-04-07T04:25:00Z">
              <w:r w:rsidRPr="003B3AC8">
                <w:rPr>
                  <w:rFonts w:asciiTheme="majorHAnsi" w:hAnsiTheme="majorHAnsi" w:cstheme="majorHAnsi"/>
                  <w:sz w:val="18"/>
                  <w:szCs w:val="18"/>
                  <w:lang w:eastAsia="en-US"/>
                </w:rPr>
                <w:delText>12</w:delText>
              </w:r>
            </w:del>
          </w:p>
        </w:tc>
        <w:tc>
          <w:tcPr>
            <w:tcW w:w="5032" w:type="dxa"/>
            <w:tcBorders>
              <w:top w:val="nil"/>
              <w:left w:val="nil"/>
              <w:bottom w:val="single" w:sz="4" w:space="0" w:color="auto"/>
              <w:right w:val="single" w:sz="4" w:space="0" w:color="auto"/>
            </w:tcBorders>
            <w:noWrap/>
            <w:vAlign w:val="center"/>
            <w:hideMark/>
          </w:tcPr>
          <w:p w14:paraId="5D3C1C45" w14:textId="77777777" w:rsidR="004D4C34" w:rsidRPr="003B3AC8" w:rsidRDefault="004D4C34" w:rsidP="004D4C34">
            <w:pPr>
              <w:rPr>
                <w:del w:id="1821" w:author="KPMG_PQH" w:date="2026-04-07T11:25:00Z" w16du:dateUtc="2026-04-07T04:25:00Z"/>
                <w:rFonts w:asciiTheme="majorHAnsi" w:hAnsiTheme="majorHAnsi" w:cstheme="majorHAnsi"/>
                <w:sz w:val="18"/>
                <w:szCs w:val="18"/>
                <w:lang w:eastAsia="en-US"/>
              </w:rPr>
            </w:pPr>
            <w:del w:id="1822" w:author="KPMG_PQH" w:date="2026-04-07T11:25:00Z" w16du:dateUtc="2026-04-07T04:25:00Z">
              <w:r w:rsidRPr="003B3AC8">
                <w:rPr>
                  <w:rFonts w:asciiTheme="majorHAnsi" w:hAnsiTheme="majorHAnsi" w:cstheme="majorHAnsi"/>
                  <w:sz w:val="18"/>
                  <w:szCs w:val="18"/>
                  <w:lang w:eastAsia="en-US"/>
                </w:rPr>
                <w:delText>QINGDAO HUANQIU GARMENTS CORPORATION LIMITED</w:delText>
              </w:r>
            </w:del>
          </w:p>
        </w:tc>
        <w:tc>
          <w:tcPr>
            <w:tcW w:w="1632" w:type="dxa"/>
            <w:tcBorders>
              <w:top w:val="nil"/>
              <w:left w:val="nil"/>
              <w:bottom w:val="single" w:sz="4" w:space="0" w:color="auto"/>
              <w:right w:val="single" w:sz="4" w:space="0" w:color="auto"/>
            </w:tcBorders>
            <w:noWrap/>
            <w:vAlign w:val="center"/>
            <w:hideMark/>
          </w:tcPr>
          <w:p w14:paraId="66155BB4" w14:textId="77777777" w:rsidR="004D4C34" w:rsidRPr="003B3AC8" w:rsidRDefault="004D4C34" w:rsidP="004D4C34">
            <w:pPr>
              <w:jc w:val="center"/>
              <w:rPr>
                <w:del w:id="1823" w:author="KPMG_PQH" w:date="2026-04-07T11:25:00Z" w16du:dateUtc="2026-04-07T04:25:00Z"/>
                <w:rFonts w:asciiTheme="majorHAnsi" w:hAnsiTheme="majorHAnsi" w:cstheme="majorHAnsi"/>
                <w:sz w:val="18"/>
                <w:szCs w:val="18"/>
                <w:lang w:eastAsia="en-US"/>
              </w:rPr>
            </w:pPr>
            <w:del w:id="1824" w:author="KPMG_PQH" w:date="2026-04-07T11:25:00Z" w16du:dateUtc="2026-04-07T04:25:00Z">
              <w:r w:rsidRPr="003B3AC8">
                <w:rPr>
                  <w:rFonts w:asciiTheme="majorHAnsi" w:hAnsiTheme="majorHAnsi" w:cstheme="majorHAnsi"/>
                  <w:sz w:val="18"/>
                  <w:szCs w:val="18"/>
                  <w:lang w:eastAsia="en-US"/>
                </w:rPr>
                <w:delText>China</w:delText>
              </w:r>
            </w:del>
          </w:p>
        </w:tc>
        <w:tc>
          <w:tcPr>
            <w:tcW w:w="1295" w:type="dxa"/>
            <w:tcBorders>
              <w:top w:val="nil"/>
              <w:left w:val="nil"/>
              <w:bottom w:val="single" w:sz="4" w:space="0" w:color="auto"/>
              <w:right w:val="single" w:sz="4" w:space="0" w:color="auto"/>
            </w:tcBorders>
            <w:noWrap/>
            <w:vAlign w:val="center"/>
            <w:hideMark/>
          </w:tcPr>
          <w:p w14:paraId="5C6C0405" w14:textId="77777777" w:rsidR="004D4C34" w:rsidRPr="003B3AC8" w:rsidRDefault="004D4C34" w:rsidP="004D4C34">
            <w:pPr>
              <w:jc w:val="center"/>
              <w:rPr>
                <w:del w:id="1825" w:author="KPMG_PQH" w:date="2026-04-07T11:25:00Z" w16du:dateUtc="2026-04-07T04:25:00Z"/>
                <w:rFonts w:asciiTheme="majorHAnsi" w:hAnsiTheme="majorHAnsi" w:cstheme="majorHAnsi"/>
                <w:sz w:val="18"/>
                <w:szCs w:val="18"/>
                <w:lang w:eastAsia="en-US"/>
              </w:rPr>
            </w:pPr>
            <w:del w:id="1826" w:author="KPMG_PQH" w:date="2026-04-07T11:25:00Z" w16du:dateUtc="2026-04-07T04:25:00Z">
              <w:r w:rsidRPr="003B3AC8">
                <w:rPr>
                  <w:rFonts w:asciiTheme="majorHAnsi" w:hAnsiTheme="majorHAnsi" w:cstheme="majorHAnsi"/>
                  <w:sz w:val="18"/>
                  <w:szCs w:val="18"/>
                  <w:lang w:eastAsia="en-US"/>
                </w:rPr>
                <w:delText>872070</w:delText>
              </w:r>
            </w:del>
          </w:p>
        </w:tc>
      </w:tr>
      <w:tr w:rsidR="0029036F"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4CD294B9" w14:textId="43A048E3" w:rsidR="0029036F" w:rsidRPr="003B3AC8" w:rsidRDefault="004D4C34" w:rsidP="0029036F">
            <w:pPr>
              <w:jc w:val="center"/>
              <w:rPr>
                <w:rFonts w:asciiTheme="majorHAnsi" w:hAnsiTheme="majorHAnsi" w:cstheme="majorHAnsi"/>
                <w:sz w:val="18"/>
                <w:szCs w:val="18"/>
                <w:lang w:eastAsia="en-US"/>
              </w:rPr>
            </w:pPr>
            <w:del w:id="1827" w:author="KPMG_PQH" w:date="2026-04-07T11:25:00Z" w16du:dateUtc="2026-04-07T04:25:00Z">
              <w:r w:rsidRPr="003B3AC8">
                <w:rPr>
                  <w:rFonts w:asciiTheme="majorHAnsi" w:hAnsiTheme="majorHAnsi" w:cstheme="majorHAnsi"/>
                  <w:sz w:val="18"/>
                  <w:szCs w:val="18"/>
                  <w:lang w:eastAsia="en-US"/>
                </w:rPr>
                <w:lastRenderedPageBreak/>
                <w:delText>13</w:delText>
              </w:r>
            </w:del>
            <w:ins w:id="1828" w:author="KPMG_PQH" w:date="2026-04-07T11:25:00Z" w16du:dateUtc="2026-04-07T04:25:00Z">
              <w:r w:rsidR="0029036F" w:rsidRPr="003B3AC8">
                <w:rPr>
                  <w:rFonts w:asciiTheme="majorHAnsi" w:hAnsiTheme="majorHAnsi" w:cstheme="majorHAnsi"/>
                  <w:sz w:val="18"/>
                  <w:szCs w:val="18"/>
                  <w:lang w:eastAsia="en-US"/>
                </w:rPr>
                <w:t>10</w:t>
              </w:r>
            </w:ins>
          </w:p>
        </w:tc>
        <w:tc>
          <w:tcPr>
            <w:tcW w:w="5032" w:type="dxa"/>
            <w:tcBorders>
              <w:top w:val="nil"/>
              <w:left w:val="nil"/>
              <w:bottom w:val="single" w:sz="4" w:space="0" w:color="auto"/>
              <w:right w:val="single" w:sz="4" w:space="0" w:color="auto"/>
            </w:tcBorders>
            <w:noWrap/>
            <w:vAlign w:val="center"/>
            <w:hideMark/>
          </w:tcPr>
          <w:p w14:paraId="45A04A3C" w14:textId="77190A32" w:rsidR="0029036F" w:rsidRPr="003B3AC8" w:rsidRDefault="004D4C34" w:rsidP="0029036F">
            <w:pPr>
              <w:rPr>
                <w:rFonts w:asciiTheme="majorHAnsi" w:hAnsiTheme="majorHAnsi" w:cstheme="majorHAnsi"/>
                <w:sz w:val="18"/>
                <w:szCs w:val="18"/>
                <w:lang w:eastAsia="en-US"/>
              </w:rPr>
            </w:pPr>
            <w:del w:id="1829" w:author="KPMG_PQH" w:date="2026-04-07T11:25:00Z" w16du:dateUtc="2026-04-07T04:25:00Z">
              <w:r w:rsidRPr="003B3AC8">
                <w:rPr>
                  <w:rFonts w:asciiTheme="majorHAnsi" w:hAnsiTheme="majorHAnsi" w:cstheme="majorHAnsi"/>
                  <w:sz w:val="18"/>
                  <w:szCs w:val="18"/>
                  <w:lang w:eastAsia="en-US"/>
                </w:rPr>
                <w:delText>XINGYE LEATHER TECHNOLOGY COMPANY LIMITED</w:delText>
              </w:r>
            </w:del>
            <w:ins w:id="1830" w:author="KPMG_PQH" w:date="2026-04-07T11:25:00Z" w16du:dateUtc="2026-04-07T04:25:00Z">
              <w:r w:rsidR="0029036F">
                <w:rPr>
                  <w:rFonts w:ascii="Arial" w:hAnsi="Arial" w:cs="Arial"/>
                  <w:sz w:val="18"/>
                  <w:szCs w:val="18"/>
                </w:rPr>
                <w:t>IMPULSE FASHION THIEN AN PHUC TEXTILE GARMENT INVESTMENT JOINT STOCK COMPANY</w:t>
              </w:r>
            </w:ins>
          </w:p>
        </w:tc>
        <w:tc>
          <w:tcPr>
            <w:tcW w:w="1632" w:type="dxa"/>
            <w:tcBorders>
              <w:top w:val="nil"/>
              <w:left w:val="nil"/>
              <w:bottom w:val="single" w:sz="4" w:space="0" w:color="auto"/>
              <w:right w:val="single" w:sz="4" w:space="0" w:color="auto"/>
            </w:tcBorders>
            <w:noWrap/>
            <w:vAlign w:val="center"/>
            <w:hideMark/>
          </w:tcPr>
          <w:p w14:paraId="314CAF26" w14:textId="16A92949" w:rsidR="0029036F" w:rsidRPr="003B3AC8" w:rsidRDefault="004D4C34" w:rsidP="0029036F">
            <w:pPr>
              <w:jc w:val="center"/>
              <w:rPr>
                <w:rFonts w:asciiTheme="majorHAnsi" w:hAnsiTheme="majorHAnsi" w:cstheme="majorHAnsi"/>
                <w:sz w:val="18"/>
                <w:szCs w:val="18"/>
                <w:lang w:eastAsia="en-US"/>
              </w:rPr>
            </w:pPr>
            <w:del w:id="1831" w:author="KPMG_PQH" w:date="2026-04-07T11:25:00Z" w16du:dateUtc="2026-04-07T04:25:00Z">
              <w:r w:rsidRPr="003B3AC8">
                <w:rPr>
                  <w:rFonts w:asciiTheme="majorHAnsi" w:hAnsiTheme="majorHAnsi" w:cstheme="majorHAnsi"/>
                  <w:sz w:val="18"/>
                  <w:szCs w:val="18"/>
                  <w:lang w:eastAsia="en-US"/>
                </w:rPr>
                <w:delText>China</w:delText>
              </w:r>
            </w:del>
            <w:ins w:id="1832" w:author="KPMG_PQH" w:date="2026-04-07T11:25:00Z" w16du:dateUtc="2026-04-07T04:25:00Z">
              <w:r w:rsidR="0029036F" w:rsidRPr="003B3AC8">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5E805FE" w14:textId="72A19894" w:rsidR="0029036F" w:rsidRPr="003B3AC8" w:rsidRDefault="004D4C34" w:rsidP="0029036F">
            <w:pPr>
              <w:jc w:val="center"/>
              <w:rPr>
                <w:rFonts w:asciiTheme="majorHAnsi" w:hAnsiTheme="majorHAnsi" w:cstheme="majorHAnsi"/>
                <w:sz w:val="18"/>
                <w:szCs w:val="18"/>
                <w:lang w:eastAsia="en-US"/>
              </w:rPr>
            </w:pPr>
            <w:del w:id="1833" w:author="KPMG_PQH" w:date="2026-04-07T11:25:00Z" w16du:dateUtc="2026-04-07T04:25:00Z">
              <w:r w:rsidRPr="003B3AC8">
                <w:rPr>
                  <w:rFonts w:asciiTheme="majorHAnsi" w:hAnsiTheme="majorHAnsi" w:cstheme="majorHAnsi"/>
                  <w:sz w:val="18"/>
                  <w:szCs w:val="18"/>
                  <w:lang w:eastAsia="en-US"/>
                </w:rPr>
                <w:delText>002674</w:delText>
              </w:r>
            </w:del>
            <w:ins w:id="1834" w:author="KPMG_PQH" w:date="2026-04-07T11:25:00Z" w16du:dateUtc="2026-04-07T04:25:00Z">
              <w:r w:rsidR="0029036F">
                <w:rPr>
                  <w:rFonts w:asciiTheme="majorHAnsi" w:hAnsiTheme="majorHAnsi" w:cstheme="majorHAnsi"/>
                  <w:sz w:val="18"/>
                  <w:szCs w:val="18"/>
                  <w:lang w:eastAsia="en-US"/>
                </w:rPr>
                <w:t>Unlisted</w:t>
              </w:r>
            </w:ins>
          </w:p>
        </w:tc>
      </w:tr>
    </w:tbl>
    <w:p w14:paraId="1383CC16" w14:textId="52F31299" w:rsidR="00923508" w:rsidRDefault="00923508" w:rsidP="00955B30">
      <w:pPr>
        <w:pStyle w:val="Heading3"/>
      </w:pPr>
      <w:bookmarkStart w:id="1835" w:name="_Toc132361294"/>
      <w:bookmarkStart w:id="1836" w:name="_Toc90906437"/>
      <w:bookmarkStart w:id="1837" w:name="_Toc90906483"/>
      <w:bookmarkStart w:id="1838" w:name="_Toc17727833"/>
      <w:bookmarkStart w:id="1839" w:name="_Toc17727834"/>
      <w:bookmarkStart w:id="1840" w:name="_Toc17727835"/>
      <w:bookmarkStart w:id="1841" w:name="_Toc508216430"/>
      <w:bookmarkStart w:id="1842" w:name="_Toc514923611"/>
      <w:bookmarkStart w:id="1843" w:name="_Toc516668437"/>
      <w:bookmarkStart w:id="1844" w:name="_Toc526104630"/>
      <w:bookmarkStart w:id="1845" w:name="_Toc90906484"/>
      <w:bookmarkStart w:id="1846" w:name="_Toc220570359"/>
      <w:bookmarkStart w:id="1847" w:name="_Toc170131426"/>
      <w:bookmarkEnd w:id="1835"/>
      <w:bookmarkEnd w:id="1836"/>
      <w:bookmarkEnd w:id="1837"/>
      <w:bookmarkEnd w:id="1838"/>
      <w:bookmarkEnd w:id="1839"/>
      <w:bookmarkEnd w:id="1840"/>
      <w:r w:rsidRPr="007C3BB4">
        <w:t xml:space="preserve">Use of </w:t>
      </w:r>
      <w:r w:rsidR="002C11C2">
        <w:t>the arm’s length</w:t>
      </w:r>
      <w:r w:rsidR="002C11C2" w:rsidRPr="007C3BB4">
        <w:t xml:space="preserve"> </w:t>
      </w:r>
      <w:r>
        <w:t>r</w:t>
      </w:r>
      <w:r w:rsidRPr="007C3BB4">
        <w:t>ange</w:t>
      </w:r>
      <w:bookmarkEnd w:id="1841"/>
      <w:bookmarkEnd w:id="1842"/>
      <w:bookmarkEnd w:id="1843"/>
      <w:bookmarkEnd w:id="1844"/>
      <w:bookmarkEnd w:id="1845"/>
      <w:bookmarkEnd w:id="1846"/>
      <w:bookmarkEnd w:id="1847"/>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“In case there are only information and data to serve as a basis to eliminate most of the material differences of independent comparables, then at least five independent 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1848" w:name="_Ref497901416"/>
      <w:bookmarkStart w:id="1849" w:name="_Toc508216431"/>
      <w:bookmarkStart w:id="1850" w:name="_Toc514923612"/>
      <w:bookmarkStart w:id="1851" w:name="_Ref516663983"/>
      <w:bookmarkStart w:id="1852" w:name="_Ref516664365"/>
      <w:bookmarkStart w:id="1853" w:name="_Toc516668438"/>
      <w:bookmarkStart w:id="1854" w:name="_Toc526104631"/>
      <w:bookmarkStart w:id="1855" w:name="_Toc99980225"/>
      <w:bookmarkStart w:id="1856" w:name="_Toc220570360"/>
      <w:bookmarkStart w:id="1857" w:name="_Ref19191899"/>
      <w:bookmarkStart w:id="1858" w:name="_Toc508216432"/>
      <w:bookmarkStart w:id="1859" w:name="_Toc514923613"/>
      <w:bookmarkStart w:id="1860" w:name="_Ref516664087"/>
      <w:bookmarkStart w:id="1861" w:name="_Toc516668439"/>
      <w:bookmarkStart w:id="1862" w:name="_Ref526064353"/>
      <w:bookmarkStart w:id="1863" w:name="_Toc526104632"/>
      <w:bookmarkStart w:id="1864" w:name="_Ref17186897"/>
      <w:bookmarkStart w:id="1865" w:name="_Ref17187248"/>
      <w:bookmarkStart w:id="1866" w:name="_Ref17187288"/>
      <w:bookmarkStart w:id="1867" w:name="_Toc170131427"/>
      <w:r w:rsidRPr="003E0AF8">
        <w:t xml:space="preserve">Use </w:t>
      </w:r>
      <w:r w:rsidRPr="00C37928">
        <w:t>of previous year</w:t>
      </w:r>
      <w:r w:rsidRPr="00C37928">
        <w:rPr>
          <w:color w:val="FF0000"/>
        </w:rPr>
        <w:t xml:space="preserve"> </w:t>
      </w:r>
      <w:r w:rsidRPr="00C37928">
        <w:t>and multiple year data</w:t>
      </w:r>
      <w:bookmarkEnd w:id="1848"/>
      <w:bookmarkEnd w:id="1849"/>
      <w:bookmarkEnd w:id="1850"/>
      <w:bookmarkEnd w:id="1851"/>
      <w:bookmarkEnd w:id="1852"/>
      <w:bookmarkEnd w:id="1853"/>
      <w:bookmarkEnd w:id="1854"/>
      <w:bookmarkEnd w:id="1855"/>
      <w:bookmarkEnd w:id="1856"/>
      <w:bookmarkEnd w:id="1867"/>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 xml:space="preserve">financial year as the </w:t>
      </w:r>
      <w:proofErr w:type="gramStart"/>
      <w:r w:rsidRPr="00BB59DA">
        <w:t>taxpayer’s</w:t>
      </w:r>
      <w:proofErr w:type="gramEnd"/>
      <w:r w:rsidRPr="00BB59DA">
        <w:t>.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3"/>
        <w:t>9</w:t>
      </w:r>
    </w:p>
    <w:p w14:paraId="0650D1E1" w14:textId="6344697F" w:rsidR="002353F0" w:rsidRPr="00C37928" w:rsidRDefault="002353F0" w:rsidP="002353F0">
      <w:pPr>
        <w:pStyle w:val="BodyText"/>
        <w:jc w:val="both"/>
      </w:pPr>
      <w:r w:rsidRPr="00C37928">
        <w:t xml:space="preserve">At the time the benchmarking analysis was conducted, financial data of the comparable companies for </w:t>
      </w:r>
      <w:del w:id="1868" w:author="KPMG_PQH" w:date="2026-04-07T11:25:00Z" w16du:dateUtc="2026-04-07T04:25:00Z">
        <w:r w:rsidR="001E14F4">
          <w:rPr>
            <w:rFonts w:cs="Arial"/>
          </w:rPr>
          <w:delText>FY2023</w:delText>
        </w:r>
      </w:del>
      <w:ins w:id="1869" w:author="KPMG_PQH" w:date="2026-04-07T11:25:00Z" w16du:dateUtc="2026-04-07T04:25:00Z">
        <w:r w:rsidR="004B6920">
          <w:rPr>
            <w:rFonts w:cs="Arial"/>
          </w:rPr>
          <w:t>FY2024</w:t>
        </w:r>
      </w:ins>
      <w:r w:rsidRPr="00C37928">
        <w:t xml:space="preserve"> was not yet available in the </w:t>
      </w:r>
      <w:r>
        <w:t>commercial</w:t>
      </w:r>
      <w:r w:rsidRPr="00C37928">
        <w:t xml:space="preserve"> database. As such, we used comparable data </w:t>
      </w:r>
      <w:proofErr w:type="gramStart"/>
      <w:r w:rsidRPr="00C37928">
        <w:t>of</w:t>
      </w:r>
      <w:proofErr w:type="gramEnd"/>
      <w:r w:rsidRPr="00C37928">
        <w:t xml:space="preserve"> the preceding year (i.e., </w:t>
      </w:r>
      <w:del w:id="1870" w:author="KPMG_PQH" w:date="2026-04-07T11:25:00Z" w16du:dateUtc="2026-04-07T04:25:00Z">
        <w:r w:rsidRPr="00C37928">
          <w:delText>FY20</w:delText>
        </w:r>
        <w:r>
          <w:delText>2</w:delText>
        </w:r>
        <w:r w:rsidR="0097614B">
          <w:delText>2</w:delText>
        </w:r>
      </w:del>
      <w:ins w:id="1871" w:author="KPMG_PQH" w:date="2026-04-07T11:25:00Z" w16du:dateUtc="2026-04-07T04:25:00Z">
        <w:r w:rsidR="00743171" w:rsidRPr="00C37928">
          <w:t>FY20</w:t>
        </w:r>
        <w:r w:rsidR="00743171">
          <w:t>23</w:t>
        </w:r>
      </w:ins>
      <w:r w:rsidRPr="00C37928">
        <w:t>) to compute the arm’s length range.</w:t>
      </w:r>
    </w:p>
    <w:p w14:paraId="65905CEF" w14:textId="7AEF9069" w:rsidR="002353F0" w:rsidRDefault="002353F0" w:rsidP="002353F0">
      <w:pPr>
        <w:pStyle w:val="BodyText"/>
        <w:jc w:val="both"/>
      </w:pPr>
      <w:r w:rsidRPr="00C37928">
        <w:t xml:space="preserve">We also used multiple-year data analysis from </w:t>
      </w:r>
      <w:del w:id="1872" w:author="KPMG_PQH" w:date="2026-04-07T11:25:00Z" w16du:dateUtc="2026-04-07T04:25:00Z">
        <w:r w:rsidRPr="00C37928">
          <w:delText>FY20</w:delText>
        </w:r>
        <w:r w:rsidR="0097614B">
          <w:delText>20</w:delText>
        </w:r>
      </w:del>
      <w:ins w:id="1873" w:author="KPMG_PQH" w:date="2026-04-07T11:25:00Z" w16du:dateUtc="2026-04-07T04:25:00Z">
        <w:r w:rsidR="00C64131" w:rsidRPr="00C37928">
          <w:t>FY20</w:t>
        </w:r>
        <w:r w:rsidR="00C64131">
          <w:t>21</w:t>
        </w:r>
      </w:ins>
      <w:r w:rsidR="00C64131" w:rsidRPr="00C37928">
        <w:t xml:space="preserve"> </w:t>
      </w:r>
      <w:r w:rsidRPr="00C37928">
        <w:t xml:space="preserve">to </w:t>
      </w:r>
      <w:del w:id="1874" w:author="KPMG_PQH" w:date="2026-04-07T11:25:00Z" w16du:dateUtc="2026-04-07T04:25:00Z">
        <w:r w:rsidRPr="00C37928">
          <w:delText>FY20</w:delText>
        </w:r>
        <w:r>
          <w:delText>2</w:delText>
        </w:r>
        <w:r w:rsidR="0097614B">
          <w:delText>2</w:delText>
        </w:r>
      </w:del>
      <w:ins w:id="1875" w:author="KPMG_PQH" w:date="2026-04-07T11:25:00Z" w16du:dateUtc="2026-04-07T04:25:00Z">
        <w:r w:rsidR="00C64131" w:rsidRPr="00C37928">
          <w:t>FY20</w:t>
        </w:r>
        <w:r w:rsidR="00C64131">
          <w:t>23</w:t>
        </w:r>
      </w:ins>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1876" w:name="_Toc90906485"/>
      <w:bookmarkStart w:id="1877" w:name="_Toc220570361"/>
      <w:bookmarkStart w:id="1878" w:name="_Toc170131428"/>
      <w:r w:rsidRPr="008E0738">
        <w:t>Adjus</w:t>
      </w:r>
      <w:r w:rsidR="00DF0C6D" w:rsidRPr="00B54A9D">
        <w:t>t</w:t>
      </w:r>
      <w:r w:rsidRPr="008E0738">
        <w:t>ments</w:t>
      </w:r>
      <w:bookmarkEnd w:id="1857"/>
      <w:bookmarkEnd w:id="1876"/>
      <w:bookmarkEnd w:id="1877"/>
      <w:bookmarkEnd w:id="1878"/>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 xml:space="preserve">Basically, the main </w:t>
      </w:r>
      <w:r w:rsidRPr="005C4863">
        <w:lastRenderedPageBreak/>
        <w:t xml:space="preserve">adjustments were made to non-operating income and expenses (e.g. financial income and expense, other </w:t>
      </w:r>
      <w:proofErr w:type="gramStart"/>
      <w:r w:rsidRPr="005C4863">
        <w:t>expense</w:t>
      </w:r>
      <w:proofErr w:type="gramEnd"/>
      <w:r w:rsidRPr="005C4863">
        <w:t xml:space="preserve"> and income, etc.).</w:t>
      </w:r>
    </w:p>
    <w:p w14:paraId="5F2D40A4" w14:textId="6EB39E30" w:rsidR="00923508" w:rsidRDefault="00032326" w:rsidP="00955B30">
      <w:pPr>
        <w:pStyle w:val="Heading3"/>
      </w:pPr>
      <w:bookmarkStart w:id="1879" w:name="_Toc90906486"/>
      <w:bookmarkStart w:id="1880" w:name="_Toc220570362"/>
      <w:bookmarkStart w:id="1881" w:name="_Toc170131429"/>
      <w:r>
        <w:t xml:space="preserve">The </w:t>
      </w:r>
      <w:bookmarkEnd w:id="1858"/>
      <w:bookmarkEnd w:id="1859"/>
      <w:bookmarkEnd w:id="1860"/>
      <w:bookmarkEnd w:id="1861"/>
      <w:bookmarkEnd w:id="1862"/>
      <w:bookmarkEnd w:id="1863"/>
      <w:bookmarkEnd w:id="1864"/>
      <w:bookmarkEnd w:id="1865"/>
      <w:bookmarkEnd w:id="1866"/>
      <w:r>
        <w:t>a</w:t>
      </w:r>
      <w:r w:rsidR="000C2015">
        <w:t>rm’s length range</w:t>
      </w:r>
      <w:bookmarkEnd w:id="1879"/>
      <w:bookmarkEnd w:id="1880"/>
      <w:bookmarkEnd w:id="1881"/>
    </w:p>
    <w:p w14:paraId="68C1B282" w14:textId="0B816804"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del w:id="1882" w:author="KPMG_PQH" w:date="2026-04-07T11:25:00Z" w16du:dateUtc="2026-04-07T04:25:00Z">
        <w:r w:rsidR="001E14F4">
          <w:rPr>
            <w:lang w:val="en-GB"/>
          </w:rPr>
          <w:delText>FY2023</w:delText>
        </w:r>
      </w:del>
      <w:ins w:id="1883" w:author="KPMG_PQH" w:date="2026-04-07T11:25:00Z" w16du:dateUtc="2026-04-07T04:25:00Z">
        <w:r w:rsidR="004B6920">
          <w:rPr>
            <w:lang w:val="en-GB"/>
          </w:rPr>
          <w:t>FY2024</w:t>
        </w:r>
      </w:ins>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del w:id="1884" w:author="KPMG_PQH" w:date="2026-04-07T11:25:00Z" w16du:dateUtc="2026-04-07T04:25:00Z">
        <w:r w:rsidR="00FA2D80" w:rsidRPr="00106EFC">
          <w:rPr>
            <w:lang w:val="en-GB"/>
          </w:rPr>
          <w:delText>20</w:delText>
        </w:r>
        <w:r w:rsidR="00FA2D80">
          <w:rPr>
            <w:lang w:val="en-GB"/>
          </w:rPr>
          <w:delText>20</w:delText>
        </w:r>
        <w:r w:rsidRPr="00106EFC">
          <w:rPr>
            <w:lang w:val="en-GB"/>
          </w:rPr>
          <w:delText>-20</w:delText>
        </w:r>
        <w:r w:rsidR="008A1045">
          <w:rPr>
            <w:lang w:val="en-GB"/>
          </w:rPr>
          <w:delText>2</w:delText>
        </w:r>
        <w:r w:rsidR="00FA2D80">
          <w:rPr>
            <w:lang w:val="en-GB"/>
          </w:rPr>
          <w:delText>2</w:delText>
        </w:r>
      </w:del>
      <w:ins w:id="1885" w:author="KPMG_PQH" w:date="2026-04-07T11:25:00Z" w16du:dateUtc="2026-04-07T04:25:00Z">
        <w:r w:rsidR="00DA08AF">
          <w:rPr>
            <w:lang w:val="en-GB"/>
          </w:rPr>
          <w:t>2021-2023</w:t>
        </w:r>
      </w:ins>
      <w:r w:rsidRPr="00106EFC">
        <w:rPr>
          <w:lang w:val="en-GB"/>
        </w:rPr>
        <w:t xml:space="preserve"> period of the selected independent comparable companies.</w:t>
      </w:r>
      <w:r w:rsidR="00D22E90" w:rsidRPr="00106EFC">
        <w:rPr>
          <w:rStyle w:val="FootnoteReference"/>
          <w:lang w:val="en-GB"/>
        </w:rPr>
        <w:footnoteReference w:id="14"/>
      </w:r>
    </w:p>
    <w:p w14:paraId="69EA0402" w14:textId="6F66ACBE" w:rsidR="00923508" w:rsidRDefault="003E0AF8" w:rsidP="003E0AF8">
      <w:pPr>
        <w:pStyle w:val="Caption"/>
        <w:rPr>
          <w:rFonts w:eastAsia="Modern H Light"/>
          <w:lang w:eastAsia="ko-KR"/>
        </w:rPr>
      </w:pPr>
      <w:r w:rsidRPr="00106EFC">
        <w:t xml:space="preserve">Table </w:t>
      </w:r>
      <w:r w:rsidR="00CB0856" w:rsidRPr="00106EFC">
        <w:fldChar w:fldCharType="begin"/>
      </w:r>
      <w:r w:rsidR="00CB0856" w:rsidRPr="00106EFC">
        <w:instrText xml:space="preserve"> STYLEREF 1 \s </w:instrText>
      </w:r>
      <w:r w:rsidR="00CB0856" w:rsidRPr="00106EFC">
        <w:fldChar w:fldCharType="separate"/>
      </w:r>
      <w:r w:rsidR="00742399">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742399">
        <w:rPr>
          <w:noProof/>
        </w:rPr>
        <w:t>2</w:t>
      </w:r>
      <w:r w:rsidR="00CB0856" w:rsidRPr="00106EFC">
        <w:fldChar w:fldCharType="end"/>
      </w:r>
      <w:r w:rsidRPr="00106EFC">
        <w:t xml:space="preserve">: </w:t>
      </w:r>
      <w:r w:rsidR="005C4718" w:rsidRPr="00106EFC">
        <w:rPr>
          <w:rFonts w:eastAsia="Modern H Light"/>
          <w:lang w:eastAsia="ko-KR"/>
        </w:rPr>
        <w:t>Arm’s length range</w:t>
      </w:r>
    </w:p>
    <w:p w14:paraId="7E802124" w14:textId="77777777" w:rsidR="00D36F59" w:rsidRDefault="0094588E" w:rsidP="00D36F59">
      <w:pPr>
        <w:rPr>
          <w:del w:id="1892" w:author="KPMG_PQH" w:date="2026-04-07T11:25:00Z" w16du:dateUtc="2026-04-07T04:25:00Z"/>
        </w:rPr>
      </w:pPr>
      <w:del w:id="1893" w:author="KPMG_PQH" w:date="2026-04-07T11:25:00Z" w16du:dateUtc="2026-04-07T04:25:00Z">
        <w:r w:rsidRPr="0094588E">
          <w:rPr>
            <w:noProof/>
          </w:rPr>
          <w:drawing>
            <wp:inline distT="0" distB="0" distL="0" distR="0" wp14:anchorId="14844B0E" wp14:editId="32401DFF">
              <wp:extent cx="5401945" cy="363982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945" cy="3639820"/>
                      </a:xfrm>
                      <a:prstGeom prst="rect">
                        <a:avLst/>
                      </a:prstGeom>
                      <a:noFill/>
                      <a:ln>
                        <a:noFill/>
                      </a:ln>
                    </pic:spPr>
                  </pic:pic>
                </a:graphicData>
              </a:graphic>
            </wp:inline>
          </w:drawing>
        </w:r>
      </w:del>
    </w:p>
    <w:p w14:paraId="32AE8CC1" w14:textId="467DC42B" w:rsidR="00D36F59" w:rsidRDefault="003473E6" w:rsidP="00D36F59">
      <w:pPr>
        <w:rPr>
          <w:ins w:id="1894" w:author="KPMG_PQH" w:date="2026-04-07T11:25:00Z" w16du:dateUtc="2026-04-07T04:25:00Z"/>
        </w:rPr>
      </w:pPr>
      <w:ins w:id="1895" w:author="KPMG_PQH" w:date="2026-04-07T11:25:00Z" w16du:dateUtc="2026-04-07T04:25:00Z">
        <w:r>
          <w:rPr>
            <w:noProof/>
          </w:rPr>
          <w:lastRenderedPageBreak/>
          <w:drawing>
            <wp:inline distT="0" distB="0" distL="0" distR="0" wp14:anchorId="16930F5A" wp14:editId="22C09A7B">
              <wp:extent cx="5400040" cy="3293745"/>
              <wp:effectExtent l="0" t="0" r="0" b="1905"/>
              <wp:docPr id="240645108"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ins>
    </w:p>
    <w:p w14:paraId="6D5AA266" w14:textId="01C6A317" w:rsidR="00D36F59" w:rsidRDefault="00D36F59" w:rsidP="00D36F59">
      <w:pPr>
        <w:pStyle w:val="BodyText"/>
        <w:jc w:val="both"/>
      </w:pPr>
      <w:r>
        <w:t xml:space="preserve">The benchmarking result shows an arm’s length range of NCP results from </w:t>
      </w:r>
      <w:r w:rsidR="0018014E">
        <w:t>2.</w:t>
      </w:r>
      <w:del w:id="1896" w:author="KPMG_PQH" w:date="2026-04-07T11:25:00Z" w16du:dateUtc="2026-04-07T04:25:00Z">
        <w:r w:rsidR="0018014E">
          <w:delText>86</w:delText>
        </w:r>
      </w:del>
      <w:ins w:id="1897" w:author="KPMG_PQH" w:date="2026-04-07T11:25:00Z" w16du:dateUtc="2026-04-07T04:25:00Z">
        <w:r w:rsidR="00231C5E">
          <w:t>06</w:t>
        </w:r>
      </w:ins>
      <w:r>
        <w:t xml:space="preserve">% to </w:t>
      </w:r>
      <w:del w:id="1898" w:author="KPMG_PQH" w:date="2026-04-07T11:25:00Z" w16du:dateUtc="2026-04-07T04:25:00Z">
        <w:r w:rsidR="0018014E">
          <w:delText>11.56</w:delText>
        </w:r>
      </w:del>
      <w:ins w:id="1899" w:author="KPMG_PQH" w:date="2026-04-07T11:25:00Z" w16du:dateUtc="2026-04-07T04:25:00Z">
        <w:r w:rsidR="00231C5E">
          <w:t>5</w:t>
        </w:r>
        <w:r w:rsidR="0018014E">
          <w:t>.</w:t>
        </w:r>
        <w:r w:rsidR="00231C5E">
          <w:t>60</w:t>
        </w:r>
      </w:ins>
      <w:r>
        <w:t>%</w:t>
      </w:r>
      <w:r>
        <w:rPr>
          <w:rFonts w:eastAsia="STKaiti"/>
          <w:lang w:eastAsia="zh-CN"/>
        </w:rPr>
        <w:t xml:space="preserve"> </w:t>
      </w:r>
      <w:r>
        <w:t xml:space="preserve">for the </w:t>
      </w:r>
      <w:del w:id="1900" w:author="KPMG_PQH" w:date="2026-04-07T11:25:00Z" w16du:dateUtc="2026-04-07T04:25:00Z">
        <w:r>
          <w:delText>202</w:delText>
        </w:r>
        <w:r w:rsidR="0018014E">
          <w:delText>2</w:delText>
        </w:r>
      </w:del>
      <w:ins w:id="1901" w:author="KPMG_PQH" w:date="2026-04-07T11:25:00Z" w16du:dateUtc="2026-04-07T04:25:00Z">
        <w:r w:rsidR="00231C5E">
          <w:t>2023</w:t>
        </w:r>
      </w:ins>
      <w:r w:rsidR="00231C5E">
        <w:t xml:space="preserve"> </w:t>
      </w:r>
      <w:r>
        <w:t xml:space="preserve">period, and from </w:t>
      </w:r>
      <w:r w:rsidR="0018014E">
        <w:t>2.</w:t>
      </w:r>
      <w:del w:id="1902" w:author="KPMG_PQH" w:date="2026-04-07T11:25:00Z" w16du:dateUtc="2026-04-07T04:25:00Z">
        <w:r w:rsidR="0018014E">
          <w:delText>44</w:delText>
        </w:r>
      </w:del>
      <w:ins w:id="1903" w:author="KPMG_PQH" w:date="2026-04-07T11:25:00Z" w16du:dateUtc="2026-04-07T04:25:00Z">
        <w:r w:rsidR="00231C5E">
          <w:t>81</w:t>
        </w:r>
      </w:ins>
      <w:r>
        <w:t xml:space="preserve">% to </w:t>
      </w:r>
      <w:del w:id="1904" w:author="KPMG_PQH" w:date="2026-04-07T11:25:00Z" w16du:dateUtc="2026-04-07T04:25:00Z">
        <w:r w:rsidR="0018014E">
          <w:delText>10.84</w:delText>
        </w:r>
      </w:del>
      <w:ins w:id="1905" w:author="KPMG_PQH" w:date="2026-04-07T11:25:00Z" w16du:dateUtc="2026-04-07T04:25:00Z">
        <w:r w:rsidR="00231C5E">
          <w:t>6</w:t>
        </w:r>
        <w:r w:rsidR="0018014E">
          <w:t>.</w:t>
        </w:r>
        <w:r w:rsidR="00231C5E">
          <w:t>79</w:t>
        </w:r>
      </w:ins>
      <w:r>
        <w:t xml:space="preserve">% for the </w:t>
      </w:r>
      <w:del w:id="1906" w:author="KPMG_PQH" w:date="2026-04-07T11:25:00Z" w16du:dateUtc="2026-04-07T04:25:00Z">
        <w:r>
          <w:delText>20</w:delText>
        </w:r>
        <w:r w:rsidR="0018014E">
          <w:delText>20</w:delText>
        </w:r>
        <w:r>
          <w:delText>-202</w:delText>
        </w:r>
        <w:r w:rsidR="0018014E">
          <w:delText>2</w:delText>
        </w:r>
      </w:del>
      <w:ins w:id="1907" w:author="KPMG_PQH" w:date="2026-04-07T11:25:00Z" w16du:dateUtc="2026-04-07T04:25:00Z">
        <w:r w:rsidR="00DA08AF">
          <w:t>2021-2023</w:t>
        </w:r>
      </w:ins>
      <w:r>
        <w:t xml:space="preserve"> period.</w:t>
      </w:r>
    </w:p>
    <w:p w14:paraId="49151E89" w14:textId="7DAA0AFD" w:rsidR="00D36F59" w:rsidRDefault="00D36F59" w:rsidP="00D36F59">
      <w:pPr>
        <w:pStyle w:val="BodyText"/>
        <w:jc w:val="both"/>
      </w:pPr>
      <w:r>
        <w:t xml:space="preserve">HMV’s NCP result of </w:t>
      </w:r>
      <w:del w:id="1908" w:author="KPMG_PQH" w:date="2026-04-07T11:25:00Z" w16du:dateUtc="2026-04-07T04:25:00Z">
        <w:r>
          <w:delText>14.</w:delText>
        </w:r>
        <w:r w:rsidR="00573E03">
          <w:delText>18</w:delText>
        </w:r>
      </w:del>
      <w:ins w:id="1909" w:author="KPMG_PQH" w:date="2026-04-07T11:25:00Z" w16du:dateUtc="2026-04-07T04:25:00Z">
        <w:r w:rsidR="007510FE">
          <w:t>6</w:t>
        </w:r>
        <w:r>
          <w:t>.</w:t>
        </w:r>
        <w:r w:rsidR="007510FE">
          <w:t>08</w:t>
        </w:r>
      </w:ins>
      <w:r>
        <w:t xml:space="preserve">% in </w:t>
      </w:r>
      <w:del w:id="1910" w:author="KPMG_PQH" w:date="2026-04-07T11:25:00Z" w16du:dateUtc="2026-04-07T04:25:00Z">
        <w:r w:rsidR="001E14F4">
          <w:delText>FY2023</w:delText>
        </w:r>
      </w:del>
      <w:ins w:id="1911" w:author="KPMG_PQH" w:date="2026-04-07T11:25:00Z" w16du:dateUtc="2026-04-07T04:25:00Z">
        <w:r w:rsidR="004B6920">
          <w:t>FY2024</w:t>
        </w:r>
      </w:ins>
      <w:r>
        <w:t xml:space="preserve"> is:</w:t>
      </w:r>
    </w:p>
    <w:p w14:paraId="4A4154CC" w14:textId="7F7493C0"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w:t>
      </w:r>
      <w:del w:id="1912" w:author="KPMG_PQH" w:date="2026-04-07T11:25:00Z" w16du:dateUtc="2026-04-07T04:25:00Z">
        <w:r w:rsidRPr="00A779F0">
          <w:rPr>
            <w:color w:val="000000" w:themeColor="text1"/>
          </w:rPr>
          <w:delText>20</w:delText>
        </w:r>
        <w:r>
          <w:rPr>
            <w:color w:val="000000" w:themeColor="text1"/>
          </w:rPr>
          <w:delText>2</w:delText>
        </w:r>
        <w:r w:rsidR="00573E03">
          <w:rPr>
            <w:color w:val="000000" w:themeColor="text1"/>
          </w:rPr>
          <w:delText>2</w:delText>
        </w:r>
      </w:del>
      <w:ins w:id="1913" w:author="KPMG_PQH" w:date="2026-04-07T11:25:00Z" w16du:dateUtc="2026-04-07T04:25:00Z">
        <w:r w:rsidR="007510FE" w:rsidRPr="00A779F0">
          <w:rPr>
            <w:color w:val="000000" w:themeColor="text1"/>
          </w:rPr>
          <w:t>20</w:t>
        </w:r>
        <w:r w:rsidR="007510FE">
          <w:rPr>
            <w:color w:val="000000" w:themeColor="text1"/>
          </w:rPr>
          <w:t>23</w:t>
        </w:r>
      </w:ins>
      <w:r w:rsidR="007510FE" w:rsidRPr="00A779F0">
        <w:rPr>
          <w:color w:val="000000" w:themeColor="text1"/>
        </w:rPr>
        <w:t xml:space="preserve"> </w:t>
      </w:r>
      <w:r w:rsidRPr="00A779F0">
        <w:rPr>
          <w:color w:val="000000" w:themeColor="text1"/>
        </w:rPr>
        <w:t xml:space="preserve">period; and </w:t>
      </w:r>
    </w:p>
    <w:p w14:paraId="475EE695" w14:textId="7E7C096F" w:rsidR="00D36F59" w:rsidRDefault="00D36F59" w:rsidP="00D36F59">
      <w:pPr>
        <w:pStyle w:val="ListBullet"/>
        <w:jc w:val="both"/>
        <w:rPr>
          <w:color w:val="000000" w:themeColor="text1"/>
        </w:rPr>
      </w:pPr>
      <w:del w:id="1914" w:author="KPMG_PQH" w:date="2026-04-07T11:25:00Z" w16du:dateUtc="2026-04-07T04:25:00Z">
        <w:r>
          <w:rPr>
            <w:color w:val="000000" w:themeColor="text1"/>
          </w:rPr>
          <w:delText>above</w:delText>
        </w:r>
      </w:del>
      <w:ins w:id="1915" w:author="KPMG_PQH" w:date="2026-04-07T11:25:00Z" w16du:dateUtc="2026-04-07T04:25:00Z">
        <w:r w:rsidR="007510FE">
          <w:rPr>
            <w:color w:val="000000" w:themeColor="text1"/>
          </w:rPr>
          <w:t>within</w:t>
        </w:r>
      </w:ins>
      <w:r w:rsidR="007510FE" w:rsidRPr="00A779F0">
        <w:rPr>
          <w:color w:val="000000" w:themeColor="text1"/>
        </w:rPr>
        <w:t xml:space="preserve"> </w:t>
      </w:r>
      <w:r w:rsidRPr="00A779F0">
        <w:rPr>
          <w:color w:val="000000" w:themeColor="text1"/>
        </w:rPr>
        <w:t xml:space="preserve">the arm’s length range established by the WA </w:t>
      </w:r>
      <w:r>
        <w:rPr>
          <w:color w:val="000000" w:themeColor="text1"/>
        </w:rPr>
        <w:t>NCP</w:t>
      </w:r>
      <w:r w:rsidRPr="00A779F0">
        <w:rPr>
          <w:color w:val="000000" w:themeColor="text1"/>
        </w:rPr>
        <w:t xml:space="preserve"> results of the selected independent comparable companies for the </w:t>
      </w:r>
      <w:del w:id="1916" w:author="KPMG_PQH" w:date="2026-04-07T11:25:00Z" w16du:dateUtc="2026-04-07T04:25:00Z">
        <w:r w:rsidRPr="00A779F0">
          <w:rPr>
            <w:rFonts w:eastAsia="STKaiti"/>
            <w:color w:val="000000" w:themeColor="text1"/>
            <w:lang w:eastAsia="zh-CN"/>
          </w:rPr>
          <w:delText>20</w:delText>
        </w:r>
        <w:r w:rsidR="00573E03">
          <w:rPr>
            <w:rFonts w:eastAsia="STKaiti"/>
            <w:color w:val="000000" w:themeColor="text1"/>
            <w:lang w:eastAsia="zh-CN"/>
          </w:rPr>
          <w:delText>20</w:delText>
        </w:r>
        <w:r w:rsidRPr="00A779F0">
          <w:rPr>
            <w:rFonts w:eastAsia="STKaiti"/>
            <w:color w:val="000000" w:themeColor="text1"/>
            <w:lang w:eastAsia="zh-CN"/>
          </w:rPr>
          <w:delText>-20</w:delText>
        </w:r>
        <w:r>
          <w:rPr>
            <w:rFonts w:eastAsia="STKaiti"/>
            <w:color w:val="000000" w:themeColor="text1"/>
            <w:lang w:eastAsia="zh-CN"/>
          </w:rPr>
          <w:delText>2</w:delText>
        </w:r>
        <w:r w:rsidR="00573E03">
          <w:rPr>
            <w:rFonts w:eastAsia="STKaiti"/>
            <w:color w:val="000000" w:themeColor="text1"/>
            <w:lang w:eastAsia="zh-CN"/>
          </w:rPr>
          <w:delText>2</w:delText>
        </w:r>
      </w:del>
      <w:ins w:id="1917" w:author="KPMG_PQH" w:date="2026-04-07T11:25:00Z" w16du:dateUtc="2026-04-07T04:25:00Z">
        <w:r w:rsidR="00DA08AF">
          <w:rPr>
            <w:rFonts w:eastAsia="STKaiti"/>
            <w:color w:val="000000" w:themeColor="text1"/>
            <w:lang w:eastAsia="zh-CN"/>
          </w:rPr>
          <w:t>2021-2023</w:t>
        </w:r>
      </w:ins>
      <w:r w:rsidRPr="00A779F0">
        <w:rPr>
          <w:rFonts w:eastAsia="STKaiti"/>
          <w:color w:val="000000" w:themeColor="text1"/>
          <w:lang w:eastAsia="zh-CN"/>
        </w:rPr>
        <w:t xml:space="preserve"> </w:t>
      </w:r>
      <w:r w:rsidRPr="00A779F0">
        <w:rPr>
          <w:color w:val="000000" w:themeColor="text1"/>
        </w:rPr>
        <w:t>period.</w:t>
      </w:r>
    </w:p>
    <w:p w14:paraId="35009300" w14:textId="64145C67" w:rsidR="00131849" w:rsidRPr="00471C2D" w:rsidRDefault="00131849" w:rsidP="00A779F0">
      <w:pPr>
        <w:pStyle w:val="Heading3"/>
      </w:pPr>
      <w:bookmarkStart w:id="1918" w:name="_Toc132361349"/>
      <w:bookmarkStart w:id="1919" w:name="_Toc132361350"/>
      <w:bookmarkStart w:id="1920" w:name="_Toc132361351"/>
      <w:bookmarkStart w:id="1921" w:name="_Toc132361352"/>
      <w:bookmarkStart w:id="1922" w:name="_Toc132361353"/>
      <w:bookmarkStart w:id="1923" w:name="_Toc132361354"/>
      <w:bookmarkStart w:id="1924" w:name="_Toc100145448"/>
      <w:bookmarkStart w:id="1925" w:name="_Toc100147997"/>
      <w:bookmarkStart w:id="1926" w:name="_Toc100153675"/>
      <w:bookmarkStart w:id="1927" w:name="_Toc100159475"/>
      <w:bookmarkStart w:id="1928" w:name="_Toc100909951"/>
      <w:bookmarkStart w:id="1929" w:name="_Toc100912595"/>
      <w:bookmarkStart w:id="1930" w:name="_Toc100145449"/>
      <w:bookmarkStart w:id="1931" w:name="_Toc100147998"/>
      <w:bookmarkStart w:id="1932" w:name="_Toc100153676"/>
      <w:bookmarkStart w:id="1933" w:name="_Toc100159476"/>
      <w:bookmarkStart w:id="1934" w:name="_Toc100909952"/>
      <w:bookmarkStart w:id="1935" w:name="_Toc100912596"/>
      <w:bookmarkStart w:id="1936" w:name="_Toc100145450"/>
      <w:bookmarkStart w:id="1937" w:name="_Toc100147999"/>
      <w:bookmarkStart w:id="1938" w:name="_Toc100153677"/>
      <w:bookmarkStart w:id="1939" w:name="_Toc100159477"/>
      <w:bookmarkStart w:id="1940" w:name="_Toc100909953"/>
      <w:bookmarkStart w:id="1941" w:name="_Toc100912597"/>
      <w:bookmarkStart w:id="1942" w:name="_Toc100145451"/>
      <w:bookmarkStart w:id="1943" w:name="_Toc100148000"/>
      <w:bookmarkStart w:id="1944" w:name="_Toc100153678"/>
      <w:bookmarkStart w:id="1945" w:name="_Toc100159478"/>
      <w:bookmarkStart w:id="1946" w:name="_Toc100909954"/>
      <w:bookmarkStart w:id="1947" w:name="_Toc100912598"/>
      <w:bookmarkStart w:id="1948" w:name="_Toc100145452"/>
      <w:bookmarkStart w:id="1949" w:name="_Toc100148001"/>
      <w:bookmarkStart w:id="1950" w:name="_Toc100153679"/>
      <w:bookmarkStart w:id="1951" w:name="_Toc100159479"/>
      <w:bookmarkStart w:id="1952" w:name="_Toc100909955"/>
      <w:bookmarkStart w:id="1953" w:name="_Toc100912599"/>
      <w:bookmarkStart w:id="1954" w:name="_Toc100145453"/>
      <w:bookmarkStart w:id="1955" w:name="_Toc100148002"/>
      <w:bookmarkStart w:id="1956" w:name="_Toc100153680"/>
      <w:bookmarkStart w:id="1957" w:name="_Toc100159480"/>
      <w:bookmarkStart w:id="1958" w:name="_Toc100909956"/>
      <w:bookmarkStart w:id="1959" w:name="_Toc100912600"/>
      <w:bookmarkStart w:id="1960" w:name="_Toc100145454"/>
      <w:bookmarkStart w:id="1961" w:name="_Toc100148003"/>
      <w:bookmarkStart w:id="1962" w:name="_Toc100153681"/>
      <w:bookmarkStart w:id="1963" w:name="_Toc100159481"/>
      <w:bookmarkStart w:id="1964" w:name="_Toc100909957"/>
      <w:bookmarkStart w:id="1965" w:name="_Toc100912601"/>
      <w:bookmarkStart w:id="1966" w:name="_Toc100145455"/>
      <w:bookmarkStart w:id="1967" w:name="_Toc100148004"/>
      <w:bookmarkStart w:id="1968" w:name="_Toc100153682"/>
      <w:bookmarkStart w:id="1969" w:name="_Toc100159482"/>
      <w:bookmarkStart w:id="1970" w:name="_Toc100909958"/>
      <w:bookmarkStart w:id="1971" w:name="_Toc100912602"/>
      <w:bookmarkStart w:id="1972" w:name="_Toc100147923"/>
      <w:bookmarkStart w:id="1973" w:name="_Toc100150472"/>
      <w:bookmarkStart w:id="1974" w:name="_Toc100156150"/>
      <w:bookmarkStart w:id="1975" w:name="_Toc100161950"/>
      <w:bookmarkStart w:id="1976" w:name="_Toc100912426"/>
      <w:bookmarkStart w:id="1977" w:name="_Toc100915070"/>
      <w:bookmarkStart w:id="1978" w:name="_Toc220570363"/>
      <w:bookmarkStart w:id="1979" w:name="_Toc170131430"/>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r>
        <w:t>Conclusion</w:t>
      </w:r>
      <w:bookmarkEnd w:id="1978"/>
      <w:bookmarkEnd w:id="1979"/>
      <w:r>
        <w:t xml:space="preserve"> </w:t>
      </w:r>
    </w:p>
    <w:p w14:paraId="6DD2CA70" w14:textId="5CBEB823" w:rsidR="00E75ACF" w:rsidRPr="00F226A6" w:rsidRDefault="00372FF2" w:rsidP="00E75ACF">
      <w:pPr>
        <w:pStyle w:val="BodyText"/>
        <w:jc w:val="both"/>
      </w:pPr>
      <w:bookmarkStart w:id="1980" w:name="_Toc508216433"/>
      <w:bookmarkStart w:id="1981" w:name="_Toc514923614"/>
      <w:bookmarkStart w:id="1982" w:name="_Toc516668440"/>
      <w:bookmarkStart w:id="1983" w:name="_Toc526104633"/>
      <w:bookmarkStart w:id="1984" w:name="_Ref492914185"/>
      <w:bookmarkStart w:id="1985" w:name="_Ref492914220"/>
      <w:bookmarkStart w:id="1986" w:name="_Ref497899673"/>
      <w:bookmarkStart w:id="1987" w:name="_Toc271556157"/>
      <w:bookmarkStart w:id="1988" w:name="_Toc283730896"/>
      <w:bookmarkStart w:id="1989" w:name="_Toc292282563"/>
      <w:bookmarkStart w:id="1990" w:name="_Toc300739785"/>
      <w:bookmarkStart w:id="1991" w:name="_Toc311128838"/>
      <w:bookmarkStart w:id="1992" w:name="_Toc329610808"/>
      <w:bookmarkStart w:id="1993" w:name="_Toc458670396"/>
      <w:bookmarkStart w:id="1994" w:name="_Toc323807664"/>
      <w:bookmarkStart w:id="1995" w:name="_Toc351912214"/>
      <w:bookmarkStart w:id="1996" w:name="_Toc369594770"/>
      <w:bookmarkStart w:id="1997" w:name="_Toc431389336"/>
      <w:bookmarkStart w:id="1998" w:name="_Toc451015974"/>
      <w:bookmarkStart w:id="1999" w:name="_Toc447229083"/>
      <w:bookmarkStart w:id="2000" w:name="_Toc458670407"/>
      <w:bookmarkEnd w:id="1594"/>
      <w:bookmarkEnd w:id="1595"/>
      <w:bookmarkEnd w:id="1596"/>
      <w:bookmarkEnd w:id="1597"/>
      <w:bookmarkEnd w:id="1598"/>
      <w:bookmarkEnd w:id="1624"/>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2001" w:name="_Toc90906488"/>
      <w:bookmarkStart w:id="2002" w:name="_Toc220570364"/>
      <w:bookmarkStart w:id="2003" w:name="_Toc170131431"/>
      <w:r w:rsidRPr="00BD1F76">
        <w:lastRenderedPageBreak/>
        <w:t>PART C.  FINANCIAL INFORMATION</w:t>
      </w:r>
      <w:bookmarkEnd w:id="1980"/>
      <w:bookmarkEnd w:id="1981"/>
      <w:bookmarkEnd w:id="1982"/>
      <w:bookmarkEnd w:id="1983"/>
      <w:bookmarkEnd w:id="2001"/>
      <w:bookmarkEnd w:id="2002"/>
      <w:bookmarkEnd w:id="2003"/>
    </w:p>
    <w:p w14:paraId="287E9D8F" w14:textId="77777777" w:rsidR="00923508" w:rsidRPr="00F11AD2" w:rsidRDefault="00923508" w:rsidP="003E0AF8">
      <w:pPr>
        <w:pStyle w:val="Heading1"/>
      </w:pPr>
      <w:bookmarkStart w:id="2004" w:name="_Ref498504152"/>
      <w:bookmarkStart w:id="2005" w:name="_Toc508216434"/>
      <w:bookmarkStart w:id="2006" w:name="_Toc514923615"/>
      <w:bookmarkStart w:id="2007" w:name="_Toc516668441"/>
      <w:bookmarkStart w:id="2008" w:name="_Toc526104634"/>
      <w:bookmarkStart w:id="2009" w:name="_Toc90906489"/>
      <w:bookmarkStart w:id="2010" w:name="_Toc220570365"/>
      <w:bookmarkStart w:id="2011" w:name="_Toc170131432"/>
      <w:r>
        <w:t>F</w:t>
      </w:r>
      <w:r w:rsidRPr="00FB667F">
        <w:t>inancial</w:t>
      </w:r>
      <w:r>
        <w:t xml:space="preserve"> </w:t>
      </w:r>
      <w:bookmarkEnd w:id="1984"/>
      <w:bookmarkEnd w:id="1985"/>
      <w:r>
        <w:t>information</w:t>
      </w:r>
      <w:bookmarkEnd w:id="1986"/>
      <w:bookmarkEnd w:id="2004"/>
      <w:bookmarkEnd w:id="2005"/>
      <w:bookmarkEnd w:id="2006"/>
      <w:bookmarkEnd w:id="2007"/>
      <w:bookmarkEnd w:id="2008"/>
      <w:bookmarkEnd w:id="2009"/>
      <w:bookmarkEnd w:id="2010"/>
      <w:bookmarkEnd w:id="2011"/>
    </w:p>
    <w:p w14:paraId="1C6F313F" w14:textId="7782DE9B" w:rsidR="00923508" w:rsidRPr="00106EFC" w:rsidRDefault="00106EFC" w:rsidP="003E0AF8">
      <w:pPr>
        <w:pStyle w:val="Heading2"/>
      </w:pPr>
      <w:bookmarkStart w:id="2012" w:name="_Toc90906490"/>
      <w:bookmarkStart w:id="2013" w:name="_Ref498504167"/>
      <w:bookmarkStart w:id="2014" w:name="_Toc508216435"/>
      <w:bookmarkStart w:id="2015" w:name="_Toc514923616"/>
      <w:bookmarkStart w:id="2016" w:name="_Ref516664171"/>
      <w:bookmarkStart w:id="2017" w:name="_Toc516668442"/>
      <w:bookmarkStart w:id="2018" w:name="_Toc526104635"/>
      <w:bookmarkStart w:id="2019" w:name="_Toc220570366"/>
      <w:bookmarkStart w:id="2020" w:name="_Toc170131433"/>
      <w:r>
        <w:t>HMV</w:t>
      </w:r>
      <w:r w:rsidR="00923508">
        <w:t xml:space="preserve">’s financial statements </w:t>
      </w:r>
      <w:r w:rsidR="00923508" w:rsidRPr="00106EFC">
        <w:t xml:space="preserve">in </w:t>
      </w:r>
      <w:bookmarkEnd w:id="2012"/>
      <w:bookmarkEnd w:id="2013"/>
      <w:bookmarkEnd w:id="2014"/>
      <w:bookmarkEnd w:id="2015"/>
      <w:bookmarkEnd w:id="2016"/>
      <w:bookmarkEnd w:id="2017"/>
      <w:bookmarkEnd w:id="2018"/>
      <w:del w:id="2021" w:author="KPMG_PQH" w:date="2026-04-07T11:25:00Z" w16du:dateUtc="2026-04-07T04:25:00Z">
        <w:r w:rsidR="001E14F4">
          <w:delText>FY2023</w:delText>
        </w:r>
      </w:del>
      <w:bookmarkEnd w:id="2020"/>
      <w:ins w:id="2022" w:author="KPMG_PQH" w:date="2026-04-07T11:25:00Z" w16du:dateUtc="2026-04-07T04:25:00Z">
        <w:r w:rsidR="004B6920">
          <w:t>FY2024</w:t>
        </w:r>
      </w:ins>
      <w:bookmarkEnd w:id="2019"/>
    </w:p>
    <w:bookmarkEnd w:id="1987"/>
    <w:bookmarkEnd w:id="1988"/>
    <w:bookmarkEnd w:id="1989"/>
    <w:bookmarkEnd w:id="1990"/>
    <w:bookmarkEnd w:id="1991"/>
    <w:bookmarkEnd w:id="1992"/>
    <w:bookmarkEnd w:id="1993"/>
    <w:p w14:paraId="34E89FE7" w14:textId="2D999B91" w:rsidR="00D647D5" w:rsidRDefault="00923508" w:rsidP="00106EFC">
      <w:pPr>
        <w:pStyle w:val="BodyText"/>
        <w:jc w:val="both"/>
        <w:rPr>
          <w:rFonts w:cs="Arial"/>
        </w:rPr>
      </w:pPr>
      <w:r>
        <w:rPr>
          <w:rFonts w:cs="Arial"/>
        </w:rPr>
        <w:t xml:space="preserve">The </w:t>
      </w:r>
      <w:proofErr w:type="gramStart"/>
      <w:r w:rsidR="00D647D5">
        <w:rPr>
          <w:rFonts w:cs="Arial"/>
        </w:rPr>
        <w:t xml:space="preserve">audited </w:t>
      </w:r>
      <w:r>
        <w:rPr>
          <w:rFonts w:cs="Arial"/>
        </w:rPr>
        <w:t xml:space="preserve">financial statements of </w:t>
      </w:r>
      <w:r w:rsidR="00106EFC">
        <w:rPr>
          <w:rFonts w:cs="Arial"/>
        </w:rPr>
        <w:t>HMV</w:t>
      </w:r>
      <w:proofErr w:type="gramEnd"/>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2023" w:name="_Toc19196924"/>
      <w:bookmarkStart w:id="2024" w:name="_Ref498504173"/>
      <w:bookmarkStart w:id="2025" w:name="_Toc508216436"/>
      <w:bookmarkStart w:id="2026" w:name="_Toc514923617"/>
      <w:bookmarkStart w:id="2027" w:name="_Ref516664179"/>
      <w:bookmarkStart w:id="2028" w:name="_Toc516668443"/>
      <w:bookmarkStart w:id="2029" w:name="_Ref526064443"/>
      <w:bookmarkStart w:id="2030" w:name="_Toc526104636"/>
      <w:bookmarkStart w:id="2031" w:name="_Toc90906491"/>
      <w:bookmarkStart w:id="2032" w:name="_Toc220570367"/>
      <w:bookmarkStart w:id="2033" w:name="_Toc170131434"/>
      <w:bookmarkEnd w:id="2023"/>
      <w:r>
        <w:t xml:space="preserve">Allocation method used in the calculation of </w:t>
      </w:r>
      <w:r w:rsidR="00106EFC">
        <w:t>HMV</w:t>
      </w:r>
      <w:r>
        <w:t>’s operating result</w:t>
      </w:r>
      <w:bookmarkEnd w:id="2024"/>
      <w:r w:rsidR="002A3F24">
        <w:t>s</w:t>
      </w:r>
      <w:bookmarkEnd w:id="2025"/>
      <w:bookmarkEnd w:id="2026"/>
      <w:bookmarkEnd w:id="2027"/>
      <w:bookmarkEnd w:id="2028"/>
      <w:bookmarkEnd w:id="2029"/>
      <w:bookmarkEnd w:id="2030"/>
      <w:bookmarkEnd w:id="2031"/>
      <w:bookmarkEnd w:id="2032"/>
      <w:bookmarkEnd w:id="2033"/>
    </w:p>
    <w:p w14:paraId="6E88C7F4" w14:textId="77777777" w:rsidR="00852FCB" w:rsidRDefault="00852FCB" w:rsidP="00852FCB">
      <w:pPr>
        <w:pStyle w:val="BodyText"/>
        <w:jc w:val="both"/>
        <w:rPr>
          <w:del w:id="2034" w:author="KPMG_PQH" w:date="2026-04-07T11:25:00Z" w16du:dateUtc="2026-04-07T04:25:00Z"/>
        </w:rPr>
      </w:pPr>
      <w:bookmarkStart w:id="2035" w:name="_Toc458528337"/>
      <w:bookmarkStart w:id="2036" w:name="_Toc458578542"/>
      <w:bookmarkEnd w:id="2035"/>
      <w:bookmarkEnd w:id="2036"/>
      <w:proofErr w:type="gramStart"/>
      <w:r>
        <w:t>For the purpose of</w:t>
      </w:r>
      <w:proofErr w:type="gramEnd"/>
      <w:r>
        <w:t xml:space="preserve"> calculating the HMV’s operating result for benchmarking purpose, the Company’s financial performance based on the audited financial report for </w:t>
      </w:r>
      <w:del w:id="2037" w:author="KPMG_PQH" w:date="2026-04-07T11:25:00Z" w16du:dateUtc="2026-04-07T04:25:00Z">
        <w:r w:rsidR="001E14F4">
          <w:delText>FY2023</w:delText>
        </w:r>
      </w:del>
      <w:ins w:id="2038" w:author="KPMG_PQH" w:date="2026-04-07T11:25:00Z" w16du:dateUtc="2026-04-07T04:25:00Z">
        <w:r w:rsidR="004B6920">
          <w:t>FY2024</w:t>
        </w:r>
      </w:ins>
      <w:r>
        <w:t xml:space="preserve"> has been </w:t>
      </w:r>
      <w:proofErr w:type="spellStart"/>
      <w:r>
        <w:t>used.</w:t>
      </w:r>
    </w:p>
    <w:p w14:paraId="6E961CF2" w14:textId="133FD1D7" w:rsidR="00654C17" w:rsidRDefault="003B070C" w:rsidP="00FE1F3D">
      <w:pPr>
        <w:pStyle w:val="BodyText"/>
        <w:jc w:val="both"/>
      </w:pPr>
      <w:bookmarkStart w:id="2039" w:name="_Ref498504177"/>
      <w:bookmarkStart w:id="2040" w:name="_Toc508216437"/>
      <w:bookmarkStart w:id="2041" w:name="_Toc514923618"/>
      <w:bookmarkStart w:id="2042" w:name="_Ref516664189"/>
      <w:bookmarkStart w:id="2043" w:name="_Toc516668444"/>
      <w:bookmarkStart w:id="2044" w:name="_Toc526104637"/>
      <w:r>
        <w:lastRenderedPageBreak/>
        <w:t>Table</w:t>
      </w:r>
      <w:proofErr w:type="spellEnd"/>
      <w:r>
        <w:t xml:space="preserve"> </w:t>
      </w:r>
      <w:r>
        <w:fldChar w:fldCharType="begin"/>
      </w:r>
      <w:r>
        <w:instrText xml:space="preserve"> STYLEREF 1 \s </w:instrText>
      </w:r>
      <w:r>
        <w:fldChar w:fldCharType="separate"/>
      </w:r>
      <w:r w:rsidR="00742399">
        <w:rPr>
          <w:noProof/>
        </w:rPr>
        <w:t>7</w:t>
      </w:r>
      <w:r>
        <w:fldChar w:fldCharType="end"/>
      </w:r>
      <w:r>
        <w:t>-</w:t>
      </w:r>
      <w:r>
        <w:fldChar w:fldCharType="begin"/>
      </w:r>
      <w:r>
        <w:instrText xml:space="preserve"> SEQ Table \* ARABIC \s 1 </w:instrText>
      </w:r>
      <w:r>
        <w:fldChar w:fldCharType="separate"/>
      </w:r>
      <w:r w:rsidR="00742399">
        <w:rPr>
          <w:noProof/>
        </w:rPr>
        <w:t>1</w:t>
      </w:r>
      <w:r>
        <w:fldChar w:fldCharType="end"/>
      </w:r>
      <w:r>
        <w:t xml:space="preserve">: Calculation of HMV’s operating result for </w:t>
      </w:r>
      <w:del w:id="2045" w:author="KPMG_PQH" w:date="2026-04-07T11:25:00Z" w16du:dateUtc="2026-04-07T04:25:00Z">
        <w:r w:rsidR="001E14F4">
          <w:delText>FY2023</w:delText>
        </w:r>
        <w:r w:rsidR="00215FD2" w:rsidRPr="00215FD2">
          <w:delText xml:space="preserve"> </w:delText>
        </w:r>
        <w:r w:rsidR="009C7485" w:rsidRPr="009C7485">
          <w:rPr>
            <w:noProof/>
          </w:rPr>
          <w:drawing>
            <wp:inline distT="0" distB="0" distL="0" distR="0" wp14:anchorId="1261F116" wp14:editId="526A9383">
              <wp:extent cx="5406390" cy="501269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6390" cy="5012690"/>
                      </a:xfrm>
                      <a:prstGeom prst="rect">
                        <a:avLst/>
                      </a:prstGeom>
                      <a:noFill/>
                      <a:ln>
                        <a:noFill/>
                      </a:ln>
                    </pic:spPr>
                  </pic:pic>
                </a:graphicData>
              </a:graphic>
            </wp:inline>
          </w:drawing>
        </w:r>
      </w:del>
      <w:ins w:id="2046" w:author="KPMG_PQH" w:date="2026-04-07T11:25:00Z" w16du:dateUtc="2026-04-07T04:25:00Z">
        <w:r w:rsidR="004B6920">
          <w:lastRenderedPageBreak/>
          <w:t>FY2024</w:t>
        </w:r>
        <w:r w:rsidR="00215FD2" w:rsidRPr="00215FD2">
          <w:t xml:space="preserve"> </w:t>
        </w:r>
        <w:r w:rsidR="002855CF" w:rsidRPr="002855CF">
          <w:rPr>
            <w:noProof/>
          </w:rPr>
          <w:drawing>
            <wp:inline distT="0" distB="0" distL="0" distR="0" wp14:anchorId="0016E86C" wp14:editId="2A99B31B">
              <wp:extent cx="5401945" cy="4582795"/>
              <wp:effectExtent l="0" t="0" r="8255" b="8255"/>
              <wp:docPr id="17954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1945" cy="4582795"/>
                      </a:xfrm>
                      <a:prstGeom prst="rect">
                        <a:avLst/>
                      </a:prstGeom>
                      <a:noFill/>
                      <a:ln>
                        <a:noFill/>
                      </a:ln>
                    </pic:spPr>
                  </pic:pic>
                </a:graphicData>
              </a:graphic>
            </wp:inline>
          </w:drawing>
        </w:r>
      </w:ins>
    </w:p>
    <w:p w14:paraId="57206476" w14:textId="5A0CAA91" w:rsidR="00923508" w:rsidRDefault="00923508" w:rsidP="003B070C">
      <w:pPr>
        <w:pStyle w:val="Heading2"/>
        <w:jc w:val="both"/>
      </w:pPr>
      <w:bookmarkStart w:id="2047" w:name="_Toc100147929"/>
      <w:bookmarkStart w:id="2048" w:name="_Toc100150478"/>
      <w:bookmarkStart w:id="2049" w:name="_Toc100156156"/>
      <w:bookmarkStart w:id="2050" w:name="_Toc100161956"/>
      <w:bookmarkStart w:id="2051" w:name="_Toc100912432"/>
      <w:bookmarkStart w:id="2052" w:name="_Toc100915076"/>
      <w:bookmarkStart w:id="2053" w:name="_Toc67416710"/>
      <w:bookmarkStart w:id="2054" w:name="_Toc90906492"/>
      <w:bookmarkStart w:id="2055" w:name="_Toc220570368"/>
      <w:bookmarkStart w:id="2056" w:name="_Toc170131435"/>
      <w:bookmarkEnd w:id="2047"/>
      <w:bookmarkEnd w:id="2048"/>
      <w:bookmarkEnd w:id="2049"/>
      <w:bookmarkEnd w:id="2050"/>
      <w:bookmarkEnd w:id="2051"/>
      <w:bookmarkEnd w:id="2052"/>
      <w:bookmarkEnd w:id="2053"/>
      <w:r>
        <w:t>S</w:t>
      </w:r>
      <w:r w:rsidRPr="006619B6">
        <w:t>ummary of financial data in relation to the comparability analysis and sources of data</w:t>
      </w:r>
      <w:bookmarkEnd w:id="2039"/>
      <w:bookmarkEnd w:id="2040"/>
      <w:bookmarkEnd w:id="2041"/>
      <w:bookmarkEnd w:id="2042"/>
      <w:bookmarkEnd w:id="2043"/>
      <w:bookmarkEnd w:id="2044"/>
      <w:bookmarkEnd w:id="2054"/>
      <w:bookmarkEnd w:id="2055"/>
      <w:bookmarkEnd w:id="2056"/>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2057" w:name="_Ref498504181"/>
      <w:bookmarkStart w:id="2058" w:name="_Toc508216438"/>
      <w:bookmarkStart w:id="2059" w:name="_Toc514923619"/>
      <w:bookmarkStart w:id="2060" w:name="_Toc516668445"/>
      <w:bookmarkStart w:id="2061" w:name="_Toc526104638"/>
      <w:bookmarkStart w:id="2062" w:name="_Toc90906493"/>
      <w:bookmarkStart w:id="2063" w:name="_Toc220570369"/>
      <w:bookmarkStart w:id="2064" w:name="_Toc170131436"/>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2057"/>
      <w:bookmarkEnd w:id="2058"/>
      <w:bookmarkEnd w:id="2059"/>
      <w:bookmarkEnd w:id="2060"/>
      <w:bookmarkEnd w:id="2061"/>
      <w:bookmarkEnd w:id="2062"/>
      <w:bookmarkEnd w:id="2063"/>
      <w:bookmarkEnd w:id="2064"/>
    </w:p>
    <w:p w14:paraId="0974556A" w14:textId="5DA9DD1C" w:rsidR="00162880" w:rsidRPr="00D6598D" w:rsidRDefault="00972E94" w:rsidP="003B3AC8">
      <w:pPr>
        <w:pStyle w:val="BodyText"/>
        <w:jc w:val="both"/>
      </w:pPr>
      <w:r w:rsidRPr="00A779F0">
        <w:t xml:space="preserve">HMV did not incur three-consecutive year loss during the last three years including </w:t>
      </w:r>
      <w:del w:id="2065" w:author="KPMG_PQH" w:date="2026-04-07T11:25:00Z" w16du:dateUtc="2026-04-07T04:25:00Z">
        <w:r w:rsidR="001E14F4">
          <w:rPr>
            <w:rFonts w:cs="Arial"/>
          </w:rPr>
          <w:delText>FY2023</w:delText>
        </w:r>
      </w:del>
      <w:ins w:id="2066" w:author="KPMG_PQH" w:date="2026-04-07T11:25:00Z" w16du:dateUtc="2026-04-07T04:25:00Z">
        <w:r w:rsidR="004B6920">
          <w:rPr>
            <w:rFonts w:cs="Arial"/>
          </w:rPr>
          <w:t>FY2024</w:t>
        </w:r>
      </w:ins>
      <w:r w:rsidRPr="00A779F0">
        <w:t>.</w:t>
      </w:r>
    </w:p>
    <w:p w14:paraId="25430C17" w14:textId="77777777" w:rsidR="00923508" w:rsidRPr="0097122B" w:rsidRDefault="00923508" w:rsidP="00D62E90">
      <w:pPr>
        <w:pStyle w:val="AppendixHeading"/>
        <w:numPr>
          <w:ilvl w:val="0"/>
          <w:numId w:val="0"/>
        </w:numPr>
        <w:outlineLvl w:val="0"/>
      </w:pPr>
      <w:bookmarkStart w:id="2067" w:name="_Ref509580474"/>
      <w:bookmarkStart w:id="2068" w:name="_Toc514923620"/>
      <w:bookmarkStart w:id="2069" w:name="_Toc516668446"/>
      <w:bookmarkStart w:id="2070" w:name="_Toc526104639"/>
      <w:bookmarkStart w:id="2071" w:name="_Toc90906494"/>
      <w:bookmarkStart w:id="2072" w:name="_Toc220570370"/>
      <w:bookmarkStart w:id="2073" w:name="_Toc213234128"/>
      <w:bookmarkStart w:id="2074" w:name="_Toc213572054"/>
      <w:bookmarkStart w:id="2075" w:name="_Toc216681531"/>
      <w:bookmarkStart w:id="2076" w:name="_Toc216682702"/>
      <w:bookmarkStart w:id="2077" w:name="_Toc259634201"/>
      <w:bookmarkStart w:id="2078" w:name="_Toc275532962"/>
      <w:bookmarkStart w:id="2079" w:name="_Toc307572939"/>
      <w:bookmarkStart w:id="2080" w:name="_Toc329593801"/>
      <w:bookmarkStart w:id="2081" w:name="_Toc458670342"/>
      <w:bookmarkStart w:id="2082" w:name="_Toc486964236"/>
      <w:bookmarkStart w:id="2083" w:name="_Toc170131437"/>
      <w:bookmarkEnd w:id="1994"/>
      <w:bookmarkEnd w:id="1995"/>
      <w:bookmarkEnd w:id="1996"/>
      <w:bookmarkEnd w:id="1997"/>
      <w:bookmarkEnd w:id="1998"/>
      <w:bookmarkEnd w:id="1999"/>
      <w:bookmarkEnd w:id="2000"/>
      <w:r w:rsidRPr="0097122B">
        <w:lastRenderedPageBreak/>
        <w:t>Appendices</w:t>
      </w:r>
      <w:bookmarkEnd w:id="2067"/>
      <w:bookmarkEnd w:id="2068"/>
      <w:bookmarkEnd w:id="2069"/>
      <w:bookmarkEnd w:id="2070"/>
      <w:bookmarkEnd w:id="2071"/>
      <w:bookmarkEnd w:id="2072"/>
      <w:bookmarkEnd w:id="2083"/>
    </w:p>
    <w:p w14:paraId="183389B4" w14:textId="0C78BD70" w:rsidR="00923508" w:rsidRDefault="00923508" w:rsidP="00D62E90">
      <w:pPr>
        <w:pStyle w:val="AppendixHeading"/>
        <w:ind w:hanging="965"/>
        <w:outlineLvl w:val="0"/>
      </w:pPr>
      <w:bookmarkStart w:id="2084" w:name="_Toc508213826"/>
      <w:bookmarkStart w:id="2085" w:name="_Toc508213987"/>
      <w:bookmarkStart w:id="2086" w:name="_Toc508215928"/>
      <w:bookmarkStart w:id="2087" w:name="_Toc508216100"/>
      <w:bookmarkStart w:id="2088" w:name="_Toc508216271"/>
      <w:bookmarkStart w:id="2089" w:name="_Toc508216441"/>
      <w:bookmarkStart w:id="2090" w:name="_Toc508216611"/>
      <w:bookmarkStart w:id="2091" w:name="_Toc508216781"/>
      <w:bookmarkStart w:id="2092" w:name="_Toc508216949"/>
      <w:bookmarkStart w:id="2093" w:name="_Toc508217117"/>
      <w:bookmarkStart w:id="2094" w:name="_Toc508217285"/>
      <w:bookmarkStart w:id="2095" w:name="_Toc508217451"/>
      <w:bookmarkStart w:id="2096" w:name="_Toc492906529"/>
      <w:bookmarkStart w:id="2097" w:name="_Toc492907520"/>
      <w:bookmarkStart w:id="2098" w:name="_Toc492909024"/>
      <w:bookmarkStart w:id="2099" w:name="_Toc492911103"/>
      <w:bookmarkStart w:id="2100" w:name="_Toc492912705"/>
      <w:bookmarkStart w:id="2101" w:name="_Toc492973421"/>
      <w:bookmarkStart w:id="2102" w:name="_Toc492997437"/>
      <w:bookmarkStart w:id="2103" w:name="_Toc492906530"/>
      <w:bookmarkStart w:id="2104" w:name="_Toc492907521"/>
      <w:bookmarkStart w:id="2105" w:name="_Toc492909025"/>
      <w:bookmarkStart w:id="2106" w:name="_Toc492911104"/>
      <w:bookmarkStart w:id="2107" w:name="_Toc492912706"/>
      <w:bookmarkStart w:id="2108" w:name="_Toc492973422"/>
      <w:bookmarkStart w:id="2109" w:name="_Toc492997438"/>
      <w:bookmarkStart w:id="2110" w:name="_Toc492906531"/>
      <w:bookmarkStart w:id="2111" w:name="_Toc492907522"/>
      <w:bookmarkStart w:id="2112" w:name="_Toc492909026"/>
      <w:bookmarkStart w:id="2113" w:name="_Toc492911105"/>
      <w:bookmarkStart w:id="2114" w:name="_Toc492912707"/>
      <w:bookmarkStart w:id="2115" w:name="_Toc492973423"/>
      <w:bookmarkStart w:id="2116" w:name="_Toc492997439"/>
      <w:bookmarkStart w:id="2117" w:name="_Toc492906532"/>
      <w:bookmarkStart w:id="2118" w:name="_Toc492907523"/>
      <w:bookmarkStart w:id="2119" w:name="_Toc492909027"/>
      <w:bookmarkStart w:id="2120" w:name="_Toc492911106"/>
      <w:bookmarkStart w:id="2121" w:name="_Toc492912708"/>
      <w:bookmarkStart w:id="2122" w:name="_Toc492973424"/>
      <w:bookmarkStart w:id="2123" w:name="_Toc492997440"/>
      <w:bookmarkStart w:id="2124" w:name="_Toc492906533"/>
      <w:bookmarkStart w:id="2125" w:name="_Toc492907524"/>
      <w:bookmarkStart w:id="2126" w:name="_Toc492909028"/>
      <w:bookmarkStart w:id="2127" w:name="_Toc492911107"/>
      <w:bookmarkStart w:id="2128" w:name="_Toc492912709"/>
      <w:bookmarkStart w:id="2129" w:name="_Toc492973425"/>
      <w:bookmarkStart w:id="2130" w:name="_Toc492997441"/>
      <w:bookmarkStart w:id="2131" w:name="_Toc492906534"/>
      <w:bookmarkStart w:id="2132" w:name="_Toc492907525"/>
      <w:bookmarkStart w:id="2133" w:name="_Toc492909029"/>
      <w:bookmarkStart w:id="2134" w:name="_Toc492911108"/>
      <w:bookmarkStart w:id="2135" w:name="_Toc492912710"/>
      <w:bookmarkStart w:id="2136" w:name="_Toc492973426"/>
      <w:bookmarkStart w:id="2137" w:name="_Toc492997442"/>
      <w:bookmarkStart w:id="2138" w:name="_Toc492906535"/>
      <w:bookmarkStart w:id="2139" w:name="_Toc492907526"/>
      <w:bookmarkStart w:id="2140" w:name="_Toc492909030"/>
      <w:bookmarkStart w:id="2141" w:name="_Toc492911109"/>
      <w:bookmarkStart w:id="2142" w:name="_Toc492912711"/>
      <w:bookmarkStart w:id="2143" w:name="_Toc492973427"/>
      <w:bookmarkStart w:id="2144" w:name="_Toc492997443"/>
      <w:bookmarkStart w:id="2145" w:name="_Toc492906536"/>
      <w:bookmarkStart w:id="2146" w:name="_Toc492907527"/>
      <w:bookmarkStart w:id="2147" w:name="_Toc492909031"/>
      <w:bookmarkStart w:id="2148" w:name="_Toc492911110"/>
      <w:bookmarkStart w:id="2149" w:name="_Toc492912712"/>
      <w:bookmarkStart w:id="2150" w:name="_Toc492973428"/>
      <w:bookmarkStart w:id="2151" w:name="_Toc492997444"/>
      <w:bookmarkStart w:id="2152" w:name="_Toc492906537"/>
      <w:bookmarkStart w:id="2153" w:name="_Toc492907528"/>
      <w:bookmarkStart w:id="2154" w:name="_Toc492909032"/>
      <w:bookmarkStart w:id="2155" w:name="_Toc492911111"/>
      <w:bookmarkStart w:id="2156" w:name="_Toc492912713"/>
      <w:bookmarkStart w:id="2157" w:name="_Toc492973429"/>
      <w:bookmarkStart w:id="2158" w:name="_Toc492997445"/>
      <w:bookmarkStart w:id="2159" w:name="_Toc365272765"/>
      <w:bookmarkStart w:id="2160" w:name="_Toc365278486"/>
      <w:bookmarkStart w:id="2161" w:name="_Toc365386280"/>
      <w:bookmarkStart w:id="2162" w:name="_Toc365390100"/>
      <w:bookmarkStart w:id="2163" w:name="_Toc365453184"/>
      <w:bookmarkStart w:id="2164" w:name="_Toc363051332"/>
      <w:bookmarkStart w:id="2165" w:name="_Toc363051333"/>
      <w:bookmarkStart w:id="2166" w:name="_Toc363051334"/>
      <w:bookmarkStart w:id="2167" w:name="_Toc492906568"/>
      <w:bookmarkStart w:id="2168" w:name="_Toc492907559"/>
      <w:bookmarkStart w:id="2169" w:name="_Toc492909063"/>
      <w:bookmarkStart w:id="2170" w:name="_Toc492911142"/>
      <w:bookmarkStart w:id="2171" w:name="_Toc492912744"/>
      <w:bookmarkStart w:id="2172" w:name="_Toc492973460"/>
      <w:bookmarkStart w:id="2173" w:name="_Toc492997476"/>
      <w:bookmarkStart w:id="2174" w:name="_Toc492906569"/>
      <w:bookmarkStart w:id="2175" w:name="_Toc492907560"/>
      <w:bookmarkStart w:id="2176" w:name="_Toc492909064"/>
      <w:bookmarkStart w:id="2177" w:name="_Toc492911143"/>
      <w:bookmarkStart w:id="2178" w:name="_Toc492912745"/>
      <w:bookmarkStart w:id="2179" w:name="_Toc492973461"/>
      <w:bookmarkStart w:id="2180" w:name="_Toc492997477"/>
      <w:bookmarkStart w:id="2181" w:name="_Toc492906570"/>
      <w:bookmarkStart w:id="2182" w:name="_Toc492907561"/>
      <w:bookmarkStart w:id="2183" w:name="_Toc492909065"/>
      <w:bookmarkStart w:id="2184" w:name="_Toc492911144"/>
      <w:bookmarkStart w:id="2185" w:name="_Toc492912746"/>
      <w:bookmarkStart w:id="2186" w:name="_Toc492973462"/>
      <w:bookmarkStart w:id="2187" w:name="_Toc492997478"/>
      <w:bookmarkStart w:id="2188" w:name="_Toc492906571"/>
      <w:bookmarkStart w:id="2189" w:name="_Toc492907562"/>
      <w:bookmarkStart w:id="2190" w:name="_Toc492909066"/>
      <w:bookmarkStart w:id="2191" w:name="_Toc492911145"/>
      <w:bookmarkStart w:id="2192" w:name="_Toc492912747"/>
      <w:bookmarkStart w:id="2193" w:name="_Toc492973463"/>
      <w:bookmarkStart w:id="2194" w:name="_Toc492997479"/>
      <w:bookmarkStart w:id="2195" w:name="_Toc492906572"/>
      <w:bookmarkStart w:id="2196" w:name="_Toc492907563"/>
      <w:bookmarkStart w:id="2197" w:name="_Toc492909067"/>
      <w:bookmarkStart w:id="2198" w:name="_Toc492911146"/>
      <w:bookmarkStart w:id="2199" w:name="_Toc492912748"/>
      <w:bookmarkStart w:id="2200" w:name="_Toc492973464"/>
      <w:bookmarkStart w:id="2201" w:name="_Toc492997480"/>
      <w:bookmarkStart w:id="2202" w:name="_Toc492906573"/>
      <w:bookmarkStart w:id="2203" w:name="_Toc492907564"/>
      <w:bookmarkStart w:id="2204" w:name="_Toc492909068"/>
      <w:bookmarkStart w:id="2205" w:name="_Toc492911147"/>
      <w:bookmarkStart w:id="2206" w:name="_Toc492912749"/>
      <w:bookmarkStart w:id="2207" w:name="_Toc492973465"/>
      <w:bookmarkStart w:id="2208" w:name="_Toc492997481"/>
      <w:bookmarkStart w:id="2209" w:name="_Toc492906574"/>
      <w:bookmarkStart w:id="2210" w:name="_Toc492907565"/>
      <w:bookmarkStart w:id="2211" w:name="_Toc492909069"/>
      <w:bookmarkStart w:id="2212" w:name="_Toc492911148"/>
      <w:bookmarkStart w:id="2213" w:name="_Toc492912750"/>
      <w:bookmarkStart w:id="2214" w:name="_Toc492973466"/>
      <w:bookmarkStart w:id="2215" w:name="_Toc492997482"/>
      <w:bookmarkStart w:id="2216" w:name="_Toc492906575"/>
      <w:bookmarkStart w:id="2217" w:name="_Toc492907566"/>
      <w:bookmarkStart w:id="2218" w:name="_Toc492909070"/>
      <w:bookmarkStart w:id="2219" w:name="_Toc492911149"/>
      <w:bookmarkStart w:id="2220" w:name="_Toc492912751"/>
      <w:bookmarkStart w:id="2221" w:name="_Toc492973467"/>
      <w:bookmarkStart w:id="2222" w:name="_Toc492997483"/>
      <w:bookmarkStart w:id="2223" w:name="_Toc492906576"/>
      <w:bookmarkStart w:id="2224" w:name="_Toc492907567"/>
      <w:bookmarkStart w:id="2225" w:name="_Toc492909071"/>
      <w:bookmarkStart w:id="2226" w:name="_Toc492911150"/>
      <w:bookmarkStart w:id="2227" w:name="_Toc492912752"/>
      <w:bookmarkStart w:id="2228" w:name="_Toc492973468"/>
      <w:bookmarkStart w:id="2229" w:name="_Toc492997484"/>
      <w:bookmarkStart w:id="2230" w:name="_Toc492906577"/>
      <w:bookmarkStart w:id="2231" w:name="_Toc492907568"/>
      <w:bookmarkStart w:id="2232" w:name="_Toc492909072"/>
      <w:bookmarkStart w:id="2233" w:name="_Toc492911151"/>
      <w:bookmarkStart w:id="2234" w:name="_Toc492912753"/>
      <w:bookmarkStart w:id="2235" w:name="_Toc492973469"/>
      <w:bookmarkStart w:id="2236" w:name="_Toc492997485"/>
      <w:bookmarkStart w:id="2237" w:name="_Toc492906578"/>
      <w:bookmarkStart w:id="2238" w:name="_Toc492907569"/>
      <w:bookmarkStart w:id="2239" w:name="_Toc492909073"/>
      <w:bookmarkStart w:id="2240" w:name="_Toc492911152"/>
      <w:bookmarkStart w:id="2241" w:name="_Toc492912754"/>
      <w:bookmarkStart w:id="2242" w:name="_Toc492973470"/>
      <w:bookmarkStart w:id="2243" w:name="_Toc492997486"/>
      <w:bookmarkStart w:id="2244" w:name="_Toc379897908"/>
      <w:bookmarkStart w:id="2245" w:name="_Toc379900531"/>
      <w:bookmarkStart w:id="2246" w:name="_Toc379959271"/>
      <w:bookmarkStart w:id="2247" w:name="_Toc379959343"/>
      <w:bookmarkStart w:id="2248" w:name="_Toc379959415"/>
      <w:bookmarkStart w:id="2249" w:name="_Toc316732713"/>
      <w:bookmarkStart w:id="2250" w:name="_Toc316732714"/>
      <w:bookmarkStart w:id="2251" w:name="_Toc492906586"/>
      <w:bookmarkStart w:id="2252" w:name="_Toc492907577"/>
      <w:bookmarkStart w:id="2253" w:name="_Toc492909081"/>
      <w:bookmarkStart w:id="2254" w:name="_Toc492911160"/>
      <w:bookmarkStart w:id="2255" w:name="_Toc492912762"/>
      <w:bookmarkStart w:id="2256" w:name="_Toc492973478"/>
      <w:bookmarkStart w:id="2257" w:name="_Toc492997494"/>
      <w:bookmarkStart w:id="2258" w:name="_Toc492906589"/>
      <w:bookmarkStart w:id="2259" w:name="_Toc492907580"/>
      <w:bookmarkStart w:id="2260" w:name="_Toc492909084"/>
      <w:bookmarkStart w:id="2261" w:name="_Toc492911163"/>
      <w:bookmarkStart w:id="2262" w:name="_Toc492912765"/>
      <w:bookmarkStart w:id="2263" w:name="_Toc492973481"/>
      <w:bookmarkStart w:id="2264" w:name="_Toc492997497"/>
      <w:bookmarkStart w:id="2265" w:name="_Toc492906590"/>
      <w:bookmarkStart w:id="2266" w:name="_Toc492907581"/>
      <w:bookmarkStart w:id="2267" w:name="_Toc492909085"/>
      <w:bookmarkStart w:id="2268" w:name="_Toc492911164"/>
      <w:bookmarkStart w:id="2269" w:name="_Toc492912766"/>
      <w:bookmarkStart w:id="2270" w:name="_Toc492973482"/>
      <w:bookmarkStart w:id="2271" w:name="_Toc492997498"/>
      <w:bookmarkStart w:id="2272" w:name="_Toc492906688"/>
      <w:bookmarkStart w:id="2273" w:name="_Toc492907679"/>
      <w:bookmarkStart w:id="2274" w:name="_Toc492909183"/>
      <w:bookmarkStart w:id="2275" w:name="_Toc492911262"/>
      <w:bookmarkStart w:id="2276" w:name="_Toc492912864"/>
      <w:bookmarkStart w:id="2277" w:name="_Toc492973580"/>
      <w:bookmarkStart w:id="2278" w:name="_Toc508216442"/>
      <w:bookmarkStart w:id="2279" w:name="_Toc486964237"/>
      <w:bookmarkStart w:id="2280" w:name="_Toc514923621"/>
      <w:bookmarkStart w:id="2281" w:name="_Toc516668447"/>
      <w:bookmarkStart w:id="2282" w:name="_Toc526104640"/>
      <w:bookmarkStart w:id="2283" w:name="_Toc90906495"/>
      <w:bookmarkStart w:id="2284" w:name="_Toc220570371"/>
      <w:bookmarkStart w:id="2285" w:name="_Toc170131438"/>
      <w:bookmarkEnd w:id="2073"/>
      <w:bookmarkEnd w:id="2074"/>
      <w:bookmarkEnd w:id="2075"/>
      <w:bookmarkEnd w:id="2076"/>
      <w:bookmarkEnd w:id="2077"/>
      <w:bookmarkEnd w:id="2078"/>
      <w:bookmarkEnd w:id="2079"/>
      <w:bookmarkEnd w:id="2080"/>
      <w:bookmarkEnd w:id="2081"/>
      <w:bookmarkEnd w:id="2082"/>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r w:rsidRPr="00A06AF7">
        <w:lastRenderedPageBreak/>
        <w:t xml:space="preserve">Overview </w:t>
      </w:r>
      <w:r>
        <w:t xml:space="preserve">of the </w:t>
      </w:r>
      <w:r w:rsidRPr="00A06AF7">
        <w:t xml:space="preserve">Vietnamese </w:t>
      </w:r>
      <w:r>
        <w:t>transfer pricing regulatio</w:t>
      </w:r>
      <w:r>
        <w:rPr>
          <w:noProof/>
        </w:rPr>
        <w:t>ns</w:t>
      </w:r>
      <w:bookmarkEnd w:id="2278"/>
      <w:bookmarkEnd w:id="2279"/>
      <w:bookmarkEnd w:id="2280"/>
      <w:bookmarkEnd w:id="2281"/>
      <w:bookmarkEnd w:id="2282"/>
      <w:bookmarkEnd w:id="2283"/>
      <w:bookmarkEnd w:id="2284"/>
      <w:bookmarkEnd w:id="2285"/>
    </w:p>
    <w:p w14:paraId="0C366C7A" w14:textId="77777777" w:rsidR="00923508" w:rsidRPr="00FB667F" w:rsidRDefault="00923508" w:rsidP="00D62E90">
      <w:pPr>
        <w:pStyle w:val="AppendixHeading2"/>
        <w:ind w:hanging="965"/>
        <w:outlineLvl w:val="1"/>
      </w:pPr>
      <w:bookmarkStart w:id="2286" w:name="_Toc516668448"/>
      <w:bookmarkStart w:id="2287" w:name="_Toc526104641"/>
      <w:bookmarkStart w:id="2288" w:name="_Toc90906496"/>
      <w:bookmarkStart w:id="2289" w:name="_Toc220570372"/>
      <w:bookmarkStart w:id="2290" w:name="_Toc170131439"/>
      <w:r>
        <w:t>Arm’s length principle</w:t>
      </w:r>
      <w:bookmarkEnd w:id="2286"/>
      <w:bookmarkEnd w:id="2287"/>
      <w:bookmarkEnd w:id="2288"/>
      <w:bookmarkEnd w:id="2289"/>
      <w:bookmarkEnd w:id="2290"/>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The tax authority has the right to make transfer price adjustments with respect to non-</w:t>
      </w:r>
      <w:proofErr w:type="gramStart"/>
      <w:r w:rsidRPr="00FB667F">
        <w:rPr>
          <w:rFonts w:cs="Arial"/>
        </w:rPr>
        <w:t>arm’s</w:t>
      </w:r>
      <w:proofErr w:type="gramEnd"/>
      <w:r w:rsidRPr="00FB667F">
        <w:rPr>
          <w:rFonts w:cs="Arial"/>
        </w:rPr>
        <w:t xml:space="preserve">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2291" w:name="_Toc508216443"/>
      <w:bookmarkStart w:id="2292" w:name="_Toc514923623"/>
      <w:bookmarkStart w:id="2293" w:name="_Toc516668449"/>
      <w:bookmarkStart w:id="2294" w:name="_Toc526104642"/>
      <w:bookmarkStart w:id="2295" w:name="_Toc90906497"/>
      <w:bookmarkStart w:id="2296" w:name="_Toc220570373"/>
      <w:bookmarkStart w:id="2297" w:name="_Toc451015932"/>
      <w:bookmarkStart w:id="2298" w:name="_Toc447229042"/>
      <w:bookmarkStart w:id="2299" w:name="_Toc458670344"/>
      <w:bookmarkStart w:id="2300" w:name="_Toc486964238"/>
      <w:bookmarkStart w:id="2301" w:name="_Toc170131440"/>
      <w:r w:rsidRPr="00FB667F">
        <w:t>Transfer pricing documentation</w:t>
      </w:r>
      <w:bookmarkEnd w:id="2291"/>
      <w:bookmarkEnd w:id="2292"/>
      <w:bookmarkEnd w:id="2293"/>
      <w:bookmarkEnd w:id="2294"/>
      <w:bookmarkEnd w:id="2295"/>
      <w:bookmarkEnd w:id="2296"/>
      <w:bookmarkEnd w:id="2301"/>
    </w:p>
    <w:bookmarkEnd w:id="2297"/>
    <w:bookmarkEnd w:id="2298"/>
    <w:bookmarkEnd w:id="2299"/>
    <w:bookmarkEnd w:id="2300"/>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 xml:space="preserve">information regarding their global business operations, key value drivers, supply chain analysis, functional analysis describing the principal contributions to value creation by individual entities within the Group and its transfer pricing </w:t>
      </w:r>
      <w:proofErr w:type="gramStart"/>
      <w:r w:rsidRPr="000F341C">
        <w:rPr>
          <w:rFonts w:eastAsia="MS Mincho"/>
          <w:lang w:eastAsia="ja-JP"/>
        </w:rPr>
        <w:t>policies</w:t>
      </w:r>
      <w:r>
        <w:rPr>
          <w:rFonts w:eastAsia="MS Mincho"/>
          <w:lang w:eastAsia="ja-JP"/>
        </w:rPr>
        <w:t>;</w:t>
      </w:r>
      <w:proofErr w:type="gramEnd"/>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 xml:space="preserve">highlighting material related party transactions, transaction value, and the Company’s analysis of the transfer pricing calculations and support </w:t>
      </w:r>
      <w:proofErr w:type="gramStart"/>
      <w:r w:rsidRPr="000F341C">
        <w:rPr>
          <w:rFonts w:eastAsia="MS Mincho"/>
          <w:lang w:eastAsia="ja-JP"/>
        </w:rPr>
        <w:t>with regard to</w:t>
      </w:r>
      <w:proofErr w:type="gramEnd"/>
      <w:r w:rsidRPr="000F341C">
        <w:rPr>
          <w:rFonts w:eastAsia="MS Mincho"/>
          <w:lang w:eastAsia="ja-JP"/>
        </w:rPr>
        <w:t xml:space="preserve">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proofErr w:type="spellStart"/>
      <w:r w:rsidRPr="0064607B">
        <w:rPr>
          <w:b/>
        </w:rPr>
        <w:t>CbC</w:t>
      </w:r>
      <w:proofErr w:type="spellEnd"/>
      <w:r>
        <w:rPr>
          <w:b/>
        </w:rPr>
        <w:t>”</w:t>
      </w:r>
      <w:r w:rsidRPr="0064607B">
        <w:t xml:space="preserve">) </w:t>
      </w:r>
      <w:r w:rsidRPr="0064607B">
        <w:rPr>
          <w:b/>
        </w:rPr>
        <w:t>Report</w:t>
      </w:r>
      <w:r w:rsidRPr="0064607B">
        <w:t xml:space="preserve"> related to the </w:t>
      </w:r>
      <w:r>
        <w:t>MNE</w:t>
      </w:r>
      <w:r w:rsidRPr="0064607B">
        <w:t xml:space="preserve">’s annual income earned and taxes paid for each tax jurisdiction in which the Group conducts businesses, including the disclosure of the amount of revenue, profit before income tax, and income tax paid and accrued. The </w:t>
      </w:r>
      <w:proofErr w:type="spellStart"/>
      <w:r w:rsidRPr="0064607B">
        <w:t>CbC</w:t>
      </w:r>
      <w:proofErr w:type="spellEnd"/>
      <w:r w:rsidRPr="0064607B">
        <w:t xml:space="preserve">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0FB90DFB" w:rsidR="00923508" w:rsidRPr="001A27A5" w:rsidRDefault="00923508" w:rsidP="00D62E90">
      <w:pPr>
        <w:pStyle w:val="AppendixHeading"/>
        <w:ind w:hanging="965"/>
        <w:outlineLvl w:val="0"/>
        <w:rPr>
          <w:sz w:val="28"/>
        </w:rPr>
      </w:pPr>
      <w:bookmarkStart w:id="2302" w:name="_Toc509826140"/>
      <w:bookmarkStart w:id="2303" w:name="_Toc509826279"/>
      <w:bookmarkStart w:id="2304" w:name="_Toc509826406"/>
      <w:bookmarkStart w:id="2305" w:name="_Toc509826500"/>
      <w:bookmarkStart w:id="2306" w:name="_Toc509826602"/>
      <w:bookmarkStart w:id="2307" w:name="_Toc509826698"/>
      <w:bookmarkStart w:id="2308" w:name="_Ref497983440"/>
      <w:bookmarkStart w:id="2309" w:name="_Toc508216444"/>
      <w:bookmarkStart w:id="2310" w:name="_Toc514923624"/>
      <w:bookmarkStart w:id="2311" w:name="_Toc516668450"/>
      <w:bookmarkStart w:id="2312" w:name="_Toc526104643"/>
      <w:bookmarkStart w:id="2313" w:name="_Toc90906498"/>
      <w:bookmarkStart w:id="2314" w:name="_Toc220570374"/>
      <w:bookmarkStart w:id="2315" w:name="_Ref497913781"/>
      <w:bookmarkStart w:id="2316" w:name="_Ref497914194"/>
      <w:bookmarkStart w:id="2317" w:name="_Toc170131441"/>
      <w:bookmarkEnd w:id="2302"/>
      <w:bookmarkEnd w:id="2303"/>
      <w:bookmarkEnd w:id="2304"/>
      <w:bookmarkEnd w:id="2305"/>
      <w:bookmarkEnd w:id="2306"/>
      <w:bookmarkEnd w:id="2307"/>
      <w:r w:rsidRPr="00723BE5">
        <w:lastRenderedPageBreak/>
        <w:t>Types of related party relationship under Decree</w:t>
      </w:r>
      <w:bookmarkEnd w:id="2308"/>
      <w:bookmarkEnd w:id="2309"/>
      <w:bookmarkEnd w:id="2310"/>
      <w:bookmarkEnd w:id="2311"/>
      <w:bookmarkEnd w:id="2312"/>
      <w:r w:rsidR="00C117D4">
        <w:t xml:space="preserve"> 132</w:t>
      </w:r>
      <w:bookmarkEnd w:id="2313"/>
      <w:bookmarkEnd w:id="2317"/>
      <w:ins w:id="2318" w:author="KPMG_PQH" w:date="2026-04-07T11:25:00Z" w16du:dateUtc="2026-04-07T04:25:00Z">
        <w:r w:rsidR="00436A43">
          <w:t xml:space="preserve"> and Decree 20/2025</w:t>
        </w:r>
      </w:ins>
      <w:bookmarkEnd w:id="2314"/>
    </w:p>
    <w:p w14:paraId="1CD2F35C" w14:textId="23B13907" w:rsidR="00923508" w:rsidRPr="007F1256" w:rsidRDefault="00923508" w:rsidP="00C117D4">
      <w:pPr>
        <w:pStyle w:val="BodyText"/>
        <w:jc w:val="both"/>
      </w:pPr>
      <w:r w:rsidRPr="005C4863">
        <w:t xml:space="preserve">Article 5 of Decree </w:t>
      </w:r>
      <w:r w:rsidR="00C117D4" w:rsidRPr="005C4863">
        <w:t>132</w:t>
      </w:r>
      <w:ins w:id="2319" w:author="KPMG_PQH" w:date="2026-04-07T11:25:00Z" w16du:dateUtc="2026-04-07T04:25:00Z">
        <w:r w:rsidRPr="005C4863">
          <w:t xml:space="preserve"> </w:t>
        </w:r>
        <w:r w:rsidR="003B2838">
          <w:t>amended by</w:t>
        </w:r>
        <w:r w:rsidR="003B2838" w:rsidRPr="00B97409">
          <w:t xml:space="preserve"> Article 1 of Decree 20</w:t>
        </w:r>
        <w:r w:rsidR="003B2838">
          <w:t>/2025</w:t>
        </w:r>
      </w:ins>
      <w:r w:rsidR="003B2838">
        <w:t xml:space="preserve"> </w:t>
      </w:r>
      <w:r w:rsidRPr="005C4863">
        <w:t>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2CFC04AE" w14:textId="7044B14D" w:rsidR="00393282" w:rsidRPr="00037AAF" w:rsidRDefault="00393282" w:rsidP="00393282">
      <w:pPr>
        <w:spacing w:before="120" w:after="100" w:afterAutospacing="1"/>
        <w:jc w:val="both"/>
        <w:rPr>
          <w:i/>
          <w:iCs/>
          <w:noProof/>
        </w:rPr>
      </w:pPr>
      <w:r w:rsidRPr="00037AAF">
        <w:rPr>
          <w:i/>
          <w:iCs/>
          <w:noProof/>
        </w:rPr>
        <w:t xml:space="preserve">d) One enterprise guarantees or </w:t>
      </w:r>
      <w:del w:id="2320" w:author="KPMG_PQH" w:date="2026-04-07T11:25:00Z" w16du:dateUtc="2026-04-07T04:25:00Z">
        <w:r w:rsidR="00C117D4" w:rsidRPr="00C117D4">
          <w:rPr>
            <w:i/>
            <w:iCs/>
            <w:noProof/>
            <w:lang w:val="vi-VN"/>
          </w:rPr>
          <w:delText>gives loans</w:delText>
        </w:r>
      </w:del>
      <w:ins w:id="2321" w:author="KPMG_PQH" w:date="2026-04-07T11:25:00Z" w16du:dateUtc="2026-04-07T04:25:00Z">
        <w:r w:rsidRPr="00037AAF">
          <w:rPr>
            <w:i/>
            <w:iCs/>
            <w:noProof/>
          </w:rPr>
          <w:t>lends capital</w:t>
        </w:r>
      </w:ins>
      <w:r w:rsidRPr="00037AAF">
        <w:rPr>
          <w:i/>
          <w:iCs/>
          <w:noProof/>
        </w:rPr>
        <w:t xml:space="preserve"> to the other enterprise in any form (including loans from third party which are guaranteed by related party’s financial resources and other financial transactions with the similar nature) provided that </w:t>
      </w:r>
      <w:del w:id="2322" w:author="KPMG_PQH" w:date="2026-04-07T11:25:00Z" w16du:dateUtc="2026-04-07T04:25:00Z">
        <w:r w:rsidR="00C117D4" w:rsidRPr="00C117D4">
          <w:rPr>
            <w:i/>
            <w:iCs/>
            <w:noProof/>
            <w:lang w:val="vi-VN"/>
          </w:rPr>
          <w:delText>such loans account for</w:delText>
        </w:r>
      </w:del>
      <w:ins w:id="2323" w:author="KPMG_PQH" w:date="2026-04-07T11:25:00Z" w16du:dateUtc="2026-04-07T04:25:00Z">
        <w:r w:rsidRPr="00037AAF">
          <w:rPr>
            <w:i/>
            <w:iCs/>
            <w:noProof/>
          </w:rPr>
          <w:t>the total outstanding loans of the borrowing enterprise is</w:t>
        </w:r>
      </w:ins>
      <w:r w:rsidRPr="00037AAF">
        <w:rPr>
          <w:i/>
          <w:iCs/>
          <w:noProof/>
        </w:rPr>
        <w:t xml:space="preserve"> at least 25% of contributed capital of the owner of the borrowing enterprise and account for over 50% of the total </w:t>
      </w:r>
      <w:del w:id="2324" w:author="KPMG_PQH" w:date="2026-04-07T11:25:00Z" w16du:dateUtc="2026-04-07T04:25:00Z">
        <w:r w:rsidR="00C117D4" w:rsidRPr="00C117D4">
          <w:rPr>
            <w:i/>
            <w:iCs/>
            <w:noProof/>
            <w:lang w:val="vi-VN"/>
          </w:rPr>
          <w:delText>value</w:delText>
        </w:r>
      </w:del>
      <w:ins w:id="2325" w:author="KPMG_PQH" w:date="2026-04-07T11:25:00Z" w16du:dateUtc="2026-04-07T04:25:00Z">
        <w:r w:rsidRPr="00037AAF">
          <w:rPr>
            <w:i/>
            <w:iCs/>
            <w:noProof/>
          </w:rPr>
          <w:t>outstanding loans</w:t>
        </w:r>
      </w:ins>
      <w:r w:rsidRPr="00037AAF">
        <w:rPr>
          <w:i/>
          <w:iCs/>
          <w:noProof/>
        </w:rPr>
        <w:t xml:space="preserve"> of</w:t>
      </w:r>
      <w:ins w:id="2326" w:author="KPMG_PQH" w:date="2026-04-07T11:25:00Z" w16du:dateUtc="2026-04-07T04:25:00Z">
        <w:r w:rsidRPr="00037AAF">
          <w:rPr>
            <w:i/>
            <w:iCs/>
            <w:noProof/>
          </w:rPr>
          <w:t xml:space="preserve"> all</w:t>
        </w:r>
      </w:ins>
      <w:r w:rsidRPr="00037AAF">
        <w:rPr>
          <w:i/>
          <w:iCs/>
          <w:noProof/>
        </w:rPr>
        <w:t xml:space="preserve"> medium-term and long-term loans of the borrowing enterprise</w:t>
      </w:r>
      <w:del w:id="2327" w:author="KPMG_PQH" w:date="2026-04-07T11:25:00Z" w16du:dateUtc="2026-04-07T04:25:00Z">
        <w:r w:rsidR="00C117D4" w:rsidRPr="00C117D4">
          <w:rPr>
            <w:i/>
            <w:iCs/>
            <w:noProof/>
            <w:lang w:val="en-GB"/>
          </w:rPr>
          <w:delText>;</w:delText>
        </w:r>
      </w:del>
      <w:ins w:id="2328" w:author="KPMG_PQH" w:date="2026-04-07T11:25:00Z" w16du:dateUtc="2026-04-07T04:25:00Z">
        <w:r w:rsidRPr="00037AAF">
          <w:rPr>
            <w:i/>
            <w:iCs/>
            <w:noProof/>
          </w:rPr>
          <w:t>.</w:t>
        </w:r>
      </w:ins>
    </w:p>
    <w:p w14:paraId="5B4C4E2B" w14:textId="77777777" w:rsidR="00393282" w:rsidRPr="00037AAF" w:rsidRDefault="00393282" w:rsidP="00393282">
      <w:pPr>
        <w:spacing w:before="120" w:after="100" w:afterAutospacing="1"/>
        <w:jc w:val="both"/>
        <w:rPr>
          <w:ins w:id="2329" w:author="KPMG_PQH" w:date="2026-04-07T11:25:00Z" w16du:dateUtc="2026-04-07T04:25:00Z"/>
          <w:i/>
          <w:iCs/>
          <w:noProof/>
        </w:rPr>
      </w:pPr>
      <w:ins w:id="2330" w:author="KPMG_PQH" w:date="2026-04-07T11:25:00Z" w16du:dateUtc="2026-04-07T04:25:00Z">
        <w:r w:rsidRPr="00037AAF">
          <w:rPr>
            <w:i/>
            <w:iCs/>
            <w:noProof/>
          </w:rPr>
          <w:t>Provisions in point d above not applicable in the following cases:</w:t>
        </w:r>
      </w:ins>
    </w:p>
    <w:p w14:paraId="195FA1FD" w14:textId="77777777" w:rsidR="00393282" w:rsidRPr="00037AAF" w:rsidRDefault="00393282" w:rsidP="00393282">
      <w:pPr>
        <w:spacing w:before="120" w:after="100" w:afterAutospacing="1"/>
        <w:jc w:val="both"/>
        <w:rPr>
          <w:ins w:id="2331" w:author="KPMG_PQH" w:date="2026-04-07T11:25:00Z" w16du:dateUtc="2026-04-07T04:25:00Z"/>
          <w:i/>
          <w:iCs/>
          <w:noProof/>
        </w:rPr>
      </w:pPr>
      <w:ins w:id="2332" w:author="KPMG_PQH" w:date="2026-04-07T11:25:00Z" w16du:dateUtc="2026-04-07T04:25:00Z">
        <w:r w:rsidRPr="00037AAF">
          <w:rPr>
            <w:i/>
            <w:iCs/>
            <w:noProof/>
          </w:rPr>
          <w:t>d.1) The guarantor or lender is an economic organization operating under the provisions of the Law on Credit Institutions that does not directly or indirectly participate in the management, control, capital contribution, or investment in the borrowing enterprise or the guaranteed enterprise as prescribed in points A, C, Đ, E, G, H, K, L and M of this clause.</w:t>
        </w:r>
      </w:ins>
    </w:p>
    <w:p w14:paraId="3B6263EE" w14:textId="088594AA" w:rsidR="00C117D4" w:rsidRPr="00C117D4" w:rsidRDefault="00393282" w:rsidP="00393282">
      <w:pPr>
        <w:spacing w:before="120" w:after="100" w:afterAutospacing="1"/>
        <w:jc w:val="both"/>
        <w:rPr>
          <w:ins w:id="2333" w:author="KPMG_PQH" w:date="2026-04-07T11:25:00Z" w16du:dateUtc="2026-04-07T04:25:00Z"/>
          <w:i/>
          <w:iCs/>
          <w:noProof/>
          <w:lang w:val="en-GB"/>
        </w:rPr>
      </w:pPr>
      <w:ins w:id="2334" w:author="KPMG_PQH" w:date="2026-04-07T11:25:00Z" w16du:dateUtc="2026-04-07T04:25:00Z">
        <w:r w:rsidRPr="00037AAF">
          <w:rPr>
            <w:i/>
            <w:iCs/>
            <w:noProof/>
          </w:rPr>
          <w:t>d.2) The guarantor or lender is an economic organization operating under the provisions of the Law on Credit Institutions and the borrowing or guaranteed enterprise is not directly or indirectly subject to the management, control, capital contribution or investment of another party as prescribed in points B, E and I of this clause</w:t>
        </w:r>
        <w:r>
          <w:rPr>
            <w:i/>
            <w:iCs/>
            <w:noProof/>
          </w:rPr>
          <w:t>.</w:t>
        </w:r>
        <w:r w:rsidRPr="00C117D4">
          <w:rPr>
            <w:i/>
            <w:iCs/>
            <w:noProof/>
            <w:lang w:val="en-GB"/>
          </w:rPr>
          <w:t>;</w:t>
        </w:r>
      </w:ins>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lastRenderedPageBreak/>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3A9AF36B" w:rsidR="00C117D4" w:rsidRPr="00C117D4" w:rsidRDefault="00A372E9" w:rsidP="00C117D4">
      <w:pPr>
        <w:spacing w:before="120" w:after="100" w:afterAutospacing="1"/>
        <w:jc w:val="both"/>
        <w:rPr>
          <w:i/>
          <w:iCs/>
          <w:noProof/>
          <w:lang w:val="en-GB"/>
        </w:rPr>
      </w:pPr>
      <w:r w:rsidRPr="00C117D4">
        <w:rPr>
          <w:i/>
          <w:iCs/>
          <w:noProof/>
          <w:lang w:val="en-GB"/>
        </w:rPr>
        <w:t xml:space="preserve">k) </w:t>
      </w:r>
      <w:r w:rsidRPr="00DA389A">
        <w:rPr>
          <w:i/>
          <w:iCs/>
          <w:noProof/>
        </w:rPr>
        <w:t xml:space="preserve">Other cases where one enterprise </w:t>
      </w:r>
      <w:ins w:id="2335" w:author="KPMG_PQH" w:date="2026-04-07T11:25:00Z" w16du:dateUtc="2026-04-07T04:25:00Z">
        <w:r w:rsidRPr="00DA389A">
          <w:rPr>
            <w:i/>
            <w:iCs/>
            <w:noProof/>
          </w:rPr>
          <w:t xml:space="preserve">(including independent accounting branches that declare and pay corporate income tax) </w:t>
        </w:r>
      </w:ins>
      <w:r w:rsidRPr="00DA389A">
        <w:rPr>
          <w:i/>
          <w:iCs/>
          <w:noProof/>
        </w:rPr>
        <w:t>participates in management, control over actual decisions in relation to the business operation of the other enterprise</w:t>
      </w:r>
      <w:r w:rsidRPr="00C117D4">
        <w:rPr>
          <w:i/>
          <w:iCs/>
          <w:noProof/>
          <w:lang w:val="en-GB"/>
        </w:rPr>
        <w:t>;</w:t>
      </w:r>
    </w:p>
    <w:p w14:paraId="1468F478" w14:textId="1652CE7C" w:rsidR="00593E06" w:rsidRDefault="00C117D4" w:rsidP="00C117D4">
      <w:pPr>
        <w:spacing w:before="120" w:after="100" w:afterAutospacing="1"/>
        <w:jc w:val="both"/>
        <w:rPr>
          <w:ins w:id="2336" w:author="KPMG_PQH" w:date="2026-04-07T11:25:00Z" w16du:dateUtc="2026-04-07T04:25:00Z"/>
          <w:i/>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del w:id="2337" w:author="KPMG_PQH" w:date="2026-04-07T11:25:00Z" w16du:dateUtc="2026-04-07T04:25:00Z">
        <w:r>
          <w:rPr>
            <w:noProof/>
            <w:lang w:val="en-GB"/>
          </w:rPr>
          <w:delText>.</w:delText>
        </w:r>
        <w:r w:rsidR="00923508">
          <w:rPr>
            <w:i/>
          </w:rPr>
          <w:delText>”</w:delText>
        </w:r>
      </w:del>
      <w:ins w:id="2338" w:author="KPMG_PQH" w:date="2026-04-07T11:25:00Z" w16du:dateUtc="2026-04-07T04:25:00Z">
        <w:r w:rsidR="00593E06">
          <w:rPr>
            <w:noProof/>
            <w:lang w:val="en-GB"/>
          </w:rPr>
          <w:t>.</w:t>
        </w:r>
      </w:ins>
    </w:p>
    <w:p w14:paraId="55324152" w14:textId="0854B755" w:rsidR="00923508" w:rsidRPr="00C117D4" w:rsidRDefault="00593E06" w:rsidP="00C117D4">
      <w:pPr>
        <w:spacing w:before="120" w:after="100" w:afterAutospacing="1"/>
        <w:jc w:val="both"/>
        <w:rPr>
          <w:noProof/>
          <w:lang w:val="en-GB"/>
        </w:rPr>
      </w:pPr>
      <w:ins w:id="2339" w:author="KPMG_PQH" w:date="2026-04-07T11:25:00Z" w16du:dateUtc="2026-04-07T04:25:00Z">
        <w:r w:rsidRPr="00DA389A">
          <w:rPr>
            <w:i/>
            <w:noProof/>
          </w:rPr>
          <w:t>m) Credit institutions with Subsidiaries or with Controlling companies or with Related companies of credit institutions as prescribed in the Law on Credit Institutions and amendments, supplements or replacements (if any).</w:t>
        </w:r>
        <w:r>
          <w:rPr>
            <w:i/>
          </w:rPr>
          <w:t>”</w:t>
        </w:r>
      </w:ins>
      <w:r w:rsidR="00923508">
        <w:rPr>
          <w:i/>
        </w:rPr>
        <w:br w:type="page"/>
      </w:r>
    </w:p>
    <w:p w14:paraId="0400BCD0" w14:textId="4B07987C" w:rsidR="00923508" w:rsidRPr="00E121F9" w:rsidRDefault="00573EF5" w:rsidP="00D62E90">
      <w:pPr>
        <w:pStyle w:val="AppendixHeading"/>
        <w:ind w:hanging="965"/>
        <w:outlineLvl w:val="0"/>
      </w:pPr>
      <w:bookmarkStart w:id="2340" w:name="_Toc514923625"/>
      <w:bookmarkStart w:id="2341" w:name="_Ref516666258"/>
      <w:bookmarkStart w:id="2342" w:name="_Toc516668451"/>
      <w:bookmarkStart w:id="2343" w:name="_Toc526104644"/>
      <w:bookmarkStart w:id="2344" w:name="_Toc90906499"/>
      <w:bookmarkStart w:id="2345" w:name="_Toc220570375"/>
      <w:bookmarkStart w:id="2346" w:name="_Toc170131442"/>
      <w:bookmarkEnd w:id="2315"/>
      <w:bookmarkEnd w:id="2316"/>
      <w:r>
        <w:lastRenderedPageBreak/>
        <w:t>T</w:t>
      </w:r>
      <w:r w:rsidR="00923508" w:rsidRPr="00E121F9">
        <w:t xml:space="preserve">ransfer pricing methods under Decree </w:t>
      </w:r>
      <w:bookmarkEnd w:id="2340"/>
      <w:bookmarkEnd w:id="2341"/>
      <w:bookmarkEnd w:id="2342"/>
      <w:bookmarkEnd w:id="2343"/>
      <w:r w:rsidR="00C117D4">
        <w:t>132</w:t>
      </w:r>
      <w:bookmarkEnd w:id="2344"/>
      <w:bookmarkEnd w:id="2345"/>
      <w:bookmarkEnd w:id="2346"/>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2347" w:name="_Toc514923626"/>
      <w:bookmarkStart w:id="2348" w:name="_Toc516668452"/>
      <w:bookmarkStart w:id="2349" w:name="_Toc526104645"/>
      <w:bookmarkStart w:id="2350" w:name="_Toc90906500"/>
      <w:bookmarkStart w:id="2351" w:name="_Toc220570376"/>
      <w:bookmarkStart w:id="2352" w:name="_Toc170131443"/>
      <w:r>
        <w:t>The</w:t>
      </w:r>
      <w:r w:rsidR="00923508" w:rsidRPr="001A27A5">
        <w:t xml:space="preserve"> CUP </w:t>
      </w:r>
      <w:r>
        <w:t>m</w:t>
      </w:r>
      <w:r w:rsidR="00923508" w:rsidRPr="001A27A5">
        <w:t>ethod</w:t>
      </w:r>
      <w:bookmarkEnd w:id="2347"/>
      <w:bookmarkEnd w:id="2348"/>
      <w:bookmarkEnd w:id="2349"/>
      <w:bookmarkEnd w:id="2350"/>
      <w:bookmarkEnd w:id="2351"/>
      <w:bookmarkEnd w:id="2352"/>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xml:space="preserve">, preference is given to an internal comparable transaction </w:t>
      </w:r>
      <w:proofErr w:type="gramStart"/>
      <w:r w:rsidRPr="00FB667F">
        <w:t>provided that</w:t>
      </w:r>
      <w:proofErr w:type="gramEnd"/>
      <w:r w:rsidRPr="00FB667F">
        <w:t xml:space="preserve"> this is not created or rearranged from a related party transaction.</w:t>
      </w:r>
    </w:p>
    <w:p w14:paraId="3ACB9A96" w14:textId="77777777" w:rsidR="00923508" w:rsidRPr="00FB667F" w:rsidRDefault="00923508" w:rsidP="00C117D4">
      <w:pPr>
        <w:pStyle w:val="BodyText"/>
        <w:jc w:val="both"/>
      </w:pPr>
      <w:r w:rsidRPr="00FB667F">
        <w:t xml:space="preserve">Therefore, </w:t>
      </w:r>
      <w:proofErr w:type="gramStart"/>
      <w:r w:rsidRPr="00FB667F">
        <w:t>in order to</w:t>
      </w:r>
      <w:proofErr w:type="gramEnd"/>
      <w:r w:rsidRPr="00FB667F">
        <w:t xml:space="preserve">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w:t>
      </w:r>
      <w:proofErr w:type="gramStart"/>
      <w:r w:rsidRPr="001775B3">
        <w:rPr>
          <w:rFonts w:cs="Arial"/>
        </w:rPr>
        <w:t>a number of</w:t>
      </w:r>
      <w:proofErr w:type="gramEnd"/>
      <w:r w:rsidRPr="001775B3">
        <w:rPr>
          <w:rFonts w:cs="Arial"/>
        </w:rPr>
        <w:t xml:space="preserve"> key </w:t>
      </w:r>
      <w:r>
        <w:rPr>
          <w:rFonts w:cs="Arial"/>
        </w:rPr>
        <w:t>comparability</w:t>
      </w:r>
      <w:r w:rsidRPr="001775B3">
        <w:rPr>
          <w:rFonts w:cs="Arial"/>
        </w:rPr>
        <w:t xml:space="preserve"> factors that should be </w:t>
      </w:r>
      <w:proofErr w:type="gramStart"/>
      <w:r w:rsidRPr="001775B3">
        <w:rPr>
          <w:rFonts w:cs="Arial"/>
        </w:rPr>
        <w:t>taken into account</w:t>
      </w:r>
      <w:proofErr w:type="gramEnd"/>
      <w:r w:rsidRPr="001775B3">
        <w:rPr>
          <w:rFonts w:cs="Arial"/>
        </w:rPr>
        <w:t xml:space="preserve"> when seeking to apply CUP method.  The key factors include:</w:t>
      </w:r>
    </w:p>
    <w:p w14:paraId="5690CC71" w14:textId="77777777" w:rsidR="00923508" w:rsidRDefault="00923508" w:rsidP="00C117D4">
      <w:pPr>
        <w:pStyle w:val="ListBullet"/>
        <w:jc w:val="both"/>
      </w:pPr>
      <w:r w:rsidRPr="00FB667F">
        <w:t>Characteristics</w:t>
      </w:r>
      <w:r w:rsidRPr="001775B3">
        <w:t xml:space="preserve">, quality, brand name and trademark of products as well as scope and volume of </w:t>
      </w:r>
      <w:proofErr w:type="gramStart"/>
      <w:r w:rsidRPr="001775B3">
        <w:t>transactions</w:t>
      </w:r>
      <w:r>
        <w:t>;</w:t>
      </w:r>
      <w:proofErr w:type="gramEnd"/>
    </w:p>
    <w:p w14:paraId="0BFFE92A" w14:textId="2284A8A0" w:rsidR="00923508" w:rsidRDefault="00923508" w:rsidP="00C117D4">
      <w:pPr>
        <w:pStyle w:val="ListBullet"/>
        <w:jc w:val="both"/>
      </w:pPr>
      <w:r>
        <w:lastRenderedPageBreak/>
        <w:t>C</w:t>
      </w:r>
      <w:r w:rsidRPr="001775B3">
        <w:t xml:space="preserve">ontractual terms in providing and delivering products: volume and timeline of delivery, credit terms and other contractual </w:t>
      </w:r>
      <w:proofErr w:type="gramStart"/>
      <w:r w:rsidRPr="001775B3">
        <w:t>conditions</w:t>
      </w:r>
      <w:r>
        <w:t>;</w:t>
      </w:r>
      <w:proofErr w:type="gramEnd"/>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2353" w:name="_Toc514923627"/>
      <w:bookmarkStart w:id="2354" w:name="_Toc516668453"/>
      <w:bookmarkStart w:id="2355" w:name="_Toc526104646"/>
      <w:bookmarkStart w:id="2356" w:name="_Toc90906501"/>
      <w:bookmarkStart w:id="2357" w:name="_Toc220570377"/>
      <w:bookmarkStart w:id="2358" w:name="_Toc170131444"/>
      <w:r w:rsidRPr="0097122B">
        <w:t>Compar</w:t>
      </w:r>
      <w:r w:rsidR="00D02102">
        <w:t>able</w:t>
      </w:r>
      <w:r w:rsidRPr="0097122B">
        <w:t xml:space="preserve"> profit margin methods</w:t>
      </w:r>
      <w:bookmarkEnd w:id="2353"/>
      <w:bookmarkEnd w:id="2354"/>
      <w:bookmarkEnd w:id="2355"/>
      <w:bookmarkEnd w:id="2356"/>
      <w:bookmarkEnd w:id="2357"/>
      <w:bookmarkEnd w:id="2358"/>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w:t>
      </w:r>
      <w:proofErr w:type="gramStart"/>
      <w:r w:rsidRPr="001158FA">
        <w:rPr>
          <w:rFonts w:cs="Arial"/>
        </w:rPr>
        <w:t>a number of</w:t>
      </w:r>
      <w:proofErr w:type="gramEnd"/>
      <w:r w:rsidRPr="001158FA">
        <w:rPr>
          <w:rFonts w:cs="Arial"/>
        </w:rPr>
        <w:t xml:space="preserve"> key </w:t>
      </w:r>
      <w:r>
        <w:rPr>
          <w:rFonts w:cs="Arial"/>
        </w:rPr>
        <w:t>comparability</w:t>
      </w:r>
      <w:r w:rsidRPr="001158FA">
        <w:rPr>
          <w:rFonts w:cs="Arial"/>
        </w:rPr>
        <w:t xml:space="preserve"> factors that should be </w:t>
      </w:r>
      <w:proofErr w:type="gramStart"/>
      <w:r w:rsidRPr="001158FA">
        <w:rPr>
          <w:rFonts w:cs="Arial"/>
        </w:rPr>
        <w:t>taken into account</w:t>
      </w:r>
      <w:proofErr w:type="gramEnd"/>
      <w:r w:rsidRPr="001158FA">
        <w:rPr>
          <w:rFonts w:cs="Arial"/>
        </w:rPr>
        <w:t xml:space="preserve">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w:t>
      </w:r>
      <w:proofErr w:type="gramStart"/>
      <w:r w:rsidRPr="00631F8A">
        <w:t>market;</w:t>
      </w:r>
      <w:proofErr w:type="gramEnd"/>
      <w:r w:rsidRPr="00631F8A">
        <w:t xml:space="preserve">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2359" w:name="_Toc514923628"/>
      <w:r>
        <w:lastRenderedPageBreak/>
        <w:t xml:space="preserve">The </w:t>
      </w:r>
      <w:r w:rsidR="00923508" w:rsidRPr="0097122B">
        <w:t>RPM</w:t>
      </w:r>
      <w:bookmarkEnd w:id="2359"/>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xml:space="preserve">.  The margin represents the amount from which a reseller would seek to cover its </w:t>
      </w:r>
      <w:proofErr w:type="gramStart"/>
      <w:r w:rsidRPr="00FB667F">
        <w:t>selling</w:t>
      </w:r>
      <w:proofErr w:type="gramEnd"/>
      <w:r w:rsidRPr="00FB667F">
        <w:t xml:space="preserve"> and other operating expenses in the light of the functions performed, assets used and risks </w:t>
      </w:r>
      <w:proofErr w:type="gramStart"/>
      <w:r w:rsidRPr="00FB667F">
        <w:t>assumed, and</w:t>
      </w:r>
      <w:proofErr w:type="gramEnd"/>
      <w:r w:rsidRPr="00FB667F">
        <w:t xml:space="preserve">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proofErr w:type="gramStart"/>
      <w:r w:rsidRPr="00305322">
        <w:t>The RPM</w:t>
      </w:r>
      <w:proofErr w:type="gramEnd"/>
      <w:r w:rsidRPr="00305322">
        <w:t xml:space="preserve">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w:t>
      </w:r>
      <w:proofErr w:type="gramStart"/>
      <w:r w:rsidRPr="00305322">
        <w:t>sold;</w:t>
      </w:r>
      <w:proofErr w:type="gramEnd"/>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w:t>
      </w:r>
      <w:proofErr w:type="gramStart"/>
      <w:r w:rsidRPr="00305322">
        <w:t>parties;</w:t>
      </w:r>
      <w:proofErr w:type="gramEnd"/>
      <w:r w:rsidRPr="00305322">
        <w:t xml:space="preserve">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 xml:space="preserve">or installing activities that lead to a change in the characteristics of the </w:t>
      </w:r>
      <w:proofErr w:type="gramStart"/>
      <w:r w:rsidRPr="004D3734">
        <w:t>products, and</w:t>
      </w:r>
      <w:proofErr w:type="gramEnd"/>
      <w:r w:rsidRPr="004D3734">
        <w:t xml:space="preserve">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w:t>
      </w:r>
      <w:proofErr w:type="gramStart"/>
      <w:r w:rsidRPr="00305322">
        <w:t>distributor;</w:t>
      </w:r>
      <w:proofErr w:type="gramEnd"/>
      <w:r w:rsidRPr="00305322">
        <w:t xml:space="preserve"> </w:t>
      </w:r>
    </w:p>
    <w:p w14:paraId="18AB81D1" w14:textId="77777777" w:rsidR="00923508" w:rsidRPr="00305322" w:rsidRDefault="00923508" w:rsidP="00813322">
      <w:pPr>
        <w:pStyle w:val="ListBullet"/>
        <w:jc w:val="both"/>
      </w:pPr>
      <w:r w:rsidRPr="00305322">
        <w:t xml:space="preserve">Growth and development level of the consumption market of the </w:t>
      </w:r>
      <w:proofErr w:type="gramStart"/>
      <w:r w:rsidRPr="00305322">
        <w:t>product;</w:t>
      </w:r>
      <w:proofErr w:type="gramEnd"/>
      <w:r w:rsidRPr="00305322">
        <w:t xml:space="preserve">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2360" w:name="_Toc514923629"/>
      <w:r>
        <w:t xml:space="preserve">The </w:t>
      </w:r>
      <w:r w:rsidR="00923508" w:rsidRPr="0097122B">
        <w:t>CPLM</w:t>
      </w:r>
      <w:bookmarkEnd w:id="2360"/>
    </w:p>
    <w:p w14:paraId="64916FE3" w14:textId="77777777" w:rsidR="00923508" w:rsidRPr="00FB667F" w:rsidRDefault="00923508" w:rsidP="00813322">
      <w:pPr>
        <w:pStyle w:val="BodyText"/>
        <w:jc w:val="both"/>
      </w:pPr>
      <w:r w:rsidRPr="00FB667F">
        <w:t xml:space="preserve">Under </w:t>
      </w:r>
      <w:r>
        <w:t>the CPLM</w:t>
      </w:r>
      <w:r w:rsidRPr="00FB667F">
        <w:t xml:space="preserve">, arm’s length transfer prices are established </w:t>
      </w:r>
      <w:proofErr w:type="gramStart"/>
      <w:r w:rsidRPr="00FB667F">
        <w:t>by</w:t>
      </w:r>
      <w:proofErr w:type="gramEnd"/>
      <w:r w:rsidRPr="00FB667F">
        <w:t xml:space="preserve">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w:t>
      </w:r>
      <w:proofErr w:type="gramStart"/>
      <w:r w:rsidRPr="00FB667F">
        <w:t>mark up</w:t>
      </w:r>
      <w:proofErr w:type="gramEnd"/>
      <w:r w:rsidRPr="00FB667F">
        <w:t xml:space="preserve">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 xml:space="preserve">The gross </w:t>
      </w:r>
      <w:proofErr w:type="gramStart"/>
      <w:r w:rsidRPr="00FB667F">
        <w:t>cost plus</w:t>
      </w:r>
      <w:proofErr w:type="gramEnd"/>
      <w:r w:rsidRPr="00FB667F">
        <w:t xml:space="preserve"> mark-up of the supplier in the controlled transaction should ideally be established by reference to the </w:t>
      </w:r>
      <w:proofErr w:type="gramStart"/>
      <w:r w:rsidRPr="00FB667F">
        <w:t>cost plus</w:t>
      </w:r>
      <w:proofErr w:type="gramEnd"/>
      <w:r w:rsidRPr="00FB667F">
        <w:t xml:space="preserve"> mark-up that the same supplier earns in a comparable uncontrolled transaction (i.e. an internal comparison). Where this is not possible, the </w:t>
      </w:r>
      <w:proofErr w:type="gramStart"/>
      <w:r w:rsidRPr="00FB667F">
        <w:t>cost plus</w:t>
      </w:r>
      <w:proofErr w:type="gramEnd"/>
      <w:r w:rsidRPr="00FB667F">
        <w:t xml:space="preserve"> mark-up may be established by reference to the </w:t>
      </w:r>
      <w:proofErr w:type="gramStart"/>
      <w:r w:rsidRPr="00FB667F">
        <w:t>cost plus</w:t>
      </w:r>
      <w:proofErr w:type="gramEnd"/>
      <w:r w:rsidRPr="00FB667F">
        <w:t xml:space="preserve"> mark-up that independent enterprises earn in comparable uncontrolled transactions (i.e. an external comparable).</w:t>
      </w:r>
    </w:p>
    <w:p w14:paraId="19470BB4" w14:textId="322B338E" w:rsidR="00923508" w:rsidRDefault="00923508" w:rsidP="00813322">
      <w:pPr>
        <w:pStyle w:val="BodyText"/>
        <w:jc w:val="both"/>
      </w:pPr>
      <w:proofErr w:type="gramStart"/>
      <w:r>
        <w:lastRenderedPageBreak/>
        <w:t>The CPLM</w:t>
      </w:r>
      <w:proofErr w:type="gramEnd"/>
      <w:r>
        <w:t xml:space="preserve">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w:t>
      </w:r>
      <w:proofErr w:type="gramStart"/>
      <w:r w:rsidRPr="000E4396">
        <w:t>is not applied</w:t>
      </w:r>
      <w:proofErr w:type="gramEnd"/>
      <w:r w:rsidRPr="000E4396">
        <w:t xml:space="preserve">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proofErr w:type="gramStart"/>
      <w:r w:rsidRPr="00FB667F">
        <w:t>impact</w:t>
      </w:r>
      <w:r>
        <w:t>s</w:t>
      </w:r>
      <w:proofErr w:type="gramEnd"/>
      <w:r>
        <w:t xml:space="preserve"> on</w:t>
      </w:r>
      <w:r w:rsidRPr="00FB667F">
        <w:t xml:space="preserve"> a gross </w:t>
      </w:r>
      <w:proofErr w:type="gramStart"/>
      <w:r w:rsidRPr="00FB667F">
        <w:t>cost plus</w:t>
      </w:r>
      <w:proofErr w:type="gramEnd"/>
      <w:r w:rsidRPr="00FB667F">
        <w:t xml:space="preserve">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w:t>
      </w:r>
      <w:proofErr w:type="gramStart"/>
      <w:r w:rsidRPr="007F7982">
        <w:t>services;</w:t>
      </w:r>
      <w:proofErr w:type="gramEnd"/>
      <w:r w:rsidRPr="007F7982">
        <w:t xml:space="preserve">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w:t>
      </w:r>
      <w:proofErr w:type="gramStart"/>
      <w:r w:rsidRPr="007F7982">
        <w:t>of</w:t>
      </w:r>
      <w:proofErr w:type="gramEnd"/>
      <w:r w:rsidRPr="007F7982">
        <w:t xml:space="preserve"> the taxpayer and independent comparables.  </w:t>
      </w:r>
    </w:p>
    <w:p w14:paraId="4838B2D0" w14:textId="78CAF187" w:rsidR="00923508" w:rsidRPr="0097122B" w:rsidRDefault="00D02102" w:rsidP="00543CC3">
      <w:pPr>
        <w:pStyle w:val="AppendixHeading3"/>
        <w:ind w:hanging="965"/>
        <w:outlineLvl w:val="2"/>
      </w:pPr>
      <w:bookmarkStart w:id="2361" w:name="_Toc514923630"/>
      <w:r>
        <w:t xml:space="preserve">The </w:t>
      </w:r>
      <w:r w:rsidR="00923508" w:rsidRPr="0097122B">
        <w:t>CPM</w:t>
      </w:r>
      <w:bookmarkEnd w:id="2361"/>
    </w:p>
    <w:p w14:paraId="4230A55C" w14:textId="1CA0CC12" w:rsidR="00923508" w:rsidRDefault="00923508" w:rsidP="00813322">
      <w:pPr>
        <w:pStyle w:val="BodyText"/>
        <w:jc w:val="both"/>
      </w:pPr>
      <w:r>
        <w:t>The CPM</w:t>
      </w:r>
      <w:r w:rsidRPr="00FB667F">
        <w:t xml:space="preserve"> examines </w:t>
      </w:r>
      <w:proofErr w:type="gramStart"/>
      <w:r w:rsidRPr="00FB667F">
        <w:t>whether or not</w:t>
      </w:r>
      <w:proofErr w:type="gramEnd"/>
      <w:r w:rsidRPr="00FB667F">
        <w:t xml:space="preserve"> the net profit margins </w:t>
      </w:r>
      <w:proofErr w:type="spellStart"/>
      <w:r w:rsidRPr="00FB667F">
        <w:t>realised</w:t>
      </w:r>
      <w:proofErr w:type="spellEnd"/>
      <w:r w:rsidRPr="00FB667F">
        <w:t xml:space="preserve">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w:t>
      </w:r>
      <w:proofErr w:type="gramStart"/>
      <w:r w:rsidRPr="0012758C">
        <w:t>method;</w:t>
      </w:r>
      <w:proofErr w:type="gramEnd"/>
      <w:r w:rsidRPr="0012758C">
        <w:t xml:space="preserve">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 xml:space="preserve">independent comparable </w:t>
      </w:r>
      <w:proofErr w:type="gramStart"/>
      <w:r>
        <w:t>companies</w:t>
      </w:r>
      <w:r w:rsidRPr="0012758C">
        <w:t>;</w:t>
      </w:r>
      <w:proofErr w:type="gramEnd"/>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w:t>
      </w:r>
      <w:proofErr w:type="gramStart"/>
      <w:r w:rsidRPr="0012758C">
        <w:t>CPLM;</w:t>
      </w:r>
      <w:proofErr w:type="gramEnd"/>
      <w:r w:rsidRPr="0012758C">
        <w:t xml:space="preserve">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w:t>
      </w:r>
      <w:proofErr w:type="gramStart"/>
      <w:r w:rsidRPr="0094317C">
        <w:t>risks;</w:t>
      </w:r>
      <w:proofErr w:type="gramEnd"/>
      <w:r w:rsidRPr="0094317C">
        <w:t xml:space="preserve"> </w:t>
      </w:r>
    </w:p>
    <w:p w14:paraId="28AEDA02" w14:textId="77777777" w:rsidR="00923508" w:rsidRDefault="00923508" w:rsidP="00923508">
      <w:pPr>
        <w:pStyle w:val="ListBullet"/>
      </w:pPr>
      <w:r>
        <w:t>E</w:t>
      </w:r>
      <w:r w:rsidRPr="0094317C">
        <w:t xml:space="preserve">conomic </w:t>
      </w:r>
      <w:proofErr w:type="gramStart"/>
      <w:r w:rsidRPr="0094317C">
        <w:t>conditions;</w:t>
      </w:r>
      <w:proofErr w:type="gramEnd"/>
      <w:r w:rsidRPr="0094317C">
        <w:t xml:space="preserve">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2362" w:name="_Toc514923631"/>
      <w:bookmarkStart w:id="2363" w:name="_Toc516668454"/>
      <w:bookmarkStart w:id="2364" w:name="_Toc526104647"/>
      <w:bookmarkStart w:id="2365" w:name="_Toc90906502"/>
      <w:bookmarkStart w:id="2366" w:name="_Toc220570378"/>
      <w:bookmarkStart w:id="2367" w:name="_Toc170131445"/>
      <w:r>
        <w:t xml:space="preserve">The </w:t>
      </w:r>
      <w:r w:rsidR="00923508" w:rsidRPr="0097122B">
        <w:t>PSM</w:t>
      </w:r>
      <w:bookmarkEnd w:id="2362"/>
      <w:bookmarkEnd w:id="2363"/>
      <w:bookmarkEnd w:id="2364"/>
      <w:bookmarkEnd w:id="2365"/>
      <w:bookmarkEnd w:id="2366"/>
      <w:bookmarkEnd w:id="2367"/>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w:t>
      </w:r>
      <w:proofErr w:type="gramStart"/>
      <w:r w:rsidRPr="00FB667F">
        <w:t>on the basis of</w:t>
      </w:r>
      <w:proofErr w:type="gramEnd"/>
      <w:r w:rsidRPr="00FB667F">
        <w:t xml:space="preserve"> what would be economically anticipated if the enterprises had been transacting at arm’s length.  </w:t>
      </w:r>
    </w:p>
    <w:p w14:paraId="46C3239A" w14:textId="77777777" w:rsidR="00923508" w:rsidRDefault="00923508" w:rsidP="00813322">
      <w:pPr>
        <w:pStyle w:val="BodyText"/>
        <w:jc w:val="both"/>
      </w:pPr>
      <w:r>
        <w:t xml:space="preserve">The taxpayer’s adjusted profit shall be split </w:t>
      </w:r>
      <w:proofErr w:type="gramStart"/>
      <w:r>
        <w:t>on the basis of</w:t>
      </w:r>
      <w:proofErr w:type="gramEnd"/>
      <w:r>
        <w:t xml:space="preserve">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 xml:space="preserve">ds.  The residual profit is calculated based on the </w:t>
      </w:r>
      <w:proofErr w:type="gramStart"/>
      <w:r>
        <w:t>profit split</w:t>
      </w:r>
      <w:proofErr w:type="gramEnd"/>
      <w:r>
        <w:t xml:space="preserve"> ratio which is based on one or more factors such as revenues, costs, assets or human resources of related parties participating in the </w:t>
      </w:r>
      <w:proofErr w:type="gramStart"/>
      <w:r>
        <w:t>transactions, and</w:t>
      </w:r>
      <w:proofErr w:type="gramEnd"/>
      <w:r>
        <w:t xml:space="preserve"> must comply with the arm’s length principle.</w:t>
      </w:r>
    </w:p>
    <w:p w14:paraId="0A427B62" w14:textId="77777777" w:rsidR="00923508" w:rsidRDefault="00923508" w:rsidP="00813322">
      <w:pPr>
        <w:pStyle w:val="BodyText"/>
        <w:jc w:val="both"/>
      </w:pPr>
      <w:r>
        <w:t xml:space="preserve">If there </w:t>
      </w:r>
      <w:proofErr w:type="gramStart"/>
      <w:r>
        <w:t>is</w:t>
      </w:r>
      <w:proofErr w:type="gramEnd"/>
      <w:r>
        <w:t xml:space="preserve">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w:t>
      </w:r>
      <w:proofErr w:type="gramStart"/>
      <w:r>
        <w:t>parties;</w:t>
      </w:r>
      <w:proofErr w:type="gramEnd"/>
      <w:r>
        <w:t xml:space="preserve">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 xml:space="preserve">axpayers </w:t>
      </w:r>
      <w:proofErr w:type="gramStart"/>
      <w:r w:rsidRPr="00FE5904">
        <w:t>perform</w:t>
      </w:r>
      <w:r>
        <w:t>ing</w:t>
      </w:r>
      <w:proofErr w:type="gramEnd"/>
      <w:r w:rsidRPr="00FE5904">
        <w:t xml:space="preserve"> </w:t>
      </w:r>
      <w:proofErr w:type="gramStart"/>
      <w:r w:rsidRPr="000E4396">
        <w:rPr>
          <w:rFonts w:cs="Arial"/>
        </w:rPr>
        <w:t>full-fledge</w:t>
      </w:r>
      <w:r>
        <w:rPr>
          <w:rFonts w:cs="Arial"/>
        </w:rPr>
        <w:t>d</w:t>
      </w:r>
      <w:proofErr w:type="gramEnd"/>
      <w:r w:rsidRPr="000E4396">
        <w:rPr>
          <w:rFonts w:cs="Arial"/>
        </w:rPr>
        <w:t xml:space="preserve"> </w:t>
      </w:r>
      <w:r w:rsidRPr="00FE5904">
        <w:t>function</w:t>
      </w:r>
      <w:r>
        <w:t>s</w:t>
      </w:r>
      <w:r w:rsidRPr="00FE5904">
        <w:t xml:space="preserve"> </w:t>
      </w:r>
      <w:proofErr w:type="gramStart"/>
      <w:r w:rsidRPr="00FE5904">
        <w:t>with regard to</w:t>
      </w:r>
      <w:proofErr w:type="gramEnd"/>
      <w:r w:rsidRPr="00FE5904">
        <w:t xml:space="preserve">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2368" w:name="_Ref17725270"/>
      <w:bookmarkStart w:id="2369" w:name="_Toc90906503"/>
      <w:bookmarkStart w:id="2370" w:name="_Toc220570379"/>
      <w:bookmarkStart w:id="2371" w:name="_Toc170131446"/>
      <w:r>
        <w:lastRenderedPageBreak/>
        <w:t xml:space="preserve">Search </w:t>
      </w:r>
      <w:r w:rsidR="00875A75">
        <w:t>for comparable companies</w:t>
      </w:r>
      <w:bookmarkEnd w:id="2368"/>
      <w:bookmarkEnd w:id="2369"/>
      <w:bookmarkEnd w:id="2370"/>
      <w:bookmarkEnd w:id="2371"/>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 xml:space="preserve">he search </w:t>
      </w:r>
      <w:proofErr w:type="gramStart"/>
      <w:r w:rsidR="00971226" w:rsidRPr="00FB667F">
        <w:rPr>
          <w:rFonts w:eastAsia="MS PMincho" w:cs="Arial"/>
          <w:lang w:eastAsia="ja-JP"/>
        </w:rPr>
        <w:t>process</w:t>
      </w:r>
      <w:proofErr w:type="gramEnd"/>
      <w:r w:rsidR="00971226" w:rsidRPr="00FB667F">
        <w:rPr>
          <w:rFonts w:eastAsia="MS PMincho" w:cs="Arial"/>
          <w:lang w:eastAsia="ja-JP"/>
        </w:rPr>
        <w:t xml:space="preserve">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Step 1</w:t>
      </w:r>
      <w:proofErr w:type="gramStart"/>
      <w:r w:rsidRPr="00FB667F">
        <w:rPr>
          <w:rFonts w:eastAsia="MS PMincho"/>
          <w:lang w:eastAsia="ja-JP"/>
        </w:rPr>
        <w:t xml:space="preserve">: </w:t>
      </w:r>
      <w:r w:rsidRPr="00FB667F">
        <w:rPr>
          <w:rFonts w:eastAsia="MS PMincho"/>
          <w:lang w:eastAsia="ja-JP"/>
        </w:rPr>
        <w:tab/>
        <w:t>Database</w:t>
      </w:r>
      <w:proofErr w:type="gramEnd"/>
      <w:r w:rsidRPr="00FB667F">
        <w:rPr>
          <w:rFonts w:eastAsia="MS PMincho"/>
          <w:lang w:eastAsia="ja-JP"/>
        </w:rPr>
        <w:t xml:space="preserve"> </w:t>
      </w:r>
      <w:proofErr w:type="gramStart"/>
      <w:r w:rsidRPr="00FB667F">
        <w:rPr>
          <w:rFonts w:eastAsia="MS PMincho"/>
          <w:lang w:eastAsia="ja-JP"/>
        </w:rPr>
        <w:t>search</w:t>
      </w:r>
      <w:r w:rsidRPr="00FB667F">
        <w:t>;</w:t>
      </w:r>
      <w:proofErr w:type="gramEnd"/>
    </w:p>
    <w:p w14:paraId="433E0FEC" w14:textId="77777777" w:rsidR="00971226" w:rsidRPr="00FB667F" w:rsidRDefault="00971226" w:rsidP="00813322">
      <w:pPr>
        <w:pStyle w:val="ListBullet"/>
        <w:jc w:val="both"/>
      </w:pPr>
      <w:r w:rsidRPr="00FB667F">
        <w:rPr>
          <w:rFonts w:eastAsia="MS PMincho"/>
          <w:lang w:eastAsia="ja-JP"/>
        </w:rPr>
        <w:t>Step 2</w:t>
      </w:r>
      <w:proofErr w:type="gramStart"/>
      <w:r w:rsidRPr="00FB667F">
        <w:rPr>
          <w:rFonts w:eastAsia="MS PMincho"/>
          <w:lang w:eastAsia="ja-JP"/>
        </w:rPr>
        <w:t xml:space="preserve">: </w:t>
      </w:r>
      <w:r w:rsidRPr="00FB667F">
        <w:rPr>
          <w:rFonts w:eastAsia="MS PMincho"/>
          <w:lang w:eastAsia="ja-JP"/>
        </w:rPr>
        <w:tab/>
        <w:t>Quantitative</w:t>
      </w:r>
      <w:proofErr w:type="gramEnd"/>
      <w:r w:rsidRPr="00FB667F">
        <w:rPr>
          <w:rFonts w:eastAsia="MS PMincho"/>
          <w:lang w:eastAsia="ja-JP"/>
        </w:rPr>
        <w:t xml:space="preser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Step 3</w:t>
      </w:r>
      <w:proofErr w:type="gramStart"/>
      <w:r w:rsidRPr="00FB667F">
        <w:rPr>
          <w:rFonts w:eastAsia="MS PMincho"/>
          <w:lang w:eastAsia="ja-JP"/>
        </w:rPr>
        <w:t xml:space="preserve">: </w:t>
      </w:r>
      <w:r w:rsidRPr="00FB667F">
        <w:rPr>
          <w:rFonts w:eastAsia="MS PMincho"/>
          <w:lang w:eastAsia="ja-JP"/>
        </w:rPr>
        <w:tab/>
        <w:t>Qualitative</w:t>
      </w:r>
      <w:proofErr w:type="gramEnd"/>
      <w:r w:rsidRPr="00FB667F">
        <w:rPr>
          <w:rFonts w:eastAsia="MS PMincho"/>
          <w:lang w:eastAsia="ja-JP"/>
        </w:rPr>
        <w:t xml:space="preser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2372" w:name="_Toc391643537"/>
      <w:bookmarkStart w:id="2373" w:name="_Toc431389346"/>
      <w:bookmarkStart w:id="2374" w:name="_Toc451015984"/>
      <w:bookmarkStart w:id="2375" w:name="_Toc447229093"/>
      <w:bookmarkStart w:id="2376" w:name="_Toc458670417"/>
      <w:bookmarkStart w:id="2377" w:name="_Toc508216446"/>
      <w:bookmarkStart w:id="2378" w:name="_Toc442109513"/>
      <w:bookmarkStart w:id="2379" w:name="_Toc514923633"/>
      <w:bookmarkStart w:id="2380" w:name="_Toc516668456"/>
      <w:bookmarkStart w:id="2381" w:name="_Toc526104649"/>
      <w:bookmarkStart w:id="2382" w:name="_Ref17141630"/>
      <w:bookmarkStart w:id="2383" w:name="_Toc90906504"/>
      <w:bookmarkStart w:id="2384" w:name="_Toc220570380"/>
      <w:bookmarkStart w:id="2385" w:name="_Toc170131447"/>
      <w:r w:rsidRPr="0097122B">
        <w:t xml:space="preserve">Search for </w:t>
      </w:r>
      <w:r w:rsidR="00AF0C53">
        <w:t>Vietnamese</w:t>
      </w:r>
      <w:r w:rsidRPr="0097122B">
        <w:t xml:space="preserve"> comparable companies</w:t>
      </w:r>
      <w:bookmarkStart w:id="2386" w:name="_Toc431389347"/>
      <w:bookmarkStart w:id="2387" w:name="_Toc451015985"/>
      <w:bookmarkStart w:id="2388" w:name="_Toc447229094"/>
      <w:bookmarkStart w:id="2389" w:name="_Toc458670418"/>
      <w:bookmarkStart w:id="2390" w:name="_Toc442109514"/>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p>
    <w:p w14:paraId="247FD265" w14:textId="3713ECB9" w:rsidR="00AA4CEE" w:rsidRPr="00010D15" w:rsidRDefault="00AA4CEE" w:rsidP="00AA4CEE">
      <w:pPr>
        <w:pStyle w:val="AppendixHeading3"/>
        <w:ind w:hanging="965"/>
        <w:outlineLvl w:val="2"/>
      </w:pPr>
      <w:bookmarkStart w:id="2391" w:name="_Toc431389351"/>
      <w:bookmarkStart w:id="2392" w:name="_Toc451015989"/>
      <w:bookmarkStart w:id="2393" w:name="_Toc447229098"/>
      <w:bookmarkStart w:id="2394" w:name="_Toc458670422"/>
      <w:bookmarkStart w:id="2395" w:name="_Toc508216451"/>
      <w:bookmarkStart w:id="2396" w:name="_Toc514923638"/>
      <w:bookmarkStart w:id="2397" w:name="_Toc442109518"/>
      <w:r w:rsidRPr="00FB667F">
        <w:t>Step 1.</w:t>
      </w:r>
      <w:r>
        <w:t xml:space="preserve"> </w:t>
      </w:r>
      <w:r w:rsidR="00984855">
        <w:t>D</w:t>
      </w:r>
      <w:r w:rsidRPr="00FB667F">
        <w:t>atabase search</w:t>
      </w:r>
      <w:bookmarkEnd w:id="2391"/>
      <w:bookmarkEnd w:id="2392"/>
      <w:bookmarkEnd w:id="2393"/>
      <w:bookmarkEnd w:id="2394"/>
      <w:bookmarkEnd w:id="2395"/>
      <w:bookmarkEnd w:id="2396"/>
      <w:r w:rsidRPr="00FB667F" w:rsidDel="002C77FA">
        <w:t xml:space="preserve"> </w:t>
      </w:r>
      <w:bookmarkEnd w:id="2397"/>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xml:space="preserve">”) database.  The TP Cat database contains financial information on over seven </w:t>
      </w:r>
      <w:proofErr w:type="gramStart"/>
      <w:r w:rsidRPr="00D832A6">
        <w:rPr>
          <w:rFonts w:cs="Arial"/>
        </w:rPr>
        <w:t>million of</w:t>
      </w:r>
      <w:proofErr w:type="gramEnd"/>
      <w:r w:rsidRPr="00D832A6">
        <w:rPr>
          <w:rFonts w:cs="Arial"/>
        </w:rPr>
        <w:t xml:space="preserve"> public and private companies in the Asia- Pacific region.  The TP Cat database also incorporates a sophisticated feature that allows us to search businesses listed in the database by industry description and gives us the ability to set automated </w:t>
      </w:r>
      <w:proofErr w:type="gramStart"/>
      <w:r w:rsidRPr="00D832A6">
        <w:rPr>
          <w:rFonts w:cs="Arial"/>
        </w:rPr>
        <w:t xml:space="preserve">select / </w:t>
      </w:r>
      <w:proofErr w:type="gramEnd"/>
      <w:r w:rsidRPr="00D832A6">
        <w:rPr>
          <w:rFonts w:cs="Arial"/>
        </w:rPr>
        <w:t xml:space="preserve">reject criteria.  Furthermore, it also provides financial information that is disclosed in the </w:t>
      </w:r>
      <w:proofErr w:type="gramStart"/>
      <w:r w:rsidRPr="00D832A6">
        <w:rPr>
          <w:rFonts w:cs="Arial"/>
        </w:rPr>
        <w:t>audited financial statements</w:t>
      </w:r>
      <w:proofErr w:type="gramEnd"/>
      <w:r w:rsidRPr="00D832A6">
        <w:rPr>
          <w:rFonts w:cs="Arial"/>
        </w:rPr>
        <w:t xml:space="preserve"> </w:t>
      </w:r>
      <w:proofErr w:type="gramStart"/>
      <w:r w:rsidRPr="00D832A6">
        <w:rPr>
          <w:rFonts w:cs="Arial"/>
        </w:rPr>
        <w:t>of</w:t>
      </w:r>
      <w:proofErr w:type="gramEnd"/>
      <w:r w:rsidRPr="00D832A6">
        <w:rPr>
          <w:rFonts w:cs="Arial"/>
        </w:rPr>
        <w:t xml:space="preserve"> the </w:t>
      </w:r>
      <w:proofErr w:type="gramStart"/>
      <w:r w:rsidRPr="00D832A6">
        <w:rPr>
          <w:rFonts w:cs="Arial"/>
        </w:rPr>
        <w:t>companies</w:t>
      </w:r>
      <w:proofErr w:type="gramEnd"/>
      <w:r w:rsidRPr="00D832A6">
        <w:rPr>
          <w:rFonts w:cs="Arial"/>
        </w:rPr>
        <w:t xml:space="preserve"> including the ownership details of the company and names of subsidiaries.</w:t>
      </w:r>
    </w:p>
    <w:p w14:paraId="34F9D50F" w14:textId="01C83A1A" w:rsidR="00377AE1" w:rsidRPr="008A1EB8" w:rsidRDefault="00377AE1" w:rsidP="00813322">
      <w:pPr>
        <w:pStyle w:val="AppendixHeading4"/>
        <w:ind w:hanging="965"/>
        <w:jc w:val="both"/>
        <w:outlineLvl w:val="3"/>
        <w:rPr>
          <w:noProof/>
        </w:rPr>
      </w:pPr>
      <w:r w:rsidRPr="008A1EB8">
        <w:rPr>
          <w:noProof/>
        </w:rPr>
        <w:t>Company status</w:t>
      </w:r>
      <w:del w:id="2398" w:author="KPMG_PQH" w:date="2026-04-07T11:25:00Z" w16du:dateUtc="2026-04-07T04:25:00Z">
        <w:r w:rsidRPr="008A1EB8">
          <w:rPr>
            <w:noProof/>
          </w:rPr>
          <w:delText xml:space="preserve"> and type</w:delText>
        </w:r>
      </w:del>
    </w:p>
    <w:p w14:paraId="36564ED4" w14:textId="63AFA9D9" w:rsidR="008A6074" w:rsidRPr="00743C24" w:rsidRDefault="00D630D1" w:rsidP="00813322">
      <w:pPr>
        <w:pStyle w:val="BodyText"/>
        <w:jc w:val="both"/>
      </w:pPr>
      <w:r w:rsidRPr="00D630D1">
        <w:t xml:space="preserve">We </w:t>
      </w:r>
      <w:ins w:id="2399" w:author="KPMG_PQH" w:date="2026-04-07T11:25:00Z" w16du:dateUtc="2026-04-07T04:25:00Z">
        <w:r w:rsidRPr="00D630D1">
          <w:t xml:space="preserve">only </w:t>
        </w:r>
      </w:ins>
      <w:r w:rsidRPr="00D630D1">
        <w:t xml:space="preserve">selected </w:t>
      </w:r>
      <w:del w:id="2400" w:author="KPMG_PQH" w:date="2026-04-07T11:25:00Z" w16du:dateUtc="2026-04-07T04:25:00Z">
        <w:r w:rsidR="00377AE1" w:rsidRPr="008A1EB8">
          <w:rPr>
            <w:rFonts w:cs="Arial"/>
            <w:lang w:eastAsia="zh-CN"/>
          </w:rPr>
          <w:delText>only</w:delText>
        </w:r>
      </w:del>
      <w:ins w:id="2401" w:author="KPMG_PQH" w:date="2026-04-07T11:25:00Z" w16du:dateUtc="2026-04-07T04:25:00Z">
        <w:r w:rsidRPr="00D630D1">
          <w:t>active</w:t>
        </w:r>
      </w:ins>
      <w:r w:rsidRPr="00D630D1">
        <w:t xml:space="preserve"> companies </w:t>
      </w:r>
      <w:del w:id="2402" w:author="KPMG_PQH" w:date="2026-04-07T11:25:00Z" w16du:dateUtc="2026-04-07T04:25:00Z">
        <w:r w:rsidR="00377AE1" w:rsidRPr="008A1EB8">
          <w:rPr>
            <w:rFonts w:cs="Arial"/>
            <w:lang w:eastAsia="zh-CN"/>
          </w:rPr>
          <w:delText>that are publicly listed and active</w:delText>
        </w:r>
      </w:del>
      <w:ins w:id="2403" w:author="KPMG_PQH" w:date="2026-04-07T11:25:00Z" w16du:dateUtc="2026-04-07T04:25:00Z">
        <w:r w:rsidR="00D965E1">
          <w:t>or</w:t>
        </w:r>
        <w:r w:rsidRPr="00D630D1">
          <w:t xml:space="preserve"> companies with unknown </w:t>
        </w:r>
        <w:proofErr w:type="gramStart"/>
        <w:r w:rsidRPr="00D630D1">
          <w:t>situation</w:t>
        </w:r>
      </w:ins>
      <w:proofErr w:type="gramEnd"/>
      <w:r w:rsidRPr="00D630D1">
        <w:t>.</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5"/>
      </w:r>
    </w:p>
    <w:p w14:paraId="57EB954C" w14:textId="77777777" w:rsidR="00C54BC2" w:rsidRDefault="00C54BC2" w:rsidP="00813322">
      <w:pPr>
        <w:pStyle w:val="BodyText"/>
        <w:jc w:val="both"/>
        <w:rPr>
          <w:lang w:eastAsia="zh-CN"/>
        </w:rPr>
      </w:pPr>
      <w:r>
        <w:rPr>
          <w:lang w:eastAsia="zh-CN"/>
        </w:rPr>
        <w:t>According to HMV’s Business Registration Certificate and under Decision No.27/2018/QD-</w:t>
      </w:r>
      <w:proofErr w:type="spellStart"/>
      <w:r>
        <w:rPr>
          <w:lang w:eastAsia="zh-CN"/>
        </w:rPr>
        <w:t>TTg</w:t>
      </w:r>
      <w:proofErr w:type="spellEnd"/>
      <w:r>
        <w:rPr>
          <w:lang w:eastAsia="zh-CN"/>
        </w:rPr>
        <w:t xml:space="preserve">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lastRenderedPageBreak/>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w:t>
      </w:r>
      <w:proofErr w:type="gramStart"/>
      <w:r>
        <w:rPr>
          <w:lang w:eastAsia="zh-CN"/>
        </w:rPr>
        <w:t>contains</w:t>
      </w:r>
      <w:proofErr w:type="gramEnd"/>
      <w:r>
        <w:rPr>
          <w:lang w:eastAsia="zh-CN"/>
        </w:rPr>
        <w:t xml:space="preserve"> companies operating not only in leather processing industry but also in wearing apparel industry in general. These are the codes with highest comparability with HMV’s industry class and division under the Vietnamese regulations. </w:t>
      </w:r>
    </w:p>
    <w:p w14:paraId="431D24CF" w14:textId="1A1F53C3" w:rsidR="00C54BC2" w:rsidRDefault="00C54BC2" w:rsidP="00D15108">
      <w:pPr>
        <w:pStyle w:val="BodyText"/>
        <w:jc w:val="both"/>
        <w:rPr>
          <w:lang w:eastAsia="zh-CN"/>
        </w:rPr>
      </w:pPr>
      <w:r>
        <w:rPr>
          <w:lang w:eastAsia="zh-CN"/>
        </w:rPr>
        <w:t>The lists of selected</w:t>
      </w:r>
      <w:ins w:id="2404" w:author="KPMG_PQH" w:date="2026-04-07T11:25:00Z" w16du:dateUtc="2026-04-07T04:25:00Z">
        <w:r>
          <w:rPr>
            <w:lang w:eastAsia="zh-CN"/>
          </w:rPr>
          <w:t xml:space="preserve"> </w:t>
        </w:r>
        <w:r w:rsidR="009D7740">
          <w:rPr>
            <w:lang w:eastAsia="zh-CN"/>
          </w:rPr>
          <w:t>US</w:t>
        </w:r>
      </w:ins>
      <w:r w:rsidR="009D7740">
        <w:rPr>
          <w:lang w:eastAsia="zh-CN"/>
        </w:rPr>
        <w:t xml:space="preserve"> </w:t>
      </w:r>
      <w:r>
        <w:rPr>
          <w:lang w:eastAsia="zh-CN"/>
        </w:rPr>
        <w:t>SIC codes and NAICS codes are shown below:</w:t>
      </w:r>
    </w:p>
    <w:p w14:paraId="252C110B" w14:textId="24D014F5"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742399">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093B72D"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742399">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2405"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2405"/>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 xml:space="preserve">To increase the sample of potentially comparable companies, we also </w:t>
      </w:r>
      <w:proofErr w:type="spellStart"/>
      <w:r>
        <w:t>utilised</w:t>
      </w:r>
      <w:proofErr w:type="spellEnd"/>
      <w:r>
        <w:t xml:space="preserve"> the “text search” to include any company with business descriptions containing the following text: "gloves", "mittens", "sports gloves", "leather gloves", "sports accessory", "sports accessories", "leather accessory", "leather accessories", "sporting goods", "leather goods", "leather products"; and "</w:t>
      </w:r>
      <w:proofErr w:type="spellStart"/>
      <w:r>
        <w:t>manufactur</w:t>
      </w:r>
      <w:proofErr w:type="spellEnd"/>
      <w:r>
        <w:t>*", "process*", "</w:t>
      </w:r>
      <w:proofErr w:type="spellStart"/>
      <w:r>
        <w:t>produc</w:t>
      </w:r>
      <w:proofErr w:type="spellEnd"/>
      <w:r>
        <w:t>*".</w:t>
      </w:r>
    </w:p>
    <w:p w14:paraId="524EC6AA" w14:textId="6E0638BC" w:rsidR="00483A45" w:rsidRPr="00FB667F" w:rsidRDefault="00483A45" w:rsidP="00483A45">
      <w:pPr>
        <w:pStyle w:val="AppendixHeading4"/>
        <w:ind w:hanging="965"/>
        <w:outlineLvl w:val="3"/>
      </w:pPr>
      <w:r w:rsidRPr="00FB667F">
        <w:lastRenderedPageBreak/>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2406"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w:t>
      </w:r>
      <w:proofErr w:type="spellStart"/>
      <w:r w:rsidR="002209F2">
        <w:rPr>
          <w:rFonts w:ascii="Arial" w:eastAsia="STKaiti" w:hAnsi="Arial" w:cs="Arial"/>
          <w:color w:val="000000"/>
          <w:sz w:val="22"/>
          <w:szCs w:val="22"/>
          <w:lang w:eastAsia="zh-CN"/>
        </w:rPr>
        <w:t>BvD</w:t>
      </w:r>
      <w:proofErr w:type="spellEnd"/>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proofErr w:type="spellStart"/>
      <w:r w:rsidR="00623ACB">
        <w:rPr>
          <w:rFonts w:ascii="Arial" w:eastAsia="STKaiti" w:hAnsi="Arial" w:cs="Arial"/>
          <w:color w:val="000000"/>
          <w:sz w:val="22"/>
          <w:szCs w:val="22"/>
          <w:lang w:eastAsia="zh-CN"/>
        </w:rPr>
        <w:t>BvD</w:t>
      </w:r>
      <w:proofErr w:type="spellEnd"/>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7126C0C"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742399">
        <w:rPr>
          <w:noProof/>
        </w:rPr>
        <w:t>3</w:t>
      </w:r>
      <w:r w:rsidRPr="00D15108">
        <w:fldChar w:fldCharType="end"/>
      </w:r>
      <w:r w:rsidRPr="00D15108">
        <w:t xml:space="preserve">: </w:t>
      </w:r>
      <w:proofErr w:type="spellStart"/>
      <w:r w:rsidR="00623ACB">
        <w:t>BvD</w:t>
      </w:r>
      <w:proofErr w:type="spellEnd"/>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recorded with more than 50</w:t>
            </w:r>
            <w:proofErr w:type="gramStart"/>
            <w:r w:rsidRPr="00466115">
              <w:rPr>
                <w:rFonts w:asciiTheme="minorHAnsi" w:hAnsiTheme="minorHAnsi" w:cstheme="minorHAnsi"/>
                <w:sz w:val="18"/>
                <w:szCs w:val="18"/>
              </w:rPr>
              <w:t>% of</w:t>
            </w:r>
            <w:proofErr w:type="gramEnd"/>
            <w:r w:rsidRPr="00466115">
              <w:rPr>
                <w:rFonts w:asciiTheme="minorHAnsi" w:hAnsiTheme="minorHAnsi" w:cstheme="minorHAnsi"/>
                <w:sz w:val="18"/>
                <w:szCs w:val="18"/>
              </w:rPr>
              <w:t xml:space="preserve">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w:t>
            </w:r>
            <w:proofErr w:type="gramStart"/>
            <w:r w:rsidRPr="00466115">
              <w:rPr>
                <w:rFonts w:asciiTheme="minorHAnsi" w:hAnsiTheme="minorHAnsi" w:cstheme="minorHAnsi"/>
                <w:sz w:val="18"/>
                <w:szCs w:val="18"/>
              </w:rPr>
              <w:t>% of</w:t>
            </w:r>
            <w:proofErr w:type="gramEnd"/>
            <w:r w:rsidRPr="00466115">
              <w:rPr>
                <w:rFonts w:asciiTheme="minorHAnsi" w:hAnsiTheme="minorHAnsi" w:cstheme="minorHAnsi"/>
                <w:sz w:val="18"/>
                <w:szCs w:val="18"/>
              </w:rPr>
              <w:t xml:space="preserve">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w:t>
            </w:r>
            <w:proofErr w:type="gramStart"/>
            <w:r w:rsidRPr="00466115">
              <w:rPr>
                <w:rFonts w:asciiTheme="minorHAnsi" w:hAnsiTheme="minorHAnsi" w:cstheme="minorHAnsi"/>
                <w:sz w:val="18"/>
                <w:szCs w:val="18"/>
              </w:rPr>
              <w:t>recorded with</w:t>
            </w:r>
            <w:proofErr w:type="gramEnd"/>
            <w:r w:rsidRPr="00466115">
              <w:rPr>
                <w:rFonts w:asciiTheme="minorHAnsi" w:hAnsiTheme="minorHAnsi" w:cstheme="minorHAnsi"/>
                <w:sz w:val="18"/>
                <w:szCs w:val="18"/>
              </w:rPr>
              <w:t xml:space="preserve"> more than 50</w:t>
            </w:r>
            <w:proofErr w:type="gramStart"/>
            <w:r w:rsidRPr="00466115">
              <w:rPr>
                <w:rFonts w:asciiTheme="minorHAnsi" w:hAnsiTheme="minorHAnsi" w:cstheme="minorHAnsi"/>
                <w:sz w:val="18"/>
                <w:szCs w:val="18"/>
              </w:rPr>
              <w:t>% of</w:t>
            </w:r>
            <w:proofErr w:type="gramEnd"/>
            <w:r w:rsidRPr="00466115">
              <w:rPr>
                <w:rFonts w:asciiTheme="minorHAnsi" w:hAnsiTheme="minorHAnsi" w:cstheme="minorHAnsi"/>
                <w:sz w:val="18"/>
                <w:szCs w:val="18"/>
              </w:rPr>
              <w:t xml:space="preserve">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w:t>
            </w:r>
            <w:proofErr w:type="gramStart"/>
            <w:r w:rsidRPr="00466115">
              <w:rPr>
                <w:rFonts w:asciiTheme="minorHAnsi" w:hAnsiTheme="minorHAnsi" w:cstheme="minorHAnsi"/>
                <w:sz w:val="18"/>
                <w:szCs w:val="18"/>
              </w:rPr>
              <w:t>% of</w:t>
            </w:r>
            <w:proofErr w:type="gramEnd"/>
            <w:r w:rsidRPr="00466115">
              <w:rPr>
                <w:rFonts w:asciiTheme="minorHAnsi" w:hAnsiTheme="minorHAnsi" w:cstheme="minorHAnsi"/>
                <w:sz w:val="18"/>
                <w:szCs w:val="18"/>
              </w:rPr>
              <w:t xml:space="preserve">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6513E5D6" w:rsidR="005A466A" w:rsidRDefault="00066E01" w:rsidP="00D15108">
      <w:pPr>
        <w:pStyle w:val="BodyText"/>
        <w:jc w:val="both"/>
        <w:rPr>
          <w:rFonts w:eastAsia="MS PMincho" w:cs="Arial"/>
          <w:lang w:eastAsia="ja-JP"/>
        </w:rPr>
      </w:pPr>
      <w:r w:rsidRPr="00066E01">
        <w:rPr>
          <w:rFonts w:eastAsia="MS PMincho" w:cs="Arial"/>
          <w:lang w:eastAsia="ja-JP"/>
        </w:rPr>
        <w:t xml:space="preserve">We rejected all companies designated as </w:t>
      </w:r>
      <w:ins w:id="2407" w:author="KPMG_PQH" w:date="2026-04-07T11:25:00Z" w16du:dateUtc="2026-04-07T04:25:00Z">
        <w:r w:rsidR="00DB22D1">
          <w:rPr>
            <w:rFonts w:eastAsia="MS PMincho" w:cs="Arial"/>
            <w:lang w:eastAsia="ja-JP"/>
          </w:rPr>
          <w:t xml:space="preserve">B, </w:t>
        </w:r>
      </w:ins>
      <w:r w:rsidRPr="00066E01">
        <w:rPr>
          <w:rFonts w:eastAsia="MS PMincho" w:cs="Arial"/>
          <w:lang w:eastAsia="ja-JP"/>
        </w:rPr>
        <w:t>C</w:t>
      </w:r>
      <w:ins w:id="2408" w:author="KPMG_PQH" w:date="2026-04-07T11:25:00Z" w16du:dateUtc="2026-04-07T04:25:00Z">
        <w:r w:rsidR="00DB22D1">
          <w:rPr>
            <w:rFonts w:eastAsia="MS PMincho" w:cs="Arial"/>
            <w:lang w:eastAsia="ja-JP"/>
          </w:rPr>
          <w:t>,</w:t>
        </w:r>
        <w:r w:rsidRPr="00066E01">
          <w:rPr>
            <w:rFonts w:eastAsia="MS PMincho" w:cs="Arial"/>
            <w:lang w:eastAsia="ja-JP"/>
          </w:rPr>
          <w:t xml:space="preserve"> D</w:t>
        </w:r>
      </w:ins>
      <w:r w:rsidRPr="00066E01">
        <w:rPr>
          <w:rFonts w:eastAsia="MS PMincho" w:cs="Arial"/>
          <w:lang w:eastAsia="ja-JP"/>
        </w:rPr>
        <w:t xml:space="preserve"> </w:t>
      </w:r>
      <w:r w:rsidR="00DB22D1">
        <w:rPr>
          <w:rFonts w:eastAsia="MS PMincho" w:cs="Arial"/>
          <w:lang w:eastAsia="ja-JP"/>
        </w:rPr>
        <w:t xml:space="preserve">or </w:t>
      </w:r>
      <w:del w:id="2409" w:author="KPMG_PQH" w:date="2026-04-07T11:25:00Z" w16du:dateUtc="2026-04-07T04:25:00Z">
        <w:r w:rsidRPr="00066E01">
          <w:rPr>
            <w:rFonts w:eastAsia="MS PMincho" w:cs="Arial"/>
            <w:lang w:eastAsia="ja-JP"/>
          </w:rPr>
          <w:delText>D</w:delText>
        </w:r>
      </w:del>
      <w:ins w:id="2410" w:author="KPMG_PQH" w:date="2026-04-07T11:25:00Z" w16du:dateUtc="2026-04-07T04:25:00Z">
        <w:r w:rsidR="00DB22D1">
          <w:rPr>
            <w:rFonts w:eastAsia="MS PMincho" w:cs="Arial"/>
            <w:lang w:eastAsia="ja-JP"/>
          </w:rPr>
          <w:t>U</w:t>
        </w:r>
      </w:ins>
      <w:r w:rsidR="00DB22D1">
        <w:rPr>
          <w:rFonts w:eastAsia="MS PMincho" w:cs="Arial"/>
          <w:lang w:eastAsia="ja-JP"/>
        </w:rPr>
        <w:t xml:space="preserve"> </w:t>
      </w:r>
      <w:r w:rsidRPr="00066E01">
        <w:rPr>
          <w:rFonts w:eastAsia="MS PMincho" w:cs="Arial"/>
          <w:lang w:eastAsia="ja-JP"/>
        </w:rPr>
        <w:t>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5FB3B978" w:rsidR="004F060B" w:rsidRDefault="004F060B" w:rsidP="004F060B">
      <w:pPr>
        <w:pStyle w:val="Caption"/>
      </w:pPr>
      <w:r>
        <w:t>Table D-</w:t>
      </w:r>
      <w:r>
        <w:fldChar w:fldCharType="begin"/>
      </w:r>
      <w:r>
        <w:instrText xml:space="preserve"> SEQ Table_D- \* ARABIC </w:instrText>
      </w:r>
      <w:r>
        <w:fldChar w:fldCharType="separate"/>
      </w:r>
      <w:r w:rsidR="00742399">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108FC911" w:rsidR="00C54BC2" w:rsidRDefault="00850CC0">
            <w:pPr>
              <w:rPr>
                <w:rFonts w:ascii="Arial" w:hAnsi="Arial" w:cs="Arial"/>
                <w:sz w:val="18"/>
                <w:lang w:val="en-AU" w:eastAsia="en-US"/>
              </w:rPr>
            </w:pPr>
            <w:r w:rsidRPr="00850CC0">
              <w:rPr>
                <w:rFonts w:ascii="Arial" w:hAnsi="Arial" w:cs="Arial"/>
                <w:sz w:val="18"/>
                <w:lang w:val="en-AU" w:eastAsia="en-US"/>
              </w:rPr>
              <w:t xml:space="preserve">All </w:t>
            </w:r>
            <w:del w:id="2411" w:author="KPMG_PQH" w:date="2026-04-07T11:25:00Z" w16du:dateUtc="2026-04-07T04:25:00Z">
              <w:r w:rsidR="00C54BC2">
                <w:rPr>
                  <w:rFonts w:ascii="Arial" w:hAnsi="Arial" w:cs="Arial"/>
                  <w:sz w:val="18"/>
                  <w:lang w:val="en-AU" w:eastAsia="en-US"/>
                </w:rPr>
                <w:delText xml:space="preserve">active </w:delText>
              </w:r>
            </w:del>
            <w:r w:rsidRPr="00850CC0">
              <w:rPr>
                <w:rFonts w:ascii="Arial" w:hAnsi="Arial" w:cs="Arial"/>
                <w:sz w:val="18"/>
                <w:lang w:val="en-AU" w:eastAsia="en-US"/>
              </w:rPr>
              <w:t xml:space="preserve">companies </w:t>
            </w:r>
            <w:del w:id="2412" w:author="KPMG_PQH" w:date="2026-04-07T11:25:00Z" w16du:dateUtc="2026-04-07T04:25:00Z">
              <w:r w:rsidR="00C54BC2">
                <w:rPr>
                  <w:rFonts w:ascii="Arial" w:hAnsi="Arial" w:cs="Arial"/>
                  <w:sz w:val="18"/>
                  <w:lang w:val="en-AU" w:eastAsia="en-US"/>
                </w:rPr>
                <w:delText>and companies with unknown situation</w:delText>
              </w:r>
            </w:del>
            <w:ins w:id="2413" w:author="KPMG_PQH" w:date="2026-04-07T11:25:00Z" w16du:dateUtc="2026-04-07T04:25:00Z">
              <w:r w:rsidRPr="00850CC0">
                <w:rPr>
                  <w:rFonts w:ascii="Arial" w:hAnsi="Arial" w:cs="Arial"/>
                  <w:sz w:val="18"/>
                  <w:lang w:val="en-AU" w:eastAsia="en-US"/>
                </w:rPr>
                <w:t>in the scope of analysis</w:t>
              </w:r>
            </w:ins>
          </w:p>
        </w:tc>
        <w:tc>
          <w:tcPr>
            <w:tcW w:w="1209" w:type="dxa"/>
            <w:gridSpan w:val="2"/>
            <w:tcBorders>
              <w:top w:val="nil"/>
              <w:left w:val="nil"/>
              <w:bottom w:val="single" w:sz="4" w:space="0" w:color="auto"/>
              <w:right w:val="single" w:sz="4" w:space="0" w:color="auto"/>
            </w:tcBorders>
            <w:noWrap/>
            <w:vAlign w:val="center"/>
            <w:hideMark/>
          </w:tcPr>
          <w:p w14:paraId="4DADF1A9" w14:textId="77214A6B" w:rsidR="00C54BC2" w:rsidRDefault="00ED3C56">
            <w:pPr>
              <w:jc w:val="right"/>
              <w:rPr>
                <w:rFonts w:ascii="Arial" w:hAnsi="Arial" w:cs="Arial"/>
                <w:sz w:val="18"/>
                <w:lang w:val="en-AU" w:eastAsia="en-US"/>
              </w:rPr>
            </w:pPr>
            <w:del w:id="2414" w:author="KPMG_PQH" w:date="2026-04-07T11:25:00Z" w16du:dateUtc="2026-04-07T04:25:00Z">
              <w:r w:rsidRPr="00ED3C56">
                <w:rPr>
                  <w:rFonts w:ascii="Arial" w:hAnsi="Arial" w:cs="Arial"/>
                  <w:sz w:val="18"/>
                  <w:lang w:val="en-AU" w:eastAsia="en-US"/>
                </w:rPr>
                <w:delText>7,028,068</w:delText>
              </w:r>
            </w:del>
            <w:ins w:id="2415" w:author="KPMG_PQH" w:date="2026-04-07T11:25:00Z" w16du:dateUtc="2026-04-07T04:25:00Z">
              <w:r w:rsidR="009B1096" w:rsidRPr="009B1096">
                <w:rPr>
                  <w:rFonts w:ascii="Arial" w:hAnsi="Arial" w:cs="Arial"/>
                  <w:sz w:val="18"/>
                  <w:lang w:val="en-AU" w:eastAsia="en-US"/>
                </w:rPr>
                <w:t>8,063,208</w:t>
              </w:r>
            </w:ins>
          </w:p>
        </w:tc>
      </w:tr>
      <w:tr w:rsidR="00085A1A" w14:paraId="09F63953" w14:textId="57B5F3CE">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085A1A" w:rsidRDefault="00085A1A">
            <w:pPr>
              <w:jc w:val="center"/>
              <w:rPr>
                <w:rFonts w:ascii="Arial" w:hAnsi="Arial" w:cs="Arial"/>
                <w:sz w:val="18"/>
                <w:lang w:val="en-AU" w:eastAsia="en-US"/>
              </w:rPr>
            </w:pPr>
            <w:r>
              <w:rPr>
                <w:rFonts w:ascii="Arial" w:hAnsi="Arial" w:cs="Arial"/>
                <w:sz w:val="18"/>
                <w:lang w:val="en-AU" w:eastAsia="en-US"/>
              </w:rPr>
              <w:t>2</w:t>
            </w:r>
          </w:p>
        </w:tc>
        <w:tc>
          <w:tcPr>
            <w:tcW w:w="6660" w:type="dxa"/>
            <w:gridSpan w:val="2"/>
            <w:tcBorders>
              <w:top w:val="nil"/>
              <w:left w:val="nil"/>
              <w:bottom w:val="single" w:sz="4" w:space="0" w:color="auto"/>
              <w:right w:val="single" w:sz="4" w:space="0" w:color="auto"/>
            </w:tcBorders>
            <w:noWrap/>
            <w:vAlign w:val="center"/>
            <w:hideMark/>
          </w:tcPr>
          <w:p w14:paraId="68DB2757" w14:textId="156998A7" w:rsidR="00085A1A" w:rsidRDefault="00C54BC2">
            <w:pPr>
              <w:rPr>
                <w:rFonts w:ascii="Arial" w:hAnsi="Arial" w:cs="Arial"/>
                <w:sz w:val="18"/>
                <w:lang w:val="en-AU" w:eastAsia="en-US"/>
              </w:rPr>
            </w:pPr>
            <w:del w:id="2416" w:author="KPMG_PQH" w:date="2026-04-07T11:25:00Z" w16du:dateUtc="2026-04-07T04:25:00Z">
              <w:r>
                <w:rPr>
                  <w:rFonts w:ascii="Arial" w:hAnsi="Arial" w:cs="Arial"/>
                  <w:sz w:val="18"/>
                  <w:lang w:val="en-AU" w:eastAsia="en-US"/>
                </w:rPr>
                <w:delText>Listed/</w:delText>
              </w:r>
            </w:del>
            <w:ins w:id="2417" w:author="KPMG_PQH" w:date="2026-04-07T11:25:00Z" w16du:dateUtc="2026-04-07T04:25:00Z">
              <w:r w:rsidR="00085A1A" w:rsidRPr="0059382A">
                <w:rPr>
                  <w:rFonts w:ascii="Arial" w:hAnsi="Arial" w:cs="Arial"/>
                  <w:sz w:val="18"/>
                  <w:lang w:val="en-AU" w:eastAsia="en-US"/>
                </w:rPr>
                <w:t>Active</w:t>
              </w:r>
            </w:ins>
            <w:moveFromRangeStart w:id="2418" w:author="KPMG_PQH" w:date="2026-04-07T11:25:00Z" w:name="move226453539"/>
            <w:moveFrom w:id="2419" w:author="KPMG_PQH" w:date="2026-04-07T11:25:00Z" w16du:dateUtc="2026-04-07T04:25:00Z">
              <w:r w:rsidR="0029036F">
                <w:rPr>
                  <w:rFonts w:asciiTheme="majorHAnsi" w:hAnsiTheme="majorHAnsi" w:cstheme="majorHAnsi"/>
                  <w:sz w:val="18"/>
                  <w:szCs w:val="18"/>
                  <w:lang w:eastAsia="en-US"/>
                </w:rPr>
                <w:t>Unlisted</w:t>
              </w:r>
            </w:moveFrom>
            <w:moveFromRangeEnd w:id="2418"/>
            <w:r w:rsidR="00085A1A" w:rsidRPr="0059382A">
              <w:rPr>
                <w:rFonts w:ascii="Arial" w:hAnsi="Arial" w:cs="Arial"/>
                <w:sz w:val="18"/>
                <w:lang w:val="en-AU" w:eastAsia="en-US"/>
              </w:rPr>
              <w:t xml:space="preserve"> companies</w:t>
            </w:r>
            <w:ins w:id="2420" w:author="KPMG_PQH" w:date="2026-04-07T11:25:00Z" w16du:dateUtc="2026-04-07T04:25:00Z">
              <w:r w:rsidR="00085A1A" w:rsidRPr="0059382A">
                <w:rPr>
                  <w:rFonts w:ascii="Arial" w:hAnsi="Arial" w:cs="Arial"/>
                  <w:sz w:val="18"/>
                  <w:lang w:val="en-AU" w:eastAsia="en-US"/>
                </w:rPr>
                <w:t>, Unknown situation</w:t>
              </w:r>
            </w:ins>
          </w:p>
        </w:tc>
        <w:tc>
          <w:tcPr>
            <w:tcW w:w="1209" w:type="dxa"/>
            <w:tcBorders>
              <w:top w:val="nil"/>
              <w:left w:val="nil"/>
              <w:bottom w:val="single" w:sz="4" w:space="0" w:color="auto"/>
              <w:right w:val="single" w:sz="4" w:space="0" w:color="auto"/>
            </w:tcBorders>
            <w:noWrap/>
            <w:vAlign w:val="center"/>
            <w:hideMark/>
          </w:tcPr>
          <w:p w14:paraId="3A8135B5" w14:textId="0F120A59" w:rsidR="00085A1A" w:rsidRDefault="00C54BC2">
            <w:pPr>
              <w:jc w:val="right"/>
              <w:rPr>
                <w:rFonts w:ascii="Arial" w:hAnsi="Arial" w:cs="Arial"/>
                <w:sz w:val="18"/>
                <w:lang w:val="en-AU" w:eastAsia="en-US"/>
              </w:rPr>
            </w:pPr>
            <w:del w:id="2421" w:author="KPMG_PQH" w:date="2026-04-07T11:25:00Z" w16du:dateUtc="2026-04-07T04:25:00Z">
              <w:r>
                <w:rPr>
                  <w:rFonts w:ascii="Arial" w:hAnsi="Arial" w:cs="Arial"/>
                  <w:sz w:val="18"/>
                  <w:lang w:val="en-AU" w:eastAsia="en-US"/>
                </w:rPr>
                <w:delText>Publicly listed companies</w:delText>
              </w:r>
            </w:del>
            <w:ins w:id="2422" w:author="KPMG_PQH" w:date="2026-04-07T11:25:00Z" w16du:dateUtc="2026-04-07T04:25:00Z">
              <w:r w:rsidR="009B1096" w:rsidRPr="009B1096">
                <w:rPr>
                  <w:rFonts w:ascii="Arial" w:hAnsi="Arial" w:cs="Arial"/>
                  <w:sz w:val="18"/>
                  <w:lang w:val="en-AU" w:eastAsia="en-US"/>
                </w:rPr>
                <w:t>7,182,656</w:t>
              </w:r>
            </w:ins>
          </w:p>
        </w:tc>
        <w:tc>
          <w:tcPr>
            <w:tcW w:w="1209" w:type="dxa"/>
            <w:tcBorders>
              <w:top w:val="nil"/>
              <w:left w:val="nil"/>
              <w:bottom w:val="single" w:sz="4" w:space="0" w:color="auto"/>
              <w:right w:val="single" w:sz="4" w:space="0" w:color="auto"/>
            </w:tcBorders>
            <w:cellDel w:id="2423" w:author="KPMG_PQH" w:date="2026-04-07T11:25:00Z"/>
          </w:tcPr>
          <w:p w14:paraId="7A570DC2" w14:textId="77777777" w:rsidR="00A13703" w:rsidRPr="00A13703" w:rsidRDefault="00A13703">
            <w:pPr>
              <w:jc w:val="right"/>
              <w:rPr>
                <w:rFonts w:ascii="Arial" w:hAnsi="Arial" w:cs="Arial"/>
                <w:sz w:val="18"/>
                <w:lang w:val="en-AU" w:eastAsia="en-US"/>
              </w:rPr>
            </w:pPr>
            <w:del w:id="2424" w:author="KPMG_PQH" w:date="2026-04-07T11:25:00Z" w16du:dateUtc="2026-04-07T04:25:00Z">
              <w:r w:rsidRPr="00A13703">
                <w:rPr>
                  <w:rFonts w:ascii="Arial" w:hAnsi="Arial" w:cs="Arial"/>
                  <w:sz w:val="18"/>
                  <w:lang w:val="en-AU" w:eastAsia="en-US"/>
                </w:rPr>
                <w:delText>37,345</w:delText>
              </w:r>
            </w:del>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754707EA" w:rsidR="00C54BC2" w:rsidRDefault="00C54BC2">
            <w:pPr>
              <w:rPr>
                <w:rFonts w:ascii="Arial" w:hAnsi="Arial" w:cs="Arial"/>
                <w:sz w:val="18"/>
                <w:lang w:val="en-AU" w:eastAsia="en-US"/>
              </w:rPr>
            </w:pPr>
            <w:del w:id="2425" w:author="KPMG_PQH" w:date="2026-04-07T11:25:00Z" w16du:dateUtc="2026-04-07T04:25:00Z">
              <w:r>
                <w:rPr>
                  <w:rFonts w:ascii="Arial" w:hAnsi="Arial" w:cs="Arial"/>
                  <w:sz w:val="18"/>
                  <w:lang w:val="en-AU" w:eastAsia="en-US"/>
                </w:rPr>
                <w:delText>Industry (</w:delText>
              </w:r>
            </w:del>
            <w:ins w:id="2426" w:author="KPMG_PQH" w:date="2026-04-07T11:25:00Z" w16du:dateUtc="2026-04-07T04:25:00Z">
              <w:r w:rsidR="00B576B4">
                <w:rPr>
                  <w:rFonts w:ascii="Arial" w:hAnsi="Arial" w:cs="Arial"/>
                  <w:sz w:val="18"/>
                  <w:lang w:val="en-AU" w:eastAsia="en-US"/>
                </w:rPr>
                <w:t xml:space="preserve">US </w:t>
              </w:r>
            </w:ins>
            <w:r>
              <w:rPr>
                <w:rFonts w:ascii="Arial" w:hAnsi="Arial" w:cs="Arial"/>
                <w:sz w:val="18"/>
                <w:lang w:val="en-AU" w:eastAsia="en-US"/>
              </w:rPr>
              <w:t>SIC code</w:t>
            </w:r>
            <w:del w:id="2427" w:author="KPMG_PQH" w:date="2026-04-07T11:25:00Z" w16du:dateUtc="2026-04-07T04:25:00Z">
              <w:r>
                <w:rPr>
                  <w:rFonts w:ascii="Arial" w:hAnsi="Arial" w:cs="Arial"/>
                  <w:sz w:val="18"/>
                  <w:lang w:val="en-AU" w:eastAsia="en-US"/>
                </w:rPr>
                <w:delText>)</w:delText>
              </w:r>
            </w:del>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gridSpan w:val="2"/>
            <w:tcBorders>
              <w:top w:val="nil"/>
              <w:left w:val="nil"/>
              <w:bottom w:val="single" w:sz="4" w:space="0" w:color="auto"/>
              <w:right w:val="single" w:sz="4" w:space="0" w:color="auto"/>
            </w:tcBorders>
            <w:noWrap/>
            <w:vAlign w:val="center"/>
            <w:hideMark/>
          </w:tcPr>
          <w:p w14:paraId="423EFF85" w14:textId="410782F6" w:rsidR="00C54BC2" w:rsidRDefault="00FC7FC4">
            <w:pPr>
              <w:jc w:val="right"/>
              <w:rPr>
                <w:rFonts w:ascii="Arial" w:hAnsi="Arial" w:cs="Arial"/>
                <w:sz w:val="18"/>
                <w:lang w:val="en-AU" w:eastAsia="en-US"/>
              </w:rPr>
            </w:pPr>
            <w:del w:id="2428" w:author="KPMG_PQH" w:date="2026-04-07T11:25:00Z" w16du:dateUtc="2026-04-07T04:25:00Z">
              <w:r w:rsidRPr="00FC7FC4">
                <w:rPr>
                  <w:rFonts w:ascii="Arial" w:hAnsi="Arial" w:cs="Arial"/>
                  <w:sz w:val="18"/>
                  <w:lang w:val="en-AU" w:eastAsia="en-US"/>
                </w:rPr>
                <w:delText>63,767</w:delText>
              </w:r>
            </w:del>
            <w:ins w:id="2429" w:author="KPMG_PQH" w:date="2026-04-07T11:25:00Z" w16du:dateUtc="2026-04-07T04:25:00Z">
              <w:r w:rsidR="009B1096" w:rsidRPr="009B1096">
                <w:rPr>
                  <w:rFonts w:ascii="Arial" w:hAnsi="Arial" w:cs="Arial"/>
                  <w:sz w:val="18"/>
                  <w:lang w:val="en-AU" w:eastAsia="en-US"/>
                </w:rPr>
                <w:t>58,261</w:t>
              </w:r>
            </w:ins>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5837E105" w:rsidR="00C54BC2" w:rsidRDefault="00C54BC2">
            <w:pPr>
              <w:rPr>
                <w:rFonts w:ascii="Arial" w:hAnsi="Arial" w:cs="Arial"/>
                <w:sz w:val="18"/>
                <w:lang w:val="en-AU" w:eastAsia="en-US"/>
              </w:rPr>
            </w:pPr>
            <w:r>
              <w:rPr>
                <w:rFonts w:ascii="Arial" w:hAnsi="Arial" w:cs="Arial"/>
                <w:sz w:val="18"/>
                <w:lang w:val="en-AU" w:eastAsia="en-US"/>
              </w:rPr>
              <w:t xml:space="preserve">NAICS </w:t>
            </w:r>
            <w:del w:id="2430" w:author="KPMG_PQH" w:date="2026-04-07T11:25:00Z" w16du:dateUtc="2026-04-07T04:25:00Z">
              <w:r>
                <w:rPr>
                  <w:rFonts w:ascii="Arial" w:hAnsi="Arial" w:cs="Arial"/>
                  <w:sz w:val="18"/>
                  <w:lang w:val="en-AU" w:eastAsia="en-US"/>
                </w:rPr>
                <w:delText>2017</w:delText>
              </w:r>
            </w:del>
            <w:ins w:id="2431" w:author="KPMG_PQH" w:date="2026-04-07T11:25:00Z" w16du:dateUtc="2026-04-07T04:25:00Z">
              <w:r w:rsidR="00B576B4">
                <w:rPr>
                  <w:rFonts w:ascii="Arial" w:hAnsi="Arial" w:cs="Arial"/>
                  <w:sz w:val="18"/>
                  <w:lang w:val="en-AU" w:eastAsia="en-US"/>
                </w:rPr>
                <w:t>2022</w:t>
              </w:r>
            </w:ins>
            <w:r w:rsidR="00B576B4">
              <w:rPr>
                <w:rFonts w:ascii="Arial" w:hAnsi="Arial" w:cs="Arial"/>
                <w:sz w:val="18"/>
                <w:lang w:val="en-AU" w:eastAsia="en-US"/>
              </w:rPr>
              <w:t xml:space="preserve"> </w:t>
            </w:r>
            <w:r>
              <w:rPr>
                <w:rFonts w:ascii="Arial" w:hAnsi="Arial" w:cs="Arial"/>
                <w:sz w:val="18"/>
                <w:lang w:val="en-AU" w:eastAsia="en-US"/>
              </w:rPr>
              <w:t>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gridSpan w:val="2"/>
            <w:tcBorders>
              <w:top w:val="nil"/>
              <w:left w:val="nil"/>
              <w:bottom w:val="single" w:sz="4" w:space="0" w:color="auto"/>
              <w:right w:val="single" w:sz="4" w:space="0" w:color="auto"/>
            </w:tcBorders>
            <w:noWrap/>
            <w:vAlign w:val="center"/>
            <w:hideMark/>
          </w:tcPr>
          <w:p w14:paraId="2B129CD0" w14:textId="72C06BDB" w:rsidR="00C54BC2" w:rsidRDefault="003F2097">
            <w:pPr>
              <w:jc w:val="right"/>
              <w:rPr>
                <w:rFonts w:ascii="Arial" w:hAnsi="Arial" w:cs="Arial"/>
                <w:sz w:val="18"/>
                <w:lang w:val="en-AU" w:eastAsia="en-US"/>
              </w:rPr>
            </w:pPr>
            <w:del w:id="2432" w:author="KPMG_PQH" w:date="2026-04-07T11:25:00Z" w16du:dateUtc="2026-04-07T04:25:00Z">
              <w:r w:rsidRPr="003F2097">
                <w:rPr>
                  <w:rFonts w:ascii="Arial" w:hAnsi="Arial" w:cs="Arial"/>
                  <w:sz w:val="18"/>
                  <w:lang w:val="en-AU" w:eastAsia="en-US"/>
                </w:rPr>
                <w:delText>56,349</w:delText>
              </w:r>
            </w:del>
            <w:ins w:id="2433" w:author="KPMG_PQH" w:date="2026-04-07T11:25:00Z" w16du:dateUtc="2026-04-07T04:25:00Z">
              <w:r w:rsidR="00117BFF" w:rsidRPr="00117BFF">
                <w:rPr>
                  <w:rFonts w:ascii="Arial" w:hAnsi="Arial" w:cs="Arial"/>
                  <w:sz w:val="18"/>
                  <w:lang w:val="en-AU" w:eastAsia="en-US"/>
                </w:rPr>
                <w:t>52,268</w:t>
              </w:r>
            </w:ins>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gridSpan w:val="2"/>
            <w:tcBorders>
              <w:top w:val="nil"/>
              <w:left w:val="nil"/>
              <w:bottom w:val="single" w:sz="4" w:space="0" w:color="auto"/>
              <w:right w:val="single" w:sz="4" w:space="0" w:color="auto"/>
            </w:tcBorders>
            <w:noWrap/>
            <w:vAlign w:val="center"/>
            <w:hideMark/>
          </w:tcPr>
          <w:p w14:paraId="5C48E6D9" w14:textId="5AF6B81A" w:rsidR="00C54BC2" w:rsidRDefault="003F2097">
            <w:pPr>
              <w:jc w:val="right"/>
              <w:rPr>
                <w:rFonts w:ascii="Arial" w:hAnsi="Arial" w:cs="Arial"/>
                <w:sz w:val="18"/>
                <w:lang w:val="en-AU" w:eastAsia="en-US"/>
              </w:rPr>
            </w:pPr>
            <w:del w:id="2434" w:author="KPMG_PQH" w:date="2026-04-07T11:25:00Z" w16du:dateUtc="2026-04-07T04:25:00Z">
              <w:r w:rsidRPr="003F2097">
                <w:rPr>
                  <w:rFonts w:ascii="Arial" w:hAnsi="Arial" w:cs="Arial"/>
                  <w:sz w:val="18"/>
                  <w:lang w:val="en-AU" w:eastAsia="en-US"/>
                </w:rPr>
                <w:delText>57,423</w:delText>
              </w:r>
            </w:del>
            <w:ins w:id="2435" w:author="KPMG_PQH" w:date="2026-04-07T11:25:00Z" w16du:dateUtc="2026-04-07T04:25:00Z">
              <w:r w:rsidR="00EB13B3" w:rsidRPr="00EB13B3">
                <w:rPr>
                  <w:rFonts w:ascii="Arial" w:hAnsi="Arial" w:cs="Arial"/>
                  <w:sz w:val="18"/>
                  <w:lang w:val="en-AU" w:eastAsia="en-US"/>
                </w:rPr>
                <w:t>70,351</w:t>
              </w:r>
            </w:ins>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proofErr w:type="spellStart"/>
            <w:r>
              <w:rPr>
                <w:rFonts w:ascii="Arial" w:hAnsi="Arial" w:cs="Arial"/>
                <w:sz w:val="18"/>
                <w:lang w:val="en-AU" w:eastAsia="en-US"/>
              </w:rPr>
              <w:t>manufactur</w:t>
            </w:r>
            <w:proofErr w:type="spellEnd"/>
            <w:r>
              <w:rPr>
                <w:rFonts w:ascii="Arial" w:hAnsi="Arial" w:cs="Arial"/>
                <w:sz w:val="18"/>
                <w:lang w:val="en-AU" w:eastAsia="en-US"/>
              </w:rPr>
              <w:t>*, "process*", "</w:t>
            </w:r>
            <w:proofErr w:type="spellStart"/>
            <w:r>
              <w:rPr>
                <w:rFonts w:ascii="Arial" w:hAnsi="Arial" w:cs="Arial"/>
                <w:sz w:val="18"/>
                <w:lang w:val="en-AU" w:eastAsia="en-US"/>
              </w:rPr>
              <w:t>produc</w:t>
            </w:r>
            <w:proofErr w:type="spellEnd"/>
            <w:r>
              <w:rPr>
                <w:rFonts w:ascii="Arial" w:hAnsi="Arial" w:cs="Arial"/>
                <w:sz w:val="18"/>
                <w:lang w:val="en-AU" w:eastAsia="en-US"/>
              </w:rPr>
              <w:t>*"</w:t>
            </w:r>
          </w:p>
        </w:tc>
        <w:tc>
          <w:tcPr>
            <w:tcW w:w="1209" w:type="dxa"/>
            <w:gridSpan w:val="2"/>
            <w:tcBorders>
              <w:top w:val="nil"/>
              <w:left w:val="nil"/>
              <w:bottom w:val="single" w:sz="4" w:space="0" w:color="auto"/>
              <w:right w:val="single" w:sz="4" w:space="0" w:color="auto"/>
            </w:tcBorders>
            <w:noWrap/>
            <w:vAlign w:val="center"/>
            <w:hideMark/>
          </w:tcPr>
          <w:p w14:paraId="7B18CC8E" w14:textId="4601ADEA" w:rsidR="00C54BC2" w:rsidRDefault="00EB13B3">
            <w:pPr>
              <w:jc w:val="right"/>
              <w:rPr>
                <w:rFonts w:ascii="Arial" w:hAnsi="Arial" w:cs="Arial"/>
                <w:sz w:val="18"/>
                <w:lang w:val="en-AU" w:eastAsia="en-US"/>
              </w:rPr>
            </w:pPr>
            <w:r w:rsidRPr="00EB13B3">
              <w:rPr>
                <w:rFonts w:ascii="Arial" w:hAnsi="Arial" w:cs="Arial"/>
                <w:sz w:val="18"/>
                <w:lang w:val="en-AU" w:eastAsia="en-US"/>
              </w:rPr>
              <w:t>1,</w:t>
            </w:r>
            <w:del w:id="2436" w:author="KPMG_PQH" w:date="2026-04-07T11:25:00Z" w16du:dateUtc="2026-04-07T04:25:00Z">
              <w:r w:rsidR="003F2097" w:rsidRPr="003F2097">
                <w:rPr>
                  <w:rFonts w:ascii="Arial" w:hAnsi="Arial" w:cs="Arial"/>
                  <w:sz w:val="18"/>
                  <w:lang w:val="en-AU" w:eastAsia="en-US"/>
                </w:rPr>
                <w:delText>510,920</w:delText>
              </w:r>
            </w:del>
            <w:ins w:id="2437" w:author="KPMG_PQH" w:date="2026-04-07T11:25:00Z" w16du:dateUtc="2026-04-07T04:25:00Z">
              <w:r w:rsidRPr="00EB13B3">
                <w:rPr>
                  <w:rFonts w:ascii="Arial" w:hAnsi="Arial" w:cs="Arial"/>
                  <w:sz w:val="18"/>
                  <w:lang w:val="en-AU" w:eastAsia="en-US"/>
                </w:rPr>
                <w:t>532,483</w:t>
              </w:r>
            </w:ins>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gridSpan w:val="2"/>
            <w:tcBorders>
              <w:top w:val="nil"/>
              <w:left w:val="nil"/>
              <w:bottom w:val="single" w:sz="4" w:space="0" w:color="auto"/>
              <w:right w:val="single" w:sz="4" w:space="0" w:color="auto"/>
            </w:tcBorders>
            <w:noWrap/>
            <w:vAlign w:val="center"/>
            <w:hideMark/>
          </w:tcPr>
          <w:p w14:paraId="2D1C7862" w14:textId="4979B622" w:rsidR="00C54BC2" w:rsidRDefault="003F2097">
            <w:pPr>
              <w:jc w:val="right"/>
              <w:rPr>
                <w:rFonts w:ascii="Arial" w:hAnsi="Arial" w:cs="Arial"/>
                <w:sz w:val="18"/>
                <w:lang w:val="en-AU" w:eastAsia="en-US"/>
              </w:rPr>
            </w:pPr>
            <w:del w:id="2438" w:author="KPMG_PQH" w:date="2026-04-07T11:25:00Z" w16du:dateUtc="2026-04-07T04:25:00Z">
              <w:r w:rsidRPr="003F2097">
                <w:rPr>
                  <w:rFonts w:ascii="Arial" w:hAnsi="Arial" w:cs="Arial"/>
                  <w:sz w:val="18"/>
                  <w:lang w:val="en-AU" w:eastAsia="en-US"/>
                </w:rPr>
                <w:delText>956,216</w:delText>
              </w:r>
            </w:del>
            <w:ins w:id="2439" w:author="KPMG_PQH" w:date="2026-04-07T11:25:00Z" w16du:dateUtc="2026-04-07T04:25:00Z">
              <w:r w:rsidR="00F95F2E" w:rsidRPr="00F95F2E">
                <w:rPr>
                  <w:rFonts w:ascii="Arial" w:hAnsi="Arial" w:cs="Arial"/>
                  <w:sz w:val="18"/>
                  <w:lang w:val="en-AU" w:eastAsia="en-US"/>
                </w:rPr>
                <w:t>1,282,238</w:t>
              </w:r>
            </w:ins>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5D4D252B" w:rsidR="00C54BC2" w:rsidRDefault="00C54BC2">
            <w:pPr>
              <w:rPr>
                <w:rFonts w:ascii="Arial" w:hAnsi="Arial" w:cs="Arial"/>
                <w:sz w:val="18"/>
                <w:lang w:val="en-AU" w:eastAsia="en-US"/>
              </w:rPr>
            </w:pPr>
            <w:r>
              <w:rPr>
                <w:rFonts w:ascii="Arial" w:hAnsi="Arial" w:cs="Arial"/>
                <w:sz w:val="18"/>
                <w:lang w:val="en-AU" w:eastAsia="en-US"/>
              </w:rPr>
              <w:t>A+, A, A</w:t>
            </w:r>
            <w:del w:id="2440" w:author="KPMG_PQH" w:date="2026-04-07T11:25:00Z" w16du:dateUtc="2026-04-07T04:25:00Z">
              <w:r>
                <w:rPr>
                  <w:rFonts w:ascii="Arial" w:hAnsi="Arial" w:cs="Arial"/>
                  <w:sz w:val="18"/>
                  <w:lang w:val="en-AU" w:eastAsia="en-US"/>
                </w:rPr>
                <w:delText>-, B+, B, B-, U</w:delText>
              </w:r>
            </w:del>
            <w:ins w:id="2441" w:author="KPMG_PQH" w:date="2026-04-07T11:25:00Z" w16du:dateUtc="2026-04-07T04:25:00Z">
              <w:r>
                <w:rPr>
                  <w:rFonts w:ascii="Arial" w:hAnsi="Arial" w:cs="Arial"/>
                  <w:sz w:val="18"/>
                  <w:lang w:val="en-AU" w:eastAsia="en-US"/>
                </w:rPr>
                <w:t>-</w:t>
              </w:r>
            </w:ins>
          </w:p>
        </w:tc>
        <w:tc>
          <w:tcPr>
            <w:tcW w:w="1209" w:type="dxa"/>
            <w:gridSpan w:val="2"/>
            <w:tcBorders>
              <w:top w:val="nil"/>
              <w:left w:val="nil"/>
              <w:bottom w:val="single" w:sz="4" w:space="0" w:color="auto"/>
              <w:right w:val="single" w:sz="4" w:space="0" w:color="auto"/>
            </w:tcBorders>
            <w:noWrap/>
            <w:vAlign w:val="center"/>
            <w:hideMark/>
          </w:tcPr>
          <w:p w14:paraId="0C3841E0" w14:textId="7397D542" w:rsidR="00C54BC2" w:rsidRDefault="003F2097">
            <w:pPr>
              <w:jc w:val="right"/>
              <w:rPr>
                <w:rFonts w:ascii="Arial" w:hAnsi="Arial" w:cs="Arial"/>
                <w:sz w:val="18"/>
                <w:lang w:val="en-AU" w:eastAsia="en-US"/>
              </w:rPr>
            </w:pPr>
            <w:del w:id="2442" w:author="KPMG_PQH" w:date="2026-04-07T11:25:00Z" w16du:dateUtc="2026-04-07T04:25:00Z">
              <w:r w:rsidRPr="003F2097">
                <w:rPr>
                  <w:rFonts w:ascii="Arial" w:hAnsi="Arial" w:cs="Arial"/>
                  <w:sz w:val="18"/>
                  <w:lang w:val="en-AU" w:eastAsia="en-US"/>
                </w:rPr>
                <w:delText>3,665,821</w:delText>
              </w:r>
            </w:del>
            <w:ins w:id="2443" w:author="KPMG_PQH" w:date="2026-04-07T11:25:00Z" w16du:dateUtc="2026-04-07T04:25:00Z">
              <w:r w:rsidR="00F95F2E" w:rsidRPr="00F95F2E">
                <w:rPr>
                  <w:rFonts w:ascii="Arial" w:hAnsi="Arial" w:cs="Arial"/>
                  <w:sz w:val="18"/>
                  <w:lang w:val="en-AU" w:eastAsia="en-US"/>
                </w:rPr>
                <w:t>245,010</w:t>
              </w:r>
            </w:ins>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gridSpan w:val="2"/>
            <w:tcBorders>
              <w:top w:val="nil"/>
              <w:left w:val="nil"/>
              <w:bottom w:val="single" w:sz="4" w:space="0" w:color="auto"/>
              <w:right w:val="single" w:sz="4" w:space="0" w:color="auto"/>
            </w:tcBorders>
            <w:noWrap/>
            <w:vAlign w:val="center"/>
            <w:hideMark/>
          </w:tcPr>
          <w:p w14:paraId="2DBE2356" w14:textId="22DD41BC" w:rsidR="00C54BC2" w:rsidRDefault="003F2097">
            <w:pPr>
              <w:jc w:val="right"/>
              <w:rPr>
                <w:rFonts w:ascii="Arial" w:hAnsi="Arial" w:cs="Arial"/>
                <w:b/>
                <w:bCs/>
                <w:sz w:val="18"/>
                <w:lang w:val="en-AU" w:eastAsia="en-US"/>
              </w:rPr>
            </w:pPr>
            <w:del w:id="2444" w:author="KPMG_PQH" w:date="2026-04-07T11:25:00Z" w16du:dateUtc="2026-04-07T04:25:00Z">
              <w:r>
                <w:rPr>
                  <w:rFonts w:ascii="Arial" w:hAnsi="Arial" w:cs="Arial"/>
                  <w:b/>
                  <w:bCs/>
                  <w:sz w:val="18"/>
                  <w:lang w:val="en-AU" w:eastAsia="en-US"/>
                </w:rPr>
                <w:delText>31</w:delText>
              </w:r>
            </w:del>
            <w:ins w:id="2445" w:author="KPMG_PQH" w:date="2026-04-07T11:25:00Z" w16du:dateUtc="2026-04-07T04:25:00Z">
              <w:r w:rsidR="009072B4">
                <w:rPr>
                  <w:rFonts w:ascii="Arial" w:hAnsi="Arial" w:cs="Arial"/>
                  <w:b/>
                  <w:bCs/>
                  <w:sz w:val="18"/>
                  <w:lang w:val="en-AU" w:eastAsia="en-US"/>
                </w:rPr>
                <w:t>440</w:t>
              </w:r>
            </w:ins>
          </w:p>
        </w:tc>
      </w:tr>
    </w:tbl>
    <w:p w14:paraId="75E5737A" w14:textId="1D2F8D69"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del w:id="2446" w:author="KPMG_PQH" w:date="2026-04-07T11:25:00Z" w16du:dateUtc="2026-04-07T04:25:00Z">
        <w:r w:rsidR="00DF62CB">
          <w:rPr>
            <w:rFonts w:eastAsia="MS PMincho" w:cs="Arial"/>
            <w:lang w:eastAsia="ja-JP"/>
          </w:rPr>
          <w:delText>31</w:delText>
        </w:r>
      </w:del>
      <w:ins w:id="2447" w:author="KPMG_PQH" w:date="2026-04-07T11:25:00Z" w16du:dateUtc="2026-04-07T04:25:00Z">
        <w:r w:rsidR="00A565E9">
          <w:rPr>
            <w:rFonts w:eastAsia="MS PMincho" w:cs="Arial"/>
            <w:lang w:eastAsia="ja-JP"/>
          </w:rPr>
          <w:t>440</w:t>
        </w:r>
      </w:ins>
      <w:r w:rsidR="00A565E9" w:rsidRPr="00FB667F">
        <w:rPr>
          <w:rFonts w:eastAsia="MS PMincho" w:cs="Arial"/>
          <w:lang w:eastAsia="ja-JP"/>
        </w:rPr>
        <w:t xml:space="preserve"> </w:t>
      </w:r>
      <w:r w:rsidRPr="00FB667F">
        <w:rPr>
          <w:rFonts w:eastAsia="MS PMincho" w:cs="Arial"/>
          <w:lang w:eastAsia="ja-JP"/>
        </w:rPr>
        <w:t xml:space="preserve">companies were identified as </w:t>
      </w:r>
      <w:proofErr w:type="gramStart"/>
      <w:r w:rsidRPr="00FB667F">
        <w:rPr>
          <w:rFonts w:eastAsia="MS PMincho" w:cs="Arial"/>
          <w:lang w:eastAsia="ja-JP"/>
        </w:rPr>
        <w:t>potential</w:t>
      </w:r>
      <w:proofErr w:type="gramEnd"/>
      <w:r w:rsidRPr="00FB667F">
        <w:rPr>
          <w:rFonts w:eastAsia="MS PMincho" w:cs="Arial"/>
          <w:lang w:eastAsia="ja-JP"/>
        </w:rPr>
        <w:t xml:space="preserve"> independent </w:t>
      </w:r>
      <w:proofErr w:type="gramStart"/>
      <w:r w:rsidRPr="00FB667F">
        <w:rPr>
          <w:rFonts w:eastAsia="MS PMincho" w:cs="Arial"/>
          <w:lang w:eastAsia="ja-JP"/>
        </w:rPr>
        <w:t>comparable companies</w:t>
      </w:r>
      <w:proofErr w:type="gramEnd"/>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2406"/>
      <w:r w:rsidRPr="00FB667F">
        <w:t xml:space="preserve">Quantitative </w:t>
      </w:r>
      <w:r w:rsidRPr="00334C94">
        <w:t>screening</w:t>
      </w:r>
    </w:p>
    <w:p w14:paraId="12E101A6" w14:textId="77777777" w:rsidR="003E52A5" w:rsidRDefault="00AA4CEE">
      <w:pPr>
        <w:pStyle w:val="AppendixHeading4"/>
        <w:ind w:hanging="965"/>
        <w:jc w:val="both"/>
        <w:outlineLvl w:val="3"/>
      </w:pPr>
      <w:r w:rsidRPr="00FB667F">
        <w:t xml:space="preserve">Availability of </w:t>
      </w:r>
      <w:r w:rsidRPr="0048412C">
        <w:t>financial</w:t>
      </w:r>
      <w:r w:rsidRPr="00FB667F">
        <w:t xml:space="preserve"> data</w:t>
      </w:r>
    </w:p>
    <w:p w14:paraId="4768ADEA" w14:textId="6605860F"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w:t>
      </w:r>
      <w:del w:id="2448" w:author="KPMG_PQH" w:date="2026-04-07T11:25:00Z" w16du:dateUtc="2026-04-07T04:25:00Z">
        <w:r w:rsidR="00AA4CEE" w:rsidRPr="00BC13BB">
          <w:rPr>
            <w:rFonts w:eastAsia="STKaiti" w:cs="Arial"/>
            <w:i w:val="0"/>
            <w:color w:val="auto"/>
            <w:sz w:val="22"/>
            <w:lang w:eastAsia="zh-CN"/>
          </w:rPr>
          <w:delText>20</w:delText>
        </w:r>
        <w:r w:rsidR="00206607" w:rsidRPr="00BC13BB">
          <w:rPr>
            <w:rFonts w:eastAsia="STKaiti" w:cs="Arial"/>
            <w:i w:val="0"/>
            <w:color w:val="auto"/>
            <w:sz w:val="22"/>
            <w:lang w:eastAsia="zh-CN"/>
          </w:rPr>
          <w:delText>20</w:delText>
        </w:r>
      </w:del>
      <w:ins w:id="2449" w:author="KPMG_PQH" w:date="2026-04-07T11:25:00Z" w16du:dateUtc="2026-04-07T04:25:00Z">
        <w:r w:rsidR="007A69DC" w:rsidRPr="00BC13BB">
          <w:rPr>
            <w:rFonts w:eastAsia="STKaiti" w:cs="Arial"/>
            <w:i w:val="0"/>
            <w:color w:val="auto"/>
            <w:sz w:val="22"/>
            <w:lang w:eastAsia="zh-CN"/>
          </w:rPr>
          <w:t>202</w:t>
        </w:r>
        <w:r w:rsidR="007A69DC">
          <w:rPr>
            <w:rFonts w:eastAsia="STKaiti" w:cs="Arial"/>
            <w:i w:val="0"/>
            <w:color w:val="auto"/>
            <w:sz w:val="22"/>
            <w:lang w:eastAsia="zh-CN"/>
          </w:rPr>
          <w:t>1</w:t>
        </w:r>
      </w:ins>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to </w:t>
      </w:r>
      <w:del w:id="2450" w:author="KPMG_PQH" w:date="2026-04-07T11:25:00Z" w16du:dateUtc="2026-04-07T04:25:00Z">
        <w:r w:rsidR="00AA4CEE" w:rsidRPr="00BC13BB">
          <w:rPr>
            <w:rFonts w:eastAsia="STKaiti" w:cs="Arial"/>
            <w:i w:val="0"/>
            <w:color w:val="auto"/>
            <w:sz w:val="22"/>
            <w:lang w:eastAsia="zh-CN"/>
          </w:rPr>
          <w:delText>20</w:delText>
        </w:r>
        <w:r w:rsidR="00206607" w:rsidRPr="00BC13BB">
          <w:rPr>
            <w:rFonts w:eastAsia="STKaiti" w:cs="Arial"/>
            <w:i w:val="0"/>
            <w:color w:val="auto"/>
            <w:sz w:val="22"/>
            <w:lang w:eastAsia="zh-CN"/>
          </w:rPr>
          <w:delText>22</w:delText>
        </w:r>
      </w:del>
      <w:ins w:id="2451" w:author="KPMG_PQH" w:date="2026-04-07T11:25:00Z" w16du:dateUtc="2026-04-07T04:25:00Z">
        <w:r w:rsidR="007A69DC" w:rsidRPr="00BC13BB">
          <w:rPr>
            <w:rFonts w:eastAsia="STKaiti" w:cs="Arial"/>
            <w:i w:val="0"/>
            <w:color w:val="auto"/>
            <w:sz w:val="22"/>
            <w:lang w:eastAsia="zh-CN"/>
          </w:rPr>
          <w:t>202</w:t>
        </w:r>
        <w:r w:rsidR="00D965E1">
          <w:rPr>
            <w:rFonts w:eastAsia="STKaiti" w:cs="Arial"/>
            <w:i w:val="0"/>
            <w:color w:val="auto"/>
            <w:sz w:val="22"/>
            <w:lang w:eastAsia="zh-CN"/>
          </w:rPr>
          <w:t>4</w:t>
        </w:r>
      </w:ins>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7CF4E87A"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del w:id="2452" w:author="KPMG_PQH" w:date="2026-04-07T11:25:00Z" w16du:dateUtc="2026-04-07T04:25:00Z">
        <w:r w:rsidR="00206607">
          <w:rPr>
            <w:lang w:eastAsia="zh-CN"/>
          </w:rPr>
          <w:delText>2020</w:delText>
        </w:r>
        <w:r>
          <w:rPr>
            <w:lang w:eastAsia="zh-CN"/>
          </w:rPr>
          <w:delText>-20</w:delText>
        </w:r>
        <w:r w:rsidR="0019775E">
          <w:rPr>
            <w:lang w:eastAsia="zh-CN"/>
          </w:rPr>
          <w:delText>2</w:delText>
        </w:r>
        <w:r w:rsidR="00206607">
          <w:rPr>
            <w:lang w:eastAsia="zh-CN"/>
          </w:rPr>
          <w:delText>2</w:delText>
        </w:r>
      </w:del>
      <w:ins w:id="2453" w:author="KPMG_PQH" w:date="2026-04-07T11:25:00Z" w16du:dateUtc="2026-04-07T04:25:00Z">
        <w:r w:rsidR="00DA08AF">
          <w:rPr>
            <w:lang w:eastAsia="zh-CN"/>
          </w:rPr>
          <w:t>2021-202</w:t>
        </w:r>
        <w:r w:rsidR="00D965E1">
          <w:rPr>
            <w:lang w:eastAsia="zh-CN"/>
          </w:rPr>
          <w:t>4</w:t>
        </w:r>
      </w:ins>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xml:space="preserve">. In this regard, the Vietnamese regulations on industry classification were scanned and applied. Accordingly, Vietnamese companies fall outside Industry code 1410 - Manufacture of wearing apparel, except fur apparel were </w:t>
      </w:r>
      <w:proofErr w:type="gramStart"/>
      <w:r>
        <w:rPr>
          <w:lang w:eastAsia="zh-CN"/>
        </w:rPr>
        <w:t>excluded;</w:t>
      </w:r>
      <w:proofErr w:type="gramEnd"/>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 xml:space="preserve">This criterion rejected companies which are subsidiaries since the operating results of such companies might be skewed from an arm’s length perspective resulting from possible internal transfer pricing </w:t>
      </w:r>
      <w:proofErr w:type="gramStart"/>
      <w:r>
        <w:rPr>
          <w:rFonts w:eastAsia="STKaiti"/>
          <w:lang w:eastAsia="zh-CN"/>
        </w:rPr>
        <w:t>issues;</w:t>
      </w:r>
      <w:proofErr w:type="gramEnd"/>
    </w:p>
    <w:p w14:paraId="5CE55538" w14:textId="5A879A43" w:rsidR="000E4323" w:rsidRDefault="000E4323" w:rsidP="000E4323">
      <w:pPr>
        <w:pStyle w:val="ListBullet"/>
        <w:numPr>
          <w:ilvl w:val="0"/>
          <w:numId w:val="35"/>
        </w:numPr>
        <w:jc w:val="both"/>
      </w:pPr>
      <w:r>
        <w:lastRenderedPageBreak/>
        <w:t xml:space="preserve">Companies which </w:t>
      </w:r>
      <w:del w:id="2454" w:author="KPMG_PQH" w:date="2026-04-07T11:25:00Z" w16du:dateUtc="2026-04-07T04:25:00Z">
        <w:r w:rsidR="00C54BC2">
          <w:rPr>
            <w:lang w:eastAsia="zh-CN"/>
          </w:rPr>
          <w:delText>carried out significant transactions with related parties</w:delText>
        </w:r>
      </w:del>
      <w:ins w:id="2455" w:author="KPMG_PQH" w:date="2026-04-07T11:25:00Z" w16du:dateUtc="2026-04-07T04:25:00Z">
        <w:r>
          <w:t>have insufficient information to assess their comparability</w:t>
        </w:r>
      </w:ins>
      <w:r>
        <w:rPr>
          <w:lang w:eastAsia="zh-CN"/>
        </w:rPr>
        <w:t>; or</w:t>
      </w:r>
    </w:p>
    <w:p w14:paraId="175F1986" w14:textId="1F35E59E" w:rsidR="00C54BC2" w:rsidRDefault="00C54BC2" w:rsidP="00C54BC2">
      <w:pPr>
        <w:pStyle w:val="ListBullet"/>
        <w:numPr>
          <w:ilvl w:val="0"/>
          <w:numId w:val="35"/>
        </w:numPr>
        <w:jc w:val="both"/>
      </w:pPr>
      <w:r>
        <w:rPr>
          <w:lang w:eastAsia="zh-CN"/>
        </w:rPr>
        <w:t xml:space="preserve">Companies which </w:t>
      </w:r>
      <w:r w:rsidR="000E4323">
        <w:rPr>
          <w:lang w:eastAsia="zh-CN"/>
        </w:rPr>
        <w:t xml:space="preserve">have </w:t>
      </w:r>
      <w:del w:id="2456" w:author="KPMG_PQH" w:date="2026-04-07T11:25:00Z" w16du:dateUtc="2026-04-07T04:25:00Z">
        <w:r>
          <w:delText>insufficient information to assess their comparability</w:delText>
        </w:r>
      </w:del>
      <w:ins w:id="2457" w:author="KPMG_PQH" w:date="2026-04-07T11:25:00Z" w16du:dateUtc="2026-04-07T04:25:00Z">
        <w:r w:rsidR="000E4323">
          <w:rPr>
            <w:lang w:eastAsia="zh-CN"/>
          </w:rPr>
          <w:t>abnormal financial result</w:t>
        </w:r>
      </w:ins>
      <w:r w:rsidR="000E4323">
        <w:rPr>
          <w:lang w:eastAsia="zh-CN"/>
        </w:rPr>
        <w:t>.</w:t>
      </w:r>
    </w:p>
    <w:p w14:paraId="1F94A312" w14:textId="028B86BA" w:rsidR="002F2568" w:rsidRDefault="002F2568" w:rsidP="00B54A9D">
      <w:pPr>
        <w:pStyle w:val="BodyText"/>
      </w:pPr>
      <w:r w:rsidRPr="00FB667F">
        <w:t xml:space="preserve">A summary of the search for independent </w:t>
      </w:r>
      <w:proofErr w:type="gramStart"/>
      <w:r w:rsidRPr="00FB667F">
        <w:t>comparable companies</w:t>
      </w:r>
      <w:proofErr w:type="gramEnd"/>
      <w:r w:rsidRPr="00FB667F">
        <w:t xml:space="preserve"> </w:t>
      </w:r>
      <w:r>
        <w:t>to</w:t>
      </w:r>
      <w:r w:rsidRPr="00FB667F">
        <w:t xml:space="preserve"> </w:t>
      </w:r>
      <w:r w:rsidR="00C54BC2">
        <w:t>HMV</w:t>
      </w:r>
      <w:r w:rsidRPr="00FB667F">
        <w:t xml:space="preserve"> is provided in the following table:</w:t>
      </w:r>
    </w:p>
    <w:p w14:paraId="2440A9C1" w14:textId="3CF7C840" w:rsidR="002F2568" w:rsidRDefault="002F2568" w:rsidP="002F2568">
      <w:pPr>
        <w:pStyle w:val="Caption"/>
      </w:pPr>
      <w:r>
        <w:t>Table D-</w:t>
      </w:r>
      <w:r>
        <w:fldChar w:fldCharType="begin"/>
      </w:r>
      <w:r>
        <w:instrText xml:space="preserve"> SEQ Table_D- \* ARABIC </w:instrText>
      </w:r>
      <w:r>
        <w:fldChar w:fldCharType="separate"/>
      </w:r>
      <w:r w:rsidR="00742399">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71B699BD" w:rsidR="00C54BC2" w:rsidRDefault="00605497">
            <w:pPr>
              <w:jc w:val="right"/>
              <w:rPr>
                <w:rFonts w:ascii="Arial" w:hAnsi="Arial" w:cs="Arial"/>
                <w:sz w:val="18"/>
                <w:szCs w:val="18"/>
                <w:lang w:val="en-AU" w:eastAsia="en-US"/>
              </w:rPr>
            </w:pPr>
            <w:del w:id="2458" w:author="KPMG_PQH" w:date="2026-04-07T11:25:00Z" w16du:dateUtc="2026-04-07T04:25:00Z">
              <w:r>
                <w:rPr>
                  <w:rFonts w:ascii="Arial" w:hAnsi="Arial" w:cs="Arial"/>
                  <w:sz w:val="18"/>
                  <w:szCs w:val="18"/>
                  <w:lang w:val="en-AU" w:eastAsia="en-US"/>
                </w:rPr>
                <w:delText>31</w:delText>
              </w:r>
            </w:del>
            <w:ins w:id="2459" w:author="KPMG_PQH" w:date="2026-04-07T11:25:00Z" w16du:dateUtc="2026-04-07T04:25:00Z">
              <w:r w:rsidR="00E01C53">
                <w:rPr>
                  <w:rFonts w:ascii="Arial" w:hAnsi="Arial" w:cs="Arial"/>
                  <w:sz w:val="18"/>
                  <w:szCs w:val="18"/>
                  <w:lang w:val="en-AU" w:eastAsia="en-US"/>
                </w:rPr>
                <w:t>440</w:t>
              </w:r>
            </w:ins>
          </w:p>
        </w:tc>
      </w:tr>
      <w:tr w:rsidR="00C54BC2" w14:paraId="3D514635" w14:textId="77777777" w:rsidTr="00C54BC2">
        <w:trPr>
          <w:trHeight w:val="288"/>
          <w:del w:id="2460" w:author="KPMG_PQH" w:date="2026-04-07T11:25:00Z" w16du:dateUtc="2026-04-07T04:25:00Z"/>
        </w:trPr>
        <w:tc>
          <w:tcPr>
            <w:tcW w:w="5395" w:type="dxa"/>
            <w:tcBorders>
              <w:top w:val="nil"/>
              <w:left w:val="single" w:sz="4" w:space="0" w:color="auto"/>
              <w:bottom w:val="single" w:sz="4" w:space="0" w:color="auto"/>
              <w:right w:val="single" w:sz="4" w:space="0" w:color="auto"/>
            </w:tcBorders>
            <w:vAlign w:val="center"/>
            <w:hideMark/>
          </w:tcPr>
          <w:p w14:paraId="0534E279" w14:textId="77777777" w:rsidR="00C54BC2" w:rsidRDefault="00C54BC2">
            <w:pPr>
              <w:rPr>
                <w:del w:id="2461" w:author="KPMG_PQH" w:date="2026-04-07T11:25:00Z" w16du:dateUtc="2026-04-07T04:25:00Z"/>
                <w:rFonts w:ascii="Arial" w:hAnsi="Arial" w:cs="Arial"/>
                <w:sz w:val="18"/>
                <w:szCs w:val="18"/>
                <w:lang w:val="en-AU" w:eastAsia="en-US"/>
              </w:rPr>
            </w:pPr>
            <w:del w:id="2462" w:author="KPMG_PQH" w:date="2026-04-07T11:25:00Z" w16du:dateUtc="2026-04-07T04:25:00Z">
              <w:r>
                <w:rPr>
                  <w:rFonts w:ascii="Arial" w:hAnsi="Arial" w:cs="Arial"/>
                  <w:sz w:val="18"/>
                  <w:szCs w:val="18"/>
                  <w:lang w:val="en-AU" w:eastAsia="en-US"/>
                </w:rPr>
                <w:delText> </w:delText>
              </w:r>
            </w:del>
          </w:p>
        </w:tc>
        <w:tc>
          <w:tcPr>
            <w:tcW w:w="1620" w:type="dxa"/>
            <w:tcBorders>
              <w:top w:val="nil"/>
              <w:left w:val="nil"/>
              <w:bottom w:val="single" w:sz="4" w:space="0" w:color="auto"/>
              <w:right w:val="single" w:sz="4" w:space="0" w:color="auto"/>
            </w:tcBorders>
            <w:noWrap/>
            <w:vAlign w:val="center"/>
            <w:hideMark/>
          </w:tcPr>
          <w:p w14:paraId="58E0E458" w14:textId="77777777" w:rsidR="00C54BC2" w:rsidRDefault="00C54BC2">
            <w:pPr>
              <w:rPr>
                <w:del w:id="2463" w:author="KPMG_PQH" w:date="2026-04-07T11:25:00Z" w16du:dateUtc="2026-04-07T04:25:00Z"/>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46A4DA23" w14:textId="77777777" w:rsidR="00C54BC2" w:rsidRDefault="00C54BC2">
            <w:pPr>
              <w:rPr>
                <w:del w:id="2464" w:author="KPMG_PQH" w:date="2026-04-07T11:25:00Z" w16du:dateUtc="2026-04-07T04:25:00Z"/>
                <w:rFonts w:cs="Arial"/>
                <w:sz w:val="20"/>
                <w:szCs w:val="20"/>
                <w:lang w:eastAsia="en-US"/>
              </w:rPr>
            </w:pPr>
          </w:p>
        </w:tc>
      </w:tr>
      <w:tr w:rsidR="00C54BC2" w14:paraId="4D036319" w14:textId="77777777" w:rsidTr="00C54BC2">
        <w:trPr>
          <w:trHeight w:val="288"/>
          <w:del w:id="2465"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71FF42C2" w14:textId="77777777" w:rsidR="00C54BC2" w:rsidRDefault="00C54BC2">
            <w:pPr>
              <w:rPr>
                <w:del w:id="2466" w:author="KPMG_PQH" w:date="2026-04-07T11:25:00Z" w16du:dateUtc="2026-04-07T04:25:00Z"/>
                <w:rFonts w:ascii="Arial" w:hAnsi="Arial" w:cs="Arial"/>
                <w:i/>
                <w:iCs/>
                <w:sz w:val="18"/>
                <w:szCs w:val="18"/>
                <w:lang w:val="en-AU" w:eastAsia="en-US"/>
              </w:rPr>
            </w:pPr>
            <w:del w:id="2467" w:author="KPMG_PQH" w:date="2026-04-07T11:25:00Z" w16du:dateUtc="2026-04-07T04:25:00Z">
              <w:r>
                <w:rPr>
                  <w:rFonts w:ascii="Arial" w:hAnsi="Arial" w:cs="Arial"/>
                  <w:i/>
                  <w:iCs/>
                  <w:sz w:val="18"/>
                  <w:szCs w:val="18"/>
                  <w:lang w:val="en-AU" w:eastAsia="en-US"/>
                </w:rPr>
                <w:delText>Reasons for rejection, based on quantitative screening</w:delText>
              </w:r>
            </w:del>
          </w:p>
        </w:tc>
        <w:tc>
          <w:tcPr>
            <w:tcW w:w="1620" w:type="dxa"/>
            <w:tcBorders>
              <w:top w:val="nil"/>
              <w:left w:val="nil"/>
              <w:bottom w:val="single" w:sz="4" w:space="0" w:color="auto"/>
              <w:right w:val="single" w:sz="4" w:space="0" w:color="auto"/>
            </w:tcBorders>
            <w:shd w:val="clear" w:color="auto" w:fill="F2F2F2"/>
            <w:noWrap/>
            <w:vAlign w:val="center"/>
            <w:hideMark/>
          </w:tcPr>
          <w:p w14:paraId="68B0EEB5" w14:textId="77777777" w:rsidR="00C54BC2" w:rsidRDefault="00C54BC2">
            <w:pPr>
              <w:rPr>
                <w:del w:id="2468" w:author="KPMG_PQH" w:date="2026-04-07T11:25:00Z" w16du:dateUtc="2026-04-07T04:25:00Z"/>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6C274B0" w14:textId="77777777" w:rsidR="00C54BC2" w:rsidRDefault="00C54BC2">
            <w:pPr>
              <w:rPr>
                <w:del w:id="2469" w:author="KPMG_PQH" w:date="2026-04-07T11:25:00Z" w16du:dateUtc="2026-04-07T04:25:00Z"/>
                <w:rFonts w:cs="Arial"/>
                <w:sz w:val="20"/>
                <w:szCs w:val="20"/>
                <w:lang w:eastAsia="en-US"/>
              </w:rPr>
            </w:pPr>
          </w:p>
        </w:tc>
      </w:tr>
      <w:tr w:rsidR="00C54BC2" w14:paraId="75CAAA5C" w14:textId="77777777" w:rsidTr="00C54BC2">
        <w:trPr>
          <w:trHeight w:val="288"/>
          <w:del w:id="2470" w:author="KPMG_PQH" w:date="2026-04-07T11:25:00Z" w16du:dateUtc="2026-04-07T04:25:00Z"/>
        </w:trPr>
        <w:tc>
          <w:tcPr>
            <w:tcW w:w="5395" w:type="dxa"/>
            <w:tcBorders>
              <w:top w:val="nil"/>
              <w:left w:val="single" w:sz="4" w:space="0" w:color="auto"/>
              <w:bottom w:val="single" w:sz="4" w:space="0" w:color="auto"/>
              <w:right w:val="single" w:sz="4" w:space="0" w:color="auto"/>
            </w:tcBorders>
            <w:vAlign w:val="center"/>
            <w:hideMark/>
          </w:tcPr>
          <w:p w14:paraId="15FD83C9" w14:textId="77777777" w:rsidR="00C54BC2" w:rsidRDefault="00C54BC2">
            <w:pPr>
              <w:rPr>
                <w:del w:id="2471" w:author="KPMG_PQH" w:date="2026-04-07T11:25:00Z" w16du:dateUtc="2026-04-07T04:25:00Z"/>
                <w:rFonts w:ascii="Arial" w:hAnsi="Arial" w:cs="Arial"/>
                <w:sz w:val="18"/>
                <w:szCs w:val="18"/>
                <w:lang w:val="en-AU" w:eastAsia="en-US"/>
              </w:rPr>
            </w:pPr>
            <w:del w:id="2472" w:author="KPMG_PQH" w:date="2026-04-07T11:25:00Z" w16du:dateUtc="2026-04-07T04:25:00Z">
              <w:r>
                <w:rPr>
                  <w:rFonts w:ascii="Arial" w:hAnsi="Arial" w:cs="Arial"/>
                  <w:sz w:val="18"/>
                  <w:szCs w:val="18"/>
                  <w:lang w:val="en-AU" w:eastAsia="en-US"/>
                </w:rPr>
                <w:delText>Unavailability of financial data</w:delText>
              </w:r>
            </w:del>
          </w:p>
        </w:tc>
        <w:tc>
          <w:tcPr>
            <w:tcW w:w="1620" w:type="dxa"/>
            <w:tcBorders>
              <w:top w:val="nil"/>
              <w:left w:val="nil"/>
              <w:bottom w:val="single" w:sz="4" w:space="0" w:color="auto"/>
              <w:right w:val="single" w:sz="4" w:space="0" w:color="auto"/>
            </w:tcBorders>
            <w:noWrap/>
            <w:vAlign w:val="center"/>
            <w:hideMark/>
          </w:tcPr>
          <w:p w14:paraId="39B5775C" w14:textId="77777777" w:rsidR="00C54BC2" w:rsidRDefault="00C54BC2">
            <w:pPr>
              <w:jc w:val="right"/>
              <w:rPr>
                <w:del w:id="2473" w:author="KPMG_PQH" w:date="2026-04-07T11:25:00Z" w16du:dateUtc="2026-04-07T04:25:00Z"/>
                <w:rFonts w:ascii="Arial" w:hAnsi="Arial" w:cs="Arial"/>
                <w:sz w:val="18"/>
                <w:szCs w:val="18"/>
                <w:lang w:val="en-AU" w:eastAsia="en-US"/>
              </w:rPr>
            </w:pPr>
            <w:del w:id="2474" w:author="KPMG_PQH" w:date="2026-04-07T11:25:00Z" w16du:dateUtc="2026-04-07T04:25:00Z">
              <w:r>
                <w:rPr>
                  <w:rFonts w:ascii="Arial" w:hAnsi="Arial" w:cs="Arial"/>
                  <w:sz w:val="18"/>
                  <w:szCs w:val="18"/>
                  <w:lang w:val="en-AU" w:eastAsia="en-US"/>
                </w:rPr>
                <w:delText>0</w:delText>
              </w:r>
            </w:del>
          </w:p>
        </w:tc>
        <w:tc>
          <w:tcPr>
            <w:tcW w:w="1479" w:type="dxa"/>
            <w:tcBorders>
              <w:top w:val="nil"/>
              <w:left w:val="nil"/>
              <w:bottom w:val="single" w:sz="4" w:space="0" w:color="auto"/>
              <w:right w:val="single" w:sz="4" w:space="0" w:color="auto"/>
            </w:tcBorders>
            <w:noWrap/>
            <w:vAlign w:val="center"/>
            <w:hideMark/>
          </w:tcPr>
          <w:p w14:paraId="01B0C6E3" w14:textId="77777777" w:rsidR="00C54BC2" w:rsidRDefault="00DB5348">
            <w:pPr>
              <w:jc w:val="right"/>
              <w:rPr>
                <w:del w:id="2475" w:author="KPMG_PQH" w:date="2026-04-07T11:25:00Z" w16du:dateUtc="2026-04-07T04:25:00Z"/>
                <w:rFonts w:ascii="Arial" w:hAnsi="Arial" w:cs="Arial"/>
                <w:sz w:val="18"/>
                <w:szCs w:val="18"/>
                <w:lang w:val="en-AU" w:eastAsia="en-US"/>
              </w:rPr>
            </w:pPr>
            <w:del w:id="2476" w:author="KPMG_PQH" w:date="2026-04-07T11:25:00Z" w16du:dateUtc="2026-04-07T04:25:00Z">
              <w:r>
                <w:rPr>
                  <w:rFonts w:ascii="Arial" w:hAnsi="Arial" w:cs="Arial"/>
                  <w:sz w:val="18"/>
                  <w:szCs w:val="18"/>
                  <w:lang w:val="en-AU" w:eastAsia="en-US"/>
                </w:rPr>
                <w:delText>31</w:delText>
              </w:r>
            </w:del>
          </w:p>
        </w:tc>
      </w:tr>
      <w:tr w:rsidR="00C54BC2" w14:paraId="67AF3E86" w14:textId="77777777" w:rsidTr="00C54BC2">
        <w:trPr>
          <w:trHeight w:val="288"/>
          <w:del w:id="2477" w:author="KPMG_PQH" w:date="2026-04-07T11:25:00Z" w16du:dateUtc="2026-04-07T04:25:00Z"/>
        </w:trPr>
        <w:tc>
          <w:tcPr>
            <w:tcW w:w="5395" w:type="dxa"/>
            <w:tcBorders>
              <w:top w:val="nil"/>
              <w:left w:val="single" w:sz="4" w:space="0" w:color="auto"/>
              <w:bottom w:val="single" w:sz="4" w:space="0" w:color="auto"/>
              <w:right w:val="single" w:sz="4" w:space="0" w:color="auto"/>
            </w:tcBorders>
            <w:vAlign w:val="center"/>
            <w:hideMark/>
          </w:tcPr>
          <w:p w14:paraId="7AF67897" w14:textId="77777777" w:rsidR="00C54BC2" w:rsidRDefault="00C54BC2">
            <w:pPr>
              <w:rPr>
                <w:del w:id="2478" w:author="KPMG_PQH" w:date="2026-04-07T11:25:00Z" w16du:dateUtc="2026-04-07T04:25:00Z"/>
                <w:rFonts w:ascii="Arial" w:hAnsi="Arial" w:cs="Arial"/>
                <w:sz w:val="18"/>
                <w:szCs w:val="18"/>
                <w:lang w:val="en-AU" w:eastAsia="en-US"/>
              </w:rPr>
            </w:pPr>
            <w:del w:id="2479" w:author="KPMG_PQH" w:date="2026-04-07T11:25:00Z" w16du:dateUtc="2026-04-07T04:25:00Z">
              <w:r>
                <w:rPr>
                  <w:rFonts w:ascii="Arial" w:hAnsi="Arial" w:cs="Arial"/>
                  <w:sz w:val="18"/>
                  <w:szCs w:val="18"/>
                  <w:lang w:val="en-AU" w:eastAsia="en-US"/>
                </w:rPr>
                <w:delText>Making loss for three consecutive years</w:delText>
              </w:r>
            </w:del>
          </w:p>
        </w:tc>
        <w:tc>
          <w:tcPr>
            <w:tcW w:w="1620" w:type="dxa"/>
            <w:tcBorders>
              <w:top w:val="nil"/>
              <w:left w:val="nil"/>
              <w:bottom w:val="single" w:sz="4" w:space="0" w:color="auto"/>
              <w:right w:val="single" w:sz="4" w:space="0" w:color="auto"/>
            </w:tcBorders>
            <w:noWrap/>
            <w:vAlign w:val="center"/>
            <w:hideMark/>
          </w:tcPr>
          <w:p w14:paraId="5C7D42A6" w14:textId="77777777" w:rsidR="00C54BC2" w:rsidRDefault="00DB5348">
            <w:pPr>
              <w:jc w:val="right"/>
              <w:rPr>
                <w:del w:id="2480" w:author="KPMG_PQH" w:date="2026-04-07T11:25:00Z" w16du:dateUtc="2026-04-07T04:25:00Z"/>
                <w:rFonts w:ascii="Arial" w:hAnsi="Arial" w:cs="Arial"/>
                <w:sz w:val="18"/>
                <w:szCs w:val="18"/>
                <w:lang w:val="en-AU" w:eastAsia="en-US"/>
              </w:rPr>
            </w:pPr>
            <w:del w:id="2481" w:author="KPMG_PQH" w:date="2026-04-07T11:25:00Z" w16du:dateUtc="2026-04-07T04:25:00Z">
              <w:r>
                <w:rPr>
                  <w:rFonts w:ascii="Arial" w:hAnsi="Arial" w:cs="Arial"/>
                  <w:sz w:val="18"/>
                  <w:szCs w:val="18"/>
                  <w:lang w:val="en-AU" w:eastAsia="en-US"/>
                </w:rPr>
                <w:delText>2</w:delText>
              </w:r>
            </w:del>
          </w:p>
        </w:tc>
        <w:tc>
          <w:tcPr>
            <w:tcW w:w="1479" w:type="dxa"/>
            <w:tcBorders>
              <w:top w:val="nil"/>
              <w:left w:val="nil"/>
              <w:bottom w:val="single" w:sz="4" w:space="0" w:color="auto"/>
              <w:right w:val="single" w:sz="4" w:space="0" w:color="auto"/>
            </w:tcBorders>
            <w:noWrap/>
            <w:vAlign w:val="center"/>
            <w:hideMark/>
          </w:tcPr>
          <w:p w14:paraId="4C72B5A4" w14:textId="77777777" w:rsidR="00C54BC2" w:rsidRDefault="00DB5348">
            <w:pPr>
              <w:jc w:val="right"/>
              <w:rPr>
                <w:del w:id="2482" w:author="KPMG_PQH" w:date="2026-04-07T11:25:00Z" w16du:dateUtc="2026-04-07T04:25:00Z"/>
                <w:rFonts w:ascii="Arial" w:hAnsi="Arial" w:cs="Arial"/>
                <w:sz w:val="18"/>
                <w:szCs w:val="18"/>
                <w:lang w:val="en-AU" w:eastAsia="en-US"/>
              </w:rPr>
            </w:pPr>
            <w:del w:id="2483" w:author="KPMG_PQH" w:date="2026-04-07T11:25:00Z" w16du:dateUtc="2026-04-07T04:25:00Z">
              <w:r>
                <w:rPr>
                  <w:rFonts w:ascii="Arial" w:hAnsi="Arial" w:cs="Arial"/>
                  <w:sz w:val="18"/>
                  <w:szCs w:val="18"/>
                  <w:lang w:val="en-AU" w:eastAsia="en-US"/>
                </w:rPr>
                <w:delText>29</w:delText>
              </w:r>
            </w:del>
          </w:p>
        </w:tc>
      </w:tr>
      <w:tr w:rsidR="00C54BC2" w14:paraId="5DFB2163" w14:textId="77777777" w:rsidTr="00C54BC2">
        <w:trPr>
          <w:trHeight w:val="288"/>
          <w:del w:id="2484" w:author="KPMG_PQH" w:date="2026-04-07T11:25:00Z" w16du:dateUtc="2026-04-07T04:25:00Z"/>
        </w:trPr>
        <w:tc>
          <w:tcPr>
            <w:tcW w:w="5395" w:type="dxa"/>
            <w:tcBorders>
              <w:top w:val="nil"/>
              <w:left w:val="single" w:sz="4" w:space="0" w:color="auto"/>
              <w:bottom w:val="single" w:sz="4" w:space="0" w:color="auto"/>
              <w:right w:val="single" w:sz="4" w:space="0" w:color="auto"/>
            </w:tcBorders>
            <w:vAlign w:val="center"/>
            <w:hideMark/>
          </w:tcPr>
          <w:p w14:paraId="48FE94BD" w14:textId="77777777" w:rsidR="00C54BC2" w:rsidRDefault="00C54BC2">
            <w:pPr>
              <w:rPr>
                <w:del w:id="2485" w:author="KPMG_PQH" w:date="2026-04-07T11:25:00Z" w16du:dateUtc="2026-04-07T04:25:00Z"/>
                <w:rFonts w:ascii="Arial" w:hAnsi="Arial" w:cs="Arial"/>
                <w:sz w:val="18"/>
                <w:szCs w:val="18"/>
                <w:lang w:val="en-AU" w:eastAsia="en-US"/>
              </w:rPr>
            </w:pPr>
            <w:del w:id="2486" w:author="KPMG_PQH" w:date="2026-04-07T11:25:00Z" w16du:dateUtc="2026-04-07T04:25:00Z">
              <w:r>
                <w:rPr>
                  <w:rFonts w:ascii="Arial" w:hAnsi="Arial" w:cs="Arial"/>
                  <w:sz w:val="18"/>
                  <w:szCs w:val="18"/>
                  <w:lang w:val="en-AU" w:eastAsia="en-US"/>
                </w:rPr>
                <w:delText>R&amp;D expenses to Net sales ratio exceeding 3%</w:delText>
              </w:r>
            </w:del>
          </w:p>
        </w:tc>
        <w:tc>
          <w:tcPr>
            <w:tcW w:w="1620" w:type="dxa"/>
            <w:tcBorders>
              <w:top w:val="nil"/>
              <w:left w:val="nil"/>
              <w:bottom w:val="single" w:sz="4" w:space="0" w:color="auto"/>
              <w:right w:val="single" w:sz="4" w:space="0" w:color="auto"/>
            </w:tcBorders>
            <w:noWrap/>
            <w:vAlign w:val="center"/>
            <w:hideMark/>
          </w:tcPr>
          <w:p w14:paraId="699CEC60" w14:textId="77777777" w:rsidR="00C54BC2" w:rsidRDefault="00DB5348">
            <w:pPr>
              <w:jc w:val="right"/>
              <w:rPr>
                <w:del w:id="2487" w:author="KPMG_PQH" w:date="2026-04-07T11:25:00Z" w16du:dateUtc="2026-04-07T04:25:00Z"/>
                <w:rFonts w:ascii="Arial" w:hAnsi="Arial" w:cs="Arial"/>
                <w:sz w:val="18"/>
                <w:szCs w:val="18"/>
                <w:lang w:val="en-AU" w:eastAsia="en-US"/>
              </w:rPr>
            </w:pPr>
            <w:del w:id="2488" w:author="KPMG_PQH" w:date="2026-04-07T11:25:00Z" w16du:dateUtc="2026-04-07T04:25:00Z">
              <w:r>
                <w:rPr>
                  <w:rFonts w:ascii="Arial" w:hAnsi="Arial" w:cs="Arial"/>
                  <w:sz w:val="18"/>
                  <w:szCs w:val="18"/>
                  <w:lang w:val="en-AU" w:eastAsia="en-US"/>
                </w:rPr>
                <w:delText>0</w:delText>
              </w:r>
            </w:del>
          </w:p>
        </w:tc>
        <w:tc>
          <w:tcPr>
            <w:tcW w:w="1479" w:type="dxa"/>
            <w:tcBorders>
              <w:top w:val="nil"/>
              <w:left w:val="nil"/>
              <w:bottom w:val="single" w:sz="4" w:space="0" w:color="auto"/>
              <w:right w:val="single" w:sz="4" w:space="0" w:color="auto"/>
            </w:tcBorders>
            <w:noWrap/>
            <w:vAlign w:val="center"/>
            <w:hideMark/>
          </w:tcPr>
          <w:p w14:paraId="44251749" w14:textId="77777777" w:rsidR="00C54BC2" w:rsidRDefault="00DB5348">
            <w:pPr>
              <w:jc w:val="right"/>
              <w:rPr>
                <w:del w:id="2489" w:author="KPMG_PQH" w:date="2026-04-07T11:25:00Z" w16du:dateUtc="2026-04-07T04:25:00Z"/>
                <w:rFonts w:ascii="Arial" w:hAnsi="Arial" w:cs="Arial"/>
                <w:sz w:val="18"/>
                <w:szCs w:val="18"/>
                <w:lang w:val="en-AU" w:eastAsia="en-US"/>
              </w:rPr>
            </w:pPr>
            <w:del w:id="2490" w:author="KPMG_PQH" w:date="2026-04-07T11:25:00Z" w16du:dateUtc="2026-04-07T04:25:00Z">
              <w:r>
                <w:rPr>
                  <w:rFonts w:ascii="Arial" w:hAnsi="Arial" w:cs="Arial"/>
                  <w:sz w:val="18"/>
                  <w:szCs w:val="18"/>
                  <w:lang w:val="en-AU" w:eastAsia="en-US"/>
                </w:rPr>
                <w:delText>29</w:delText>
              </w:r>
            </w:del>
          </w:p>
        </w:tc>
      </w:tr>
      <w:tr w:rsidR="00C54BC2" w14:paraId="00993C41" w14:textId="77777777" w:rsidTr="00C54BC2">
        <w:trPr>
          <w:trHeight w:val="288"/>
          <w:del w:id="2491"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063CB2F4" w14:textId="77777777" w:rsidR="00C54BC2" w:rsidRDefault="00C54BC2">
            <w:pPr>
              <w:rPr>
                <w:del w:id="2492" w:author="KPMG_PQH" w:date="2026-04-07T11:25:00Z" w16du:dateUtc="2026-04-07T04:25:00Z"/>
                <w:rFonts w:ascii="Arial" w:hAnsi="Arial" w:cs="Arial"/>
                <w:sz w:val="18"/>
                <w:szCs w:val="18"/>
                <w:lang w:val="en-AU" w:eastAsia="en-US"/>
              </w:rPr>
            </w:pPr>
            <w:del w:id="2493" w:author="KPMG_PQH" w:date="2026-04-07T11:25:00Z" w16du:dateUtc="2026-04-07T04:25:00Z">
              <w:r>
                <w:rPr>
                  <w:rFonts w:ascii="Arial" w:hAnsi="Arial" w:cs="Arial"/>
                  <w:sz w:val="18"/>
                  <w:szCs w:val="18"/>
                  <w:lang w:val="en-AU" w:eastAsia="en-US"/>
                </w:rPr>
                <w:delText> </w:delText>
              </w:r>
            </w:del>
          </w:p>
        </w:tc>
        <w:tc>
          <w:tcPr>
            <w:tcW w:w="1620" w:type="dxa"/>
            <w:tcBorders>
              <w:top w:val="nil"/>
              <w:left w:val="nil"/>
              <w:bottom w:val="single" w:sz="4" w:space="0" w:color="auto"/>
              <w:right w:val="single" w:sz="4" w:space="0" w:color="auto"/>
            </w:tcBorders>
            <w:shd w:val="clear" w:color="auto" w:fill="FFFFFF"/>
            <w:noWrap/>
            <w:vAlign w:val="center"/>
            <w:hideMark/>
          </w:tcPr>
          <w:p w14:paraId="61A9E1E7" w14:textId="77777777" w:rsidR="00C54BC2" w:rsidRDefault="00C54BC2">
            <w:pPr>
              <w:rPr>
                <w:del w:id="2494" w:author="KPMG_PQH" w:date="2026-04-07T11:25:00Z" w16du:dateUtc="2026-04-07T04:25:00Z"/>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D4C3BA6" w14:textId="77777777" w:rsidR="00C54BC2" w:rsidRDefault="00C54BC2">
            <w:pPr>
              <w:rPr>
                <w:del w:id="2495" w:author="KPMG_PQH" w:date="2026-04-07T11:25:00Z" w16du:dateUtc="2026-04-07T04:25:00Z"/>
                <w:rFonts w:cs="Arial"/>
                <w:sz w:val="20"/>
                <w:szCs w:val="20"/>
                <w:lang w:eastAsia="en-US"/>
              </w:rPr>
            </w:pPr>
          </w:p>
        </w:tc>
      </w:tr>
      <w:tr w:rsidR="00C54BC2" w14:paraId="07FC8C27" w14:textId="77777777" w:rsidTr="00C54BC2">
        <w:trPr>
          <w:trHeight w:val="288"/>
          <w:del w:id="2496"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1A94123" w14:textId="77777777" w:rsidR="00C54BC2" w:rsidRDefault="00C54BC2">
            <w:pPr>
              <w:rPr>
                <w:del w:id="2497" w:author="KPMG_PQH" w:date="2026-04-07T11:25:00Z" w16du:dateUtc="2026-04-07T04:25:00Z"/>
                <w:rFonts w:ascii="Arial" w:hAnsi="Arial" w:cs="Arial"/>
                <w:i/>
                <w:iCs/>
                <w:sz w:val="18"/>
                <w:szCs w:val="18"/>
                <w:lang w:val="en-AU" w:eastAsia="en-US"/>
              </w:rPr>
            </w:pPr>
            <w:del w:id="2498" w:author="KPMG_PQH" w:date="2026-04-07T11:25:00Z" w16du:dateUtc="2026-04-07T04:25:00Z">
              <w:r>
                <w:rPr>
                  <w:rFonts w:ascii="Arial" w:hAnsi="Arial" w:cs="Arial"/>
                  <w:i/>
                  <w:iCs/>
                  <w:sz w:val="18"/>
                  <w:szCs w:val="18"/>
                  <w:lang w:val="en-AU" w:eastAsia="en-US"/>
                </w:rPr>
                <w:delText>Reasons for rejection, based on qualitative screening</w:delText>
              </w:r>
            </w:del>
          </w:p>
        </w:tc>
        <w:tc>
          <w:tcPr>
            <w:tcW w:w="1620" w:type="dxa"/>
            <w:tcBorders>
              <w:top w:val="nil"/>
              <w:left w:val="nil"/>
              <w:bottom w:val="single" w:sz="4" w:space="0" w:color="auto"/>
              <w:right w:val="single" w:sz="4" w:space="0" w:color="auto"/>
            </w:tcBorders>
            <w:shd w:val="clear" w:color="auto" w:fill="F2F2F2"/>
            <w:noWrap/>
            <w:vAlign w:val="center"/>
            <w:hideMark/>
          </w:tcPr>
          <w:p w14:paraId="2534A60C" w14:textId="77777777" w:rsidR="00C54BC2" w:rsidRDefault="00C54BC2">
            <w:pPr>
              <w:rPr>
                <w:del w:id="2499" w:author="KPMG_PQH" w:date="2026-04-07T11:25:00Z" w16du:dateUtc="2026-04-07T04:25:00Z"/>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FD2E087" w14:textId="77777777" w:rsidR="00C54BC2" w:rsidRDefault="00C54BC2">
            <w:pPr>
              <w:rPr>
                <w:del w:id="2500" w:author="KPMG_PQH" w:date="2026-04-07T11:25:00Z" w16du:dateUtc="2026-04-07T04:25:00Z"/>
                <w:rFonts w:cs="Arial"/>
                <w:sz w:val="20"/>
                <w:szCs w:val="20"/>
                <w:lang w:eastAsia="en-US"/>
              </w:rPr>
            </w:pPr>
          </w:p>
        </w:tc>
      </w:tr>
      <w:tr w:rsidR="00C54BC2" w14:paraId="4177C91F" w14:textId="77777777" w:rsidTr="00C54BC2">
        <w:trPr>
          <w:trHeight w:val="288"/>
          <w:del w:id="2501"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E995BA7" w14:textId="77777777" w:rsidR="00C54BC2" w:rsidRDefault="00C54BC2">
            <w:pPr>
              <w:rPr>
                <w:del w:id="2502" w:author="KPMG_PQH" w:date="2026-04-07T11:25:00Z" w16du:dateUtc="2026-04-07T04:25:00Z"/>
                <w:rFonts w:ascii="Arial" w:hAnsi="Arial" w:cs="Arial"/>
                <w:sz w:val="18"/>
                <w:szCs w:val="18"/>
                <w:lang w:val="en-AU" w:eastAsia="en-US"/>
              </w:rPr>
            </w:pPr>
            <w:del w:id="2503" w:author="KPMG_PQH" w:date="2026-04-07T11:25:00Z" w16du:dateUtc="2026-04-07T04:25:00Z">
              <w:r>
                <w:rPr>
                  <w:rFonts w:ascii="Arial" w:hAnsi="Arial" w:cs="Arial"/>
                  <w:sz w:val="18"/>
                  <w:szCs w:val="18"/>
                  <w:lang w:val="en-AU" w:eastAsia="en-US"/>
                </w:rPr>
                <w:delText>Significantly different function</w:delText>
              </w:r>
            </w:del>
          </w:p>
        </w:tc>
        <w:tc>
          <w:tcPr>
            <w:tcW w:w="1620" w:type="dxa"/>
            <w:tcBorders>
              <w:top w:val="nil"/>
              <w:left w:val="nil"/>
              <w:bottom w:val="single" w:sz="4" w:space="0" w:color="auto"/>
              <w:right w:val="single" w:sz="4" w:space="0" w:color="auto"/>
            </w:tcBorders>
            <w:noWrap/>
            <w:vAlign w:val="center"/>
            <w:hideMark/>
          </w:tcPr>
          <w:p w14:paraId="5C5E0B4E" w14:textId="77777777" w:rsidR="00C54BC2" w:rsidRDefault="00DB5348">
            <w:pPr>
              <w:jc w:val="right"/>
              <w:rPr>
                <w:del w:id="2504" w:author="KPMG_PQH" w:date="2026-04-07T11:25:00Z" w16du:dateUtc="2026-04-07T04:25:00Z"/>
                <w:rFonts w:ascii="Arial" w:hAnsi="Arial" w:cs="Arial"/>
                <w:sz w:val="18"/>
                <w:szCs w:val="18"/>
                <w:lang w:val="en-AU" w:eastAsia="en-US"/>
              </w:rPr>
            </w:pPr>
            <w:del w:id="2505" w:author="KPMG_PQH" w:date="2026-04-07T11:25:00Z" w16du:dateUtc="2026-04-07T04:25:00Z">
              <w:r>
                <w:rPr>
                  <w:rFonts w:ascii="Arial" w:hAnsi="Arial" w:cs="Arial"/>
                  <w:sz w:val="18"/>
                  <w:szCs w:val="18"/>
                  <w:lang w:val="en-AU" w:eastAsia="en-US"/>
                </w:rPr>
                <w:delText>11</w:delText>
              </w:r>
            </w:del>
          </w:p>
        </w:tc>
        <w:tc>
          <w:tcPr>
            <w:tcW w:w="1479" w:type="dxa"/>
            <w:tcBorders>
              <w:top w:val="nil"/>
              <w:left w:val="nil"/>
              <w:bottom w:val="single" w:sz="4" w:space="0" w:color="auto"/>
              <w:right w:val="single" w:sz="4" w:space="0" w:color="auto"/>
            </w:tcBorders>
            <w:shd w:val="clear" w:color="auto" w:fill="FFFFFF"/>
            <w:noWrap/>
            <w:vAlign w:val="center"/>
            <w:hideMark/>
          </w:tcPr>
          <w:p w14:paraId="1EE49012" w14:textId="77777777" w:rsidR="00C54BC2" w:rsidRDefault="00C54BC2">
            <w:pPr>
              <w:jc w:val="right"/>
              <w:rPr>
                <w:del w:id="2506" w:author="KPMG_PQH" w:date="2026-04-07T11:25:00Z" w16du:dateUtc="2026-04-07T04:25:00Z"/>
                <w:rFonts w:ascii="Arial" w:hAnsi="Arial" w:cs="Arial"/>
                <w:sz w:val="18"/>
                <w:szCs w:val="18"/>
                <w:lang w:val="en-AU" w:eastAsia="en-US"/>
              </w:rPr>
            </w:pPr>
            <w:del w:id="2507" w:author="KPMG_PQH" w:date="2026-04-07T11:25:00Z" w16du:dateUtc="2026-04-07T04:25:00Z">
              <w:r>
                <w:rPr>
                  <w:rFonts w:ascii="Arial" w:hAnsi="Arial" w:cs="Arial"/>
                  <w:sz w:val="18"/>
                  <w:szCs w:val="18"/>
                  <w:lang w:val="en-AU" w:eastAsia="en-US"/>
                </w:rPr>
                <w:delText>18</w:delText>
              </w:r>
            </w:del>
          </w:p>
        </w:tc>
      </w:tr>
      <w:tr w:rsidR="00C54BC2" w14:paraId="7A020B0E" w14:textId="77777777" w:rsidTr="00C54BC2">
        <w:trPr>
          <w:trHeight w:val="288"/>
          <w:del w:id="2508" w:author="KPMG_PQH" w:date="2026-04-07T11:25:00Z" w16du:dateUtc="2026-04-07T04:25:00Z"/>
        </w:trPr>
        <w:tc>
          <w:tcPr>
            <w:tcW w:w="5395" w:type="dxa"/>
            <w:tcBorders>
              <w:top w:val="nil"/>
              <w:left w:val="single" w:sz="4" w:space="0" w:color="auto"/>
              <w:bottom w:val="single" w:sz="4" w:space="0" w:color="auto"/>
              <w:right w:val="single" w:sz="4" w:space="0" w:color="auto"/>
            </w:tcBorders>
            <w:vAlign w:val="center"/>
            <w:hideMark/>
          </w:tcPr>
          <w:p w14:paraId="2B6B8826" w14:textId="77777777" w:rsidR="00C54BC2" w:rsidRDefault="00C54BC2">
            <w:pPr>
              <w:rPr>
                <w:del w:id="2509" w:author="KPMG_PQH" w:date="2026-04-07T11:25:00Z" w16du:dateUtc="2026-04-07T04:25:00Z"/>
                <w:rFonts w:ascii="Arial" w:hAnsi="Arial" w:cs="Arial"/>
                <w:color w:val="000000"/>
                <w:sz w:val="18"/>
                <w:szCs w:val="18"/>
                <w:lang w:val="en-AU" w:eastAsia="en-US"/>
              </w:rPr>
            </w:pPr>
            <w:del w:id="2510" w:author="KPMG_PQH" w:date="2026-04-07T11:25:00Z" w16du:dateUtc="2026-04-07T04:25:00Z">
              <w:r>
                <w:rPr>
                  <w:rFonts w:ascii="Arial" w:hAnsi="Arial" w:cs="Arial"/>
                  <w:color w:val="000000"/>
                  <w:sz w:val="18"/>
                  <w:szCs w:val="18"/>
                  <w:lang w:val="en-AU" w:eastAsia="en-US"/>
                </w:rPr>
                <w:delText>Significantly different product</w:delText>
              </w:r>
            </w:del>
          </w:p>
        </w:tc>
        <w:tc>
          <w:tcPr>
            <w:tcW w:w="1620" w:type="dxa"/>
            <w:tcBorders>
              <w:top w:val="nil"/>
              <w:left w:val="nil"/>
              <w:bottom w:val="single" w:sz="4" w:space="0" w:color="auto"/>
              <w:right w:val="single" w:sz="4" w:space="0" w:color="auto"/>
            </w:tcBorders>
            <w:noWrap/>
            <w:vAlign w:val="center"/>
            <w:hideMark/>
          </w:tcPr>
          <w:p w14:paraId="5752E422" w14:textId="77777777" w:rsidR="00C54BC2" w:rsidRDefault="00DB5348">
            <w:pPr>
              <w:jc w:val="right"/>
              <w:rPr>
                <w:del w:id="2511" w:author="KPMG_PQH" w:date="2026-04-07T11:25:00Z" w16du:dateUtc="2026-04-07T04:25:00Z"/>
                <w:rFonts w:ascii="Arial" w:hAnsi="Arial" w:cs="Arial"/>
                <w:sz w:val="18"/>
                <w:szCs w:val="18"/>
                <w:lang w:val="en-AU" w:eastAsia="en-US"/>
              </w:rPr>
            </w:pPr>
            <w:del w:id="2512" w:author="KPMG_PQH" w:date="2026-04-07T11:25:00Z" w16du:dateUtc="2026-04-07T04:25:00Z">
              <w:r>
                <w:rPr>
                  <w:rFonts w:ascii="Arial" w:hAnsi="Arial" w:cs="Arial"/>
                  <w:sz w:val="18"/>
                  <w:szCs w:val="18"/>
                  <w:lang w:val="en-AU" w:eastAsia="en-US"/>
                </w:rPr>
                <w:delText>13</w:delText>
              </w:r>
            </w:del>
          </w:p>
        </w:tc>
        <w:tc>
          <w:tcPr>
            <w:tcW w:w="1479" w:type="dxa"/>
            <w:tcBorders>
              <w:top w:val="nil"/>
              <w:left w:val="nil"/>
              <w:bottom w:val="single" w:sz="4" w:space="0" w:color="auto"/>
              <w:right w:val="single" w:sz="4" w:space="0" w:color="auto"/>
            </w:tcBorders>
            <w:shd w:val="clear" w:color="auto" w:fill="FFFFFF"/>
            <w:noWrap/>
            <w:vAlign w:val="center"/>
            <w:hideMark/>
          </w:tcPr>
          <w:p w14:paraId="2206CD63" w14:textId="77777777" w:rsidR="00C54BC2" w:rsidRDefault="00DB5348">
            <w:pPr>
              <w:jc w:val="right"/>
              <w:rPr>
                <w:del w:id="2513" w:author="KPMG_PQH" w:date="2026-04-07T11:25:00Z" w16du:dateUtc="2026-04-07T04:25:00Z"/>
                <w:rFonts w:ascii="Arial" w:hAnsi="Arial" w:cs="Arial"/>
                <w:sz w:val="18"/>
                <w:szCs w:val="18"/>
                <w:lang w:val="en-AU" w:eastAsia="en-US"/>
              </w:rPr>
            </w:pPr>
            <w:del w:id="2514" w:author="KPMG_PQH" w:date="2026-04-07T11:25:00Z" w16du:dateUtc="2026-04-07T04:25:00Z">
              <w:r>
                <w:rPr>
                  <w:rFonts w:ascii="Arial" w:hAnsi="Arial" w:cs="Arial"/>
                  <w:sz w:val="18"/>
                  <w:szCs w:val="18"/>
                  <w:lang w:val="en-AU" w:eastAsia="en-US"/>
                </w:rPr>
                <w:delText>5</w:delText>
              </w:r>
            </w:del>
          </w:p>
        </w:tc>
      </w:tr>
      <w:tr w:rsidR="00C54BC2" w14:paraId="121AED48" w14:textId="77777777" w:rsidTr="00C54BC2">
        <w:trPr>
          <w:trHeight w:val="288"/>
          <w:del w:id="2515"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B6F0BDA" w14:textId="77777777" w:rsidR="00C54BC2" w:rsidRDefault="00C54BC2">
            <w:pPr>
              <w:rPr>
                <w:del w:id="2516" w:author="KPMG_PQH" w:date="2026-04-07T11:25:00Z" w16du:dateUtc="2026-04-07T04:25:00Z"/>
                <w:rFonts w:ascii="Arial" w:hAnsi="Arial" w:cs="Arial"/>
                <w:sz w:val="18"/>
                <w:szCs w:val="18"/>
                <w:lang w:val="en-AU" w:eastAsia="en-US"/>
              </w:rPr>
            </w:pPr>
            <w:del w:id="2517" w:author="KPMG_PQH" w:date="2026-04-07T11:25:00Z" w16du:dateUtc="2026-04-07T04:25:00Z">
              <w:r>
                <w:rPr>
                  <w:rFonts w:ascii="Arial" w:hAnsi="Arial" w:cs="Arial"/>
                  <w:sz w:val="18"/>
                  <w:szCs w:val="18"/>
                  <w:lang w:val="en-AU" w:eastAsia="en-US"/>
                </w:rPr>
                <w:delText>Being a subsidiary</w:delText>
              </w:r>
            </w:del>
          </w:p>
        </w:tc>
        <w:tc>
          <w:tcPr>
            <w:tcW w:w="1620" w:type="dxa"/>
            <w:tcBorders>
              <w:top w:val="nil"/>
              <w:left w:val="nil"/>
              <w:bottom w:val="single" w:sz="4" w:space="0" w:color="auto"/>
              <w:right w:val="single" w:sz="4" w:space="0" w:color="auto"/>
            </w:tcBorders>
            <w:noWrap/>
            <w:vAlign w:val="center"/>
            <w:hideMark/>
          </w:tcPr>
          <w:p w14:paraId="2E267619" w14:textId="77777777" w:rsidR="00C54BC2" w:rsidRDefault="00F917FE">
            <w:pPr>
              <w:jc w:val="right"/>
              <w:rPr>
                <w:del w:id="2518" w:author="KPMG_PQH" w:date="2026-04-07T11:25:00Z" w16du:dateUtc="2026-04-07T04:25:00Z"/>
                <w:rFonts w:ascii="Arial" w:hAnsi="Arial" w:cs="Arial"/>
                <w:sz w:val="18"/>
                <w:szCs w:val="18"/>
                <w:lang w:val="en-AU" w:eastAsia="en-US"/>
              </w:rPr>
            </w:pPr>
            <w:del w:id="2519" w:author="KPMG_PQH" w:date="2026-04-07T11:25:00Z" w16du:dateUtc="2026-04-07T04:25:00Z">
              <w:r>
                <w:rPr>
                  <w:rFonts w:ascii="Arial" w:hAnsi="Arial" w:cs="Arial"/>
                  <w:sz w:val="18"/>
                  <w:szCs w:val="18"/>
                  <w:lang w:val="en-AU" w:eastAsia="en-US"/>
                </w:rPr>
                <w:delText>3</w:delText>
              </w:r>
            </w:del>
          </w:p>
        </w:tc>
        <w:tc>
          <w:tcPr>
            <w:tcW w:w="1479" w:type="dxa"/>
            <w:tcBorders>
              <w:top w:val="nil"/>
              <w:left w:val="nil"/>
              <w:bottom w:val="single" w:sz="4" w:space="0" w:color="auto"/>
              <w:right w:val="single" w:sz="4" w:space="0" w:color="auto"/>
            </w:tcBorders>
            <w:shd w:val="clear" w:color="auto" w:fill="FFFFFF"/>
            <w:noWrap/>
            <w:vAlign w:val="center"/>
            <w:hideMark/>
          </w:tcPr>
          <w:p w14:paraId="148D7700" w14:textId="77777777" w:rsidR="00C54BC2" w:rsidRDefault="00F917FE">
            <w:pPr>
              <w:jc w:val="right"/>
              <w:rPr>
                <w:del w:id="2520" w:author="KPMG_PQH" w:date="2026-04-07T11:25:00Z" w16du:dateUtc="2026-04-07T04:25:00Z"/>
                <w:rFonts w:ascii="Arial" w:hAnsi="Arial" w:cs="Arial"/>
                <w:sz w:val="18"/>
                <w:szCs w:val="18"/>
                <w:lang w:val="en-AU" w:eastAsia="en-US"/>
              </w:rPr>
            </w:pPr>
            <w:del w:id="2521" w:author="KPMG_PQH" w:date="2026-04-07T11:25:00Z" w16du:dateUtc="2026-04-07T04:25:00Z">
              <w:r>
                <w:rPr>
                  <w:rFonts w:ascii="Arial" w:hAnsi="Arial" w:cs="Arial"/>
                  <w:sz w:val="18"/>
                  <w:szCs w:val="18"/>
                  <w:lang w:val="en-AU" w:eastAsia="en-US"/>
                </w:rPr>
                <w:delText>2</w:delText>
              </w:r>
            </w:del>
          </w:p>
        </w:tc>
      </w:tr>
      <w:tr w:rsidR="00C54BC2" w14:paraId="5076A065" w14:textId="77777777" w:rsidTr="00C54BC2">
        <w:trPr>
          <w:trHeight w:val="288"/>
          <w:del w:id="2522"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E0D9210" w14:textId="77777777" w:rsidR="00C54BC2" w:rsidRDefault="00C54BC2">
            <w:pPr>
              <w:rPr>
                <w:del w:id="2523" w:author="KPMG_PQH" w:date="2026-04-07T11:25:00Z" w16du:dateUtc="2026-04-07T04:25:00Z"/>
                <w:rFonts w:ascii="Arial" w:hAnsi="Arial" w:cs="Arial"/>
                <w:sz w:val="18"/>
                <w:szCs w:val="18"/>
                <w:lang w:val="en-AU" w:eastAsia="en-US"/>
              </w:rPr>
            </w:pPr>
            <w:del w:id="2524" w:author="KPMG_PQH" w:date="2026-04-07T11:25:00Z" w16du:dateUtc="2026-04-07T04:25:00Z">
              <w:r>
                <w:rPr>
                  <w:rFonts w:ascii="Arial" w:hAnsi="Arial" w:cs="Arial"/>
                  <w:sz w:val="18"/>
                  <w:szCs w:val="18"/>
                  <w:lang w:val="en-AU" w:eastAsia="en-US"/>
                </w:rPr>
                <w:delText>Significant RPTs</w:delText>
              </w:r>
            </w:del>
          </w:p>
        </w:tc>
        <w:tc>
          <w:tcPr>
            <w:tcW w:w="1620" w:type="dxa"/>
            <w:tcBorders>
              <w:top w:val="nil"/>
              <w:left w:val="nil"/>
              <w:bottom w:val="single" w:sz="4" w:space="0" w:color="auto"/>
              <w:right w:val="single" w:sz="4" w:space="0" w:color="auto"/>
            </w:tcBorders>
            <w:noWrap/>
            <w:vAlign w:val="center"/>
            <w:hideMark/>
          </w:tcPr>
          <w:p w14:paraId="59A93E69" w14:textId="77777777" w:rsidR="00C54BC2" w:rsidRDefault="00DB5348">
            <w:pPr>
              <w:jc w:val="right"/>
              <w:rPr>
                <w:del w:id="2525" w:author="KPMG_PQH" w:date="2026-04-07T11:25:00Z" w16du:dateUtc="2026-04-07T04:25:00Z"/>
                <w:rFonts w:ascii="Arial" w:hAnsi="Arial" w:cs="Arial"/>
                <w:sz w:val="18"/>
                <w:szCs w:val="18"/>
                <w:lang w:val="en-AU" w:eastAsia="en-US"/>
              </w:rPr>
            </w:pPr>
            <w:del w:id="2526" w:author="KPMG_PQH" w:date="2026-04-07T11:25:00Z" w16du:dateUtc="2026-04-07T04:25:00Z">
              <w:r>
                <w:rPr>
                  <w:rFonts w:ascii="Arial" w:hAnsi="Arial" w:cs="Arial"/>
                  <w:sz w:val="18"/>
                  <w:szCs w:val="18"/>
                  <w:lang w:val="en-AU" w:eastAsia="en-US"/>
                </w:rPr>
                <w:delText>1</w:delText>
              </w:r>
            </w:del>
          </w:p>
        </w:tc>
        <w:tc>
          <w:tcPr>
            <w:tcW w:w="1479" w:type="dxa"/>
            <w:tcBorders>
              <w:top w:val="nil"/>
              <w:left w:val="nil"/>
              <w:bottom w:val="single" w:sz="4" w:space="0" w:color="auto"/>
              <w:right w:val="single" w:sz="4" w:space="0" w:color="auto"/>
            </w:tcBorders>
            <w:shd w:val="clear" w:color="auto" w:fill="FFFFFF"/>
            <w:noWrap/>
            <w:vAlign w:val="center"/>
            <w:hideMark/>
          </w:tcPr>
          <w:p w14:paraId="4CCC30BD" w14:textId="77777777" w:rsidR="00C54BC2" w:rsidRDefault="00DB5348">
            <w:pPr>
              <w:jc w:val="right"/>
              <w:rPr>
                <w:del w:id="2527" w:author="KPMG_PQH" w:date="2026-04-07T11:25:00Z" w16du:dateUtc="2026-04-07T04:25:00Z"/>
                <w:rFonts w:ascii="Arial" w:hAnsi="Arial" w:cs="Arial"/>
                <w:sz w:val="18"/>
                <w:szCs w:val="18"/>
                <w:lang w:val="en-AU" w:eastAsia="en-US"/>
              </w:rPr>
            </w:pPr>
            <w:del w:id="2528" w:author="KPMG_PQH" w:date="2026-04-07T11:25:00Z" w16du:dateUtc="2026-04-07T04:25:00Z">
              <w:r>
                <w:rPr>
                  <w:rFonts w:ascii="Arial" w:hAnsi="Arial" w:cs="Arial"/>
                  <w:sz w:val="18"/>
                  <w:szCs w:val="18"/>
                  <w:lang w:val="en-AU" w:eastAsia="en-US"/>
                </w:rPr>
                <w:delText>1</w:delText>
              </w:r>
            </w:del>
          </w:p>
        </w:tc>
      </w:tr>
      <w:tr w:rsidR="00C54BC2" w14:paraId="32D03242" w14:textId="77777777" w:rsidTr="00C54BC2">
        <w:trPr>
          <w:trHeight w:val="288"/>
          <w:del w:id="2529"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1F42572" w14:textId="77777777" w:rsidR="00C54BC2" w:rsidRDefault="00C54BC2">
            <w:pPr>
              <w:rPr>
                <w:del w:id="2530" w:author="KPMG_PQH" w:date="2026-04-07T11:25:00Z" w16du:dateUtc="2026-04-07T04:25:00Z"/>
                <w:rFonts w:ascii="Arial" w:hAnsi="Arial" w:cs="Arial"/>
                <w:b/>
                <w:bCs/>
                <w:i/>
                <w:iCs/>
                <w:sz w:val="18"/>
                <w:szCs w:val="18"/>
                <w:lang w:val="en-AU" w:eastAsia="en-US"/>
              </w:rPr>
            </w:pPr>
            <w:del w:id="2531" w:author="KPMG_PQH" w:date="2026-04-07T11:25:00Z" w16du:dateUtc="2026-04-07T04:25:00Z">
              <w:r>
                <w:rPr>
                  <w:rFonts w:ascii="Arial" w:hAnsi="Arial" w:cs="Arial"/>
                  <w:b/>
                  <w:bCs/>
                  <w:i/>
                  <w:iCs/>
                  <w:sz w:val="18"/>
                  <w:szCs w:val="18"/>
                  <w:lang w:val="en-AU" w:eastAsia="en-US"/>
                </w:rPr>
                <w:delText> </w:delText>
              </w:r>
            </w:del>
          </w:p>
        </w:tc>
        <w:tc>
          <w:tcPr>
            <w:tcW w:w="1620" w:type="dxa"/>
            <w:tcBorders>
              <w:top w:val="nil"/>
              <w:left w:val="nil"/>
              <w:bottom w:val="single" w:sz="4" w:space="0" w:color="auto"/>
              <w:right w:val="single" w:sz="4" w:space="0" w:color="auto"/>
            </w:tcBorders>
            <w:shd w:val="clear" w:color="auto" w:fill="FFFFFF"/>
            <w:noWrap/>
            <w:vAlign w:val="center"/>
            <w:hideMark/>
          </w:tcPr>
          <w:p w14:paraId="3E4D6FB0" w14:textId="77777777" w:rsidR="00C54BC2" w:rsidRDefault="00C54BC2">
            <w:pPr>
              <w:rPr>
                <w:del w:id="2532" w:author="KPMG_PQH" w:date="2026-04-07T11:25:00Z" w16du:dateUtc="2026-04-07T04:25:00Z"/>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3BC294B8" w14:textId="77777777" w:rsidR="00C54BC2" w:rsidRDefault="00C54BC2">
            <w:pPr>
              <w:rPr>
                <w:del w:id="2533" w:author="KPMG_PQH" w:date="2026-04-07T11:25:00Z" w16du:dateUtc="2026-04-07T04:25:00Z"/>
                <w:rFonts w:cs="Arial"/>
                <w:sz w:val="20"/>
                <w:szCs w:val="20"/>
                <w:lang w:eastAsia="en-US"/>
              </w:rPr>
            </w:pPr>
          </w:p>
        </w:tc>
      </w:tr>
      <w:tr w:rsidR="00C54BC2" w14:paraId="4079E10F" w14:textId="77777777" w:rsidTr="00C54BC2">
        <w:trPr>
          <w:trHeight w:val="288"/>
          <w:del w:id="2534" w:author="KPMG_PQH" w:date="2026-04-07T11:25:00Z" w16du:dateUtc="2026-04-07T04:25:00Z"/>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7824D887" w14:textId="77777777" w:rsidR="00C54BC2" w:rsidRDefault="00C54BC2">
            <w:pPr>
              <w:rPr>
                <w:del w:id="2535" w:author="KPMG_PQH" w:date="2026-04-07T11:25:00Z" w16du:dateUtc="2026-04-07T04:25:00Z"/>
                <w:rFonts w:ascii="Arial" w:hAnsi="Arial" w:cs="Arial"/>
                <w:b/>
                <w:bCs/>
                <w:color w:val="FFFFFF"/>
                <w:sz w:val="18"/>
                <w:szCs w:val="18"/>
                <w:lang w:val="en-AU" w:eastAsia="en-US"/>
              </w:rPr>
            </w:pPr>
            <w:del w:id="2536" w:author="KPMG_PQH" w:date="2026-04-07T11:25:00Z" w16du:dateUtc="2026-04-07T04:25:00Z">
              <w:r>
                <w:rPr>
                  <w:rFonts w:ascii="Arial" w:hAnsi="Arial" w:cs="Arial"/>
                  <w:b/>
                  <w:bCs/>
                  <w:color w:val="FFFFFF"/>
                  <w:sz w:val="18"/>
                  <w:szCs w:val="18"/>
                  <w:lang w:val="en-AU" w:eastAsia="en-US"/>
                </w:rPr>
                <w:delText xml:space="preserve">Number of local companies identified from </w:delText>
              </w:r>
              <w:r w:rsidR="00A435D7">
                <w:rPr>
                  <w:rFonts w:ascii="Arial" w:hAnsi="Arial" w:cs="Arial"/>
                  <w:b/>
                  <w:bCs/>
                  <w:color w:val="FFFFFF"/>
                  <w:sz w:val="18"/>
                  <w:szCs w:val="18"/>
                  <w:lang w:val="en-AU" w:eastAsia="en-US"/>
                </w:rPr>
                <w:delText>TP Cat</w:delText>
              </w:r>
              <w:r>
                <w:rPr>
                  <w:rFonts w:ascii="Arial" w:hAnsi="Arial" w:cs="Arial"/>
                  <w:b/>
                  <w:bCs/>
                  <w:color w:val="FFFFFF"/>
                  <w:sz w:val="18"/>
                  <w:szCs w:val="18"/>
                  <w:lang w:val="en-AU" w:eastAsia="en-US"/>
                </w:rPr>
                <w:delText xml:space="preserve"> database</w:delText>
              </w:r>
            </w:del>
          </w:p>
        </w:tc>
        <w:tc>
          <w:tcPr>
            <w:tcW w:w="1620" w:type="dxa"/>
            <w:tcBorders>
              <w:top w:val="nil"/>
              <w:left w:val="nil"/>
              <w:bottom w:val="single" w:sz="4" w:space="0" w:color="auto"/>
              <w:right w:val="single" w:sz="4" w:space="0" w:color="auto"/>
            </w:tcBorders>
            <w:shd w:val="clear" w:color="auto" w:fill="00338D"/>
            <w:noWrap/>
            <w:vAlign w:val="center"/>
            <w:hideMark/>
          </w:tcPr>
          <w:p w14:paraId="3893A8FB" w14:textId="77777777" w:rsidR="00C54BC2" w:rsidRDefault="00C54BC2">
            <w:pPr>
              <w:rPr>
                <w:del w:id="2537" w:author="KPMG_PQH" w:date="2026-04-07T11:25:00Z" w16du:dateUtc="2026-04-07T04:25:00Z"/>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13C67B6E" w14:textId="77777777" w:rsidR="00C54BC2" w:rsidRDefault="00DB5348">
            <w:pPr>
              <w:jc w:val="right"/>
              <w:rPr>
                <w:del w:id="2538" w:author="KPMG_PQH" w:date="2026-04-07T11:25:00Z" w16du:dateUtc="2026-04-07T04:25:00Z"/>
                <w:rFonts w:ascii="Arial" w:hAnsi="Arial" w:cs="Arial"/>
                <w:b/>
                <w:bCs/>
                <w:color w:val="FFFFFF"/>
                <w:sz w:val="18"/>
                <w:szCs w:val="18"/>
                <w:lang w:val="en-AU" w:eastAsia="en-US"/>
              </w:rPr>
            </w:pPr>
            <w:del w:id="2539" w:author="KPMG_PQH" w:date="2026-04-07T11:25:00Z" w16du:dateUtc="2026-04-07T04:25:00Z">
              <w:r>
                <w:rPr>
                  <w:rFonts w:ascii="Arial" w:hAnsi="Arial" w:cs="Arial"/>
                  <w:b/>
                  <w:bCs/>
                  <w:color w:val="FFFFFF"/>
                  <w:sz w:val="18"/>
                  <w:szCs w:val="18"/>
                  <w:lang w:val="en-AU" w:eastAsia="en-US"/>
                </w:rPr>
                <w:delText>1</w:delText>
              </w:r>
            </w:del>
          </w:p>
        </w:tc>
      </w:tr>
    </w:tbl>
    <w:p w14:paraId="1EBBDBD6" w14:textId="77777777" w:rsidR="00A56C05" w:rsidRPr="005C4863" w:rsidRDefault="005047B2" w:rsidP="00D15108">
      <w:pPr>
        <w:pStyle w:val="BodyText"/>
        <w:jc w:val="both"/>
        <w:rPr>
          <w:del w:id="2540" w:author="KPMG_PQH" w:date="2026-04-07T11:25:00Z" w16du:dateUtc="2026-04-07T04:25:00Z"/>
        </w:rPr>
      </w:pPr>
      <w:del w:id="2541" w:author="KPMG_PQH" w:date="2026-04-07T11:25:00Z" w16du:dateUtc="2026-04-07T04:25:00Z">
        <w:r>
          <w:rPr>
            <w:rFonts w:eastAsia="MS PMincho"/>
          </w:rPr>
          <w:delText>As a result</w:delText>
        </w:r>
        <w:r w:rsidRPr="00FB667F">
          <w:rPr>
            <w:rFonts w:eastAsia="MS PMincho" w:cs="Arial"/>
            <w:lang w:eastAsia="ja-JP"/>
          </w:rPr>
          <w:delText xml:space="preserve"> of </w:delText>
        </w:r>
        <w:r>
          <w:rPr>
            <w:rFonts w:eastAsia="MS PMincho" w:cs="Arial"/>
            <w:lang w:eastAsia="ja-JP"/>
          </w:rPr>
          <w:delText>the above steps</w:delText>
        </w:r>
        <w:r>
          <w:rPr>
            <w:rFonts w:eastAsia="MS PMincho"/>
          </w:rPr>
          <w:delText xml:space="preserve">, </w:delText>
        </w:r>
        <w:r w:rsidR="008D6640">
          <w:rPr>
            <w:rFonts w:eastAsia="MS PMincho"/>
          </w:rPr>
          <w:delText>one (01)</w:delText>
        </w:r>
        <w:r>
          <w:rPr>
            <w:rFonts w:eastAsia="MS PMincho"/>
          </w:rPr>
          <w:delText xml:space="preserve"> </w:delText>
        </w:r>
        <w:r w:rsidRPr="005C4863">
          <w:rPr>
            <w:rFonts w:eastAsia="MS PMincho"/>
          </w:rPr>
          <w:delText xml:space="preserve">Vietnamese </w:delText>
        </w:r>
        <w:r w:rsidR="00347622" w:rsidRPr="005C4863">
          <w:delText>compan</w:delText>
        </w:r>
        <w:r w:rsidR="006D1408">
          <w:delText>y</w:delText>
        </w:r>
        <w:r w:rsidR="00347622" w:rsidRPr="005C4863">
          <w:delText xml:space="preserve"> w</w:delText>
        </w:r>
        <w:r w:rsidR="006D1408">
          <w:delText>as</w:delText>
        </w:r>
        <w:r w:rsidR="00347622" w:rsidRPr="005C4863">
          <w:delText xml:space="preserve"> selected </w:delText>
        </w:r>
        <w:r w:rsidR="0061319D" w:rsidRPr="005C4863">
          <w:delText xml:space="preserve">as </w:delText>
        </w:r>
        <w:r w:rsidR="0061319D" w:rsidRPr="005C4863">
          <w:rPr>
            <w:rFonts w:eastAsia="MS PMincho"/>
          </w:rPr>
          <w:delText>comparable</w:delText>
        </w:r>
        <w:r w:rsidRPr="005C4863">
          <w:rPr>
            <w:rFonts w:eastAsia="MS PMincho"/>
          </w:rPr>
          <w:delText xml:space="preserve"> companies</w:delText>
        </w:r>
        <w:r w:rsidR="003209FC" w:rsidRPr="005C4863">
          <w:rPr>
            <w:rFonts w:eastAsia="MS PMincho"/>
          </w:rPr>
          <w:delText xml:space="preserve">.  </w:delText>
        </w:r>
        <w:r w:rsidR="00431844" w:rsidRPr="005C4863">
          <w:rPr>
            <w:rFonts w:eastAsia="MS PMincho"/>
          </w:rPr>
          <w:delText xml:space="preserve">However, </w:delText>
        </w:r>
        <w:r w:rsidR="0061319D" w:rsidRPr="005C4863">
          <w:rPr>
            <w:rFonts w:eastAsia="MS PMincho"/>
          </w:rPr>
          <w:delText>this</w:delText>
        </w:r>
        <w:r w:rsidR="0061319D" w:rsidRPr="005C4863">
          <w:rPr>
            <w:rFonts w:eastAsia="MS PMincho" w:cs="Arial"/>
            <w:lang w:eastAsia="ja-JP"/>
          </w:rPr>
          <w:delText xml:space="preserve"> sample size </w:delText>
        </w:r>
        <w:r w:rsidR="0061319D" w:rsidRPr="005C4863">
          <w:rPr>
            <w:rFonts w:eastAsia="MS PMincho"/>
          </w:rPr>
          <w:delText xml:space="preserve">does not </w:delText>
        </w:r>
        <w:r w:rsidR="00A56C05" w:rsidRPr="005C4863">
          <w:delText xml:space="preserve">satisfy the </w:delText>
        </w:r>
        <w:r w:rsidR="0061319D" w:rsidRPr="005C4863">
          <w:delText>requirements of</w:delText>
        </w:r>
        <w:r w:rsidR="00646181" w:rsidRPr="005C4863">
          <w:delText xml:space="preserve"> Clause </w:delText>
        </w:r>
        <w:r w:rsidR="00C54BC2" w:rsidRPr="005C4863">
          <w:delText>3</w:delText>
        </w:r>
        <w:r w:rsidR="00646181" w:rsidRPr="005C4863">
          <w:delText xml:space="preserve">, Article </w:delText>
        </w:r>
        <w:r w:rsidR="00C54BC2" w:rsidRPr="005C4863">
          <w:delText>7</w:delText>
        </w:r>
        <w:r w:rsidR="00646181" w:rsidRPr="005C4863">
          <w:delText xml:space="preserve"> of</w:delText>
        </w:r>
        <w:r w:rsidR="00A56C05" w:rsidRPr="005C4863">
          <w:delText xml:space="preserve"> Decree </w:delText>
        </w:r>
        <w:r w:rsidR="00C54BC2" w:rsidRPr="005C4863">
          <w:delText>132</w:delText>
        </w:r>
        <w:r w:rsidR="00A56C05" w:rsidRPr="005C4863">
          <w:delText xml:space="preserve">, which </w:delText>
        </w:r>
        <w:r w:rsidR="00646181" w:rsidRPr="005C4863">
          <w:delText xml:space="preserve">provides that: </w:delText>
        </w:r>
      </w:del>
    </w:p>
    <w:p w14:paraId="27ED5CFD" w14:textId="77777777" w:rsidR="00D15108" w:rsidRPr="00D15108" w:rsidRDefault="00D15108" w:rsidP="00D15108">
      <w:pPr>
        <w:jc w:val="both"/>
        <w:rPr>
          <w:del w:id="2542" w:author="KPMG_PQH" w:date="2026-04-07T11:25:00Z" w16du:dateUtc="2026-04-07T04:25:00Z"/>
          <w:rFonts w:cstheme="minorHAnsi"/>
        </w:rPr>
      </w:pPr>
      <w:del w:id="2543" w:author="KPMG_PQH" w:date="2026-04-07T11:25:00Z" w16du:dateUtc="2026-04-07T04:25:00Z">
        <w:r w:rsidRPr="005C4863">
          <w:rPr>
            <w:rFonts w:cstheme="minorHAnsi"/>
            <w:i/>
          </w:rPr>
          <w:delText xml:space="preserve"> “[…] the minimum number of independent comparables</w:delText>
        </w:r>
        <w:r w:rsidRPr="00C37928">
          <w:rPr>
            <w:rFonts w:cstheme="minorHAnsi"/>
            <w:i/>
          </w:rPr>
          <w:delText xml:space="preserve"> to be selected after the comparability analysis and adjustment to material differences is </w:delText>
        </w:r>
        <w:r>
          <w:rPr>
            <w:rFonts w:cstheme="minorHAnsi"/>
            <w:i/>
          </w:rPr>
          <w:delText>[</w:delText>
        </w:r>
        <w:r w:rsidRPr="009E479F">
          <w:rPr>
            <w:rFonts w:cstheme="minorHAnsi"/>
            <w:i/>
          </w:rPr>
          <w:delText>…</w:delText>
        </w:r>
        <w:r>
          <w:rPr>
            <w:rFonts w:cstheme="minorHAnsi"/>
            <w:i/>
          </w:rPr>
          <w:delText xml:space="preserve">] </w:delText>
        </w:r>
        <w:r w:rsidRPr="00C37928">
          <w:rPr>
            <w:rFonts w:cstheme="minorHAnsi"/>
            <w:i/>
          </w:rPr>
          <w:delText>five comparables when there are only information and data available to be the basis to eliminate most of the material differences of the independent comparables</w:delText>
        </w:r>
        <w:r>
          <w:rPr>
            <w:rFonts w:cstheme="minorHAnsi"/>
          </w:rPr>
          <w:delText>”.</w:delText>
        </w:r>
      </w:del>
    </w:p>
    <w:p w14:paraId="58150AE2" w14:textId="77777777" w:rsidR="00C021EB" w:rsidRPr="00C021EB" w:rsidRDefault="006D67D8" w:rsidP="00D15108">
      <w:pPr>
        <w:pStyle w:val="BodyText"/>
        <w:jc w:val="both"/>
        <w:rPr>
          <w:del w:id="2544" w:author="KPMG_PQH" w:date="2026-04-07T11:25:00Z" w16du:dateUtc="2026-04-07T04:25:00Z"/>
          <w:rFonts w:cstheme="minorHAnsi"/>
        </w:rPr>
      </w:pPr>
      <w:del w:id="2545" w:author="KPMG_PQH" w:date="2026-04-07T11:25:00Z" w16du:dateUtc="2026-04-07T04:25:00Z">
        <w:r>
          <w:rPr>
            <w:rFonts w:cstheme="minorHAnsi"/>
          </w:rPr>
          <w:delText>D</w:delText>
        </w:r>
        <w:r w:rsidR="004A2F83" w:rsidRPr="009E479F">
          <w:rPr>
            <w:rFonts w:cstheme="minorHAnsi"/>
          </w:rPr>
          <w:delText xml:space="preserve">ue to lack of Vietnamese comparable companies, the </w:delText>
        </w:r>
        <w:r w:rsidR="00AD034B">
          <w:rPr>
            <w:rFonts w:cstheme="minorHAnsi"/>
          </w:rPr>
          <w:delText xml:space="preserve">scope of the </w:delText>
        </w:r>
        <w:r w:rsidR="004A2F83" w:rsidRPr="009E479F">
          <w:rPr>
            <w:rFonts w:cstheme="minorHAnsi"/>
          </w:rPr>
          <w:delText xml:space="preserve">search was expanded to identify comparable companies in </w:delText>
        </w:r>
        <w:r w:rsidR="0063690D">
          <w:rPr>
            <w:rFonts w:cstheme="minorHAnsi"/>
          </w:rPr>
          <w:delText>A</w:delText>
        </w:r>
        <w:r w:rsidR="00EF0BB8">
          <w:rPr>
            <w:rFonts w:cstheme="minorHAnsi"/>
          </w:rPr>
          <w:delText>SPAC</w:delText>
        </w:r>
        <w:r w:rsidR="00B93B53" w:rsidRPr="00D525AF">
          <w:rPr>
            <w:rFonts w:cstheme="minorHAnsi"/>
          </w:rPr>
          <w:delText>.</w:delText>
        </w:r>
      </w:del>
    </w:p>
    <w:p w14:paraId="3A4F6A0D" w14:textId="77777777" w:rsidR="00923508" w:rsidRPr="0097122B" w:rsidRDefault="00923508" w:rsidP="00D62E90">
      <w:pPr>
        <w:pStyle w:val="AppendixHeading2"/>
        <w:ind w:hanging="965"/>
        <w:outlineLvl w:val="1"/>
        <w:rPr>
          <w:del w:id="2546" w:author="KPMG_PQH" w:date="2026-04-07T11:25:00Z" w16du:dateUtc="2026-04-07T04:25:00Z"/>
        </w:rPr>
      </w:pPr>
      <w:bookmarkStart w:id="2547" w:name="_Toc394494007"/>
      <w:bookmarkStart w:id="2548" w:name="_Toc402433541"/>
      <w:bookmarkStart w:id="2549" w:name="_Toc422838779"/>
      <w:bookmarkStart w:id="2550" w:name="_Toc431389350"/>
      <w:bookmarkStart w:id="2551" w:name="_Toc451015988"/>
      <w:bookmarkStart w:id="2552" w:name="_Toc447229097"/>
      <w:bookmarkStart w:id="2553" w:name="_Toc458670421"/>
      <w:bookmarkStart w:id="2554" w:name="_Toc508216450"/>
      <w:bookmarkStart w:id="2555" w:name="_Toc514923637"/>
      <w:bookmarkStart w:id="2556" w:name="_Toc516668457"/>
      <w:bookmarkStart w:id="2557" w:name="_Toc526104650"/>
      <w:bookmarkStart w:id="2558" w:name="_Toc442109517"/>
      <w:bookmarkStart w:id="2559" w:name="_Toc90906505"/>
      <w:bookmarkStart w:id="2560" w:name="_Toc170131448"/>
      <w:del w:id="2561" w:author="KPMG_PQH" w:date="2026-04-07T11:25:00Z" w16du:dateUtc="2026-04-07T04:25:00Z">
        <w:r w:rsidRPr="0097122B">
          <w:delText xml:space="preserve">Search for </w:delText>
        </w:r>
        <w:bookmarkEnd w:id="2547"/>
        <w:r w:rsidRPr="0097122B">
          <w:delText>comparable companies</w:delText>
        </w:r>
        <w:bookmarkEnd w:id="2548"/>
        <w:bookmarkEnd w:id="2549"/>
        <w:bookmarkEnd w:id="2550"/>
        <w:bookmarkEnd w:id="2551"/>
        <w:bookmarkEnd w:id="2552"/>
        <w:bookmarkEnd w:id="2553"/>
        <w:bookmarkEnd w:id="2554"/>
        <w:bookmarkEnd w:id="2555"/>
        <w:bookmarkEnd w:id="2556"/>
        <w:bookmarkEnd w:id="2557"/>
        <w:bookmarkEnd w:id="2558"/>
        <w:r w:rsidR="00E60A1D">
          <w:delText xml:space="preserve"> in </w:delText>
        </w:r>
        <w:r w:rsidR="00197EC0">
          <w:delText>A</w:delText>
        </w:r>
        <w:r w:rsidR="00412E9D">
          <w:delText>SPAC</w:delText>
        </w:r>
        <w:bookmarkEnd w:id="2559"/>
        <w:bookmarkEnd w:id="2560"/>
        <w:r w:rsidR="00D94025">
          <w:delText xml:space="preserve"> </w:delText>
        </w:r>
      </w:del>
    </w:p>
    <w:p w14:paraId="13A4486C" w14:textId="77777777" w:rsidR="00DC198F" w:rsidRPr="00FB667F" w:rsidRDefault="00D6383A" w:rsidP="00D15108">
      <w:pPr>
        <w:pStyle w:val="BodyText"/>
        <w:jc w:val="both"/>
        <w:rPr>
          <w:del w:id="2562" w:author="KPMG_PQH" w:date="2026-04-07T11:25:00Z" w16du:dateUtc="2026-04-07T04:25:00Z"/>
          <w:rFonts w:eastAsia="MS PMincho" w:cs="Arial"/>
          <w:lang w:eastAsia="ja-JP"/>
        </w:rPr>
      </w:pPr>
      <w:del w:id="2563" w:author="KPMG_PQH" w:date="2026-04-07T11:25:00Z" w16du:dateUtc="2026-04-07T04:25:00Z">
        <w:r>
          <w:rPr>
            <w:rFonts w:cs="Arial"/>
          </w:rPr>
          <w:delText>To</w:delText>
        </w:r>
        <w:r w:rsidR="0067107F">
          <w:rPr>
            <w:rFonts w:cs="Arial"/>
          </w:rPr>
          <w:delText xml:space="preserve"> search for independent comparable companies in </w:delText>
        </w:r>
        <w:r w:rsidR="0063690D">
          <w:rPr>
            <w:rFonts w:cs="Arial"/>
          </w:rPr>
          <w:delText>A</w:delText>
        </w:r>
        <w:r w:rsidR="00412E9D">
          <w:rPr>
            <w:rFonts w:cs="Arial"/>
          </w:rPr>
          <w:delText>SPAC</w:delText>
        </w:r>
        <w:r w:rsidR="0067107F">
          <w:rPr>
            <w:rFonts w:cs="Arial"/>
          </w:rPr>
          <w:delText>,</w:delText>
        </w:r>
        <w:r w:rsidR="00E214FE">
          <w:rPr>
            <w:rFonts w:cs="Arial"/>
          </w:rPr>
          <w:delText xml:space="preserve"> </w:delText>
        </w:r>
        <w:r w:rsidR="00251035">
          <w:rPr>
            <w:rFonts w:cs="Arial"/>
          </w:rPr>
          <w:delText xml:space="preserve">we used the </w:delText>
        </w:r>
        <w:r w:rsidR="00AD5C70">
          <w:rPr>
            <w:rFonts w:cs="Arial"/>
          </w:rPr>
          <w:delText>TP Cat</w:delText>
        </w:r>
        <w:r w:rsidR="00BA43EA">
          <w:rPr>
            <w:rFonts w:cs="Arial"/>
          </w:rPr>
          <w:delText xml:space="preserve"> database </w:delText>
        </w:r>
        <w:r w:rsidR="0009120B">
          <w:rPr>
            <w:rFonts w:cs="Arial"/>
          </w:rPr>
          <w:delText xml:space="preserve">and expanded the geographic region to </w:delText>
        </w:r>
        <w:r w:rsidR="00BA43EA">
          <w:rPr>
            <w:rFonts w:cs="Arial"/>
          </w:rPr>
          <w:delText>in</w:delText>
        </w:r>
        <w:r w:rsidR="0009120B">
          <w:rPr>
            <w:rFonts w:cs="Arial"/>
          </w:rPr>
          <w:delText>clude companies incorporated in the</w:delText>
        </w:r>
        <w:r w:rsidR="009D7AF7">
          <w:rPr>
            <w:rFonts w:cs="Arial"/>
          </w:rPr>
          <w:delText xml:space="preserve"> Far East</w:delText>
        </w:r>
        <w:r w:rsidR="00412E9D">
          <w:rPr>
            <w:rFonts w:cs="Arial"/>
          </w:rPr>
          <w:delText>,</w:delText>
        </w:r>
        <w:r w:rsidR="009D7AF7">
          <w:rPr>
            <w:rFonts w:cs="Arial"/>
          </w:rPr>
          <w:delText xml:space="preserve"> </w:delText>
        </w:r>
        <w:r w:rsidR="00DC198F">
          <w:rPr>
            <w:rFonts w:cs="Arial"/>
          </w:rPr>
          <w:delText>Central Asia</w:delText>
        </w:r>
        <w:r w:rsidR="00412E9D">
          <w:rPr>
            <w:rFonts w:cs="Arial"/>
          </w:rPr>
          <w:delText xml:space="preserve"> and Oceania</w:delText>
        </w:r>
        <w:r w:rsidR="005E00D6">
          <w:rPr>
            <w:rFonts w:cs="Arial"/>
          </w:rPr>
          <w:delText>.</w:delText>
        </w:r>
        <w:r w:rsidR="00EC3114">
          <w:rPr>
            <w:rFonts w:cs="Arial"/>
          </w:rPr>
          <w:delText xml:space="preserve"> </w:delText>
        </w:r>
        <w:r>
          <w:rPr>
            <w:rFonts w:cs="Arial"/>
          </w:rPr>
          <w:delText xml:space="preserve"> </w:delText>
        </w:r>
        <w:r w:rsidR="005E00D6">
          <w:rPr>
            <w:rFonts w:cs="Arial"/>
          </w:rPr>
          <w:delText>A</w:delText>
        </w:r>
        <w:r>
          <w:rPr>
            <w:rFonts w:cs="Arial"/>
          </w:rPr>
          <w:delText xml:space="preserve">ll other screening criteria </w:delText>
        </w:r>
        <w:r w:rsidR="0040448D">
          <w:rPr>
            <w:rFonts w:cs="Arial"/>
          </w:rPr>
          <w:delText>applied in the search for Vietnamese companies</w:delText>
        </w:r>
        <w:r w:rsidR="005E00D6">
          <w:rPr>
            <w:rFonts w:cs="Arial"/>
          </w:rPr>
          <w:delText xml:space="preserve"> remain unchanged</w:delText>
        </w:r>
        <w:r w:rsidR="00570C15">
          <w:rPr>
            <w:rFonts w:cs="Arial"/>
          </w:rPr>
          <w:delText>, as summarized below</w:delText>
        </w:r>
        <w:r w:rsidR="0040448D">
          <w:rPr>
            <w:rFonts w:cs="Arial"/>
          </w:rPr>
          <w:delText>.</w:delText>
        </w:r>
      </w:del>
    </w:p>
    <w:p w14:paraId="207B0697" w14:textId="77777777" w:rsidR="003B5617" w:rsidRDefault="003B5617" w:rsidP="003B5617">
      <w:pPr>
        <w:pStyle w:val="Caption"/>
        <w:rPr>
          <w:del w:id="2564" w:author="KPMG_PQH" w:date="2026-04-07T11:25:00Z" w16du:dateUtc="2026-04-07T04:25:00Z"/>
        </w:rPr>
      </w:pPr>
      <w:del w:id="2565" w:author="KPMG_PQH" w:date="2026-04-07T11:25:00Z" w16du:dateUtc="2026-04-07T04:25:00Z">
        <w:r w:rsidRPr="00DF2E07">
          <w:lastRenderedPageBreak/>
          <w:delText>Table D-</w:delText>
        </w:r>
        <w:r w:rsidRPr="00DF2E07">
          <w:fldChar w:fldCharType="begin"/>
        </w:r>
        <w:r w:rsidRPr="00DF2E07">
          <w:delInstrText xml:space="preserve"> SEQ Table_D- \* ARABIC </w:delInstrText>
        </w:r>
        <w:r w:rsidRPr="00DF2E07">
          <w:fldChar w:fldCharType="separate"/>
        </w:r>
        <w:r w:rsidR="00481B06">
          <w:rPr>
            <w:noProof/>
          </w:rPr>
          <w:delText>6</w:delText>
        </w:r>
        <w:r w:rsidRPr="00DF2E07">
          <w:fldChar w:fldCharType="end"/>
        </w:r>
        <w:r w:rsidRPr="00DF2E07">
          <w:delText>: Summary of the database screening</w:delText>
        </w:r>
      </w:del>
    </w:p>
    <w:tbl>
      <w:tblPr>
        <w:tblW w:w="0" w:type="auto"/>
        <w:tblLayout w:type="fixed"/>
        <w:tblLook w:val="04A0" w:firstRow="1" w:lastRow="0" w:firstColumn="1" w:lastColumn="0" w:noHBand="0" w:noVBand="1"/>
      </w:tblPr>
      <w:tblGrid>
        <w:gridCol w:w="715"/>
        <w:gridCol w:w="2700"/>
        <w:gridCol w:w="3690"/>
        <w:gridCol w:w="1389"/>
      </w:tblGrid>
      <w:tr w:rsidR="00DF2E07" w14:paraId="7B4901FC" w14:textId="77777777" w:rsidTr="00DF2E07">
        <w:trPr>
          <w:trHeight w:val="288"/>
          <w:tblHeader/>
          <w:del w:id="2566" w:author="KPMG_PQH" w:date="2026-04-07T11:25:00Z" w16du:dateUtc="2026-04-07T04:25:00Z"/>
        </w:trPr>
        <w:tc>
          <w:tcPr>
            <w:tcW w:w="71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2AB8A0E7" w14:textId="77777777" w:rsidR="00DF2E07" w:rsidRDefault="00DF2E07">
            <w:pPr>
              <w:jc w:val="center"/>
              <w:rPr>
                <w:del w:id="2567" w:author="KPMG_PQH" w:date="2026-04-07T11:25:00Z" w16du:dateUtc="2026-04-07T04:25:00Z"/>
                <w:rFonts w:ascii="Arial" w:hAnsi="Arial" w:cs="Arial"/>
                <w:b/>
                <w:bCs/>
                <w:color w:val="FFFFFF"/>
                <w:sz w:val="18"/>
                <w:szCs w:val="18"/>
                <w:lang w:val="en-AU" w:eastAsia="en-US"/>
              </w:rPr>
            </w:pPr>
            <w:del w:id="2568" w:author="KPMG_PQH" w:date="2026-04-07T11:25:00Z" w16du:dateUtc="2026-04-07T04:25:00Z">
              <w:r>
                <w:rPr>
                  <w:rFonts w:ascii="Arial" w:hAnsi="Arial" w:cs="Arial"/>
                  <w:b/>
                  <w:bCs/>
                  <w:color w:val="FFFFFF"/>
                  <w:sz w:val="18"/>
                  <w:szCs w:val="18"/>
                  <w:lang w:val="en-AU" w:eastAsia="en-US"/>
                </w:rPr>
                <w:delText>Step</w:delText>
              </w:r>
            </w:del>
          </w:p>
        </w:tc>
        <w:tc>
          <w:tcPr>
            <w:tcW w:w="639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080193CA" w14:textId="77777777" w:rsidR="00DF2E07" w:rsidRDefault="00DF2E07">
            <w:pPr>
              <w:jc w:val="center"/>
              <w:rPr>
                <w:del w:id="2569" w:author="KPMG_PQH" w:date="2026-04-07T11:25:00Z" w16du:dateUtc="2026-04-07T04:25:00Z"/>
                <w:rFonts w:ascii="Arial" w:hAnsi="Arial" w:cs="Arial"/>
                <w:b/>
                <w:bCs/>
                <w:color w:val="FFFFFF"/>
                <w:sz w:val="18"/>
                <w:szCs w:val="18"/>
                <w:lang w:val="en-AU" w:eastAsia="en-US"/>
              </w:rPr>
            </w:pPr>
            <w:del w:id="2570" w:author="KPMG_PQH" w:date="2026-04-07T11:25:00Z" w16du:dateUtc="2026-04-07T04:25:00Z">
              <w:r>
                <w:rPr>
                  <w:rFonts w:ascii="Arial" w:hAnsi="Arial" w:cs="Arial"/>
                  <w:b/>
                  <w:bCs/>
                  <w:color w:val="FFFFFF"/>
                  <w:sz w:val="18"/>
                  <w:szCs w:val="18"/>
                  <w:lang w:val="en-AU" w:eastAsia="en-US"/>
                </w:rPr>
                <w:delText>Search criteria </w:delText>
              </w:r>
            </w:del>
          </w:p>
        </w:tc>
        <w:tc>
          <w:tcPr>
            <w:tcW w:w="1389" w:type="dxa"/>
            <w:tcBorders>
              <w:top w:val="single" w:sz="4" w:space="0" w:color="auto"/>
              <w:left w:val="nil"/>
              <w:bottom w:val="single" w:sz="4" w:space="0" w:color="auto"/>
              <w:right w:val="single" w:sz="4" w:space="0" w:color="auto"/>
            </w:tcBorders>
            <w:shd w:val="clear" w:color="auto" w:fill="00338D"/>
            <w:noWrap/>
            <w:vAlign w:val="center"/>
            <w:hideMark/>
          </w:tcPr>
          <w:p w14:paraId="3F8F6601" w14:textId="77777777" w:rsidR="00DF2E07" w:rsidRDefault="00DF2E07">
            <w:pPr>
              <w:jc w:val="center"/>
              <w:rPr>
                <w:del w:id="2571" w:author="KPMG_PQH" w:date="2026-04-07T11:25:00Z" w16du:dateUtc="2026-04-07T04:25:00Z"/>
                <w:rFonts w:ascii="Arial" w:hAnsi="Arial" w:cs="Arial"/>
                <w:b/>
                <w:bCs/>
                <w:color w:val="FFFFFF"/>
                <w:sz w:val="18"/>
                <w:szCs w:val="18"/>
                <w:lang w:val="en-AU" w:eastAsia="en-US"/>
              </w:rPr>
            </w:pPr>
            <w:del w:id="2572" w:author="KPMG_PQH" w:date="2026-04-07T11:25:00Z" w16du:dateUtc="2026-04-07T04:25:00Z">
              <w:r>
                <w:rPr>
                  <w:rFonts w:ascii="Arial" w:hAnsi="Arial" w:cs="Arial"/>
                  <w:b/>
                  <w:bCs/>
                  <w:color w:val="FFFFFF"/>
                  <w:sz w:val="18"/>
                  <w:szCs w:val="18"/>
                  <w:lang w:val="en-AU" w:eastAsia="en-US"/>
                </w:rPr>
                <w:delText>Passed</w:delText>
              </w:r>
            </w:del>
          </w:p>
        </w:tc>
      </w:tr>
      <w:tr w:rsidR="00DF2E07" w14:paraId="220D1C0C" w14:textId="77777777" w:rsidTr="00DF2E07">
        <w:trPr>
          <w:trHeight w:val="288"/>
          <w:del w:id="2573" w:author="KPMG_PQH" w:date="2026-04-07T11:25:00Z" w16du:dateUtc="2026-04-07T04:25:00Z"/>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3ADE27A5" w14:textId="77777777" w:rsidR="00DF2E07" w:rsidRDefault="00DF2E07">
            <w:pPr>
              <w:jc w:val="center"/>
              <w:rPr>
                <w:del w:id="2574" w:author="KPMG_PQH" w:date="2026-04-07T11:25:00Z" w16du:dateUtc="2026-04-07T04:25:00Z"/>
                <w:rFonts w:ascii="Arial" w:hAnsi="Arial" w:cs="Arial"/>
                <w:sz w:val="18"/>
                <w:szCs w:val="18"/>
                <w:lang w:val="en-AU" w:eastAsia="en-US"/>
              </w:rPr>
            </w:pPr>
            <w:del w:id="2575" w:author="KPMG_PQH" w:date="2026-04-07T11:25:00Z" w16du:dateUtc="2026-04-07T04:25:00Z">
              <w:r>
                <w:rPr>
                  <w:rFonts w:ascii="Arial" w:hAnsi="Arial" w:cs="Arial"/>
                  <w:sz w:val="18"/>
                  <w:szCs w:val="18"/>
                  <w:lang w:val="en-AU" w:eastAsia="en-US"/>
                </w:rPr>
                <w:delText>1</w:delText>
              </w:r>
            </w:del>
          </w:p>
        </w:tc>
        <w:tc>
          <w:tcPr>
            <w:tcW w:w="6390" w:type="dxa"/>
            <w:gridSpan w:val="2"/>
            <w:tcBorders>
              <w:top w:val="nil"/>
              <w:left w:val="nil"/>
              <w:bottom w:val="single" w:sz="4" w:space="0" w:color="auto"/>
              <w:right w:val="single" w:sz="4" w:space="0" w:color="auto"/>
            </w:tcBorders>
            <w:noWrap/>
            <w:vAlign w:val="center"/>
            <w:hideMark/>
          </w:tcPr>
          <w:p w14:paraId="77A3AB99" w14:textId="77777777" w:rsidR="00DF2E07" w:rsidRDefault="00DF2E07">
            <w:pPr>
              <w:rPr>
                <w:del w:id="2576" w:author="KPMG_PQH" w:date="2026-04-07T11:25:00Z" w16du:dateUtc="2026-04-07T04:25:00Z"/>
                <w:rFonts w:ascii="Arial" w:hAnsi="Arial" w:cs="Arial"/>
                <w:sz w:val="18"/>
                <w:szCs w:val="18"/>
                <w:lang w:val="en-AU" w:eastAsia="en-US"/>
              </w:rPr>
            </w:pPr>
            <w:del w:id="2577" w:author="KPMG_PQH" w:date="2026-04-07T11:25:00Z" w16du:dateUtc="2026-04-07T04:25:00Z">
              <w:r>
                <w:rPr>
                  <w:rFonts w:ascii="Arial" w:hAnsi="Arial" w:cs="Arial"/>
                  <w:sz w:val="18"/>
                  <w:szCs w:val="18"/>
                  <w:lang w:val="en-AU" w:eastAsia="en-US"/>
                </w:rPr>
                <w:delText>All active companies and companies with unknown situation</w:delText>
              </w:r>
            </w:del>
          </w:p>
        </w:tc>
        <w:tc>
          <w:tcPr>
            <w:tcW w:w="1389" w:type="dxa"/>
            <w:tcBorders>
              <w:top w:val="nil"/>
              <w:left w:val="nil"/>
              <w:bottom w:val="single" w:sz="4" w:space="0" w:color="auto"/>
              <w:right w:val="single" w:sz="4" w:space="0" w:color="auto"/>
            </w:tcBorders>
            <w:noWrap/>
            <w:vAlign w:val="center"/>
            <w:hideMark/>
          </w:tcPr>
          <w:p w14:paraId="5CFAF16F" w14:textId="77777777" w:rsidR="00DF2E07" w:rsidRDefault="00275E55">
            <w:pPr>
              <w:jc w:val="right"/>
              <w:rPr>
                <w:del w:id="2578" w:author="KPMG_PQH" w:date="2026-04-07T11:25:00Z" w16du:dateUtc="2026-04-07T04:25:00Z"/>
                <w:rFonts w:ascii="Arial" w:hAnsi="Arial" w:cs="Arial"/>
                <w:sz w:val="18"/>
                <w:szCs w:val="18"/>
                <w:lang w:val="en-AU" w:eastAsia="en-US"/>
              </w:rPr>
            </w:pPr>
            <w:del w:id="2579" w:author="KPMG_PQH" w:date="2026-04-07T11:25:00Z" w16du:dateUtc="2026-04-07T04:25:00Z">
              <w:r w:rsidRPr="00275E55">
                <w:rPr>
                  <w:rFonts w:ascii="Arial" w:hAnsi="Arial" w:cs="Arial"/>
                  <w:sz w:val="18"/>
                  <w:szCs w:val="18"/>
                  <w:lang w:val="en-AU" w:eastAsia="en-US"/>
                </w:rPr>
                <w:delText>7,028,068</w:delText>
              </w:r>
            </w:del>
          </w:p>
        </w:tc>
      </w:tr>
      <w:tr w:rsidR="00DF2E07" w14:paraId="0DA48F34" w14:textId="77777777" w:rsidTr="003B3AC8">
        <w:trPr>
          <w:trHeight w:val="288"/>
          <w:del w:id="2580" w:author="KPMG_PQH" w:date="2026-04-07T11:25:00Z" w16du:dateUtc="2026-04-07T04:25:00Z"/>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6BF9C156" w14:textId="77777777" w:rsidR="00DF2E07" w:rsidRDefault="00DF2E07">
            <w:pPr>
              <w:jc w:val="center"/>
              <w:rPr>
                <w:del w:id="2581" w:author="KPMG_PQH" w:date="2026-04-07T11:25:00Z" w16du:dateUtc="2026-04-07T04:25:00Z"/>
                <w:rFonts w:ascii="Arial" w:hAnsi="Arial" w:cs="Arial"/>
                <w:sz w:val="18"/>
                <w:szCs w:val="18"/>
                <w:lang w:val="en-AU" w:eastAsia="en-US"/>
              </w:rPr>
            </w:pPr>
            <w:del w:id="2582" w:author="KPMG_PQH" w:date="2026-04-07T11:25:00Z" w16du:dateUtc="2026-04-07T04:25:00Z">
              <w:r>
                <w:rPr>
                  <w:rFonts w:ascii="Arial" w:hAnsi="Arial" w:cs="Arial"/>
                  <w:sz w:val="18"/>
                  <w:szCs w:val="18"/>
                  <w:lang w:val="en-AU" w:eastAsia="en-US"/>
                </w:rPr>
                <w:delText>2</w:delText>
              </w:r>
            </w:del>
          </w:p>
        </w:tc>
        <w:tc>
          <w:tcPr>
            <w:tcW w:w="2700" w:type="dxa"/>
            <w:tcBorders>
              <w:top w:val="nil"/>
              <w:left w:val="nil"/>
              <w:bottom w:val="single" w:sz="4" w:space="0" w:color="auto"/>
              <w:right w:val="single" w:sz="4" w:space="0" w:color="auto"/>
            </w:tcBorders>
            <w:noWrap/>
            <w:vAlign w:val="center"/>
            <w:hideMark/>
          </w:tcPr>
          <w:p w14:paraId="677AFD4C" w14:textId="77777777" w:rsidR="00DF2E07" w:rsidRDefault="00DF2E07">
            <w:pPr>
              <w:rPr>
                <w:del w:id="2583" w:author="KPMG_PQH" w:date="2026-04-07T11:25:00Z" w16du:dateUtc="2026-04-07T04:25:00Z"/>
                <w:rFonts w:ascii="Arial" w:hAnsi="Arial" w:cs="Arial"/>
                <w:sz w:val="18"/>
                <w:szCs w:val="18"/>
                <w:lang w:val="en-AU" w:eastAsia="en-US"/>
              </w:rPr>
            </w:pPr>
            <w:del w:id="2584" w:author="KPMG_PQH" w:date="2026-04-07T11:25:00Z" w16du:dateUtc="2026-04-07T04:25:00Z">
              <w:r>
                <w:rPr>
                  <w:rFonts w:ascii="Arial" w:hAnsi="Arial" w:cs="Arial"/>
                  <w:sz w:val="18"/>
                  <w:szCs w:val="18"/>
                  <w:lang w:val="en-AU" w:eastAsia="en-US"/>
                </w:rPr>
                <w:delText>Listed/Unlisted companies</w:delText>
              </w:r>
            </w:del>
          </w:p>
        </w:tc>
        <w:tc>
          <w:tcPr>
            <w:tcW w:w="3690" w:type="dxa"/>
            <w:tcBorders>
              <w:top w:val="nil"/>
              <w:left w:val="nil"/>
              <w:bottom w:val="single" w:sz="4" w:space="0" w:color="auto"/>
              <w:right w:val="single" w:sz="4" w:space="0" w:color="auto"/>
            </w:tcBorders>
            <w:vAlign w:val="center"/>
            <w:hideMark/>
          </w:tcPr>
          <w:p w14:paraId="74542C97" w14:textId="77777777" w:rsidR="00DF2E07" w:rsidRDefault="00DF2E07">
            <w:pPr>
              <w:rPr>
                <w:del w:id="2585" w:author="KPMG_PQH" w:date="2026-04-07T11:25:00Z" w16du:dateUtc="2026-04-07T04:25:00Z"/>
                <w:rFonts w:ascii="Arial" w:hAnsi="Arial" w:cs="Arial"/>
                <w:sz w:val="18"/>
                <w:szCs w:val="18"/>
                <w:lang w:val="en-AU" w:eastAsia="en-US"/>
              </w:rPr>
            </w:pPr>
            <w:del w:id="2586" w:author="KPMG_PQH" w:date="2026-04-07T11:25:00Z" w16du:dateUtc="2026-04-07T04:25:00Z">
              <w:r>
                <w:rPr>
                  <w:rFonts w:ascii="Arial" w:hAnsi="Arial" w:cs="Arial"/>
                  <w:sz w:val="18"/>
                  <w:szCs w:val="18"/>
                  <w:lang w:val="en-AU" w:eastAsia="en-US"/>
                </w:rPr>
                <w:delText>Publicly listed companies</w:delText>
              </w:r>
            </w:del>
          </w:p>
        </w:tc>
        <w:tc>
          <w:tcPr>
            <w:tcW w:w="1389" w:type="dxa"/>
            <w:tcBorders>
              <w:top w:val="nil"/>
              <w:left w:val="nil"/>
              <w:bottom w:val="single" w:sz="4" w:space="0" w:color="auto"/>
              <w:right w:val="single" w:sz="4" w:space="0" w:color="auto"/>
            </w:tcBorders>
            <w:noWrap/>
            <w:vAlign w:val="center"/>
            <w:hideMark/>
          </w:tcPr>
          <w:p w14:paraId="5C3F90D8" w14:textId="77777777" w:rsidR="00DF2E07" w:rsidRDefault="00D17411">
            <w:pPr>
              <w:jc w:val="right"/>
              <w:rPr>
                <w:del w:id="2587" w:author="KPMG_PQH" w:date="2026-04-07T11:25:00Z" w16du:dateUtc="2026-04-07T04:25:00Z"/>
                <w:rFonts w:ascii="Arial" w:hAnsi="Arial" w:cs="Arial"/>
                <w:sz w:val="18"/>
                <w:szCs w:val="18"/>
                <w:lang w:val="en-AU" w:eastAsia="en-US"/>
              </w:rPr>
            </w:pPr>
            <w:del w:id="2588" w:author="KPMG_PQH" w:date="2026-04-07T11:25:00Z" w16du:dateUtc="2026-04-07T04:25:00Z">
              <w:r w:rsidRPr="00D17411">
                <w:rPr>
                  <w:rFonts w:ascii="Arial" w:hAnsi="Arial" w:cs="Arial"/>
                  <w:sz w:val="18"/>
                  <w:szCs w:val="18"/>
                  <w:lang w:val="en-AU" w:eastAsia="en-US"/>
                </w:rPr>
                <w:delText>37,345</w:delText>
              </w:r>
            </w:del>
          </w:p>
        </w:tc>
      </w:tr>
      <w:tr w:rsidR="00DF2E07" w14:paraId="7A809F6C" w14:textId="77777777" w:rsidTr="003B3AC8">
        <w:trPr>
          <w:trHeight w:val="288"/>
          <w:del w:id="2589" w:author="KPMG_PQH" w:date="2026-04-07T11:25:00Z" w16du:dateUtc="2026-04-07T04:25:00Z"/>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168478" w14:textId="77777777" w:rsidR="00DF2E07" w:rsidRDefault="00DF2E07">
            <w:pPr>
              <w:jc w:val="center"/>
              <w:rPr>
                <w:del w:id="2590" w:author="KPMG_PQH" w:date="2026-04-07T11:25:00Z" w16du:dateUtc="2026-04-07T04:25:00Z"/>
                <w:rFonts w:ascii="Arial" w:hAnsi="Arial" w:cs="Arial"/>
                <w:sz w:val="18"/>
                <w:szCs w:val="18"/>
                <w:lang w:val="en-AU" w:eastAsia="en-US"/>
              </w:rPr>
            </w:pPr>
            <w:del w:id="2591" w:author="KPMG_PQH" w:date="2026-04-07T11:25:00Z" w16du:dateUtc="2026-04-07T04:25:00Z">
              <w:r>
                <w:rPr>
                  <w:rFonts w:ascii="Arial" w:hAnsi="Arial" w:cs="Arial"/>
                  <w:sz w:val="18"/>
                  <w:szCs w:val="18"/>
                  <w:lang w:val="en-AU" w:eastAsia="en-US"/>
                </w:rPr>
                <w:delText>3</w:delText>
              </w:r>
            </w:del>
          </w:p>
        </w:tc>
        <w:tc>
          <w:tcPr>
            <w:tcW w:w="2700" w:type="dxa"/>
            <w:tcBorders>
              <w:top w:val="single" w:sz="4" w:space="0" w:color="auto"/>
              <w:left w:val="nil"/>
              <w:bottom w:val="single" w:sz="4" w:space="0" w:color="auto"/>
              <w:right w:val="single" w:sz="4" w:space="0" w:color="auto"/>
            </w:tcBorders>
            <w:noWrap/>
            <w:vAlign w:val="center"/>
            <w:hideMark/>
          </w:tcPr>
          <w:p w14:paraId="63E4F3D7" w14:textId="77777777" w:rsidR="00DF2E07" w:rsidRDefault="00DF2E07">
            <w:pPr>
              <w:rPr>
                <w:del w:id="2592" w:author="KPMG_PQH" w:date="2026-04-07T11:25:00Z" w16du:dateUtc="2026-04-07T04:25:00Z"/>
                <w:rFonts w:ascii="Arial" w:hAnsi="Arial" w:cs="Arial"/>
                <w:sz w:val="18"/>
                <w:szCs w:val="18"/>
                <w:lang w:val="en-AU" w:eastAsia="en-US"/>
              </w:rPr>
            </w:pPr>
            <w:del w:id="2593" w:author="KPMG_PQH" w:date="2026-04-07T11:25:00Z" w16du:dateUtc="2026-04-07T04:25:00Z">
              <w:r>
                <w:rPr>
                  <w:rFonts w:ascii="Arial" w:hAnsi="Arial" w:cs="Arial"/>
                  <w:sz w:val="18"/>
                  <w:szCs w:val="18"/>
                  <w:lang w:val="en-AU" w:eastAsia="en-US"/>
                </w:rPr>
                <w:delText>Industry (SIC code)</w:delText>
              </w:r>
            </w:del>
          </w:p>
        </w:tc>
        <w:tc>
          <w:tcPr>
            <w:tcW w:w="3690" w:type="dxa"/>
            <w:tcBorders>
              <w:top w:val="single" w:sz="4" w:space="0" w:color="auto"/>
              <w:left w:val="nil"/>
              <w:bottom w:val="single" w:sz="4" w:space="0" w:color="auto"/>
              <w:right w:val="single" w:sz="4" w:space="0" w:color="auto"/>
            </w:tcBorders>
            <w:vAlign w:val="center"/>
            <w:hideMark/>
          </w:tcPr>
          <w:p w14:paraId="616B6FDF" w14:textId="77777777" w:rsidR="00DF2E07" w:rsidRDefault="00DF2E07">
            <w:pPr>
              <w:rPr>
                <w:del w:id="2594" w:author="KPMG_PQH" w:date="2026-04-07T11:25:00Z" w16du:dateUtc="2026-04-07T04:25:00Z"/>
                <w:rFonts w:ascii="Arial" w:hAnsi="Arial" w:cs="Arial"/>
                <w:sz w:val="18"/>
                <w:szCs w:val="18"/>
                <w:lang w:val="en-AU" w:eastAsia="en-US"/>
              </w:rPr>
            </w:pPr>
            <w:del w:id="2595" w:author="KPMG_PQH" w:date="2026-04-07T11:25:00Z" w16du:dateUtc="2026-04-07T04:25:00Z">
              <w:r>
                <w:rPr>
                  <w:rFonts w:ascii="Arial" w:hAnsi="Arial" w:cs="Arial"/>
                  <w:sz w:val="18"/>
                  <w:szCs w:val="18"/>
                  <w:lang w:val="en-AU" w:eastAsia="en-US"/>
                </w:rPr>
                <w:delText>2389, 3151, 3199, 2381, 3949, 3111</w:delText>
              </w:r>
            </w:del>
          </w:p>
        </w:tc>
        <w:tc>
          <w:tcPr>
            <w:tcW w:w="1389" w:type="dxa"/>
            <w:tcBorders>
              <w:top w:val="single" w:sz="4" w:space="0" w:color="auto"/>
              <w:left w:val="nil"/>
              <w:bottom w:val="single" w:sz="4" w:space="0" w:color="auto"/>
              <w:right w:val="single" w:sz="4" w:space="0" w:color="auto"/>
            </w:tcBorders>
            <w:noWrap/>
            <w:vAlign w:val="center"/>
            <w:hideMark/>
          </w:tcPr>
          <w:p w14:paraId="71AFA602" w14:textId="77777777" w:rsidR="00DF2E07" w:rsidRDefault="00D17411">
            <w:pPr>
              <w:jc w:val="right"/>
              <w:rPr>
                <w:del w:id="2596" w:author="KPMG_PQH" w:date="2026-04-07T11:25:00Z" w16du:dateUtc="2026-04-07T04:25:00Z"/>
                <w:rFonts w:ascii="Arial" w:hAnsi="Arial" w:cs="Arial"/>
                <w:sz w:val="18"/>
                <w:szCs w:val="18"/>
                <w:lang w:val="en-AU" w:eastAsia="en-US"/>
              </w:rPr>
            </w:pPr>
            <w:del w:id="2597" w:author="KPMG_PQH" w:date="2026-04-07T11:25:00Z" w16du:dateUtc="2026-04-07T04:25:00Z">
              <w:r w:rsidRPr="00D17411">
                <w:rPr>
                  <w:rFonts w:ascii="Arial" w:hAnsi="Arial" w:cs="Arial"/>
                  <w:sz w:val="18"/>
                  <w:szCs w:val="18"/>
                  <w:lang w:val="en-AU" w:eastAsia="en-US"/>
                </w:rPr>
                <w:delText>63,767</w:delText>
              </w:r>
            </w:del>
          </w:p>
        </w:tc>
      </w:tr>
      <w:tr w:rsidR="00DF2E07" w14:paraId="75DB014C" w14:textId="77777777" w:rsidTr="003B3AC8">
        <w:trPr>
          <w:trHeight w:val="288"/>
          <w:del w:id="2598" w:author="KPMG_PQH" w:date="2026-04-07T11:25:00Z" w16du:dateUtc="2026-04-07T04:25:00Z"/>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370E673" w14:textId="77777777" w:rsidR="00DF2E07" w:rsidRDefault="00DF2E07">
            <w:pPr>
              <w:jc w:val="center"/>
              <w:rPr>
                <w:del w:id="2599" w:author="KPMG_PQH" w:date="2026-04-07T11:25:00Z" w16du:dateUtc="2026-04-07T04:25:00Z"/>
                <w:rFonts w:ascii="Arial" w:hAnsi="Arial" w:cs="Arial"/>
                <w:sz w:val="18"/>
                <w:szCs w:val="18"/>
                <w:lang w:val="en-AU" w:eastAsia="en-US"/>
              </w:rPr>
            </w:pPr>
            <w:del w:id="2600" w:author="KPMG_PQH" w:date="2026-04-07T11:25:00Z" w16du:dateUtc="2026-04-07T04:25:00Z">
              <w:r>
                <w:rPr>
                  <w:rFonts w:ascii="Arial" w:hAnsi="Arial" w:cs="Arial"/>
                  <w:sz w:val="18"/>
                  <w:szCs w:val="18"/>
                  <w:lang w:val="en-AU" w:eastAsia="en-US"/>
                </w:rPr>
                <w:delText>4</w:delText>
              </w:r>
            </w:del>
          </w:p>
        </w:tc>
        <w:tc>
          <w:tcPr>
            <w:tcW w:w="2700" w:type="dxa"/>
            <w:tcBorders>
              <w:top w:val="single" w:sz="4" w:space="0" w:color="auto"/>
              <w:left w:val="single" w:sz="4" w:space="0" w:color="auto"/>
              <w:bottom w:val="single" w:sz="4" w:space="0" w:color="auto"/>
              <w:right w:val="single" w:sz="4" w:space="0" w:color="auto"/>
            </w:tcBorders>
            <w:noWrap/>
            <w:vAlign w:val="center"/>
            <w:hideMark/>
          </w:tcPr>
          <w:p w14:paraId="0D459921" w14:textId="77777777" w:rsidR="00DF2E07" w:rsidRDefault="00DF2E07">
            <w:pPr>
              <w:rPr>
                <w:del w:id="2601" w:author="KPMG_PQH" w:date="2026-04-07T11:25:00Z" w16du:dateUtc="2026-04-07T04:25:00Z"/>
                <w:rFonts w:ascii="Arial" w:hAnsi="Arial" w:cs="Arial"/>
                <w:sz w:val="18"/>
                <w:szCs w:val="18"/>
                <w:lang w:val="en-AU" w:eastAsia="en-US"/>
              </w:rPr>
            </w:pPr>
            <w:del w:id="2602" w:author="KPMG_PQH" w:date="2026-04-07T11:25:00Z" w16du:dateUtc="2026-04-07T04:25:00Z">
              <w:r>
                <w:rPr>
                  <w:rFonts w:ascii="Arial" w:hAnsi="Arial" w:cs="Arial"/>
                  <w:sz w:val="18"/>
                  <w:szCs w:val="18"/>
                  <w:lang w:val="en-AU" w:eastAsia="en-US"/>
                </w:rPr>
                <w:delText>NAICS 2017 Code</w:delText>
              </w:r>
            </w:del>
          </w:p>
        </w:tc>
        <w:tc>
          <w:tcPr>
            <w:tcW w:w="3690" w:type="dxa"/>
            <w:tcBorders>
              <w:top w:val="single" w:sz="4" w:space="0" w:color="auto"/>
              <w:left w:val="single" w:sz="4" w:space="0" w:color="auto"/>
              <w:bottom w:val="single" w:sz="4" w:space="0" w:color="auto"/>
              <w:right w:val="single" w:sz="4" w:space="0" w:color="auto"/>
            </w:tcBorders>
            <w:vAlign w:val="center"/>
            <w:hideMark/>
          </w:tcPr>
          <w:p w14:paraId="4210482D" w14:textId="77777777" w:rsidR="00DF2E07" w:rsidRDefault="00DF2E07">
            <w:pPr>
              <w:rPr>
                <w:del w:id="2603" w:author="KPMG_PQH" w:date="2026-04-07T11:25:00Z" w16du:dateUtc="2026-04-07T04:25:00Z"/>
                <w:rFonts w:ascii="Arial" w:hAnsi="Arial" w:cs="Arial"/>
                <w:sz w:val="18"/>
                <w:szCs w:val="18"/>
                <w:lang w:val="en-AU" w:eastAsia="en-US"/>
              </w:rPr>
            </w:pPr>
            <w:del w:id="2604" w:author="KPMG_PQH" w:date="2026-04-07T11:25:00Z" w16du:dateUtc="2026-04-07T04:25:00Z">
              <w:r>
                <w:rPr>
                  <w:rFonts w:ascii="Arial" w:hAnsi="Arial" w:cs="Arial"/>
                  <w:sz w:val="18"/>
                  <w:szCs w:val="18"/>
                  <w:lang w:val="en-AU" w:eastAsia="en-US"/>
                </w:rPr>
                <w:delText>315990, 316110, 339920</w:delText>
              </w:r>
            </w:del>
          </w:p>
        </w:tc>
        <w:tc>
          <w:tcPr>
            <w:tcW w:w="1389" w:type="dxa"/>
            <w:tcBorders>
              <w:top w:val="single" w:sz="4" w:space="0" w:color="auto"/>
              <w:left w:val="single" w:sz="4" w:space="0" w:color="auto"/>
              <w:bottom w:val="single" w:sz="4" w:space="0" w:color="auto"/>
              <w:right w:val="single" w:sz="4" w:space="0" w:color="auto"/>
            </w:tcBorders>
            <w:noWrap/>
            <w:vAlign w:val="center"/>
            <w:hideMark/>
          </w:tcPr>
          <w:p w14:paraId="05ADC13D" w14:textId="77777777" w:rsidR="00DF2E07" w:rsidRDefault="00D17411" w:rsidP="00D17411">
            <w:pPr>
              <w:jc w:val="right"/>
              <w:rPr>
                <w:del w:id="2605" w:author="KPMG_PQH" w:date="2026-04-07T11:25:00Z" w16du:dateUtc="2026-04-07T04:25:00Z"/>
                <w:rFonts w:ascii="Arial" w:hAnsi="Arial" w:cs="Arial"/>
                <w:sz w:val="18"/>
                <w:szCs w:val="18"/>
                <w:lang w:val="en-AU" w:eastAsia="en-US"/>
              </w:rPr>
            </w:pPr>
            <w:del w:id="2606" w:author="KPMG_PQH" w:date="2026-04-07T11:25:00Z" w16du:dateUtc="2026-04-07T04:25:00Z">
              <w:r w:rsidRPr="003B3AC8">
                <w:rPr>
                  <w:rFonts w:ascii="Arial" w:hAnsi="Arial" w:cs="Arial"/>
                  <w:sz w:val="18"/>
                  <w:szCs w:val="18"/>
                  <w:lang w:val="en-AU" w:eastAsia="en-US"/>
                </w:rPr>
                <w:delText>56,34</w:delText>
              </w:r>
              <w:r w:rsidR="00CF154F">
                <w:rPr>
                  <w:rFonts w:ascii="Arial" w:hAnsi="Arial" w:cs="Arial"/>
                  <w:sz w:val="18"/>
                  <w:szCs w:val="18"/>
                  <w:lang w:val="en-AU" w:eastAsia="en-US"/>
                </w:rPr>
                <w:delText>9</w:delText>
              </w:r>
            </w:del>
          </w:p>
        </w:tc>
      </w:tr>
      <w:tr w:rsidR="00DF2E07" w14:paraId="2B970931" w14:textId="77777777" w:rsidTr="003B3AC8">
        <w:trPr>
          <w:trHeight w:val="288"/>
          <w:del w:id="2607" w:author="KPMG_PQH" w:date="2026-04-07T11:25:00Z" w16du:dateUtc="2026-04-07T04:25:00Z"/>
        </w:trPr>
        <w:tc>
          <w:tcPr>
            <w:tcW w:w="7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CDAD07" w14:textId="77777777" w:rsidR="00DF2E07" w:rsidRDefault="00DF2E07">
            <w:pPr>
              <w:jc w:val="center"/>
              <w:rPr>
                <w:del w:id="2608" w:author="KPMG_PQH" w:date="2026-04-07T11:25:00Z" w16du:dateUtc="2026-04-07T04:25:00Z"/>
                <w:rFonts w:ascii="Arial" w:hAnsi="Arial" w:cs="Arial"/>
                <w:sz w:val="18"/>
                <w:szCs w:val="18"/>
                <w:lang w:val="en-AU" w:eastAsia="en-US"/>
              </w:rPr>
            </w:pPr>
            <w:del w:id="2609" w:author="KPMG_PQH" w:date="2026-04-07T11:25:00Z" w16du:dateUtc="2026-04-07T04:25:00Z">
              <w:r>
                <w:rPr>
                  <w:rFonts w:ascii="Arial" w:hAnsi="Arial" w:cs="Arial"/>
                  <w:sz w:val="18"/>
                  <w:szCs w:val="18"/>
                  <w:lang w:val="en-AU" w:eastAsia="en-US"/>
                </w:rPr>
                <w:delText>5</w:delText>
              </w:r>
            </w:del>
          </w:p>
        </w:tc>
        <w:tc>
          <w:tcPr>
            <w:tcW w:w="2700" w:type="dxa"/>
            <w:tcBorders>
              <w:top w:val="single" w:sz="4" w:space="0" w:color="auto"/>
              <w:left w:val="nil"/>
              <w:bottom w:val="nil"/>
              <w:right w:val="single" w:sz="4" w:space="0" w:color="auto"/>
            </w:tcBorders>
            <w:noWrap/>
            <w:vAlign w:val="center"/>
            <w:hideMark/>
          </w:tcPr>
          <w:p w14:paraId="0673DF75" w14:textId="77777777" w:rsidR="00DF2E07" w:rsidRDefault="00DF2E07">
            <w:pPr>
              <w:rPr>
                <w:del w:id="2610" w:author="KPMG_PQH" w:date="2026-04-07T11:25:00Z" w16du:dateUtc="2026-04-07T04:25:00Z"/>
                <w:rFonts w:ascii="Arial" w:hAnsi="Arial" w:cs="Arial"/>
                <w:sz w:val="18"/>
                <w:szCs w:val="18"/>
                <w:lang w:val="en-AU" w:eastAsia="en-US"/>
              </w:rPr>
            </w:pPr>
            <w:del w:id="2611" w:author="KPMG_PQH" w:date="2026-04-07T11:25:00Z" w16du:dateUtc="2026-04-07T04:25:00Z">
              <w:r>
                <w:rPr>
                  <w:rFonts w:ascii="Arial" w:hAnsi="Arial" w:cs="Arial"/>
                  <w:sz w:val="18"/>
                  <w:szCs w:val="18"/>
                  <w:lang w:val="en-AU" w:eastAsia="en-US"/>
                </w:rPr>
                <w:delText>Keywords</w:delText>
              </w:r>
            </w:del>
          </w:p>
        </w:tc>
        <w:tc>
          <w:tcPr>
            <w:tcW w:w="3690" w:type="dxa"/>
            <w:tcBorders>
              <w:top w:val="single" w:sz="4" w:space="0" w:color="auto"/>
              <w:left w:val="nil"/>
              <w:bottom w:val="single" w:sz="4" w:space="0" w:color="auto"/>
              <w:right w:val="single" w:sz="4" w:space="0" w:color="auto"/>
            </w:tcBorders>
            <w:vAlign w:val="center"/>
            <w:hideMark/>
          </w:tcPr>
          <w:p w14:paraId="26502D00" w14:textId="77777777" w:rsidR="00DF2E07" w:rsidRDefault="00DF2E07">
            <w:pPr>
              <w:rPr>
                <w:del w:id="2612" w:author="KPMG_PQH" w:date="2026-04-07T11:25:00Z" w16du:dateUtc="2026-04-07T04:25:00Z"/>
                <w:rFonts w:ascii="Arial" w:hAnsi="Arial" w:cs="Arial"/>
                <w:sz w:val="18"/>
                <w:szCs w:val="18"/>
                <w:lang w:val="en-AU" w:eastAsia="en-US"/>
              </w:rPr>
            </w:pPr>
            <w:del w:id="2613" w:author="KPMG_PQH" w:date="2026-04-07T11:25:00Z" w16du:dateUtc="2026-04-07T04:25:00Z">
              <w:r>
                <w:rPr>
                  <w:rFonts w:ascii="Arial" w:hAnsi="Arial" w:cs="Arial"/>
                  <w:sz w:val="18"/>
                  <w:szCs w:val="18"/>
                  <w:lang w:val="en-AU" w:eastAsia="en-US"/>
                </w:rPr>
                <w:delText>"glove*", "mitten*", "sports glove*", "leather glove*, "sports accessory", "sports accessories", "leather accessory", "leather accessories", "sporting good*", "leather good*", "leather product*"</w:delText>
              </w:r>
            </w:del>
          </w:p>
        </w:tc>
        <w:tc>
          <w:tcPr>
            <w:tcW w:w="1389" w:type="dxa"/>
            <w:tcBorders>
              <w:top w:val="single" w:sz="4" w:space="0" w:color="auto"/>
              <w:left w:val="nil"/>
              <w:bottom w:val="single" w:sz="4" w:space="0" w:color="auto"/>
              <w:right w:val="single" w:sz="4" w:space="0" w:color="auto"/>
            </w:tcBorders>
            <w:noWrap/>
            <w:vAlign w:val="center"/>
            <w:hideMark/>
          </w:tcPr>
          <w:p w14:paraId="6CDB13E4" w14:textId="77777777" w:rsidR="00DF2E07" w:rsidRDefault="00CF154F">
            <w:pPr>
              <w:jc w:val="right"/>
              <w:rPr>
                <w:del w:id="2614" w:author="KPMG_PQH" w:date="2026-04-07T11:25:00Z" w16du:dateUtc="2026-04-07T04:25:00Z"/>
                <w:rFonts w:ascii="Arial" w:hAnsi="Arial" w:cs="Arial"/>
                <w:sz w:val="18"/>
                <w:szCs w:val="18"/>
                <w:lang w:val="en-AU" w:eastAsia="en-US"/>
              </w:rPr>
            </w:pPr>
            <w:del w:id="2615" w:author="KPMG_PQH" w:date="2026-04-07T11:25:00Z" w16du:dateUtc="2026-04-07T04:25:00Z">
              <w:r w:rsidRPr="00CF154F">
                <w:rPr>
                  <w:rFonts w:ascii="Arial" w:hAnsi="Arial" w:cs="Arial"/>
                  <w:sz w:val="18"/>
                  <w:szCs w:val="18"/>
                  <w:lang w:val="en-AU" w:eastAsia="en-US"/>
                </w:rPr>
                <w:delText>57,423</w:delText>
              </w:r>
            </w:del>
          </w:p>
        </w:tc>
      </w:tr>
      <w:tr w:rsidR="00DF2E07" w14:paraId="1A6386D3" w14:textId="77777777" w:rsidTr="00DF2E07">
        <w:trPr>
          <w:trHeight w:val="288"/>
          <w:del w:id="2616" w:author="KPMG_PQH" w:date="2026-04-07T11:25:00Z" w16du:dateUtc="2026-04-07T04:25:00Z"/>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5C485DE9" w14:textId="77777777" w:rsidR="00DF2E07" w:rsidRDefault="00DF2E07">
            <w:pPr>
              <w:jc w:val="center"/>
              <w:rPr>
                <w:del w:id="2617" w:author="KPMG_PQH" w:date="2026-04-07T11:25:00Z" w16du:dateUtc="2026-04-07T04:25:00Z"/>
                <w:rFonts w:ascii="Arial" w:hAnsi="Arial" w:cs="Arial"/>
                <w:sz w:val="18"/>
                <w:szCs w:val="18"/>
                <w:lang w:val="en-AU" w:eastAsia="en-US"/>
              </w:rPr>
            </w:pPr>
            <w:del w:id="2618" w:author="KPMG_PQH" w:date="2026-04-07T11:25:00Z" w16du:dateUtc="2026-04-07T04:25:00Z">
              <w:r>
                <w:rPr>
                  <w:rFonts w:ascii="Arial" w:hAnsi="Arial" w:cs="Arial"/>
                  <w:sz w:val="18"/>
                  <w:szCs w:val="18"/>
                  <w:lang w:val="en-AU" w:eastAsia="en-US"/>
                </w:rPr>
                <w:delText>6</w:delText>
              </w:r>
            </w:del>
          </w:p>
        </w:tc>
        <w:tc>
          <w:tcPr>
            <w:tcW w:w="2700" w:type="dxa"/>
            <w:tcBorders>
              <w:top w:val="single" w:sz="4" w:space="0" w:color="auto"/>
              <w:left w:val="nil"/>
              <w:bottom w:val="nil"/>
              <w:right w:val="single" w:sz="4" w:space="0" w:color="auto"/>
            </w:tcBorders>
            <w:noWrap/>
            <w:vAlign w:val="center"/>
            <w:hideMark/>
          </w:tcPr>
          <w:p w14:paraId="5F47ADED" w14:textId="77777777" w:rsidR="00DF2E07" w:rsidRDefault="00DF2E07">
            <w:pPr>
              <w:rPr>
                <w:del w:id="2619" w:author="KPMG_PQH" w:date="2026-04-07T11:25:00Z" w16du:dateUtc="2026-04-07T04:25:00Z"/>
                <w:rFonts w:ascii="Arial" w:hAnsi="Arial" w:cs="Arial"/>
                <w:sz w:val="18"/>
                <w:szCs w:val="18"/>
                <w:lang w:val="en-AU" w:eastAsia="en-US"/>
              </w:rPr>
            </w:pPr>
            <w:del w:id="2620" w:author="KPMG_PQH" w:date="2026-04-07T11:25:00Z" w16du:dateUtc="2026-04-07T04:25:00Z">
              <w:r>
                <w:rPr>
                  <w:rFonts w:ascii="Arial" w:hAnsi="Arial" w:cs="Arial"/>
                  <w:sz w:val="18"/>
                  <w:szCs w:val="18"/>
                  <w:lang w:val="en-AU" w:eastAsia="en-US"/>
                </w:rPr>
                <w:delText>Keywords</w:delText>
              </w:r>
            </w:del>
          </w:p>
        </w:tc>
        <w:tc>
          <w:tcPr>
            <w:tcW w:w="3690" w:type="dxa"/>
            <w:tcBorders>
              <w:top w:val="nil"/>
              <w:left w:val="nil"/>
              <w:bottom w:val="single" w:sz="4" w:space="0" w:color="auto"/>
              <w:right w:val="single" w:sz="4" w:space="0" w:color="auto"/>
            </w:tcBorders>
            <w:vAlign w:val="center"/>
            <w:hideMark/>
          </w:tcPr>
          <w:p w14:paraId="5BE847B8" w14:textId="77777777" w:rsidR="00DF2E07" w:rsidRDefault="00DF2E07">
            <w:pPr>
              <w:rPr>
                <w:del w:id="2621" w:author="KPMG_PQH" w:date="2026-04-07T11:25:00Z" w16du:dateUtc="2026-04-07T04:25:00Z"/>
                <w:rFonts w:ascii="Arial" w:hAnsi="Arial" w:cs="Arial"/>
                <w:sz w:val="18"/>
                <w:szCs w:val="18"/>
                <w:lang w:val="en-AU" w:eastAsia="en-US"/>
              </w:rPr>
            </w:pPr>
            <w:del w:id="2622" w:author="KPMG_PQH" w:date="2026-04-07T11:25:00Z" w16du:dateUtc="2026-04-07T04:25:00Z">
              <w:r>
                <w:rPr>
                  <w:rFonts w:ascii="Arial" w:hAnsi="Arial" w:cs="Arial"/>
                  <w:sz w:val="18"/>
                  <w:szCs w:val="18"/>
                  <w:lang w:val="en-AU" w:eastAsia="en-US"/>
                </w:rPr>
                <w:delText>manufactur*, "process*", "produc*"</w:delText>
              </w:r>
            </w:del>
          </w:p>
        </w:tc>
        <w:tc>
          <w:tcPr>
            <w:tcW w:w="1389" w:type="dxa"/>
            <w:tcBorders>
              <w:top w:val="nil"/>
              <w:left w:val="nil"/>
              <w:bottom w:val="single" w:sz="4" w:space="0" w:color="auto"/>
              <w:right w:val="single" w:sz="4" w:space="0" w:color="auto"/>
            </w:tcBorders>
            <w:noWrap/>
            <w:vAlign w:val="center"/>
            <w:hideMark/>
          </w:tcPr>
          <w:p w14:paraId="791449E3" w14:textId="77777777" w:rsidR="00DF2E07" w:rsidRDefault="009444A2">
            <w:pPr>
              <w:jc w:val="right"/>
              <w:rPr>
                <w:del w:id="2623" w:author="KPMG_PQH" w:date="2026-04-07T11:25:00Z" w16du:dateUtc="2026-04-07T04:25:00Z"/>
                <w:rFonts w:ascii="Arial" w:hAnsi="Arial" w:cs="Arial"/>
                <w:sz w:val="18"/>
                <w:szCs w:val="18"/>
                <w:lang w:val="en-AU" w:eastAsia="en-US"/>
              </w:rPr>
            </w:pPr>
            <w:del w:id="2624" w:author="KPMG_PQH" w:date="2026-04-07T11:25:00Z" w16du:dateUtc="2026-04-07T04:25:00Z">
              <w:r w:rsidRPr="009444A2">
                <w:rPr>
                  <w:rFonts w:ascii="Arial" w:hAnsi="Arial" w:cs="Arial"/>
                  <w:sz w:val="18"/>
                  <w:szCs w:val="18"/>
                  <w:lang w:val="en-AU" w:eastAsia="en-US"/>
                </w:rPr>
                <w:delText>1,510,920</w:delText>
              </w:r>
            </w:del>
          </w:p>
        </w:tc>
      </w:tr>
      <w:tr w:rsidR="00DF2E07" w14:paraId="2948E53D" w14:textId="77777777" w:rsidTr="00DF2E07">
        <w:trPr>
          <w:trHeight w:val="288"/>
          <w:del w:id="2625" w:author="KPMG_PQH" w:date="2026-04-07T11:25:00Z" w16du:dateUtc="2026-04-07T04:25:00Z"/>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7737FBC7" w14:textId="77777777" w:rsidR="00DF2E07" w:rsidRDefault="00DF2E07">
            <w:pPr>
              <w:jc w:val="center"/>
              <w:rPr>
                <w:del w:id="2626" w:author="KPMG_PQH" w:date="2026-04-07T11:25:00Z" w16du:dateUtc="2026-04-07T04:25:00Z"/>
                <w:rFonts w:ascii="Arial" w:hAnsi="Arial" w:cs="Arial"/>
                <w:sz w:val="18"/>
                <w:szCs w:val="18"/>
                <w:lang w:val="en-AU" w:eastAsia="en-US"/>
              </w:rPr>
            </w:pPr>
            <w:del w:id="2627" w:author="KPMG_PQH" w:date="2026-04-07T11:25:00Z" w16du:dateUtc="2026-04-07T04:25:00Z">
              <w:r>
                <w:rPr>
                  <w:rFonts w:ascii="Arial" w:hAnsi="Arial" w:cs="Arial"/>
                  <w:sz w:val="18"/>
                  <w:szCs w:val="18"/>
                  <w:lang w:val="en-AU" w:eastAsia="en-US"/>
                </w:rPr>
                <w:delText>7</w:delText>
              </w:r>
            </w:del>
          </w:p>
        </w:tc>
        <w:tc>
          <w:tcPr>
            <w:tcW w:w="2700" w:type="dxa"/>
            <w:tcBorders>
              <w:top w:val="single" w:sz="4" w:space="0" w:color="auto"/>
              <w:left w:val="nil"/>
              <w:bottom w:val="single" w:sz="4" w:space="0" w:color="auto"/>
              <w:right w:val="single" w:sz="4" w:space="0" w:color="auto"/>
            </w:tcBorders>
            <w:noWrap/>
            <w:vAlign w:val="center"/>
            <w:hideMark/>
          </w:tcPr>
          <w:p w14:paraId="39C30B29" w14:textId="77777777" w:rsidR="00DF2E07" w:rsidRDefault="00DF2E07">
            <w:pPr>
              <w:rPr>
                <w:del w:id="2628" w:author="KPMG_PQH" w:date="2026-04-07T11:25:00Z" w16du:dateUtc="2026-04-07T04:25:00Z"/>
                <w:rFonts w:ascii="Arial" w:hAnsi="Arial" w:cs="Arial"/>
                <w:sz w:val="18"/>
                <w:szCs w:val="18"/>
                <w:lang w:val="en-AU" w:eastAsia="en-US"/>
              </w:rPr>
            </w:pPr>
            <w:del w:id="2629" w:author="KPMG_PQH" w:date="2026-04-07T11:25:00Z" w16du:dateUtc="2026-04-07T04:25:00Z">
              <w:r>
                <w:rPr>
                  <w:rFonts w:ascii="Arial" w:hAnsi="Arial" w:cs="Arial"/>
                  <w:sz w:val="18"/>
                  <w:szCs w:val="18"/>
                  <w:lang w:val="en-AU" w:eastAsia="en-US"/>
                </w:rPr>
                <w:delText>World Region/ Country</w:delText>
              </w:r>
            </w:del>
          </w:p>
        </w:tc>
        <w:tc>
          <w:tcPr>
            <w:tcW w:w="3690" w:type="dxa"/>
            <w:tcBorders>
              <w:top w:val="nil"/>
              <w:left w:val="nil"/>
              <w:bottom w:val="single" w:sz="4" w:space="0" w:color="auto"/>
              <w:right w:val="single" w:sz="4" w:space="0" w:color="auto"/>
            </w:tcBorders>
            <w:vAlign w:val="center"/>
            <w:hideMark/>
          </w:tcPr>
          <w:p w14:paraId="0A900621" w14:textId="77777777" w:rsidR="00DF2E07" w:rsidRDefault="00103FD0">
            <w:pPr>
              <w:rPr>
                <w:del w:id="2630" w:author="KPMG_PQH" w:date="2026-04-07T11:25:00Z" w16du:dateUtc="2026-04-07T04:25:00Z"/>
                <w:rFonts w:ascii="Arial" w:hAnsi="Arial" w:cs="Arial"/>
                <w:sz w:val="18"/>
                <w:szCs w:val="18"/>
                <w:lang w:val="en-AU" w:eastAsia="en-US"/>
              </w:rPr>
            </w:pPr>
            <w:del w:id="2631" w:author="KPMG_PQH" w:date="2026-04-07T11:25:00Z" w16du:dateUtc="2026-04-07T04:25:00Z">
              <w:r w:rsidRPr="00103FD0">
                <w:rPr>
                  <w:rFonts w:ascii="Arial" w:hAnsi="Arial" w:cs="Arial"/>
                  <w:sz w:val="18"/>
                  <w:szCs w:val="18"/>
                  <w:lang w:val="en-AU" w:eastAsia="en-US"/>
                </w:rPr>
                <w:delText>Far East and Central Asia, Oceania excluding Vietnam</w:delText>
              </w:r>
            </w:del>
          </w:p>
        </w:tc>
        <w:tc>
          <w:tcPr>
            <w:tcW w:w="1389" w:type="dxa"/>
            <w:tcBorders>
              <w:top w:val="nil"/>
              <w:left w:val="nil"/>
              <w:bottom w:val="single" w:sz="4" w:space="0" w:color="auto"/>
              <w:right w:val="single" w:sz="4" w:space="0" w:color="auto"/>
            </w:tcBorders>
            <w:noWrap/>
            <w:vAlign w:val="center"/>
            <w:hideMark/>
          </w:tcPr>
          <w:p w14:paraId="5247D87C" w14:textId="77777777" w:rsidR="00DF2E07" w:rsidRDefault="009444A2">
            <w:pPr>
              <w:jc w:val="right"/>
              <w:rPr>
                <w:del w:id="2632" w:author="KPMG_PQH" w:date="2026-04-07T11:25:00Z" w16du:dateUtc="2026-04-07T04:25:00Z"/>
                <w:rFonts w:ascii="Arial" w:hAnsi="Arial" w:cs="Arial"/>
                <w:sz w:val="18"/>
                <w:szCs w:val="18"/>
                <w:lang w:val="en-AU" w:eastAsia="en-US"/>
              </w:rPr>
            </w:pPr>
            <w:del w:id="2633" w:author="KPMG_PQH" w:date="2026-04-07T11:25:00Z" w16du:dateUtc="2026-04-07T04:25:00Z">
              <w:r w:rsidRPr="009444A2">
                <w:rPr>
                  <w:rFonts w:ascii="Arial" w:hAnsi="Arial" w:cs="Arial"/>
                  <w:sz w:val="18"/>
                  <w:szCs w:val="18"/>
                  <w:lang w:val="en-AU" w:eastAsia="en-US"/>
                </w:rPr>
                <w:delText>5,732,646</w:delText>
              </w:r>
            </w:del>
          </w:p>
        </w:tc>
      </w:tr>
      <w:tr w:rsidR="00DF2E07" w14:paraId="662F131B" w14:textId="77777777" w:rsidTr="00DF2E07">
        <w:trPr>
          <w:trHeight w:val="288"/>
          <w:del w:id="2634" w:author="KPMG_PQH" w:date="2026-04-07T11:25:00Z" w16du:dateUtc="2026-04-07T04:25:00Z"/>
        </w:trPr>
        <w:tc>
          <w:tcPr>
            <w:tcW w:w="715" w:type="dxa"/>
            <w:tcBorders>
              <w:top w:val="nil"/>
              <w:left w:val="single" w:sz="4" w:space="0" w:color="auto"/>
              <w:bottom w:val="single" w:sz="4" w:space="0" w:color="auto"/>
              <w:right w:val="single" w:sz="4" w:space="0" w:color="auto"/>
            </w:tcBorders>
            <w:shd w:val="clear" w:color="auto" w:fill="FFFFFF"/>
            <w:noWrap/>
            <w:vAlign w:val="center"/>
            <w:hideMark/>
          </w:tcPr>
          <w:p w14:paraId="6C8F26FB" w14:textId="77777777" w:rsidR="00DF2E07" w:rsidRDefault="00DF2E07">
            <w:pPr>
              <w:jc w:val="center"/>
              <w:rPr>
                <w:del w:id="2635" w:author="KPMG_PQH" w:date="2026-04-07T11:25:00Z" w16du:dateUtc="2026-04-07T04:25:00Z"/>
                <w:rFonts w:ascii="Arial" w:hAnsi="Arial" w:cs="Arial"/>
                <w:sz w:val="18"/>
                <w:szCs w:val="18"/>
                <w:lang w:val="en-AU" w:eastAsia="en-US"/>
              </w:rPr>
            </w:pPr>
            <w:del w:id="2636" w:author="KPMG_PQH" w:date="2026-04-07T11:25:00Z" w16du:dateUtc="2026-04-07T04:25:00Z">
              <w:r>
                <w:rPr>
                  <w:rFonts w:ascii="Arial" w:hAnsi="Arial" w:cs="Arial"/>
                  <w:sz w:val="18"/>
                  <w:szCs w:val="18"/>
                  <w:lang w:val="en-AU" w:eastAsia="en-US"/>
                </w:rPr>
                <w:delText>8</w:delText>
              </w:r>
            </w:del>
          </w:p>
        </w:tc>
        <w:tc>
          <w:tcPr>
            <w:tcW w:w="2700" w:type="dxa"/>
            <w:tcBorders>
              <w:top w:val="nil"/>
              <w:left w:val="nil"/>
              <w:bottom w:val="single" w:sz="4" w:space="0" w:color="auto"/>
              <w:right w:val="single" w:sz="4" w:space="0" w:color="auto"/>
            </w:tcBorders>
            <w:noWrap/>
            <w:vAlign w:val="center"/>
            <w:hideMark/>
          </w:tcPr>
          <w:p w14:paraId="4AD75282" w14:textId="77777777" w:rsidR="00DF2E07" w:rsidRDefault="00DF2E07">
            <w:pPr>
              <w:rPr>
                <w:del w:id="2637" w:author="KPMG_PQH" w:date="2026-04-07T11:25:00Z" w16du:dateUtc="2026-04-07T04:25:00Z"/>
                <w:rFonts w:ascii="Arial" w:hAnsi="Arial" w:cs="Arial"/>
                <w:sz w:val="18"/>
                <w:szCs w:val="18"/>
                <w:lang w:val="en-AU" w:eastAsia="en-US"/>
              </w:rPr>
            </w:pPr>
            <w:del w:id="2638" w:author="KPMG_PQH" w:date="2026-04-07T11:25:00Z" w16du:dateUtc="2026-04-07T04:25:00Z">
              <w:r>
                <w:rPr>
                  <w:rFonts w:ascii="Arial" w:hAnsi="Arial" w:cs="Arial"/>
                  <w:sz w:val="18"/>
                  <w:szCs w:val="18"/>
                  <w:lang w:val="en-AU" w:eastAsia="en-US"/>
                </w:rPr>
                <w:delText>Independent/ Dependent</w:delText>
              </w:r>
            </w:del>
          </w:p>
        </w:tc>
        <w:tc>
          <w:tcPr>
            <w:tcW w:w="3690" w:type="dxa"/>
            <w:tcBorders>
              <w:top w:val="nil"/>
              <w:left w:val="nil"/>
              <w:bottom w:val="single" w:sz="4" w:space="0" w:color="auto"/>
              <w:right w:val="single" w:sz="4" w:space="0" w:color="auto"/>
            </w:tcBorders>
            <w:vAlign w:val="center"/>
            <w:hideMark/>
          </w:tcPr>
          <w:p w14:paraId="418531A6" w14:textId="77777777" w:rsidR="00DF2E07" w:rsidRDefault="00DF2E07">
            <w:pPr>
              <w:rPr>
                <w:del w:id="2639" w:author="KPMG_PQH" w:date="2026-04-07T11:25:00Z" w16du:dateUtc="2026-04-07T04:25:00Z"/>
                <w:rFonts w:ascii="Arial" w:hAnsi="Arial" w:cs="Arial"/>
                <w:sz w:val="18"/>
                <w:szCs w:val="18"/>
                <w:lang w:val="en-AU" w:eastAsia="en-US"/>
              </w:rPr>
            </w:pPr>
            <w:del w:id="2640" w:author="KPMG_PQH" w:date="2026-04-07T11:25:00Z" w16du:dateUtc="2026-04-07T04:25:00Z">
              <w:r>
                <w:rPr>
                  <w:rFonts w:ascii="Arial" w:hAnsi="Arial" w:cs="Arial"/>
                  <w:sz w:val="18"/>
                  <w:szCs w:val="18"/>
                  <w:lang w:val="en-AU" w:eastAsia="en-US"/>
                </w:rPr>
                <w:delText>A+, A, A-, B+, B, B-, U</w:delText>
              </w:r>
            </w:del>
          </w:p>
        </w:tc>
        <w:tc>
          <w:tcPr>
            <w:tcW w:w="1389" w:type="dxa"/>
            <w:tcBorders>
              <w:top w:val="nil"/>
              <w:left w:val="nil"/>
              <w:bottom w:val="single" w:sz="4" w:space="0" w:color="auto"/>
              <w:right w:val="single" w:sz="4" w:space="0" w:color="auto"/>
            </w:tcBorders>
            <w:noWrap/>
            <w:vAlign w:val="center"/>
            <w:hideMark/>
          </w:tcPr>
          <w:p w14:paraId="2DCE80C7" w14:textId="77777777" w:rsidR="00DF2E07" w:rsidRDefault="009444A2">
            <w:pPr>
              <w:jc w:val="right"/>
              <w:rPr>
                <w:del w:id="2641" w:author="KPMG_PQH" w:date="2026-04-07T11:25:00Z" w16du:dateUtc="2026-04-07T04:25:00Z"/>
                <w:rFonts w:ascii="Arial" w:hAnsi="Arial" w:cs="Arial"/>
                <w:sz w:val="18"/>
                <w:szCs w:val="18"/>
                <w:lang w:val="en-AU" w:eastAsia="en-US"/>
              </w:rPr>
            </w:pPr>
            <w:del w:id="2642" w:author="KPMG_PQH" w:date="2026-04-07T11:25:00Z" w16du:dateUtc="2026-04-07T04:25:00Z">
              <w:r w:rsidRPr="009444A2">
                <w:rPr>
                  <w:rFonts w:ascii="Arial" w:hAnsi="Arial" w:cs="Arial"/>
                  <w:sz w:val="18"/>
                  <w:szCs w:val="18"/>
                  <w:lang w:val="en-AU" w:eastAsia="en-US"/>
                </w:rPr>
                <w:delText>3,665,821</w:delText>
              </w:r>
            </w:del>
          </w:p>
        </w:tc>
      </w:tr>
      <w:tr w:rsidR="00DF2E07" w14:paraId="5A09048A" w14:textId="77777777" w:rsidTr="00DF2E07">
        <w:trPr>
          <w:trHeight w:val="288"/>
          <w:del w:id="2643" w:author="KPMG_PQH" w:date="2026-04-07T11:25:00Z" w16du:dateUtc="2026-04-07T04:25:00Z"/>
        </w:trPr>
        <w:tc>
          <w:tcPr>
            <w:tcW w:w="710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36FCD138" w14:textId="77777777" w:rsidR="00DF2E07" w:rsidRDefault="00DF2E07">
            <w:pPr>
              <w:jc w:val="center"/>
              <w:rPr>
                <w:del w:id="2644" w:author="KPMG_PQH" w:date="2026-04-07T11:25:00Z" w16du:dateUtc="2026-04-07T04:25:00Z"/>
                <w:rFonts w:ascii="Arial" w:hAnsi="Arial" w:cs="Arial"/>
                <w:b/>
                <w:bCs/>
                <w:sz w:val="18"/>
                <w:szCs w:val="18"/>
                <w:lang w:val="en-AU" w:eastAsia="en-US"/>
              </w:rPr>
            </w:pPr>
            <w:del w:id="2645" w:author="KPMG_PQH" w:date="2026-04-07T11:25:00Z" w16du:dateUtc="2026-04-07T04:25:00Z">
              <w:r>
                <w:rPr>
                  <w:rFonts w:ascii="Arial" w:hAnsi="Arial" w:cs="Arial"/>
                  <w:b/>
                  <w:bCs/>
                  <w:sz w:val="18"/>
                  <w:szCs w:val="18"/>
                  <w:lang w:val="en-AU" w:eastAsia="en-US"/>
                </w:rPr>
                <w:delText>Search equation:  1 And 2 And (3 Or 4 Or (5 And 6)) And 7 And 8</w:delText>
              </w:r>
            </w:del>
          </w:p>
        </w:tc>
        <w:tc>
          <w:tcPr>
            <w:tcW w:w="1389" w:type="dxa"/>
            <w:tcBorders>
              <w:top w:val="nil"/>
              <w:left w:val="nil"/>
              <w:bottom w:val="single" w:sz="4" w:space="0" w:color="auto"/>
              <w:right w:val="single" w:sz="4" w:space="0" w:color="auto"/>
            </w:tcBorders>
            <w:noWrap/>
            <w:vAlign w:val="center"/>
            <w:hideMark/>
          </w:tcPr>
          <w:p w14:paraId="1BF32617" w14:textId="77777777" w:rsidR="00DF2E07" w:rsidRPr="00205AFF" w:rsidRDefault="009444A2">
            <w:pPr>
              <w:jc w:val="right"/>
              <w:rPr>
                <w:del w:id="2646" w:author="KPMG_PQH" w:date="2026-04-07T11:25:00Z" w16du:dateUtc="2026-04-07T04:25:00Z"/>
                <w:rFonts w:ascii="Arial" w:hAnsi="Arial" w:cs="Arial"/>
                <w:b/>
                <w:bCs/>
                <w:sz w:val="18"/>
                <w:szCs w:val="18"/>
                <w:lang w:val="en-AU" w:eastAsia="en-US"/>
              </w:rPr>
            </w:pPr>
            <w:del w:id="2647" w:author="KPMG_PQH" w:date="2026-04-07T11:25:00Z" w16du:dateUtc="2026-04-07T04:25:00Z">
              <w:r>
                <w:rPr>
                  <w:rFonts w:ascii="Arial" w:hAnsi="Arial" w:cs="Arial"/>
                  <w:b/>
                  <w:bCs/>
                  <w:sz w:val="18"/>
                  <w:szCs w:val="18"/>
                  <w:lang w:val="en-AU" w:eastAsia="en-US"/>
                </w:rPr>
                <w:delText>359</w:delText>
              </w:r>
            </w:del>
          </w:p>
        </w:tc>
      </w:tr>
    </w:tbl>
    <w:p w14:paraId="27000737" w14:textId="77777777" w:rsidR="005C3AD0" w:rsidRDefault="009C5861" w:rsidP="00DF2E07">
      <w:pPr>
        <w:pStyle w:val="BodyText"/>
        <w:jc w:val="both"/>
        <w:rPr>
          <w:del w:id="2648" w:author="KPMG_PQH" w:date="2026-04-07T11:25:00Z" w16du:dateUtc="2026-04-07T04:25:00Z"/>
          <w:rFonts w:cs="Arial"/>
        </w:rPr>
      </w:pPr>
      <w:del w:id="2649" w:author="KPMG_PQH" w:date="2026-04-07T11:25:00Z" w16du:dateUtc="2026-04-07T04:25:00Z">
        <w:r>
          <w:rPr>
            <w:rFonts w:cs="Arial"/>
          </w:rPr>
          <w:delText>T</w:delText>
        </w:r>
        <w:r w:rsidR="00930FE5">
          <w:rPr>
            <w:rFonts w:cs="Arial"/>
          </w:rPr>
          <w:delText xml:space="preserve">he same quantitative and qualitative screens </w:delText>
        </w:r>
        <w:r w:rsidR="00894CFA">
          <w:rPr>
            <w:rFonts w:cs="Arial"/>
          </w:rPr>
          <w:delText xml:space="preserve">used for the Vietnamese </w:delText>
        </w:r>
        <w:r w:rsidR="00623680">
          <w:rPr>
            <w:rFonts w:cs="Arial"/>
          </w:rPr>
          <w:delText xml:space="preserve">comparable search were consistently applied to the </w:delText>
        </w:r>
        <w:r w:rsidR="0063690D">
          <w:rPr>
            <w:rFonts w:cs="Arial"/>
          </w:rPr>
          <w:delText>A</w:delText>
        </w:r>
        <w:r w:rsidR="00103FD0">
          <w:rPr>
            <w:rFonts w:cs="Arial"/>
          </w:rPr>
          <w:delText>SPAC</w:delText>
        </w:r>
        <w:r w:rsidR="00623680">
          <w:rPr>
            <w:rFonts w:cs="Arial"/>
          </w:rPr>
          <w:delText xml:space="preserve"> search</w:delText>
        </w:r>
        <w:r w:rsidR="005C3AD0">
          <w:rPr>
            <w:rFonts w:cs="Arial"/>
          </w:rPr>
          <w:delText>.</w:delText>
        </w:r>
      </w:del>
    </w:p>
    <w:p w14:paraId="47217DBB" w14:textId="77777777" w:rsidR="00445010" w:rsidRPr="00930FE5" w:rsidRDefault="002E30AC" w:rsidP="00DF2E07">
      <w:pPr>
        <w:pStyle w:val="BodyText"/>
        <w:jc w:val="both"/>
        <w:rPr>
          <w:del w:id="2650" w:author="KPMG_PQH" w:date="2026-04-07T11:25:00Z" w16du:dateUtc="2026-04-07T04:25:00Z"/>
          <w:rFonts w:cs="Arial"/>
        </w:rPr>
      </w:pPr>
      <w:del w:id="2651" w:author="KPMG_PQH" w:date="2026-04-07T11:25:00Z" w16du:dateUtc="2026-04-07T04:25:00Z">
        <w:r w:rsidRPr="00FB667F">
          <w:delText xml:space="preserve">A summary of the search for independent comparable companies </w:delText>
        </w:r>
        <w:r>
          <w:delText>to</w:delText>
        </w:r>
        <w:r w:rsidRPr="00FB667F">
          <w:delText xml:space="preserve"> </w:delText>
        </w:r>
        <w:r w:rsidR="00DF2E07">
          <w:delText>HMV</w:delText>
        </w:r>
        <w:r w:rsidRPr="00FB667F">
          <w:delText xml:space="preserve"> is provided in the following table</w:delText>
        </w:r>
        <w:r w:rsidR="00930FE5">
          <w:rPr>
            <w:rFonts w:cs="Arial"/>
          </w:rPr>
          <w:delText xml:space="preserve">.  </w:delText>
        </w:r>
      </w:del>
    </w:p>
    <w:p w14:paraId="6AE143FA" w14:textId="77777777" w:rsidR="00445010" w:rsidRDefault="00445010" w:rsidP="00445010">
      <w:pPr>
        <w:pStyle w:val="Caption"/>
        <w:rPr>
          <w:del w:id="2652" w:author="KPMG_PQH" w:date="2026-04-07T11:25:00Z" w16du:dateUtc="2026-04-07T04:25:00Z"/>
        </w:rPr>
      </w:pPr>
      <w:del w:id="2653" w:author="KPMG_PQH" w:date="2026-04-07T11:25:00Z" w16du:dateUtc="2026-04-07T04:25:00Z">
        <w:r w:rsidRPr="00DF2E07">
          <w:delText>Table D-</w:delText>
        </w:r>
        <w:r w:rsidRPr="00DF2E07">
          <w:fldChar w:fldCharType="begin"/>
        </w:r>
        <w:r w:rsidRPr="00DF2E07">
          <w:delInstrText xml:space="preserve"> SEQ Table_D- \* ARABIC </w:delInstrText>
        </w:r>
        <w:r w:rsidRPr="00DF2E07">
          <w:fldChar w:fldCharType="separate"/>
        </w:r>
        <w:r w:rsidR="00481B06">
          <w:rPr>
            <w:noProof/>
          </w:rPr>
          <w:delText>7</w:delText>
        </w:r>
        <w:r w:rsidRPr="00DF2E07">
          <w:fldChar w:fldCharType="end"/>
        </w:r>
        <w:r w:rsidRPr="00DF2E07">
          <w:delText xml:space="preserve">: Summary of the search for </w:delText>
        </w:r>
        <w:r w:rsidR="0063690D">
          <w:delText>ASPAC</w:delText>
        </w:r>
        <w:r w:rsidR="0063690D" w:rsidRPr="00DF2E07">
          <w:delText xml:space="preserve"> </w:delText>
        </w:r>
        <w:r w:rsidRPr="00DF2E07">
          <w:delText>comparable companies</w:delText>
        </w:r>
      </w:del>
    </w:p>
    <w:tbl>
      <w:tblPr>
        <w:tblW w:w="0" w:type="auto"/>
        <w:tblLayout w:type="fixed"/>
        <w:tblLook w:val="04A0" w:firstRow="1" w:lastRow="0" w:firstColumn="1" w:lastColumn="0" w:noHBand="0" w:noVBand="1"/>
      </w:tblPr>
      <w:tblGrid>
        <w:gridCol w:w="5665"/>
        <w:gridCol w:w="1620"/>
        <w:gridCol w:w="1479"/>
      </w:tblGrid>
      <w:tr w:rsidR="00DF2E07" w14:paraId="469F5E83" w14:textId="77777777" w:rsidTr="00DF2E07">
        <w:trPr>
          <w:trHeight w:val="288"/>
          <w:tblHeader/>
          <w:del w:id="2654" w:author="KPMG_PQH" w:date="2026-04-07T11:25:00Z" w16du:dateUtc="2026-04-07T04:25:00Z"/>
        </w:trPr>
        <w:tc>
          <w:tcPr>
            <w:tcW w:w="566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5EF9ADE0" w14:textId="77777777" w:rsidR="00DF2E07" w:rsidRDefault="00DF2E07">
            <w:pPr>
              <w:jc w:val="center"/>
              <w:rPr>
                <w:del w:id="2655" w:author="KPMG_PQH" w:date="2026-04-07T11:25:00Z" w16du:dateUtc="2026-04-07T04:25:00Z"/>
                <w:rFonts w:ascii="Arial" w:hAnsi="Arial" w:cs="Arial"/>
                <w:b/>
                <w:bCs/>
                <w:color w:val="FFFFFF"/>
                <w:sz w:val="18"/>
                <w:szCs w:val="18"/>
                <w:lang w:val="en-AU" w:eastAsia="en-US"/>
              </w:rPr>
            </w:pPr>
            <w:del w:id="2656" w:author="KPMG_PQH" w:date="2026-04-07T11:25:00Z" w16du:dateUtc="2026-04-07T04:25:00Z">
              <w:r>
                <w:rPr>
                  <w:rFonts w:ascii="Arial" w:hAnsi="Arial" w:cs="Arial"/>
                  <w:b/>
                  <w:bCs/>
                  <w:color w:val="FFFFFF"/>
                  <w:sz w:val="18"/>
                  <w:szCs w:val="18"/>
                  <w:lang w:val="en-AU" w:eastAsia="en-US"/>
                </w:rPr>
                <w:delText>Screening criteria</w:delText>
              </w:r>
            </w:del>
          </w:p>
        </w:tc>
        <w:tc>
          <w:tcPr>
            <w:tcW w:w="1440" w:type="dxa"/>
            <w:tcBorders>
              <w:top w:val="single" w:sz="4" w:space="0" w:color="auto"/>
              <w:left w:val="nil"/>
              <w:bottom w:val="single" w:sz="4" w:space="0" w:color="auto"/>
              <w:right w:val="single" w:sz="4" w:space="0" w:color="auto"/>
            </w:tcBorders>
            <w:shd w:val="clear" w:color="auto" w:fill="00338D"/>
            <w:noWrap/>
            <w:vAlign w:val="center"/>
            <w:hideMark/>
          </w:tcPr>
          <w:p w14:paraId="2B90657C" w14:textId="77777777" w:rsidR="00DF2E07" w:rsidRDefault="00DF2E07">
            <w:pPr>
              <w:jc w:val="center"/>
              <w:rPr>
                <w:del w:id="2657" w:author="KPMG_PQH" w:date="2026-04-07T11:25:00Z" w16du:dateUtc="2026-04-07T04:25:00Z"/>
                <w:rFonts w:ascii="Arial" w:hAnsi="Arial" w:cs="Arial"/>
                <w:b/>
                <w:bCs/>
                <w:color w:val="FFFFFF"/>
                <w:sz w:val="18"/>
                <w:szCs w:val="18"/>
                <w:lang w:val="en-AU" w:eastAsia="en-US"/>
              </w:rPr>
            </w:pPr>
            <w:del w:id="2658" w:author="KPMG_PQH" w:date="2026-04-07T11:25:00Z" w16du:dateUtc="2026-04-07T04:25:00Z">
              <w:r>
                <w:rPr>
                  <w:rFonts w:ascii="Arial" w:hAnsi="Arial" w:cs="Arial"/>
                  <w:b/>
                  <w:bCs/>
                  <w:color w:val="FFFFFF"/>
                  <w:sz w:val="18"/>
                  <w:szCs w:val="18"/>
                  <w:lang w:val="en-AU" w:eastAsia="en-US"/>
                </w:rPr>
                <w:delText>Eliminated</w:delText>
              </w:r>
            </w:del>
          </w:p>
        </w:tc>
        <w:tc>
          <w:tcPr>
            <w:tcW w:w="1389" w:type="dxa"/>
            <w:tcBorders>
              <w:top w:val="single" w:sz="4" w:space="0" w:color="auto"/>
              <w:left w:val="nil"/>
              <w:bottom w:val="single" w:sz="4" w:space="0" w:color="auto"/>
              <w:right w:val="single" w:sz="4" w:space="0" w:color="auto"/>
            </w:tcBorders>
            <w:shd w:val="clear" w:color="auto" w:fill="00338D"/>
            <w:noWrap/>
            <w:vAlign w:val="center"/>
            <w:hideMark/>
          </w:tcPr>
          <w:p w14:paraId="5D920A3B" w14:textId="77777777" w:rsidR="00DF2E07" w:rsidRDefault="00DF2E07">
            <w:pPr>
              <w:jc w:val="center"/>
              <w:rPr>
                <w:del w:id="2659" w:author="KPMG_PQH" w:date="2026-04-07T11:25:00Z" w16du:dateUtc="2026-04-07T04:25:00Z"/>
                <w:rFonts w:ascii="Arial" w:hAnsi="Arial" w:cs="Arial"/>
                <w:b/>
                <w:bCs/>
                <w:color w:val="FFFFFF"/>
                <w:sz w:val="18"/>
                <w:szCs w:val="18"/>
                <w:lang w:val="en-AU" w:eastAsia="en-US"/>
              </w:rPr>
            </w:pPr>
            <w:del w:id="2660" w:author="KPMG_PQH" w:date="2026-04-07T11:25:00Z" w16du:dateUtc="2026-04-07T04:25:00Z">
              <w:r>
                <w:rPr>
                  <w:rFonts w:ascii="Arial" w:hAnsi="Arial" w:cs="Arial"/>
                  <w:b/>
                  <w:bCs/>
                  <w:color w:val="FFFFFF"/>
                  <w:sz w:val="18"/>
                  <w:szCs w:val="18"/>
                  <w:lang w:val="en-AU" w:eastAsia="en-US"/>
                </w:rPr>
                <w:delText>Retained</w:delText>
              </w:r>
            </w:del>
          </w:p>
        </w:tc>
      </w:tr>
      <w:tr w:rsidR="00DF2E07" w14:paraId="60E98611" w14:textId="77777777" w:rsidTr="00DF2E07">
        <w:trPr>
          <w:trHeight w:val="288"/>
          <w:del w:id="2661" w:author="KPMG_PQH" w:date="2026-04-07T11:25:00Z" w16du:dateUtc="2026-04-07T04:25:00Z"/>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6AF9A2B3" w14:textId="77777777" w:rsidR="00DF2E07" w:rsidRDefault="00DF2E07">
            <w:pPr>
              <w:rPr>
                <w:del w:id="2662" w:author="KPMG_PQH" w:date="2026-04-07T11:25:00Z" w16du:dateUtc="2026-04-07T04:25:00Z"/>
                <w:rFonts w:ascii="Arial" w:hAnsi="Arial" w:cs="Arial"/>
                <w:b/>
                <w:bCs/>
                <w:sz w:val="18"/>
                <w:szCs w:val="18"/>
                <w:lang w:val="en-AU" w:eastAsia="en-US"/>
              </w:rPr>
            </w:pPr>
            <w:del w:id="2663" w:author="KPMG_PQH" w:date="2026-04-07T11:25:00Z" w16du:dateUtc="2026-04-07T04:25:00Z">
              <w:r>
                <w:rPr>
                  <w:rFonts w:ascii="Arial" w:hAnsi="Arial" w:cs="Arial"/>
                  <w:b/>
                  <w:bCs/>
                  <w:sz w:val="18"/>
                  <w:szCs w:val="18"/>
                  <w:lang w:val="en-AU" w:eastAsia="en-US"/>
                </w:rPr>
                <w:delText>Total number of companies identified</w:delText>
              </w:r>
            </w:del>
          </w:p>
        </w:tc>
        <w:tc>
          <w:tcPr>
            <w:tcW w:w="1440" w:type="dxa"/>
            <w:tcBorders>
              <w:top w:val="nil"/>
              <w:left w:val="nil"/>
              <w:bottom w:val="single" w:sz="4" w:space="0" w:color="auto"/>
              <w:right w:val="single" w:sz="4" w:space="0" w:color="auto"/>
            </w:tcBorders>
            <w:shd w:val="clear" w:color="auto" w:fill="FFFFFF"/>
            <w:noWrap/>
            <w:vAlign w:val="center"/>
            <w:hideMark/>
          </w:tcPr>
          <w:p w14:paraId="05E3A870" w14:textId="77777777" w:rsidR="00DF2E07" w:rsidRDefault="00DF2E07">
            <w:pPr>
              <w:rPr>
                <w:del w:id="2664" w:author="KPMG_PQH" w:date="2026-04-07T11:25:00Z" w16du:dateUtc="2026-04-07T04:25:00Z"/>
                <w:rFonts w:ascii="Arial" w:hAnsi="Arial" w:cs="Arial"/>
                <w:b/>
                <w:bCs/>
                <w:sz w:val="18"/>
                <w:szCs w:val="18"/>
                <w:lang w:val="en-AU" w:eastAsia="en-US"/>
              </w:rPr>
            </w:pPr>
          </w:p>
        </w:tc>
        <w:tc>
          <w:tcPr>
            <w:tcW w:w="1389" w:type="dxa"/>
            <w:tcBorders>
              <w:top w:val="nil"/>
              <w:left w:val="nil"/>
              <w:bottom w:val="single" w:sz="4" w:space="0" w:color="auto"/>
              <w:right w:val="single" w:sz="4" w:space="0" w:color="auto"/>
            </w:tcBorders>
            <w:noWrap/>
            <w:vAlign w:val="center"/>
            <w:hideMark/>
          </w:tcPr>
          <w:p w14:paraId="09C18A76" w14:textId="77777777" w:rsidR="00DF2E07" w:rsidRDefault="00D2178A">
            <w:pPr>
              <w:jc w:val="right"/>
              <w:rPr>
                <w:del w:id="2665" w:author="KPMG_PQH" w:date="2026-04-07T11:25:00Z" w16du:dateUtc="2026-04-07T04:25:00Z"/>
                <w:rFonts w:ascii="Arial" w:hAnsi="Arial" w:cs="Arial"/>
                <w:sz w:val="18"/>
                <w:szCs w:val="18"/>
                <w:lang w:val="en-AU" w:eastAsia="en-US"/>
              </w:rPr>
            </w:pPr>
            <w:del w:id="2666" w:author="KPMG_PQH" w:date="2026-04-07T11:25:00Z" w16du:dateUtc="2026-04-07T04:25:00Z">
              <w:r>
                <w:rPr>
                  <w:rFonts w:ascii="Arial" w:hAnsi="Arial" w:cs="Arial"/>
                  <w:sz w:val="18"/>
                  <w:szCs w:val="18"/>
                  <w:lang w:val="en-AU" w:eastAsia="en-US"/>
                </w:rPr>
                <w:delText>359</w:delText>
              </w:r>
            </w:del>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4D2FEE83" w:rsidR="00C54BC2" w:rsidRDefault="00D2178A">
            <w:pPr>
              <w:jc w:val="right"/>
              <w:rPr>
                <w:rFonts w:ascii="Arial" w:hAnsi="Arial" w:cs="Arial"/>
                <w:sz w:val="18"/>
                <w:szCs w:val="18"/>
                <w:lang w:val="en-AU" w:eastAsia="en-US"/>
              </w:rPr>
            </w:pPr>
            <w:del w:id="2667" w:author="KPMG_PQH" w:date="2026-04-07T11:25:00Z" w16du:dateUtc="2026-04-07T04:25:00Z">
              <w:r w:rsidRPr="003B3AC8">
                <w:rPr>
                  <w:rFonts w:ascii="Arial" w:hAnsi="Arial" w:cs="Arial"/>
                  <w:sz w:val="18"/>
                  <w:szCs w:val="18"/>
                  <w:lang w:val="en-AU" w:eastAsia="en-US"/>
                </w:rPr>
                <w:delText>44</w:delText>
              </w:r>
            </w:del>
            <w:ins w:id="2668" w:author="KPMG_PQH" w:date="2026-04-07T11:25:00Z" w16du:dateUtc="2026-04-07T04:25:00Z">
              <w:r w:rsidR="00E01C53">
                <w:rPr>
                  <w:rFonts w:ascii="Arial" w:hAnsi="Arial" w:cs="Arial"/>
                  <w:sz w:val="18"/>
                  <w:szCs w:val="18"/>
                  <w:lang w:val="en-AU" w:eastAsia="en-US"/>
                </w:rPr>
                <w:t>245</w:t>
              </w:r>
            </w:ins>
          </w:p>
        </w:tc>
        <w:tc>
          <w:tcPr>
            <w:tcW w:w="1479" w:type="dxa"/>
            <w:tcBorders>
              <w:top w:val="nil"/>
              <w:left w:val="nil"/>
              <w:bottom w:val="single" w:sz="4" w:space="0" w:color="auto"/>
              <w:right w:val="single" w:sz="4" w:space="0" w:color="auto"/>
            </w:tcBorders>
            <w:noWrap/>
            <w:vAlign w:val="center"/>
            <w:hideMark/>
          </w:tcPr>
          <w:p w14:paraId="51750055" w14:textId="42DDED28" w:rsidR="00C54BC2" w:rsidRDefault="00D2178A">
            <w:pPr>
              <w:jc w:val="right"/>
              <w:rPr>
                <w:rFonts w:ascii="Arial" w:hAnsi="Arial" w:cs="Arial"/>
                <w:sz w:val="18"/>
                <w:szCs w:val="18"/>
                <w:lang w:val="en-AU" w:eastAsia="en-US"/>
              </w:rPr>
            </w:pPr>
            <w:del w:id="2669" w:author="KPMG_PQH" w:date="2026-04-07T11:25:00Z" w16du:dateUtc="2026-04-07T04:25:00Z">
              <w:r w:rsidRPr="003B3AC8">
                <w:rPr>
                  <w:rFonts w:ascii="Arial" w:hAnsi="Arial" w:cs="Arial"/>
                  <w:sz w:val="18"/>
                  <w:szCs w:val="18"/>
                  <w:lang w:val="en-AU" w:eastAsia="en-US"/>
                </w:rPr>
                <w:delText xml:space="preserve"> 315 </w:delText>
              </w:r>
            </w:del>
            <w:ins w:id="2670" w:author="KPMG_PQH" w:date="2026-04-07T11:25:00Z" w16du:dateUtc="2026-04-07T04:25:00Z">
              <w:r w:rsidR="00E01C53">
                <w:rPr>
                  <w:rFonts w:ascii="Arial" w:hAnsi="Arial" w:cs="Arial"/>
                  <w:sz w:val="18"/>
                  <w:szCs w:val="18"/>
                  <w:lang w:val="en-AU" w:eastAsia="en-US"/>
                </w:rPr>
                <w:t>195</w:t>
              </w:r>
            </w:ins>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56E00201" w:rsidR="00C54BC2" w:rsidRDefault="00D2178A">
            <w:pPr>
              <w:jc w:val="right"/>
              <w:rPr>
                <w:rFonts w:ascii="Arial" w:hAnsi="Arial" w:cs="Arial"/>
                <w:sz w:val="18"/>
                <w:szCs w:val="18"/>
                <w:lang w:val="en-AU" w:eastAsia="en-US"/>
              </w:rPr>
            </w:pPr>
            <w:del w:id="2671" w:author="KPMG_PQH" w:date="2026-04-07T11:25:00Z" w16du:dateUtc="2026-04-07T04:25:00Z">
              <w:r w:rsidRPr="003B3AC8">
                <w:rPr>
                  <w:rFonts w:ascii="Arial" w:hAnsi="Arial" w:cs="Arial"/>
                  <w:sz w:val="18"/>
                  <w:szCs w:val="18"/>
                  <w:lang w:val="en-AU" w:eastAsia="en-US"/>
                </w:rPr>
                <w:delText>51</w:delText>
              </w:r>
            </w:del>
            <w:ins w:id="2672" w:author="KPMG_PQH" w:date="2026-04-07T11:25:00Z" w16du:dateUtc="2026-04-07T04:25:00Z">
              <w:r w:rsidR="00E01C53">
                <w:rPr>
                  <w:rFonts w:ascii="Arial" w:hAnsi="Arial" w:cs="Arial"/>
                  <w:sz w:val="18"/>
                  <w:szCs w:val="18"/>
                  <w:lang w:val="en-AU" w:eastAsia="en-US"/>
                </w:rPr>
                <w:t>40</w:t>
              </w:r>
            </w:ins>
          </w:p>
        </w:tc>
        <w:tc>
          <w:tcPr>
            <w:tcW w:w="1479" w:type="dxa"/>
            <w:tcBorders>
              <w:top w:val="nil"/>
              <w:left w:val="nil"/>
              <w:bottom w:val="single" w:sz="4" w:space="0" w:color="auto"/>
              <w:right w:val="single" w:sz="4" w:space="0" w:color="auto"/>
            </w:tcBorders>
            <w:noWrap/>
            <w:vAlign w:val="center"/>
            <w:hideMark/>
          </w:tcPr>
          <w:p w14:paraId="3E89C3EC" w14:textId="6AB9BE79" w:rsidR="00C54BC2" w:rsidRDefault="00D2178A">
            <w:pPr>
              <w:jc w:val="right"/>
              <w:rPr>
                <w:rFonts w:ascii="Arial" w:hAnsi="Arial" w:cs="Arial"/>
                <w:sz w:val="18"/>
                <w:szCs w:val="18"/>
                <w:lang w:val="en-AU" w:eastAsia="en-US"/>
              </w:rPr>
            </w:pPr>
            <w:del w:id="2673" w:author="KPMG_PQH" w:date="2026-04-07T11:25:00Z" w16du:dateUtc="2026-04-07T04:25:00Z">
              <w:r w:rsidRPr="003B3AC8">
                <w:rPr>
                  <w:rFonts w:ascii="Arial" w:hAnsi="Arial" w:cs="Arial"/>
                  <w:sz w:val="18"/>
                  <w:szCs w:val="18"/>
                  <w:lang w:val="en-AU" w:eastAsia="en-US"/>
                </w:rPr>
                <w:delText xml:space="preserve"> 264 </w:delText>
              </w:r>
            </w:del>
            <w:ins w:id="2674" w:author="KPMG_PQH" w:date="2026-04-07T11:25:00Z" w16du:dateUtc="2026-04-07T04:25:00Z">
              <w:r w:rsidR="00E01C53">
                <w:rPr>
                  <w:rFonts w:ascii="Arial" w:hAnsi="Arial" w:cs="Arial"/>
                  <w:sz w:val="18"/>
                  <w:szCs w:val="18"/>
                  <w:lang w:val="en-AU" w:eastAsia="en-US"/>
                </w:rPr>
                <w:t>155</w:t>
              </w:r>
            </w:ins>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2CD0730" w:rsidR="00C54BC2" w:rsidRDefault="00D2178A">
            <w:pPr>
              <w:jc w:val="right"/>
              <w:rPr>
                <w:rFonts w:ascii="Arial" w:hAnsi="Arial" w:cs="Arial"/>
                <w:sz w:val="18"/>
                <w:szCs w:val="18"/>
                <w:lang w:val="en-AU" w:eastAsia="en-US"/>
              </w:rPr>
            </w:pPr>
            <w:del w:id="2675" w:author="KPMG_PQH" w:date="2026-04-07T11:25:00Z" w16du:dateUtc="2026-04-07T04:25:00Z">
              <w:r w:rsidRPr="003B3AC8">
                <w:rPr>
                  <w:rFonts w:ascii="Arial" w:hAnsi="Arial" w:cs="Arial"/>
                  <w:sz w:val="18"/>
                  <w:szCs w:val="18"/>
                  <w:lang w:val="en-AU" w:eastAsia="en-US"/>
                </w:rPr>
                <w:delText>59</w:delText>
              </w:r>
            </w:del>
            <w:ins w:id="2676" w:author="KPMG_PQH" w:date="2026-04-07T11:25:00Z" w16du:dateUtc="2026-04-07T04:25:00Z">
              <w:r w:rsidR="00DB5348">
                <w:rPr>
                  <w:rFonts w:ascii="Arial" w:hAnsi="Arial" w:cs="Arial"/>
                  <w:sz w:val="18"/>
                  <w:szCs w:val="18"/>
                  <w:lang w:val="en-AU" w:eastAsia="en-US"/>
                </w:rPr>
                <w:t>0</w:t>
              </w:r>
            </w:ins>
          </w:p>
        </w:tc>
        <w:tc>
          <w:tcPr>
            <w:tcW w:w="1479" w:type="dxa"/>
            <w:tcBorders>
              <w:top w:val="nil"/>
              <w:left w:val="nil"/>
              <w:bottom w:val="single" w:sz="4" w:space="0" w:color="auto"/>
              <w:right w:val="single" w:sz="4" w:space="0" w:color="auto"/>
            </w:tcBorders>
            <w:noWrap/>
            <w:vAlign w:val="center"/>
            <w:hideMark/>
          </w:tcPr>
          <w:p w14:paraId="3FD356D0" w14:textId="3E99B778" w:rsidR="00C54BC2" w:rsidRDefault="00D2178A">
            <w:pPr>
              <w:jc w:val="right"/>
              <w:rPr>
                <w:rFonts w:ascii="Arial" w:hAnsi="Arial" w:cs="Arial"/>
                <w:sz w:val="18"/>
                <w:szCs w:val="18"/>
                <w:lang w:val="en-AU" w:eastAsia="en-US"/>
              </w:rPr>
            </w:pPr>
            <w:del w:id="2677" w:author="KPMG_PQH" w:date="2026-04-07T11:25:00Z" w16du:dateUtc="2026-04-07T04:25:00Z">
              <w:r w:rsidRPr="003B3AC8">
                <w:rPr>
                  <w:rFonts w:ascii="Arial" w:hAnsi="Arial" w:cs="Arial"/>
                  <w:sz w:val="18"/>
                  <w:szCs w:val="18"/>
                  <w:lang w:val="en-AU" w:eastAsia="en-US"/>
                </w:rPr>
                <w:delText xml:space="preserve"> 205 </w:delText>
              </w:r>
            </w:del>
            <w:ins w:id="2678" w:author="KPMG_PQH" w:date="2026-04-07T11:25:00Z" w16du:dateUtc="2026-04-07T04:25:00Z">
              <w:r w:rsidR="00E01C53">
                <w:rPr>
                  <w:rFonts w:ascii="Arial" w:hAnsi="Arial" w:cs="Arial"/>
                  <w:sz w:val="18"/>
                  <w:szCs w:val="18"/>
                  <w:lang w:val="en-AU" w:eastAsia="en-US"/>
                </w:rPr>
                <w:t>155</w:t>
              </w:r>
            </w:ins>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2A205A53" w:rsidR="00C54BC2" w:rsidRDefault="00C54BC2">
            <w:pPr>
              <w:rPr>
                <w:rFonts w:ascii="Arial" w:hAnsi="Arial" w:cs="Arial"/>
                <w:sz w:val="18"/>
                <w:szCs w:val="18"/>
                <w:lang w:val="en-AU" w:eastAsia="en-US"/>
              </w:rPr>
            </w:pPr>
            <w:r>
              <w:rPr>
                <w:rFonts w:ascii="Arial" w:hAnsi="Arial" w:cs="Arial"/>
                <w:sz w:val="18"/>
                <w:szCs w:val="18"/>
                <w:lang w:val="en-AU" w:eastAsia="en-US"/>
              </w:rPr>
              <w:t xml:space="preserve">Significantly different </w:t>
            </w:r>
            <w:del w:id="2679" w:author="KPMG_PQH" w:date="2026-04-07T11:25:00Z" w16du:dateUtc="2026-04-07T04:25:00Z">
              <w:r w:rsidR="00DF2E07">
                <w:rPr>
                  <w:rFonts w:ascii="Arial" w:hAnsi="Arial" w:cs="Arial"/>
                  <w:sz w:val="18"/>
                  <w:szCs w:val="18"/>
                  <w:lang w:val="en-AU" w:eastAsia="en-US"/>
                </w:rPr>
                <w:delText>function</w:delText>
              </w:r>
            </w:del>
            <w:ins w:id="2680" w:author="KPMG_PQH" w:date="2026-04-07T11:25:00Z" w16du:dateUtc="2026-04-07T04:25:00Z">
              <w:r>
                <w:rPr>
                  <w:rFonts w:ascii="Arial" w:hAnsi="Arial" w:cs="Arial"/>
                  <w:sz w:val="18"/>
                  <w:szCs w:val="18"/>
                  <w:lang w:val="en-AU" w:eastAsia="en-US"/>
                </w:rPr>
                <w:t>function</w:t>
              </w:r>
              <w:r w:rsidR="00E01C53">
                <w:rPr>
                  <w:rFonts w:ascii="Arial" w:hAnsi="Arial" w:cs="Arial"/>
                  <w:sz w:val="18"/>
                  <w:szCs w:val="18"/>
                  <w:lang w:val="en-AU" w:eastAsia="en-US"/>
                </w:rPr>
                <w:t>s</w:t>
              </w:r>
            </w:ins>
          </w:p>
        </w:tc>
        <w:tc>
          <w:tcPr>
            <w:tcW w:w="1620" w:type="dxa"/>
            <w:tcBorders>
              <w:top w:val="nil"/>
              <w:left w:val="nil"/>
              <w:bottom w:val="single" w:sz="4" w:space="0" w:color="auto"/>
              <w:right w:val="single" w:sz="4" w:space="0" w:color="auto"/>
            </w:tcBorders>
            <w:noWrap/>
            <w:vAlign w:val="center"/>
            <w:hideMark/>
          </w:tcPr>
          <w:p w14:paraId="4C840401" w14:textId="3635F2ED" w:rsidR="00C54BC2" w:rsidRDefault="00D2178A">
            <w:pPr>
              <w:jc w:val="right"/>
              <w:rPr>
                <w:rFonts w:ascii="Arial" w:hAnsi="Arial" w:cs="Arial"/>
                <w:sz w:val="18"/>
                <w:szCs w:val="18"/>
                <w:lang w:val="en-AU" w:eastAsia="en-US"/>
              </w:rPr>
            </w:pPr>
            <w:del w:id="2681" w:author="KPMG_PQH" w:date="2026-04-07T11:25:00Z" w16du:dateUtc="2026-04-07T04:25:00Z">
              <w:r>
                <w:rPr>
                  <w:rFonts w:ascii="Arial" w:hAnsi="Arial" w:cs="Arial"/>
                  <w:sz w:val="18"/>
                  <w:szCs w:val="18"/>
                  <w:lang w:val="en-AU" w:eastAsia="en-US"/>
                </w:rPr>
                <w:delText>59</w:delText>
              </w:r>
            </w:del>
            <w:ins w:id="2682" w:author="KPMG_PQH" w:date="2026-04-07T11:25:00Z" w16du:dateUtc="2026-04-07T04:25:00Z">
              <w:r w:rsidR="00E01C53">
                <w:rPr>
                  <w:rFonts w:ascii="Arial" w:hAnsi="Arial" w:cs="Arial"/>
                  <w:sz w:val="18"/>
                  <w:szCs w:val="18"/>
                  <w:lang w:val="en-AU" w:eastAsia="en-US"/>
                </w:rPr>
                <w:t>100</w:t>
              </w:r>
            </w:ins>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4EB54098" w:rsidR="00C54BC2" w:rsidRDefault="00D2178A">
            <w:pPr>
              <w:jc w:val="right"/>
              <w:rPr>
                <w:rFonts w:ascii="Arial" w:hAnsi="Arial" w:cs="Arial"/>
                <w:sz w:val="18"/>
                <w:szCs w:val="18"/>
                <w:lang w:val="en-AU" w:eastAsia="en-US"/>
              </w:rPr>
            </w:pPr>
            <w:del w:id="2683" w:author="KPMG_PQH" w:date="2026-04-07T11:25:00Z" w16du:dateUtc="2026-04-07T04:25:00Z">
              <w:r>
                <w:rPr>
                  <w:rFonts w:ascii="Arial" w:hAnsi="Arial" w:cs="Arial"/>
                  <w:sz w:val="18"/>
                  <w:szCs w:val="18"/>
                  <w:lang w:val="en-AU" w:eastAsia="en-US"/>
                </w:rPr>
                <w:delText>146</w:delText>
              </w:r>
            </w:del>
            <w:ins w:id="2684" w:author="KPMG_PQH" w:date="2026-04-07T11:25:00Z" w16du:dateUtc="2026-04-07T04:25:00Z">
              <w:r w:rsidR="00455C76">
                <w:rPr>
                  <w:rFonts w:ascii="Arial" w:hAnsi="Arial" w:cs="Arial"/>
                  <w:sz w:val="18"/>
                  <w:szCs w:val="18"/>
                  <w:lang w:val="en-AU" w:eastAsia="en-US"/>
                </w:rPr>
                <w:t>55</w:t>
              </w:r>
            </w:ins>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1A7BE089"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 xml:space="preserve">Significantly different </w:t>
            </w:r>
            <w:del w:id="2685" w:author="KPMG_PQH" w:date="2026-04-07T11:25:00Z" w16du:dateUtc="2026-04-07T04:25:00Z">
              <w:r w:rsidR="00DF2E07">
                <w:rPr>
                  <w:rFonts w:ascii="Arial" w:hAnsi="Arial" w:cs="Arial"/>
                  <w:color w:val="000000"/>
                  <w:sz w:val="18"/>
                  <w:szCs w:val="18"/>
                  <w:lang w:val="en-AU" w:eastAsia="en-US"/>
                </w:rPr>
                <w:delText>product</w:delText>
              </w:r>
            </w:del>
            <w:ins w:id="2686" w:author="KPMG_PQH" w:date="2026-04-07T11:25:00Z" w16du:dateUtc="2026-04-07T04:25:00Z">
              <w:r>
                <w:rPr>
                  <w:rFonts w:ascii="Arial" w:hAnsi="Arial" w:cs="Arial"/>
                  <w:color w:val="000000"/>
                  <w:sz w:val="18"/>
                  <w:szCs w:val="18"/>
                  <w:lang w:val="en-AU" w:eastAsia="en-US"/>
                </w:rPr>
                <w:t>product</w:t>
              </w:r>
              <w:r w:rsidR="00E01C53">
                <w:rPr>
                  <w:rFonts w:ascii="Arial" w:hAnsi="Arial" w:cs="Arial"/>
                  <w:color w:val="000000"/>
                  <w:sz w:val="18"/>
                  <w:szCs w:val="18"/>
                  <w:lang w:val="en-AU" w:eastAsia="en-US"/>
                </w:rPr>
                <w:t>s</w:t>
              </w:r>
            </w:ins>
          </w:p>
        </w:tc>
        <w:tc>
          <w:tcPr>
            <w:tcW w:w="1620" w:type="dxa"/>
            <w:tcBorders>
              <w:top w:val="nil"/>
              <w:left w:val="nil"/>
              <w:bottom w:val="single" w:sz="4" w:space="0" w:color="auto"/>
              <w:right w:val="single" w:sz="4" w:space="0" w:color="auto"/>
            </w:tcBorders>
            <w:noWrap/>
            <w:vAlign w:val="center"/>
            <w:hideMark/>
          </w:tcPr>
          <w:p w14:paraId="60B9131F" w14:textId="1D61AF07" w:rsidR="00C54BC2" w:rsidRDefault="00D2178A">
            <w:pPr>
              <w:jc w:val="right"/>
              <w:rPr>
                <w:rFonts w:ascii="Arial" w:hAnsi="Arial" w:cs="Arial"/>
                <w:sz w:val="18"/>
                <w:szCs w:val="18"/>
                <w:lang w:val="en-AU" w:eastAsia="en-US"/>
              </w:rPr>
            </w:pPr>
            <w:del w:id="2687" w:author="KPMG_PQH" w:date="2026-04-07T11:25:00Z" w16du:dateUtc="2026-04-07T04:25:00Z">
              <w:r>
                <w:rPr>
                  <w:rFonts w:ascii="Arial" w:hAnsi="Arial" w:cs="Arial"/>
                  <w:sz w:val="18"/>
                  <w:szCs w:val="18"/>
                  <w:lang w:val="en-AU" w:eastAsia="en-US"/>
                </w:rPr>
                <w:delText>124</w:delText>
              </w:r>
            </w:del>
            <w:ins w:id="2688" w:author="KPMG_PQH" w:date="2026-04-07T11:25:00Z" w16du:dateUtc="2026-04-07T04:25:00Z">
              <w:r w:rsidR="00E01C53">
                <w:rPr>
                  <w:rFonts w:ascii="Arial" w:hAnsi="Arial" w:cs="Arial"/>
                  <w:sz w:val="18"/>
                  <w:szCs w:val="18"/>
                  <w:lang w:val="en-AU" w:eastAsia="en-US"/>
                </w:rPr>
                <w:t>29</w:t>
              </w:r>
            </w:ins>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47846F6B" w:rsidR="00C54BC2" w:rsidRDefault="00D2178A">
            <w:pPr>
              <w:jc w:val="right"/>
              <w:rPr>
                <w:rFonts w:ascii="Arial" w:hAnsi="Arial" w:cs="Arial"/>
                <w:sz w:val="18"/>
                <w:szCs w:val="18"/>
                <w:lang w:val="en-AU" w:eastAsia="en-US"/>
              </w:rPr>
            </w:pPr>
            <w:del w:id="2689" w:author="KPMG_PQH" w:date="2026-04-07T11:25:00Z" w16du:dateUtc="2026-04-07T04:25:00Z">
              <w:r>
                <w:rPr>
                  <w:rFonts w:ascii="Arial" w:hAnsi="Arial" w:cs="Arial"/>
                  <w:sz w:val="18"/>
                  <w:szCs w:val="18"/>
                  <w:lang w:val="en-AU" w:eastAsia="en-US"/>
                </w:rPr>
                <w:delText>22</w:delText>
              </w:r>
            </w:del>
            <w:ins w:id="2690" w:author="KPMG_PQH" w:date="2026-04-07T11:25:00Z" w16du:dateUtc="2026-04-07T04:25:00Z">
              <w:r w:rsidR="00AB4FE1">
                <w:rPr>
                  <w:rFonts w:ascii="Arial" w:hAnsi="Arial" w:cs="Arial"/>
                  <w:sz w:val="18"/>
                  <w:szCs w:val="18"/>
                  <w:lang w:val="en-AU" w:eastAsia="en-US"/>
                </w:rPr>
                <w:t>26</w:t>
              </w:r>
            </w:ins>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3EB32779" w:rsidR="00C54BC2" w:rsidRDefault="00DF2E07">
            <w:pPr>
              <w:jc w:val="right"/>
              <w:rPr>
                <w:rFonts w:ascii="Arial" w:hAnsi="Arial" w:cs="Arial"/>
                <w:sz w:val="18"/>
                <w:szCs w:val="18"/>
                <w:lang w:val="en-AU" w:eastAsia="en-US"/>
              </w:rPr>
            </w:pPr>
            <w:del w:id="2691" w:author="KPMG_PQH" w:date="2026-04-07T11:25:00Z" w16du:dateUtc="2026-04-07T04:25:00Z">
              <w:r>
                <w:rPr>
                  <w:rFonts w:ascii="Arial" w:hAnsi="Arial" w:cs="Arial"/>
                  <w:sz w:val="18"/>
                  <w:szCs w:val="18"/>
                  <w:lang w:val="en-AU" w:eastAsia="en-US"/>
                </w:rPr>
                <w:delText>0</w:delText>
              </w:r>
            </w:del>
            <w:ins w:id="2692" w:author="KPMG_PQH" w:date="2026-04-07T11:25:00Z" w16du:dateUtc="2026-04-07T04:25:00Z">
              <w:r w:rsidR="00E01C53">
                <w:rPr>
                  <w:rFonts w:ascii="Arial" w:hAnsi="Arial" w:cs="Arial"/>
                  <w:sz w:val="18"/>
                  <w:szCs w:val="18"/>
                  <w:lang w:val="en-AU" w:eastAsia="en-US"/>
                </w:rPr>
                <w:t>1</w:t>
              </w:r>
            </w:ins>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79FE315C" w:rsidR="00C54BC2" w:rsidRDefault="00F41EEF">
            <w:pPr>
              <w:jc w:val="right"/>
              <w:rPr>
                <w:rFonts w:ascii="Arial" w:hAnsi="Arial" w:cs="Arial"/>
                <w:sz w:val="18"/>
                <w:szCs w:val="18"/>
                <w:lang w:val="en-AU" w:eastAsia="en-US"/>
              </w:rPr>
            </w:pPr>
            <w:del w:id="2693" w:author="KPMG_PQH" w:date="2026-04-07T11:25:00Z" w16du:dateUtc="2026-04-07T04:25:00Z">
              <w:r>
                <w:rPr>
                  <w:rFonts w:ascii="Arial" w:hAnsi="Arial" w:cs="Arial"/>
                  <w:sz w:val="18"/>
                  <w:szCs w:val="18"/>
                  <w:lang w:val="en-AU" w:eastAsia="en-US"/>
                </w:rPr>
                <w:delText>22</w:delText>
              </w:r>
            </w:del>
            <w:ins w:id="2694" w:author="KPMG_PQH" w:date="2026-04-07T11:25:00Z" w16du:dateUtc="2026-04-07T04:25:00Z">
              <w:r w:rsidR="00F917FE">
                <w:rPr>
                  <w:rFonts w:ascii="Arial" w:hAnsi="Arial" w:cs="Arial"/>
                  <w:sz w:val="18"/>
                  <w:szCs w:val="18"/>
                  <w:lang w:val="en-AU" w:eastAsia="en-US"/>
                </w:rPr>
                <w:t>2</w:t>
              </w:r>
              <w:r w:rsidR="00455C76">
                <w:rPr>
                  <w:rFonts w:ascii="Arial" w:hAnsi="Arial" w:cs="Arial"/>
                  <w:sz w:val="18"/>
                  <w:szCs w:val="18"/>
                  <w:lang w:val="en-AU" w:eastAsia="en-US"/>
                </w:rPr>
                <w:t>5</w:t>
              </w:r>
            </w:ins>
          </w:p>
        </w:tc>
      </w:tr>
      <w:tr w:rsidR="00DF2E07" w14:paraId="6ECB1850" w14:textId="77777777" w:rsidTr="00DF2E07">
        <w:trPr>
          <w:trHeight w:val="288"/>
          <w:del w:id="2695" w:author="KPMG_PQH" w:date="2026-04-07T11:25:00Z" w16du:dateUtc="2026-04-07T04:25:00Z"/>
        </w:trPr>
        <w:tc>
          <w:tcPr>
            <w:tcW w:w="5665" w:type="dxa"/>
            <w:tcBorders>
              <w:top w:val="nil"/>
              <w:left w:val="single" w:sz="4" w:space="0" w:color="auto"/>
              <w:bottom w:val="single" w:sz="4" w:space="0" w:color="auto"/>
              <w:right w:val="single" w:sz="4" w:space="0" w:color="auto"/>
            </w:tcBorders>
            <w:shd w:val="clear" w:color="auto" w:fill="FFFFFF"/>
            <w:vAlign w:val="center"/>
            <w:hideMark/>
          </w:tcPr>
          <w:p w14:paraId="27B87F8C" w14:textId="77777777" w:rsidR="00DF2E07" w:rsidRDefault="00DF2E07">
            <w:pPr>
              <w:rPr>
                <w:del w:id="2696" w:author="KPMG_PQH" w:date="2026-04-07T11:25:00Z" w16du:dateUtc="2026-04-07T04:25:00Z"/>
                <w:rFonts w:ascii="Arial" w:hAnsi="Arial" w:cs="Arial"/>
                <w:sz w:val="18"/>
                <w:szCs w:val="18"/>
                <w:lang w:val="en-AU" w:eastAsia="en-US"/>
              </w:rPr>
            </w:pPr>
            <w:del w:id="2697" w:author="KPMG_PQH" w:date="2026-04-07T11:25:00Z" w16du:dateUtc="2026-04-07T04:25:00Z">
              <w:r>
                <w:rPr>
                  <w:rFonts w:ascii="Arial" w:hAnsi="Arial" w:cs="Arial"/>
                  <w:sz w:val="18"/>
                  <w:szCs w:val="18"/>
                  <w:lang w:val="en-AU" w:eastAsia="en-US"/>
                </w:rPr>
                <w:delText>Significant RPTs</w:delText>
              </w:r>
            </w:del>
          </w:p>
        </w:tc>
        <w:tc>
          <w:tcPr>
            <w:tcW w:w="1440" w:type="dxa"/>
            <w:tcBorders>
              <w:top w:val="nil"/>
              <w:left w:val="nil"/>
              <w:bottom w:val="single" w:sz="4" w:space="0" w:color="auto"/>
              <w:right w:val="single" w:sz="4" w:space="0" w:color="auto"/>
            </w:tcBorders>
            <w:noWrap/>
            <w:vAlign w:val="center"/>
            <w:hideMark/>
          </w:tcPr>
          <w:p w14:paraId="6C01F1B4" w14:textId="77777777" w:rsidR="00DF2E07" w:rsidRDefault="00F41EEF">
            <w:pPr>
              <w:jc w:val="right"/>
              <w:rPr>
                <w:del w:id="2698" w:author="KPMG_PQH" w:date="2026-04-07T11:25:00Z" w16du:dateUtc="2026-04-07T04:25:00Z"/>
                <w:rFonts w:ascii="Arial" w:hAnsi="Arial" w:cs="Arial"/>
                <w:sz w:val="18"/>
                <w:szCs w:val="18"/>
                <w:lang w:val="en-AU" w:eastAsia="en-US"/>
              </w:rPr>
            </w:pPr>
            <w:del w:id="2699" w:author="KPMG_PQH" w:date="2026-04-07T11:25:00Z" w16du:dateUtc="2026-04-07T04:25:00Z">
              <w:r>
                <w:rPr>
                  <w:rFonts w:ascii="Arial" w:hAnsi="Arial" w:cs="Arial"/>
                  <w:sz w:val="18"/>
                  <w:szCs w:val="18"/>
                  <w:lang w:val="en-AU" w:eastAsia="en-US"/>
                </w:rPr>
                <w:delText>1</w:delText>
              </w:r>
            </w:del>
          </w:p>
        </w:tc>
        <w:tc>
          <w:tcPr>
            <w:tcW w:w="1389" w:type="dxa"/>
            <w:tcBorders>
              <w:top w:val="nil"/>
              <w:left w:val="nil"/>
              <w:bottom w:val="single" w:sz="4" w:space="0" w:color="auto"/>
              <w:right w:val="single" w:sz="4" w:space="0" w:color="auto"/>
            </w:tcBorders>
            <w:shd w:val="clear" w:color="auto" w:fill="FFFFFF"/>
            <w:noWrap/>
            <w:vAlign w:val="center"/>
            <w:hideMark/>
          </w:tcPr>
          <w:p w14:paraId="21A26A0C" w14:textId="77777777" w:rsidR="00DF2E07" w:rsidRDefault="00F41EEF">
            <w:pPr>
              <w:jc w:val="right"/>
              <w:rPr>
                <w:del w:id="2700" w:author="KPMG_PQH" w:date="2026-04-07T11:25:00Z" w16du:dateUtc="2026-04-07T04:25:00Z"/>
                <w:rFonts w:ascii="Arial" w:hAnsi="Arial" w:cs="Arial"/>
                <w:sz w:val="18"/>
                <w:szCs w:val="18"/>
                <w:lang w:val="en-AU" w:eastAsia="en-US"/>
              </w:rPr>
            </w:pPr>
            <w:del w:id="2701" w:author="KPMG_PQH" w:date="2026-04-07T11:25:00Z" w16du:dateUtc="2026-04-07T04:25:00Z">
              <w:r>
                <w:rPr>
                  <w:rFonts w:ascii="Arial" w:hAnsi="Arial" w:cs="Arial"/>
                  <w:sz w:val="18"/>
                  <w:szCs w:val="18"/>
                  <w:lang w:val="en-AU" w:eastAsia="en-US"/>
                </w:rPr>
                <w:delText>21</w:delText>
              </w:r>
            </w:del>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0070999F" w:rsidR="00C54BC2" w:rsidRDefault="00F41EEF">
            <w:pPr>
              <w:rPr>
                <w:rFonts w:ascii="Arial" w:hAnsi="Arial" w:cs="Arial"/>
                <w:sz w:val="18"/>
                <w:szCs w:val="18"/>
                <w:lang w:val="en-AU" w:eastAsia="en-US"/>
              </w:rPr>
            </w:pPr>
            <w:del w:id="2702" w:author="KPMG_PQH" w:date="2026-04-07T11:25:00Z" w16du:dateUtc="2026-04-07T04:25:00Z">
              <w:r w:rsidRPr="003B3AC8">
                <w:rPr>
                  <w:rFonts w:ascii="Arial" w:hAnsi="Arial" w:cs="Arial"/>
                  <w:sz w:val="18"/>
                  <w:szCs w:val="18"/>
                  <w:lang w:val="en-AU" w:eastAsia="en-US"/>
                </w:rPr>
                <w:delText>Limited</w:delText>
              </w:r>
            </w:del>
            <w:ins w:id="2703" w:author="KPMG_PQH" w:date="2026-04-07T11:25:00Z" w16du:dateUtc="2026-04-07T04:25:00Z">
              <w:r w:rsidR="00E01C53">
                <w:rPr>
                  <w:rFonts w:ascii="Arial" w:hAnsi="Arial" w:cs="Arial"/>
                  <w:sz w:val="18"/>
                  <w:szCs w:val="18"/>
                  <w:lang w:val="en-AU" w:eastAsia="en-US"/>
                </w:rPr>
                <w:t>Insuffi</w:t>
              </w:r>
              <w:r w:rsidR="00455C76">
                <w:rPr>
                  <w:rFonts w:ascii="Arial" w:hAnsi="Arial" w:cs="Arial"/>
                  <w:sz w:val="18"/>
                  <w:szCs w:val="18"/>
                  <w:lang w:val="en-AU" w:eastAsia="en-US"/>
                </w:rPr>
                <w:t>cient</w:t>
              </w:r>
            </w:ins>
            <w:r w:rsidR="00455C76">
              <w:rPr>
                <w:rFonts w:ascii="Arial" w:hAnsi="Arial" w:cs="Arial"/>
                <w:sz w:val="18"/>
                <w:szCs w:val="18"/>
                <w:lang w:val="en-AU" w:eastAsia="en-US"/>
              </w:rPr>
              <w:t xml:space="preserve"> information</w:t>
            </w:r>
          </w:p>
        </w:tc>
        <w:tc>
          <w:tcPr>
            <w:tcW w:w="1620" w:type="dxa"/>
            <w:tcBorders>
              <w:top w:val="nil"/>
              <w:left w:val="nil"/>
              <w:bottom w:val="single" w:sz="4" w:space="0" w:color="auto"/>
              <w:right w:val="single" w:sz="4" w:space="0" w:color="auto"/>
            </w:tcBorders>
            <w:noWrap/>
            <w:vAlign w:val="center"/>
            <w:hideMark/>
          </w:tcPr>
          <w:p w14:paraId="212634AE" w14:textId="7AC2133E" w:rsidR="00C54BC2" w:rsidRDefault="00F41EEF">
            <w:pPr>
              <w:jc w:val="right"/>
              <w:rPr>
                <w:rFonts w:ascii="Arial" w:hAnsi="Arial" w:cs="Arial"/>
                <w:sz w:val="18"/>
                <w:szCs w:val="18"/>
                <w:lang w:val="en-AU" w:eastAsia="en-US"/>
              </w:rPr>
            </w:pPr>
            <w:del w:id="2704" w:author="KPMG_PQH" w:date="2026-04-07T11:25:00Z" w16du:dateUtc="2026-04-07T04:25:00Z">
              <w:r w:rsidRPr="003B3AC8">
                <w:rPr>
                  <w:rFonts w:ascii="Arial" w:hAnsi="Arial" w:cs="Arial"/>
                  <w:sz w:val="18"/>
                  <w:szCs w:val="18"/>
                  <w:lang w:val="en-AU" w:eastAsia="en-US"/>
                </w:rPr>
                <w:delText>7</w:delText>
              </w:r>
            </w:del>
            <w:ins w:id="2705" w:author="KPMG_PQH" w:date="2026-04-07T11:25:00Z" w16du:dateUtc="2026-04-07T04:25:00Z">
              <w:r w:rsidR="00E01C53">
                <w:rPr>
                  <w:rFonts w:ascii="Arial" w:hAnsi="Arial" w:cs="Arial"/>
                  <w:sz w:val="18"/>
                  <w:szCs w:val="18"/>
                  <w:lang w:val="en-AU" w:eastAsia="en-US"/>
                </w:rPr>
                <w:t>14</w:t>
              </w:r>
            </w:ins>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0269315B" w:rsidR="00C54BC2" w:rsidRDefault="00F41EEF">
            <w:pPr>
              <w:jc w:val="right"/>
              <w:rPr>
                <w:rFonts w:ascii="Arial" w:hAnsi="Arial" w:cs="Arial"/>
                <w:sz w:val="18"/>
                <w:szCs w:val="18"/>
                <w:lang w:val="en-AU" w:eastAsia="en-US"/>
              </w:rPr>
            </w:pPr>
            <w:del w:id="2706" w:author="KPMG_PQH" w:date="2026-04-07T11:25:00Z" w16du:dateUtc="2026-04-07T04:25:00Z">
              <w:r w:rsidRPr="003B3AC8">
                <w:rPr>
                  <w:rFonts w:ascii="Arial" w:hAnsi="Arial" w:cs="Arial"/>
                  <w:sz w:val="18"/>
                  <w:szCs w:val="18"/>
                  <w:lang w:val="en-AU" w:eastAsia="en-US"/>
                </w:rPr>
                <w:delText>14</w:delText>
              </w:r>
            </w:del>
            <w:ins w:id="2707" w:author="KPMG_PQH" w:date="2026-04-07T11:25:00Z" w16du:dateUtc="2026-04-07T04:25:00Z">
              <w:r w:rsidR="00DB5348">
                <w:rPr>
                  <w:rFonts w:ascii="Arial" w:hAnsi="Arial" w:cs="Arial"/>
                  <w:sz w:val="18"/>
                  <w:szCs w:val="18"/>
                  <w:lang w:val="en-AU" w:eastAsia="en-US"/>
                </w:rPr>
                <w:t>1</w:t>
              </w:r>
              <w:r w:rsidR="00455C76">
                <w:rPr>
                  <w:rFonts w:ascii="Arial" w:hAnsi="Arial" w:cs="Arial"/>
                  <w:sz w:val="18"/>
                  <w:szCs w:val="18"/>
                  <w:lang w:val="en-AU" w:eastAsia="en-US"/>
                </w:rPr>
                <w:t>1</w:t>
              </w:r>
            </w:ins>
          </w:p>
        </w:tc>
      </w:tr>
      <w:tr w:rsidR="00E01C53" w14:paraId="096B11E4"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tcPr>
          <w:p w14:paraId="4D8EFD81" w14:textId="18972A6E" w:rsidR="00E01C53" w:rsidRDefault="00455C76">
            <w:pPr>
              <w:rPr>
                <w:rFonts w:ascii="Arial" w:hAnsi="Arial" w:cs="Arial"/>
                <w:sz w:val="18"/>
                <w:szCs w:val="18"/>
                <w:lang w:val="en-AU" w:eastAsia="en-US"/>
              </w:rPr>
            </w:pPr>
            <w:r>
              <w:rPr>
                <w:rFonts w:ascii="Arial" w:hAnsi="Arial" w:cs="Arial"/>
                <w:sz w:val="18"/>
                <w:szCs w:val="18"/>
                <w:lang w:val="en-AU" w:eastAsia="en-US"/>
              </w:rPr>
              <w:t xml:space="preserve">Abnormal financial </w:t>
            </w:r>
            <w:del w:id="2708" w:author="KPMG_PQH" w:date="2026-04-07T11:25:00Z" w16du:dateUtc="2026-04-07T04:25:00Z">
              <w:r w:rsidR="00F41EEF" w:rsidRPr="003B3AC8">
                <w:rPr>
                  <w:rFonts w:ascii="Arial" w:hAnsi="Arial" w:cs="Arial"/>
                  <w:sz w:val="18"/>
                  <w:szCs w:val="18"/>
                  <w:lang w:val="en-AU" w:eastAsia="en-US"/>
                </w:rPr>
                <w:delText>data</w:delText>
              </w:r>
            </w:del>
            <w:ins w:id="2709" w:author="KPMG_PQH" w:date="2026-04-07T11:25:00Z" w16du:dateUtc="2026-04-07T04:25:00Z">
              <w:r>
                <w:rPr>
                  <w:rFonts w:ascii="Arial" w:hAnsi="Arial" w:cs="Arial"/>
                  <w:sz w:val="18"/>
                  <w:szCs w:val="18"/>
                  <w:lang w:val="en-AU" w:eastAsia="en-US"/>
                </w:rPr>
                <w:t>result</w:t>
              </w:r>
            </w:ins>
          </w:p>
        </w:tc>
        <w:tc>
          <w:tcPr>
            <w:tcW w:w="1620" w:type="dxa"/>
            <w:tcBorders>
              <w:top w:val="nil"/>
              <w:left w:val="nil"/>
              <w:bottom w:val="single" w:sz="4" w:space="0" w:color="auto"/>
              <w:right w:val="single" w:sz="4" w:space="0" w:color="auto"/>
            </w:tcBorders>
            <w:noWrap/>
            <w:vAlign w:val="center"/>
          </w:tcPr>
          <w:p w14:paraId="01A00F04" w14:textId="7A43848B" w:rsidR="00E01C53" w:rsidDel="00E01C53" w:rsidRDefault="00F41EEF">
            <w:pPr>
              <w:jc w:val="right"/>
              <w:rPr>
                <w:rFonts w:ascii="Arial" w:hAnsi="Arial" w:cs="Arial"/>
                <w:sz w:val="18"/>
                <w:szCs w:val="18"/>
                <w:lang w:val="en-AU" w:eastAsia="en-US"/>
              </w:rPr>
            </w:pPr>
            <w:del w:id="2710" w:author="KPMG_PQH" w:date="2026-04-07T11:25:00Z" w16du:dateUtc="2026-04-07T04:25:00Z">
              <w:r w:rsidRPr="003B3AC8">
                <w:rPr>
                  <w:rFonts w:ascii="Arial" w:hAnsi="Arial" w:cs="Arial"/>
                  <w:sz w:val="18"/>
                  <w:szCs w:val="18"/>
                  <w:lang w:val="en-AU" w:eastAsia="en-US"/>
                </w:rPr>
                <w:delText>2</w:delText>
              </w:r>
            </w:del>
            <w:ins w:id="2711" w:author="KPMG_PQH" w:date="2026-04-07T11:25:00Z" w16du:dateUtc="2026-04-07T04:25:00Z">
              <w:r w:rsidR="00455C76">
                <w:rPr>
                  <w:rFonts w:ascii="Arial" w:hAnsi="Arial" w:cs="Arial"/>
                  <w:sz w:val="18"/>
                  <w:szCs w:val="18"/>
                  <w:lang w:val="en-AU" w:eastAsia="en-US"/>
                </w:rPr>
                <w:t>1</w:t>
              </w:r>
            </w:ins>
          </w:p>
        </w:tc>
        <w:tc>
          <w:tcPr>
            <w:tcW w:w="1479" w:type="dxa"/>
            <w:tcBorders>
              <w:top w:val="nil"/>
              <w:left w:val="nil"/>
              <w:bottom w:val="single" w:sz="4" w:space="0" w:color="auto"/>
              <w:right w:val="single" w:sz="4" w:space="0" w:color="auto"/>
            </w:tcBorders>
            <w:shd w:val="clear" w:color="auto" w:fill="FFFFFF"/>
            <w:noWrap/>
            <w:vAlign w:val="center"/>
          </w:tcPr>
          <w:p w14:paraId="746CB510" w14:textId="0B40BD63" w:rsidR="00E01C53" w:rsidRDefault="00F41EEF">
            <w:pPr>
              <w:jc w:val="right"/>
              <w:rPr>
                <w:rFonts w:ascii="Arial" w:hAnsi="Arial" w:cs="Arial"/>
                <w:sz w:val="18"/>
                <w:szCs w:val="18"/>
                <w:lang w:val="en-AU" w:eastAsia="en-US"/>
              </w:rPr>
            </w:pPr>
            <w:del w:id="2712" w:author="KPMG_PQH" w:date="2026-04-07T11:25:00Z" w16du:dateUtc="2026-04-07T04:25:00Z">
              <w:r w:rsidRPr="003B3AC8">
                <w:rPr>
                  <w:rFonts w:ascii="Arial" w:hAnsi="Arial" w:cs="Arial"/>
                  <w:sz w:val="18"/>
                  <w:szCs w:val="18"/>
                  <w:lang w:val="en-AU" w:eastAsia="en-US"/>
                </w:rPr>
                <w:delText>12</w:delText>
              </w:r>
            </w:del>
            <w:ins w:id="2713" w:author="KPMG_PQH" w:date="2026-04-07T11:25:00Z" w16du:dateUtc="2026-04-07T04:25:00Z">
              <w:r w:rsidR="00455C76">
                <w:rPr>
                  <w:rFonts w:ascii="Arial" w:hAnsi="Arial" w:cs="Arial"/>
                  <w:sz w:val="18"/>
                  <w:szCs w:val="18"/>
                  <w:lang w:val="en-AU" w:eastAsia="en-US"/>
                </w:rPr>
                <w:t>10</w:t>
              </w:r>
            </w:ins>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4DAE403A"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w:t>
            </w:r>
            <w:del w:id="2714" w:author="KPMG_PQH" w:date="2026-04-07T11:25:00Z" w16du:dateUtc="2026-04-07T04:25:00Z">
              <w:r w:rsidR="00DF2E07">
                <w:rPr>
                  <w:rFonts w:ascii="Arial" w:hAnsi="Arial" w:cs="Arial"/>
                  <w:b/>
                  <w:bCs/>
                  <w:color w:val="FFFFFF"/>
                  <w:sz w:val="18"/>
                  <w:szCs w:val="18"/>
                  <w:lang w:val="en-AU" w:eastAsia="en-US"/>
                </w:rPr>
                <w:delText>A</w:delText>
              </w:r>
              <w:r w:rsidR="00103FD0">
                <w:rPr>
                  <w:rFonts w:ascii="Arial" w:hAnsi="Arial" w:cs="Arial"/>
                  <w:b/>
                  <w:bCs/>
                  <w:color w:val="FFFFFF"/>
                  <w:sz w:val="18"/>
                  <w:szCs w:val="18"/>
                  <w:lang w:val="en-AU" w:eastAsia="en-US"/>
                </w:rPr>
                <w:delText>SPAC</w:delText>
              </w:r>
            </w:del>
            <w:ins w:id="2715" w:author="KPMG_PQH" w:date="2026-04-07T11:25:00Z" w16du:dateUtc="2026-04-07T04:25:00Z">
              <w:r>
                <w:rPr>
                  <w:rFonts w:ascii="Arial" w:hAnsi="Arial" w:cs="Arial"/>
                  <w:b/>
                  <w:bCs/>
                  <w:color w:val="FFFFFF"/>
                  <w:sz w:val="18"/>
                  <w:szCs w:val="18"/>
                  <w:lang w:val="en-AU" w:eastAsia="en-US"/>
                </w:rPr>
                <w:t>local</w:t>
              </w:r>
            </w:ins>
            <w:r>
              <w:rPr>
                <w:rFonts w:ascii="Arial" w:hAnsi="Arial" w:cs="Arial"/>
                <w:b/>
                <w:bCs/>
                <w:color w:val="FFFFFF"/>
                <w:sz w:val="18"/>
                <w:szCs w:val="18"/>
                <w:lang w:val="en-AU" w:eastAsia="en-US"/>
              </w:rPr>
              <w:t xml:space="preserve">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30E2D2EE" w:rsidR="00C54BC2" w:rsidRDefault="00D959A8">
            <w:pPr>
              <w:jc w:val="right"/>
              <w:rPr>
                <w:rFonts w:ascii="Arial" w:hAnsi="Arial" w:cs="Arial"/>
                <w:b/>
                <w:bCs/>
                <w:color w:val="FFFFFF"/>
                <w:sz w:val="18"/>
                <w:szCs w:val="18"/>
                <w:lang w:val="en-AU" w:eastAsia="en-US"/>
              </w:rPr>
            </w:pPr>
            <w:del w:id="2716" w:author="KPMG_PQH" w:date="2026-04-07T11:25:00Z" w16du:dateUtc="2026-04-07T04:25:00Z">
              <w:r>
                <w:rPr>
                  <w:rFonts w:ascii="Arial" w:hAnsi="Arial" w:cs="Arial"/>
                  <w:b/>
                  <w:bCs/>
                  <w:color w:val="FFFFFF"/>
                  <w:sz w:val="18"/>
                  <w:szCs w:val="18"/>
                  <w:lang w:val="en-AU" w:eastAsia="en-US"/>
                </w:rPr>
                <w:delText>12</w:delText>
              </w:r>
            </w:del>
            <w:ins w:id="2717" w:author="KPMG_PQH" w:date="2026-04-07T11:25:00Z" w16du:dateUtc="2026-04-07T04:25:00Z">
              <w:r w:rsidR="00DB5348">
                <w:rPr>
                  <w:rFonts w:ascii="Arial" w:hAnsi="Arial" w:cs="Arial"/>
                  <w:b/>
                  <w:bCs/>
                  <w:color w:val="FFFFFF"/>
                  <w:sz w:val="18"/>
                  <w:szCs w:val="18"/>
                  <w:lang w:val="en-AU" w:eastAsia="en-US"/>
                </w:rPr>
                <w:t>1</w:t>
              </w:r>
              <w:r w:rsidR="00455C76">
                <w:rPr>
                  <w:rFonts w:ascii="Arial" w:hAnsi="Arial" w:cs="Arial"/>
                  <w:b/>
                  <w:bCs/>
                  <w:color w:val="FFFFFF"/>
                  <w:sz w:val="18"/>
                  <w:szCs w:val="18"/>
                  <w:lang w:val="en-AU" w:eastAsia="en-US"/>
                </w:rPr>
                <w:t>0</w:t>
              </w:r>
            </w:ins>
          </w:p>
        </w:tc>
      </w:tr>
    </w:tbl>
    <w:p w14:paraId="53963571" w14:textId="37F9BA67" w:rsidR="003E1101" w:rsidRDefault="00B93933" w:rsidP="00006B17">
      <w:pPr>
        <w:pStyle w:val="BodyText"/>
        <w:jc w:val="both"/>
      </w:pPr>
      <w:del w:id="2718" w:author="KPMG_PQH" w:date="2026-04-07T11:25:00Z" w16du:dateUtc="2026-04-07T04:25:00Z">
        <w:r>
          <w:delText>After combining the two searches</w:delText>
        </w:r>
        <w:r w:rsidR="004B4ABC">
          <w:delText>,</w:delText>
        </w:r>
      </w:del>
      <w:ins w:id="2719" w:author="KPMG_PQH" w:date="2026-04-07T11:25:00Z" w16du:dateUtc="2026-04-07T04:25:00Z">
        <w:r w:rsidR="005047B2" w:rsidRPr="00A127A2">
          <w:t>As</w:t>
        </w:r>
      </w:ins>
      <w:r w:rsidR="005047B2" w:rsidRPr="00A127A2">
        <w:t xml:space="preserve"> a </w:t>
      </w:r>
      <w:del w:id="2720" w:author="KPMG_PQH" w:date="2026-04-07T11:25:00Z" w16du:dateUtc="2026-04-07T04:25:00Z">
        <w:r w:rsidR="005E505D">
          <w:delText>total</w:delText>
        </w:r>
      </w:del>
      <w:ins w:id="2721" w:author="KPMG_PQH" w:date="2026-04-07T11:25:00Z" w16du:dateUtc="2026-04-07T04:25:00Z">
        <w:r w:rsidR="005047B2" w:rsidRPr="00A127A2">
          <w:t>result</w:t>
        </w:r>
      </w:ins>
      <w:r w:rsidR="005047B2" w:rsidRPr="00A127A2">
        <w:t xml:space="preserve"> of </w:t>
      </w:r>
      <w:del w:id="2722" w:author="KPMG_PQH" w:date="2026-04-07T11:25:00Z" w16du:dateUtc="2026-04-07T04:25:00Z">
        <w:r w:rsidR="00D959A8">
          <w:delText>thirteen</w:delText>
        </w:r>
        <w:r w:rsidR="00A57C41">
          <w:delText xml:space="preserve"> (</w:delText>
        </w:r>
        <w:r w:rsidR="00D959A8">
          <w:delText>13</w:delText>
        </w:r>
        <w:r w:rsidR="00A57C41">
          <w:delText>)</w:delText>
        </w:r>
        <w:r w:rsidR="004B4ABC">
          <w:delText xml:space="preserve"> companies were</w:delText>
        </w:r>
      </w:del>
      <w:ins w:id="2723" w:author="KPMG_PQH" w:date="2026-04-07T11:25:00Z" w16du:dateUtc="2026-04-07T04:25:00Z">
        <w:r w:rsidR="005047B2" w:rsidRPr="00A127A2">
          <w:t xml:space="preserve">the above steps, </w:t>
        </w:r>
        <w:r w:rsidR="00455C76" w:rsidRPr="00A127A2">
          <w:t xml:space="preserve">ten </w:t>
        </w:r>
        <w:r w:rsidR="008D6640" w:rsidRPr="00A127A2">
          <w:t>(</w:t>
        </w:r>
        <w:r w:rsidR="00455C76" w:rsidRPr="00A127A2">
          <w:t>10</w:t>
        </w:r>
        <w:r w:rsidR="008D6640" w:rsidRPr="00A127A2">
          <w:t>)</w:t>
        </w:r>
        <w:r w:rsidR="005047B2" w:rsidRPr="00A127A2">
          <w:t xml:space="preserve"> Vietnamese </w:t>
        </w:r>
        <w:r w:rsidR="00347622" w:rsidRPr="005C4863">
          <w:t>compan</w:t>
        </w:r>
        <w:r w:rsidR="006D1408">
          <w:t>y</w:t>
        </w:r>
        <w:r w:rsidR="00347622" w:rsidRPr="005C4863">
          <w:t xml:space="preserve"> w</w:t>
        </w:r>
        <w:r w:rsidR="006D1408">
          <w:t>as</w:t>
        </w:r>
      </w:ins>
      <w:r w:rsidR="00347622" w:rsidRPr="005C4863">
        <w:t xml:space="preserve"> selected </w:t>
      </w:r>
      <w:r w:rsidR="0061319D" w:rsidRPr="005C4863">
        <w:t xml:space="preserve">as </w:t>
      </w:r>
      <w:r w:rsidR="0061319D" w:rsidRPr="00A127A2">
        <w:t>comparable</w:t>
      </w:r>
      <w:r w:rsidR="005047B2" w:rsidRPr="00A127A2">
        <w:t xml:space="preserve"> companies</w:t>
      </w:r>
      <w:del w:id="2724" w:author="KPMG_PQH" w:date="2026-04-07T11:25:00Z" w16du:dateUtc="2026-04-07T04:25:00Z">
        <w:r w:rsidR="004B4ABC">
          <w:delText xml:space="preserve"> to </w:delText>
        </w:r>
        <w:r w:rsidR="00DF2E07">
          <w:delText>HMV</w:delText>
        </w:r>
        <w:r w:rsidR="004B4ABC">
          <w:delText xml:space="preserve">. </w:delText>
        </w:r>
      </w:del>
      <w:ins w:id="2725" w:author="KPMG_PQH" w:date="2026-04-07T11:25:00Z" w16du:dateUtc="2026-04-07T04:25:00Z">
        <w:r w:rsidR="003209FC" w:rsidRPr="00A127A2">
          <w:t>.</w:t>
        </w:r>
      </w:ins>
      <w:bookmarkStart w:id="2726" w:name="_Toc231180398"/>
      <w:bookmarkStart w:id="2727" w:name="_Toc253578583"/>
      <w:bookmarkStart w:id="2728" w:name="_Toc256673715"/>
      <w:bookmarkStart w:id="2729" w:name="_Toc293924344"/>
      <w:bookmarkStart w:id="2730" w:name="_Toc363553639"/>
      <w:bookmarkStart w:id="2731" w:name="_Toc379897914"/>
      <w:bookmarkStart w:id="2732" w:name="_Toc391643539"/>
      <w:bookmarkStart w:id="2733" w:name="_Toc431389354"/>
      <w:bookmarkStart w:id="2734" w:name="_Toc451015992"/>
      <w:bookmarkStart w:id="2735" w:name="_Toc447229101"/>
      <w:bookmarkStart w:id="2736" w:name="_Toc458670425"/>
      <w:bookmarkStart w:id="2737" w:name="_Toc508216454"/>
      <w:bookmarkStart w:id="2738" w:name="_Toc442109521"/>
      <w:bookmarkStart w:id="2739" w:name="_Toc514923641"/>
      <w:bookmarkStart w:id="2740" w:name="_Toc516668458"/>
      <w:bookmarkStart w:id="2741" w:name="_Toc526104651"/>
      <w:bookmarkEnd w:id="2386"/>
      <w:bookmarkEnd w:id="2387"/>
      <w:bookmarkEnd w:id="2388"/>
      <w:bookmarkEnd w:id="2389"/>
      <w:bookmarkEnd w:id="2390"/>
    </w:p>
    <w:p w14:paraId="5ED5CAD8" w14:textId="5C2E1A0C" w:rsidR="004356D2" w:rsidRPr="004356D2" w:rsidRDefault="00923508" w:rsidP="004356D2">
      <w:pPr>
        <w:pStyle w:val="AppendixHeading2"/>
        <w:ind w:hanging="965"/>
        <w:outlineLvl w:val="1"/>
      </w:pPr>
      <w:bookmarkStart w:id="2742" w:name="_Toc100147944"/>
      <w:bookmarkStart w:id="2743" w:name="_Toc100150493"/>
      <w:bookmarkStart w:id="2744" w:name="_Toc100156171"/>
      <w:bookmarkStart w:id="2745" w:name="_Toc100161971"/>
      <w:bookmarkStart w:id="2746" w:name="_Toc100912447"/>
      <w:bookmarkStart w:id="2747" w:name="_Toc100915091"/>
      <w:bookmarkStart w:id="2748" w:name="_Toc90906506"/>
      <w:bookmarkStart w:id="2749" w:name="_Toc220570381"/>
      <w:bookmarkStart w:id="2750" w:name="_Toc170131449"/>
      <w:bookmarkEnd w:id="2742"/>
      <w:bookmarkEnd w:id="2743"/>
      <w:bookmarkEnd w:id="2744"/>
      <w:bookmarkEnd w:id="2745"/>
      <w:bookmarkEnd w:id="2746"/>
      <w:bookmarkEnd w:id="2747"/>
      <w:r>
        <w:lastRenderedPageBreak/>
        <w:t>S</w:t>
      </w:r>
      <w:r w:rsidRPr="002F6FE0">
        <w:t>elected independent comparable</w:t>
      </w:r>
      <w:bookmarkEnd w:id="2726"/>
      <w:bookmarkEnd w:id="2727"/>
      <w:bookmarkEnd w:id="2728"/>
      <w:bookmarkEnd w:id="2729"/>
      <w:bookmarkEnd w:id="2730"/>
      <w:bookmarkEnd w:id="2731"/>
      <w:bookmarkEnd w:id="2732"/>
      <w:r w:rsidRPr="002F6FE0">
        <w:t xml:space="preserve"> companies</w:t>
      </w:r>
      <w:bookmarkEnd w:id="2733"/>
      <w:bookmarkEnd w:id="2734"/>
      <w:bookmarkEnd w:id="2735"/>
      <w:bookmarkEnd w:id="2736"/>
      <w:bookmarkEnd w:id="2737"/>
      <w:bookmarkEnd w:id="2738"/>
      <w:bookmarkEnd w:id="2739"/>
      <w:bookmarkEnd w:id="2740"/>
      <w:bookmarkEnd w:id="2741"/>
      <w:bookmarkEnd w:id="2748"/>
      <w:bookmarkEnd w:id="2749"/>
      <w:bookmarkEnd w:id="2750"/>
    </w:p>
    <w:p w14:paraId="17A48BE0" w14:textId="77777777" w:rsidR="00923508" w:rsidRDefault="00923508" w:rsidP="000B1239">
      <w:pPr>
        <w:pStyle w:val="AppendixHeading3"/>
        <w:ind w:hanging="965"/>
        <w:outlineLvl w:val="1"/>
      </w:pPr>
      <w:bookmarkStart w:id="2751" w:name="_Toc431389355"/>
      <w:bookmarkStart w:id="2752" w:name="_Toc451015993"/>
      <w:bookmarkStart w:id="2753" w:name="_Toc447229102"/>
      <w:bookmarkStart w:id="2754" w:name="_Toc458670426"/>
      <w:bookmarkStart w:id="2755" w:name="_Toc508216455"/>
      <w:bookmarkStart w:id="2756" w:name="_Toc514923642"/>
      <w:bookmarkStart w:id="2757" w:name="_Toc442109522"/>
      <w:r w:rsidRPr="00FB667F">
        <w:t>List of selected independent comparable companies</w:t>
      </w:r>
      <w:bookmarkEnd w:id="2751"/>
      <w:bookmarkEnd w:id="2752"/>
      <w:bookmarkEnd w:id="2753"/>
      <w:bookmarkEnd w:id="2754"/>
      <w:bookmarkEnd w:id="2755"/>
      <w:bookmarkEnd w:id="2756"/>
      <w:r w:rsidRPr="00FB667F" w:rsidDel="00532DDE">
        <w:t xml:space="preserve"> </w:t>
      </w:r>
      <w:bookmarkEnd w:id="2757"/>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0270E1B4"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del w:id="2758" w:author="KPMG_PQH" w:date="2026-04-07T11:25:00Z" w16du:dateUtc="2026-04-07T04:25:00Z">
        <w:r w:rsidR="00481B06">
          <w:rPr>
            <w:noProof/>
          </w:rPr>
          <w:delText>8</w:delText>
        </w:r>
      </w:del>
      <w:ins w:id="2759" w:author="KPMG_PQH" w:date="2026-04-07T11:25:00Z" w16du:dateUtc="2026-04-07T04:25:00Z">
        <w:r w:rsidR="00742399">
          <w:rPr>
            <w:noProof/>
          </w:rPr>
          <w:t>6</w:t>
        </w:r>
      </w:ins>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3D349D" w:rsidRPr="004D4C34" w14:paraId="739A3CB4" w14:textId="77777777">
        <w:trPr>
          <w:trHeight w:val="285"/>
          <w:ins w:id="2760"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3B47076B" w14:textId="77777777" w:rsidR="003D349D" w:rsidRPr="00141509" w:rsidRDefault="003D349D" w:rsidP="003D349D">
            <w:pPr>
              <w:jc w:val="center"/>
              <w:rPr>
                <w:ins w:id="2761" w:author="KPMG_PQH" w:date="2026-04-07T11:25:00Z" w16du:dateUtc="2026-04-07T04:25:00Z"/>
                <w:rFonts w:asciiTheme="majorHAnsi" w:hAnsiTheme="majorHAnsi" w:cstheme="majorHAnsi"/>
                <w:sz w:val="18"/>
                <w:szCs w:val="18"/>
                <w:lang w:eastAsia="en-US"/>
              </w:rPr>
            </w:pPr>
            <w:ins w:id="2762" w:author="KPMG_PQH" w:date="2026-04-07T11:25:00Z" w16du:dateUtc="2026-04-07T04:25:00Z">
              <w:r w:rsidRPr="00141509">
                <w:rPr>
                  <w:rFonts w:asciiTheme="majorHAnsi" w:hAnsiTheme="majorHAnsi" w:cstheme="majorHAnsi"/>
                  <w:sz w:val="18"/>
                  <w:szCs w:val="18"/>
                  <w:lang w:eastAsia="en-US"/>
                </w:rPr>
                <w:t>1</w:t>
              </w:r>
            </w:ins>
          </w:p>
        </w:tc>
        <w:tc>
          <w:tcPr>
            <w:tcW w:w="5032" w:type="dxa"/>
            <w:tcBorders>
              <w:top w:val="nil"/>
              <w:left w:val="nil"/>
              <w:bottom w:val="single" w:sz="4" w:space="0" w:color="auto"/>
              <w:right w:val="single" w:sz="4" w:space="0" w:color="auto"/>
            </w:tcBorders>
            <w:noWrap/>
            <w:vAlign w:val="center"/>
            <w:hideMark/>
          </w:tcPr>
          <w:p w14:paraId="2EF46C70" w14:textId="2F20F051" w:rsidR="003D349D" w:rsidRPr="003D349D" w:rsidRDefault="003D349D" w:rsidP="003D349D">
            <w:pPr>
              <w:rPr>
                <w:ins w:id="2763" w:author="KPMG_PQH" w:date="2026-04-07T11:25:00Z" w16du:dateUtc="2026-04-07T04:25:00Z"/>
                <w:rFonts w:asciiTheme="majorHAnsi" w:hAnsiTheme="majorHAnsi" w:cstheme="majorHAnsi"/>
                <w:sz w:val="18"/>
                <w:szCs w:val="18"/>
                <w:lang w:eastAsia="en-US"/>
              </w:rPr>
            </w:pPr>
            <w:ins w:id="2764" w:author="KPMG_PQH" w:date="2026-04-07T11:25:00Z" w16du:dateUtc="2026-04-07T04:25:00Z">
              <w:r w:rsidRPr="00A127A2">
                <w:rPr>
                  <w:rFonts w:ascii="Arial" w:hAnsi="Arial" w:cs="Arial"/>
                  <w:sz w:val="18"/>
                  <w:szCs w:val="18"/>
                </w:rPr>
                <w:t>AN PHAT INVEST JOINT STOCK COMPANY</w:t>
              </w:r>
            </w:ins>
          </w:p>
        </w:tc>
        <w:tc>
          <w:tcPr>
            <w:tcW w:w="1632" w:type="dxa"/>
            <w:tcBorders>
              <w:top w:val="nil"/>
              <w:left w:val="nil"/>
              <w:bottom w:val="single" w:sz="4" w:space="0" w:color="auto"/>
              <w:right w:val="single" w:sz="4" w:space="0" w:color="auto"/>
            </w:tcBorders>
            <w:noWrap/>
            <w:vAlign w:val="center"/>
            <w:hideMark/>
          </w:tcPr>
          <w:p w14:paraId="71F0D2FC" w14:textId="1DB020D4" w:rsidR="003D349D" w:rsidRPr="00141509" w:rsidRDefault="003D349D" w:rsidP="003D349D">
            <w:pPr>
              <w:jc w:val="center"/>
              <w:rPr>
                <w:ins w:id="2765" w:author="KPMG_PQH" w:date="2026-04-07T11:25:00Z" w16du:dateUtc="2026-04-07T04:25:00Z"/>
                <w:rFonts w:asciiTheme="majorHAnsi" w:hAnsiTheme="majorHAnsi" w:cstheme="majorHAnsi"/>
                <w:sz w:val="18"/>
                <w:szCs w:val="18"/>
                <w:lang w:eastAsia="en-US"/>
              </w:rPr>
            </w:pPr>
            <w:ins w:id="2766" w:author="KPMG_PQH" w:date="2026-04-07T11:25:00Z" w16du:dateUtc="2026-04-07T04:25:00Z">
              <w:r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3EDB06A2" w14:textId="08E830D9" w:rsidR="003D349D" w:rsidRPr="00141509" w:rsidRDefault="00875C1D" w:rsidP="003D349D">
            <w:pPr>
              <w:jc w:val="center"/>
              <w:rPr>
                <w:ins w:id="2767" w:author="KPMG_PQH" w:date="2026-04-07T11:25:00Z" w16du:dateUtc="2026-04-07T04:25:00Z"/>
                <w:rFonts w:asciiTheme="majorHAnsi" w:hAnsiTheme="majorHAnsi" w:cstheme="majorHAnsi"/>
                <w:sz w:val="18"/>
                <w:szCs w:val="18"/>
                <w:lang w:eastAsia="en-US"/>
              </w:rPr>
            </w:pPr>
            <w:ins w:id="2768" w:author="KPMG_PQH" w:date="2026-04-07T11:25:00Z" w16du:dateUtc="2026-04-07T04:25:00Z">
              <w:r>
                <w:rPr>
                  <w:rFonts w:asciiTheme="majorHAnsi" w:hAnsiTheme="majorHAnsi" w:cstheme="majorHAnsi"/>
                  <w:sz w:val="18"/>
                  <w:szCs w:val="18"/>
                  <w:lang w:eastAsia="en-US"/>
                </w:rPr>
                <w:t>Unlisted</w:t>
              </w:r>
            </w:ins>
          </w:p>
        </w:tc>
      </w:tr>
      <w:tr w:rsidR="00B3670A" w:rsidRPr="004D4C34" w14:paraId="374F1B9F" w14:textId="77777777">
        <w:trPr>
          <w:trHeight w:val="285"/>
          <w:ins w:id="2769"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7F17CD02" w14:textId="77777777" w:rsidR="00B3670A" w:rsidRPr="00141509" w:rsidRDefault="00B3670A" w:rsidP="00B3670A">
            <w:pPr>
              <w:jc w:val="center"/>
              <w:rPr>
                <w:ins w:id="2770" w:author="KPMG_PQH" w:date="2026-04-07T11:25:00Z" w16du:dateUtc="2026-04-07T04:25:00Z"/>
                <w:rFonts w:asciiTheme="majorHAnsi" w:hAnsiTheme="majorHAnsi" w:cstheme="majorHAnsi"/>
                <w:sz w:val="18"/>
                <w:szCs w:val="18"/>
                <w:lang w:eastAsia="en-US"/>
              </w:rPr>
            </w:pPr>
            <w:ins w:id="2771" w:author="KPMG_PQH" w:date="2026-04-07T11:25:00Z" w16du:dateUtc="2026-04-07T04:25:00Z">
              <w:r w:rsidRPr="00141509">
                <w:rPr>
                  <w:rFonts w:asciiTheme="majorHAnsi" w:hAnsiTheme="majorHAnsi" w:cstheme="majorHAnsi"/>
                  <w:sz w:val="18"/>
                  <w:szCs w:val="18"/>
                  <w:lang w:eastAsia="en-US"/>
                </w:rPr>
                <w:t>2</w:t>
              </w:r>
            </w:ins>
          </w:p>
        </w:tc>
        <w:tc>
          <w:tcPr>
            <w:tcW w:w="5032" w:type="dxa"/>
            <w:tcBorders>
              <w:top w:val="nil"/>
              <w:left w:val="nil"/>
              <w:bottom w:val="single" w:sz="4" w:space="0" w:color="auto"/>
              <w:right w:val="single" w:sz="4" w:space="0" w:color="auto"/>
            </w:tcBorders>
            <w:noWrap/>
            <w:vAlign w:val="center"/>
            <w:hideMark/>
          </w:tcPr>
          <w:p w14:paraId="4F20BD3D" w14:textId="4EA6A16A" w:rsidR="00B3670A" w:rsidRPr="003D349D" w:rsidRDefault="00B3670A" w:rsidP="00B3670A">
            <w:pPr>
              <w:rPr>
                <w:ins w:id="2772" w:author="KPMG_PQH" w:date="2026-04-07T11:25:00Z" w16du:dateUtc="2026-04-07T04:25:00Z"/>
                <w:rFonts w:asciiTheme="majorHAnsi" w:hAnsiTheme="majorHAnsi" w:cstheme="majorHAnsi"/>
                <w:sz w:val="18"/>
                <w:szCs w:val="18"/>
                <w:lang w:eastAsia="en-US"/>
              </w:rPr>
            </w:pPr>
            <w:ins w:id="2773" w:author="KPMG_PQH" w:date="2026-04-07T11:25:00Z" w16du:dateUtc="2026-04-07T04:25:00Z">
              <w:r w:rsidRPr="00A127A2">
                <w:rPr>
                  <w:rFonts w:ascii="Arial" w:hAnsi="Arial" w:cs="Arial"/>
                  <w:sz w:val="18"/>
                  <w:szCs w:val="18"/>
                </w:rPr>
                <w:t>VU DANG INVESTMENT &amp; TRADING JOINT STOCK COMPANY</w:t>
              </w:r>
            </w:ins>
          </w:p>
        </w:tc>
        <w:tc>
          <w:tcPr>
            <w:tcW w:w="1632" w:type="dxa"/>
            <w:tcBorders>
              <w:top w:val="nil"/>
              <w:left w:val="nil"/>
              <w:bottom w:val="single" w:sz="4" w:space="0" w:color="auto"/>
              <w:right w:val="single" w:sz="4" w:space="0" w:color="auto"/>
            </w:tcBorders>
            <w:noWrap/>
            <w:vAlign w:val="center"/>
            <w:hideMark/>
          </w:tcPr>
          <w:p w14:paraId="36089C36" w14:textId="698B3C44" w:rsidR="00B3670A" w:rsidRPr="00141509" w:rsidRDefault="00B3670A" w:rsidP="00B3670A">
            <w:pPr>
              <w:jc w:val="center"/>
              <w:rPr>
                <w:ins w:id="2774" w:author="KPMG_PQH" w:date="2026-04-07T11:25:00Z" w16du:dateUtc="2026-04-07T04:25:00Z"/>
                <w:rFonts w:asciiTheme="majorHAnsi" w:hAnsiTheme="majorHAnsi" w:cstheme="majorHAnsi"/>
                <w:sz w:val="18"/>
                <w:szCs w:val="18"/>
                <w:lang w:eastAsia="en-US"/>
              </w:rPr>
            </w:pPr>
            <w:ins w:id="2775" w:author="KPMG_PQH" w:date="2026-04-07T11:25:00Z" w16du:dateUtc="2026-04-07T04:25:00Z">
              <w:r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035D8F4C" w14:textId="1D93F7F6" w:rsidR="00B3670A" w:rsidRPr="00141509" w:rsidRDefault="00B3670A" w:rsidP="00B3670A">
            <w:pPr>
              <w:jc w:val="center"/>
              <w:rPr>
                <w:ins w:id="2776" w:author="KPMG_PQH" w:date="2026-04-07T11:25:00Z" w16du:dateUtc="2026-04-07T04:25:00Z"/>
                <w:rFonts w:asciiTheme="majorHAnsi" w:hAnsiTheme="majorHAnsi" w:cstheme="majorHAnsi"/>
                <w:sz w:val="18"/>
                <w:szCs w:val="18"/>
                <w:lang w:eastAsia="en-US"/>
              </w:rPr>
            </w:pPr>
            <w:ins w:id="2777" w:author="KPMG_PQH" w:date="2026-04-07T11:25:00Z" w16du:dateUtc="2026-04-07T04:25:00Z">
              <w:r>
                <w:rPr>
                  <w:rFonts w:ascii="Arial" w:hAnsi="Arial" w:cs="Arial"/>
                  <w:sz w:val="16"/>
                  <w:szCs w:val="16"/>
                </w:rPr>
                <w:t>SVD</w:t>
              </w:r>
            </w:ins>
          </w:p>
        </w:tc>
      </w:tr>
      <w:tr w:rsidR="00B3670A" w:rsidRPr="004D4C34" w14:paraId="29A4055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0E36166" w14:textId="3F8F7987" w:rsidR="00B3670A" w:rsidRPr="00141509" w:rsidRDefault="00487AF7" w:rsidP="00B3670A">
            <w:pPr>
              <w:jc w:val="center"/>
              <w:rPr>
                <w:rFonts w:asciiTheme="majorHAnsi" w:hAnsiTheme="majorHAnsi" w:cstheme="majorHAnsi"/>
                <w:sz w:val="18"/>
                <w:szCs w:val="18"/>
                <w:lang w:eastAsia="en-US"/>
              </w:rPr>
            </w:pPr>
            <w:del w:id="2778" w:author="KPMG_PQH" w:date="2026-04-07T11:25:00Z" w16du:dateUtc="2026-04-07T04:25:00Z">
              <w:r w:rsidRPr="00141509">
                <w:rPr>
                  <w:rFonts w:asciiTheme="majorHAnsi" w:hAnsiTheme="majorHAnsi" w:cstheme="majorHAnsi"/>
                  <w:sz w:val="18"/>
                  <w:szCs w:val="18"/>
                  <w:lang w:eastAsia="en-US"/>
                </w:rPr>
                <w:delText>1</w:delText>
              </w:r>
            </w:del>
            <w:ins w:id="2779" w:author="KPMG_PQH" w:date="2026-04-07T11:25:00Z" w16du:dateUtc="2026-04-07T04:25:00Z">
              <w:r w:rsidR="00B3670A" w:rsidRPr="00141509">
                <w:rPr>
                  <w:rFonts w:asciiTheme="majorHAnsi" w:hAnsiTheme="majorHAnsi" w:cstheme="majorHAnsi"/>
                  <w:sz w:val="18"/>
                  <w:szCs w:val="18"/>
                  <w:lang w:eastAsia="en-US"/>
                </w:rPr>
                <w:t>3</w:t>
              </w:r>
            </w:ins>
          </w:p>
        </w:tc>
        <w:tc>
          <w:tcPr>
            <w:tcW w:w="5032" w:type="dxa"/>
            <w:tcBorders>
              <w:top w:val="nil"/>
              <w:left w:val="nil"/>
              <w:bottom w:val="single" w:sz="4" w:space="0" w:color="auto"/>
              <w:right w:val="single" w:sz="4" w:space="0" w:color="auto"/>
            </w:tcBorders>
            <w:noWrap/>
            <w:vAlign w:val="center"/>
            <w:hideMark/>
          </w:tcPr>
          <w:p w14:paraId="5E1C8090" w14:textId="7E36004A" w:rsidR="00B3670A" w:rsidRPr="003D349D" w:rsidRDefault="00487AF7" w:rsidP="00B3670A">
            <w:pPr>
              <w:rPr>
                <w:rFonts w:asciiTheme="majorHAnsi" w:hAnsiTheme="majorHAnsi" w:cstheme="majorHAnsi"/>
                <w:sz w:val="18"/>
                <w:szCs w:val="18"/>
                <w:lang w:eastAsia="en-US"/>
              </w:rPr>
            </w:pPr>
            <w:del w:id="2780" w:author="KPMG_PQH" w:date="2026-04-07T11:25:00Z" w16du:dateUtc="2026-04-07T04:25:00Z">
              <w:r w:rsidRPr="00141509">
                <w:rPr>
                  <w:rFonts w:asciiTheme="majorHAnsi" w:hAnsiTheme="majorHAnsi" w:cstheme="majorHAnsi"/>
                  <w:sz w:val="18"/>
                  <w:szCs w:val="18"/>
                  <w:lang w:eastAsia="en-US"/>
                </w:rPr>
                <w:delText>CONG TY CO PHAN DAU TU VA THUONG MAI TNG</w:delText>
              </w:r>
            </w:del>
            <w:ins w:id="2781" w:author="KPMG_PQH" w:date="2026-04-07T11:25:00Z" w16du:dateUtc="2026-04-07T04:25:00Z">
              <w:r w:rsidR="00B3670A" w:rsidRPr="00A127A2">
                <w:rPr>
                  <w:rFonts w:ascii="Arial" w:hAnsi="Arial" w:cs="Arial"/>
                  <w:sz w:val="18"/>
                  <w:szCs w:val="18"/>
                </w:rPr>
                <w:t>TNG INVESTMENT AND TRADING JOINT STOCK COMPANY</w:t>
              </w:r>
            </w:ins>
          </w:p>
        </w:tc>
        <w:tc>
          <w:tcPr>
            <w:tcW w:w="1632" w:type="dxa"/>
            <w:tcBorders>
              <w:top w:val="nil"/>
              <w:left w:val="nil"/>
              <w:bottom w:val="single" w:sz="4" w:space="0" w:color="auto"/>
              <w:right w:val="single" w:sz="4" w:space="0" w:color="auto"/>
            </w:tcBorders>
            <w:noWrap/>
            <w:vAlign w:val="center"/>
            <w:hideMark/>
          </w:tcPr>
          <w:p w14:paraId="067CED8E" w14:textId="1BAE1A40"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1B220E1" w14:textId="0131BEC1"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487AF7" w:rsidRPr="004D4C34" w14:paraId="2F977F74" w14:textId="77777777" w:rsidTr="00141509">
        <w:trPr>
          <w:trHeight w:val="285"/>
          <w:del w:id="2782"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78B61C54" w14:textId="77777777" w:rsidR="00487AF7" w:rsidRPr="00141509" w:rsidRDefault="00487AF7" w:rsidP="00141509">
            <w:pPr>
              <w:jc w:val="center"/>
              <w:rPr>
                <w:del w:id="2783" w:author="KPMG_PQH" w:date="2026-04-07T11:25:00Z" w16du:dateUtc="2026-04-07T04:25:00Z"/>
                <w:rFonts w:asciiTheme="majorHAnsi" w:hAnsiTheme="majorHAnsi" w:cstheme="majorHAnsi"/>
                <w:sz w:val="18"/>
                <w:szCs w:val="18"/>
                <w:lang w:eastAsia="en-US"/>
              </w:rPr>
            </w:pPr>
            <w:del w:id="2784" w:author="KPMG_PQH" w:date="2026-04-07T11:25:00Z" w16du:dateUtc="2026-04-07T04:25:00Z">
              <w:r w:rsidRPr="00141509">
                <w:rPr>
                  <w:rFonts w:asciiTheme="majorHAnsi" w:hAnsiTheme="majorHAnsi" w:cstheme="majorHAnsi"/>
                  <w:sz w:val="18"/>
                  <w:szCs w:val="18"/>
                  <w:lang w:eastAsia="en-US"/>
                </w:rPr>
                <w:delText>2</w:delText>
              </w:r>
            </w:del>
          </w:p>
        </w:tc>
        <w:tc>
          <w:tcPr>
            <w:tcW w:w="5032" w:type="dxa"/>
            <w:tcBorders>
              <w:top w:val="nil"/>
              <w:left w:val="nil"/>
              <w:bottom w:val="single" w:sz="4" w:space="0" w:color="auto"/>
              <w:right w:val="single" w:sz="4" w:space="0" w:color="auto"/>
            </w:tcBorders>
            <w:noWrap/>
            <w:vAlign w:val="center"/>
            <w:hideMark/>
          </w:tcPr>
          <w:p w14:paraId="7D69AFAF" w14:textId="77777777" w:rsidR="00487AF7" w:rsidRPr="00141509" w:rsidRDefault="00487AF7" w:rsidP="00141509">
            <w:pPr>
              <w:rPr>
                <w:del w:id="2785" w:author="KPMG_PQH" w:date="2026-04-07T11:25:00Z" w16du:dateUtc="2026-04-07T04:25:00Z"/>
                <w:rFonts w:asciiTheme="majorHAnsi" w:hAnsiTheme="majorHAnsi" w:cstheme="majorHAnsi"/>
                <w:sz w:val="18"/>
                <w:szCs w:val="18"/>
                <w:lang w:eastAsia="en-US"/>
              </w:rPr>
            </w:pPr>
            <w:del w:id="2786" w:author="KPMG_PQH" w:date="2026-04-07T11:25:00Z" w16du:dateUtc="2026-04-07T04:25:00Z">
              <w:r w:rsidRPr="00141509">
                <w:rPr>
                  <w:rFonts w:asciiTheme="majorHAnsi" w:hAnsiTheme="majorHAnsi" w:cstheme="majorHAnsi"/>
                  <w:sz w:val="18"/>
                  <w:szCs w:val="18"/>
                  <w:lang w:eastAsia="en-US"/>
                </w:rPr>
                <w:delText>ACKNIT INDUSTRIES LTD</w:delText>
              </w:r>
            </w:del>
          </w:p>
        </w:tc>
        <w:tc>
          <w:tcPr>
            <w:tcW w:w="1632" w:type="dxa"/>
            <w:tcBorders>
              <w:top w:val="nil"/>
              <w:left w:val="nil"/>
              <w:bottom w:val="single" w:sz="4" w:space="0" w:color="auto"/>
              <w:right w:val="single" w:sz="4" w:space="0" w:color="auto"/>
            </w:tcBorders>
            <w:noWrap/>
            <w:vAlign w:val="center"/>
            <w:hideMark/>
          </w:tcPr>
          <w:p w14:paraId="5A85BF70" w14:textId="77777777" w:rsidR="00487AF7" w:rsidRPr="00141509" w:rsidRDefault="00487AF7" w:rsidP="00141509">
            <w:pPr>
              <w:jc w:val="center"/>
              <w:rPr>
                <w:del w:id="2787" w:author="KPMG_PQH" w:date="2026-04-07T11:25:00Z" w16du:dateUtc="2026-04-07T04:25:00Z"/>
                <w:rFonts w:asciiTheme="majorHAnsi" w:hAnsiTheme="majorHAnsi" w:cstheme="majorHAnsi"/>
                <w:sz w:val="18"/>
                <w:szCs w:val="18"/>
                <w:lang w:eastAsia="en-US"/>
              </w:rPr>
            </w:pPr>
            <w:del w:id="2788" w:author="KPMG_PQH" w:date="2026-04-07T11:25:00Z" w16du:dateUtc="2026-04-07T04:25:00Z">
              <w:r w:rsidRPr="00141509">
                <w:rPr>
                  <w:rFonts w:asciiTheme="majorHAnsi" w:hAnsiTheme="majorHAnsi" w:cstheme="majorHAnsi"/>
                  <w:sz w:val="18"/>
                  <w:szCs w:val="18"/>
                  <w:lang w:eastAsia="en-US"/>
                </w:rPr>
                <w:delText>India</w:delText>
              </w:r>
            </w:del>
          </w:p>
        </w:tc>
        <w:tc>
          <w:tcPr>
            <w:tcW w:w="1295" w:type="dxa"/>
            <w:tcBorders>
              <w:top w:val="nil"/>
              <w:left w:val="nil"/>
              <w:bottom w:val="single" w:sz="4" w:space="0" w:color="auto"/>
              <w:right w:val="single" w:sz="4" w:space="0" w:color="auto"/>
            </w:tcBorders>
            <w:noWrap/>
            <w:vAlign w:val="center"/>
            <w:hideMark/>
          </w:tcPr>
          <w:p w14:paraId="580E170F" w14:textId="77777777" w:rsidR="00487AF7" w:rsidRPr="00141509" w:rsidRDefault="00487AF7" w:rsidP="00141509">
            <w:pPr>
              <w:jc w:val="center"/>
              <w:rPr>
                <w:del w:id="2789" w:author="KPMG_PQH" w:date="2026-04-07T11:25:00Z" w16du:dateUtc="2026-04-07T04:25:00Z"/>
                <w:rFonts w:asciiTheme="majorHAnsi" w:hAnsiTheme="majorHAnsi" w:cstheme="majorHAnsi"/>
                <w:sz w:val="18"/>
                <w:szCs w:val="18"/>
                <w:lang w:eastAsia="en-US"/>
              </w:rPr>
            </w:pPr>
            <w:del w:id="2790" w:author="KPMG_PQH" w:date="2026-04-07T11:25:00Z" w16du:dateUtc="2026-04-07T04:25:00Z">
              <w:r w:rsidRPr="00141509">
                <w:rPr>
                  <w:rFonts w:asciiTheme="majorHAnsi" w:hAnsiTheme="majorHAnsi" w:cstheme="majorHAnsi"/>
                  <w:sz w:val="18"/>
                  <w:szCs w:val="18"/>
                  <w:lang w:eastAsia="en-US"/>
                </w:rPr>
                <w:delText>530043</w:delText>
              </w:r>
            </w:del>
          </w:p>
        </w:tc>
      </w:tr>
      <w:tr w:rsidR="00487AF7" w:rsidRPr="004D4C34" w14:paraId="1DC9E693" w14:textId="77777777" w:rsidTr="00141509">
        <w:trPr>
          <w:trHeight w:val="285"/>
          <w:del w:id="2791"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62015949" w14:textId="77777777" w:rsidR="00487AF7" w:rsidRPr="00141509" w:rsidRDefault="00487AF7" w:rsidP="00141509">
            <w:pPr>
              <w:jc w:val="center"/>
              <w:rPr>
                <w:del w:id="2792" w:author="KPMG_PQH" w:date="2026-04-07T11:25:00Z" w16du:dateUtc="2026-04-07T04:25:00Z"/>
                <w:rFonts w:asciiTheme="majorHAnsi" w:hAnsiTheme="majorHAnsi" w:cstheme="majorHAnsi"/>
                <w:sz w:val="18"/>
                <w:szCs w:val="18"/>
                <w:lang w:eastAsia="en-US"/>
              </w:rPr>
            </w:pPr>
            <w:del w:id="2793" w:author="KPMG_PQH" w:date="2026-04-07T11:25:00Z" w16du:dateUtc="2026-04-07T04:25:00Z">
              <w:r w:rsidRPr="00141509">
                <w:rPr>
                  <w:rFonts w:asciiTheme="majorHAnsi" w:hAnsiTheme="majorHAnsi" w:cstheme="majorHAnsi"/>
                  <w:sz w:val="18"/>
                  <w:szCs w:val="18"/>
                  <w:lang w:eastAsia="en-US"/>
                </w:rPr>
                <w:delText>3</w:delText>
              </w:r>
            </w:del>
          </w:p>
        </w:tc>
        <w:tc>
          <w:tcPr>
            <w:tcW w:w="5032" w:type="dxa"/>
            <w:tcBorders>
              <w:top w:val="nil"/>
              <w:left w:val="nil"/>
              <w:bottom w:val="single" w:sz="4" w:space="0" w:color="auto"/>
              <w:right w:val="single" w:sz="4" w:space="0" w:color="auto"/>
            </w:tcBorders>
            <w:noWrap/>
            <w:vAlign w:val="center"/>
            <w:hideMark/>
          </w:tcPr>
          <w:p w14:paraId="68CB1EAF" w14:textId="77777777" w:rsidR="00487AF7" w:rsidRPr="00141509" w:rsidRDefault="00487AF7" w:rsidP="00141509">
            <w:pPr>
              <w:rPr>
                <w:del w:id="2794" w:author="KPMG_PQH" w:date="2026-04-07T11:25:00Z" w16du:dateUtc="2026-04-07T04:25:00Z"/>
                <w:rFonts w:asciiTheme="majorHAnsi" w:hAnsiTheme="majorHAnsi" w:cstheme="majorHAnsi"/>
                <w:sz w:val="18"/>
                <w:szCs w:val="18"/>
                <w:lang w:eastAsia="en-US"/>
              </w:rPr>
            </w:pPr>
            <w:del w:id="2795" w:author="KPMG_PQH" w:date="2026-04-07T11:25:00Z" w16du:dateUtc="2026-04-07T04:25:00Z">
              <w:r w:rsidRPr="00141509">
                <w:rPr>
                  <w:rFonts w:asciiTheme="majorHAnsi" w:hAnsiTheme="majorHAnsi" w:cstheme="majorHAnsi"/>
                  <w:sz w:val="18"/>
                  <w:szCs w:val="18"/>
                  <w:lang w:eastAsia="en-US"/>
                </w:rPr>
                <w:delText>AKI INDIA LIMITED</w:delText>
              </w:r>
            </w:del>
          </w:p>
        </w:tc>
        <w:tc>
          <w:tcPr>
            <w:tcW w:w="1632" w:type="dxa"/>
            <w:tcBorders>
              <w:top w:val="nil"/>
              <w:left w:val="nil"/>
              <w:bottom w:val="single" w:sz="4" w:space="0" w:color="auto"/>
              <w:right w:val="single" w:sz="4" w:space="0" w:color="auto"/>
            </w:tcBorders>
            <w:noWrap/>
            <w:vAlign w:val="center"/>
            <w:hideMark/>
          </w:tcPr>
          <w:p w14:paraId="5364FF42" w14:textId="77777777" w:rsidR="00487AF7" w:rsidRPr="00141509" w:rsidRDefault="00487AF7" w:rsidP="00141509">
            <w:pPr>
              <w:jc w:val="center"/>
              <w:rPr>
                <w:del w:id="2796" w:author="KPMG_PQH" w:date="2026-04-07T11:25:00Z" w16du:dateUtc="2026-04-07T04:25:00Z"/>
                <w:rFonts w:asciiTheme="majorHAnsi" w:hAnsiTheme="majorHAnsi" w:cstheme="majorHAnsi"/>
                <w:sz w:val="18"/>
                <w:szCs w:val="18"/>
                <w:lang w:eastAsia="en-US"/>
              </w:rPr>
            </w:pPr>
            <w:del w:id="2797" w:author="KPMG_PQH" w:date="2026-04-07T11:25:00Z" w16du:dateUtc="2026-04-07T04:25:00Z">
              <w:r w:rsidRPr="00141509">
                <w:rPr>
                  <w:rFonts w:asciiTheme="majorHAnsi" w:hAnsiTheme="majorHAnsi" w:cstheme="majorHAnsi"/>
                  <w:sz w:val="18"/>
                  <w:szCs w:val="18"/>
                  <w:lang w:eastAsia="en-US"/>
                </w:rPr>
                <w:delText>India</w:delText>
              </w:r>
            </w:del>
          </w:p>
        </w:tc>
        <w:tc>
          <w:tcPr>
            <w:tcW w:w="1295" w:type="dxa"/>
            <w:tcBorders>
              <w:top w:val="nil"/>
              <w:left w:val="nil"/>
              <w:bottom w:val="single" w:sz="4" w:space="0" w:color="auto"/>
              <w:right w:val="single" w:sz="4" w:space="0" w:color="auto"/>
            </w:tcBorders>
            <w:noWrap/>
            <w:vAlign w:val="center"/>
            <w:hideMark/>
          </w:tcPr>
          <w:p w14:paraId="64A15F17" w14:textId="77777777" w:rsidR="00487AF7" w:rsidRPr="00141509" w:rsidRDefault="00487AF7" w:rsidP="00141509">
            <w:pPr>
              <w:jc w:val="center"/>
              <w:rPr>
                <w:del w:id="2798" w:author="KPMG_PQH" w:date="2026-04-07T11:25:00Z" w16du:dateUtc="2026-04-07T04:25:00Z"/>
                <w:rFonts w:asciiTheme="majorHAnsi" w:hAnsiTheme="majorHAnsi" w:cstheme="majorHAnsi"/>
                <w:sz w:val="18"/>
                <w:szCs w:val="18"/>
                <w:lang w:eastAsia="en-US"/>
              </w:rPr>
            </w:pPr>
            <w:del w:id="2799" w:author="KPMG_PQH" w:date="2026-04-07T11:25:00Z" w16du:dateUtc="2026-04-07T04:25:00Z">
              <w:r w:rsidRPr="00141509">
                <w:rPr>
                  <w:rFonts w:asciiTheme="majorHAnsi" w:hAnsiTheme="majorHAnsi" w:cstheme="majorHAnsi"/>
                  <w:sz w:val="18"/>
                  <w:szCs w:val="18"/>
                  <w:lang w:eastAsia="en-US"/>
                </w:rPr>
                <w:delText>542020</w:delText>
              </w:r>
            </w:del>
          </w:p>
        </w:tc>
      </w:tr>
      <w:tr w:rsidR="00B3670A" w:rsidRPr="004D4C34" w14:paraId="5E376657"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146ED8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7B7DC996" w14:textId="659F5A7C" w:rsidR="00B3670A" w:rsidRPr="003D349D" w:rsidRDefault="00487AF7" w:rsidP="00B3670A">
            <w:pPr>
              <w:rPr>
                <w:rFonts w:asciiTheme="majorHAnsi" w:hAnsiTheme="majorHAnsi" w:cstheme="majorHAnsi"/>
                <w:sz w:val="18"/>
                <w:szCs w:val="18"/>
                <w:lang w:eastAsia="en-US"/>
              </w:rPr>
            </w:pPr>
            <w:del w:id="2800" w:author="KPMG_PQH" w:date="2026-04-07T11:25:00Z" w16du:dateUtc="2026-04-07T04:25:00Z">
              <w:r w:rsidRPr="00141509">
                <w:rPr>
                  <w:rFonts w:asciiTheme="majorHAnsi" w:hAnsiTheme="majorHAnsi" w:cstheme="majorHAnsi"/>
                  <w:sz w:val="18"/>
                  <w:szCs w:val="18"/>
                  <w:lang w:eastAsia="en-US"/>
                </w:rPr>
                <w:delText>AMIN TANNERY LIMITED</w:delText>
              </w:r>
            </w:del>
            <w:ins w:id="2801" w:author="KPMG_PQH" w:date="2026-04-07T11:25:00Z" w16du:dateUtc="2026-04-07T04:25:00Z">
              <w:r w:rsidR="00B3670A" w:rsidRPr="00A127A2">
                <w:rPr>
                  <w:rFonts w:ascii="Arial" w:hAnsi="Arial" w:cs="Arial"/>
                  <w:sz w:val="18"/>
                  <w:szCs w:val="18"/>
                </w:rPr>
                <w:t>THANH TRI GARMENT JOINT STOCK COMPANY</w:t>
              </w:r>
            </w:ins>
          </w:p>
        </w:tc>
        <w:tc>
          <w:tcPr>
            <w:tcW w:w="1632" w:type="dxa"/>
            <w:tcBorders>
              <w:top w:val="nil"/>
              <w:left w:val="nil"/>
              <w:bottom w:val="single" w:sz="4" w:space="0" w:color="auto"/>
              <w:right w:val="single" w:sz="4" w:space="0" w:color="auto"/>
            </w:tcBorders>
            <w:noWrap/>
            <w:vAlign w:val="center"/>
            <w:hideMark/>
          </w:tcPr>
          <w:p w14:paraId="23AB7428" w14:textId="2D5F3305" w:rsidR="00B3670A" w:rsidRPr="00141509" w:rsidRDefault="00487AF7" w:rsidP="00B3670A">
            <w:pPr>
              <w:jc w:val="center"/>
              <w:rPr>
                <w:rFonts w:asciiTheme="majorHAnsi" w:hAnsiTheme="majorHAnsi" w:cstheme="majorHAnsi"/>
                <w:sz w:val="18"/>
                <w:szCs w:val="18"/>
                <w:lang w:eastAsia="en-US"/>
              </w:rPr>
            </w:pPr>
            <w:del w:id="2802" w:author="KPMG_PQH" w:date="2026-04-07T11:25:00Z" w16du:dateUtc="2026-04-07T04:25:00Z">
              <w:r w:rsidRPr="00141509">
                <w:rPr>
                  <w:rFonts w:asciiTheme="majorHAnsi" w:hAnsiTheme="majorHAnsi" w:cstheme="majorHAnsi"/>
                  <w:sz w:val="18"/>
                  <w:szCs w:val="18"/>
                  <w:lang w:eastAsia="en-US"/>
                </w:rPr>
                <w:delText>India</w:delText>
              </w:r>
            </w:del>
            <w:ins w:id="2803"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0393F555" w14:textId="383516D7" w:rsidR="00B3670A" w:rsidRPr="00141509" w:rsidRDefault="00487AF7" w:rsidP="00B3670A">
            <w:pPr>
              <w:jc w:val="center"/>
              <w:rPr>
                <w:rFonts w:asciiTheme="majorHAnsi" w:hAnsiTheme="majorHAnsi" w:cstheme="majorHAnsi"/>
                <w:sz w:val="18"/>
                <w:szCs w:val="18"/>
                <w:lang w:eastAsia="en-US"/>
              </w:rPr>
            </w:pPr>
            <w:del w:id="2804" w:author="KPMG_PQH" w:date="2026-04-07T11:25:00Z" w16du:dateUtc="2026-04-07T04:25:00Z">
              <w:r w:rsidRPr="00141509">
                <w:rPr>
                  <w:rFonts w:asciiTheme="majorHAnsi" w:hAnsiTheme="majorHAnsi" w:cstheme="majorHAnsi"/>
                  <w:sz w:val="18"/>
                  <w:szCs w:val="18"/>
                  <w:lang w:eastAsia="en-US"/>
                </w:rPr>
                <w:delText>541771</w:delText>
              </w:r>
            </w:del>
            <w:ins w:id="2805" w:author="KPMG_PQH" w:date="2026-04-07T11:25:00Z" w16du:dateUtc="2026-04-07T04:25:00Z">
              <w:r w:rsidR="00B3670A">
                <w:rPr>
                  <w:rFonts w:ascii="Arial" w:hAnsi="Arial" w:cs="Arial"/>
                  <w:sz w:val="16"/>
                  <w:szCs w:val="16"/>
                </w:rPr>
                <w:t>TTG</w:t>
              </w:r>
            </w:ins>
          </w:p>
        </w:tc>
      </w:tr>
      <w:tr w:rsidR="00487AF7" w:rsidRPr="004D4C34" w14:paraId="386253CB" w14:textId="77777777" w:rsidTr="00141509">
        <w:trPr>
          <w:trHeight w:val="285"/>
          <w:del w:id="2806"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67BA0FA5" w14:textId="77777777" w:rsidR="00487AF7" w:rsidRPr="00141509" w:rsidRDefault="00487AF7" w:rsidP="00141509">
            <w:pPr>
              <w:jc w:val="center"/>
              <w:rPr>
                <w:del w:id="2807" w:author="KPMG_PQH" w:date="2026-04-07T11:25:00Z" w16du:dateUtc="2026-04-07T04:25:00Z"/>
                <w:rFonts w:asciiTheme="majorHAnsi" w:hAnsiTheme="majorHAnsi" w:cstheme="majorHAnsi"/>
                <w:sz w:val="18"/>
                <w:szCs w:val="18"/>
                <w:lang w:eastAsia="en-US"/>
              </w:rPr>
            </w:pPr>
            <w:del w:id="2808" w:author="KPMG_PQH" w:date="2026-04-07T11:25:00Z" w16du:dateUtc="2026-04-07T04:25:00Z">
              <w:r w:rsidRPr="00141509">
                <w:rPr>
                  <w:rFonts w:asciiTheme="majorHAnsi" w:hAnsiTheme="majorHAnsi" w:cstheme="majorHAnsi"/>
                  <w:sz w:val="18"/>
                  <w:szCs w:val="18"/>
                  <w:lang w:eastAsia="en-US"/>
                </w:rPr>
                <w:delText>5</w:delText>
              </w:r>
            </w:del>
          </w:p>
        </w:tc>
        <w:tc>
          <w:tcPr>
            <w:tcW w:w="5032" w:type="dxa"/>
            <w:tcBorders>
              <w:top w:val="nil"/>
              <w:left w:val="nil"/>
              <w:bottom w:val="single" w:sz="4" w:space="0" w:color="auto"/>
              <w:right w:val="single" w:sz="4" w:space="0" w:color="auto"/>
            </w:tcBorders>
            <w:noWrap/>
            <w:vAlign w:val="center"/>
            <w:hideMark/>
          </w:tcPr>
          <w:p w14:paraId="67F7091A" w14:textId="77777777" w:rsidR="00487AF7" w:rsidRPr="00CC6E63" w:rsidRDefault="00487AF7" w:rsidP="00141509">
            <w:pPr>
              <w:rPr>
                <w:del w:id="2809" w:author="KPMG_PQH" w:date="2026-04-07T11:25:00Z" w16du:dateUtc="2026-04-07T04:25:00Z"/>
                <w:rFonts w:asciiTheme="majorHAnsi" w:hAnsiTheme="majorHAnsi" w:cstheme="majorHAnsi"/>
                <w:sz w:val="18"/>
                <w:szCs w:val="18"/>
                <w:lang w:eastAsia="en-US"/>
              </w:rPr>
            </w:pPr>
            <w:del w:id="2810" w:author="KPMG_PQH" w:date="2026-04-07T11:25:00Z" w16du:dateUtc="2026-04-07T04:25:00Z">
              <w:r w:rsidRPr="00CC6E63">
                <w:rPr>
                  <w:rFonts w:asciiTheme="majorHAnsi" w:hAnsiTheme="majorHAnsi" w:cstheme="majorHAnsi"/>
                  <w:sz w:val="18"/>
                  <w:szCs w:val="18"/>
                  <w:lang w:eastAsia="en-US"/>
                </w:rPr>
                <w:delText>APEX TANNERY LIMITED</w:delText>
              </w:r>
            </w:del>
          </w:p>
        </w:tc>
        <w:tc>
          <w:tcPr>
            <w:tcW w:w="1632" w:type="dxa"/>
            <w:tcBorders>
              <w:top w:val="nil"/>
              <w:left w:val="nil"/>
              <w:bottom w:val="single" w:sz="4" w:space="0" w:color="auto"/>
              <w:right w:val="single" w:sz="4" w:space="0" w:color="auto"/>
            </w:tcBorders>
            <w:noWrap/>
            <w:vAlign w:val="center"/>
            <w:hideMark/>
          </w:tcPr>
          <w:p w14:paraId="0B251453" w14:textId="77777777" w:rsidR="00487AF7" w:rsidRPr="00141509" w:rsidRDefault="00487AF7" w:rsidP="00141509">
            <w:pPr>
              <w:jc w:val="center"/>
              <w:rPr>
                <w:del w:id="2811" w:author="KPMG_PQH" w:date="2026-04-07T11:25:00Z" w16du:dateUtc="2026-04-07T04:25:00Z"/>
                <w:rFonts w:asciiTheme="majorHAnsi" w:hAnsiTheme="majorHAnsi" w:cstheme="majorHAnsi"/>
                <w:sz w:val="18"/>
                <w:szCs w:val="18"/>
                <w:lang w:eastAsia="en-US"/>
              </w:rPr>
            </w:pPr>
            <w:del w:id="2812" w:author="KPMG_PQH" w:date="2026-04-07T11:25:00Z" w16du:dateUtc="2026-04-07T04:25:00Z">
              <w:r w:rsidRPr="00141509">
                <w:rPr>
                  <w:rFonts w:asciiTheme="majorHAnsi" w:hAnsiTheme="majorHAnsi" w:cstheme="majorHAnsi"/>
                  <w:sz w:val="18"/>
                  <w:szCs w:val="18"/>
                  <w:lang w:eastAsia="en-US"/>
                </w:rPr>
                <w:delText>Bangladesh</w:delText>
              </w:r>
            </w:del>
          </w:p>
        </w:tc>
        <w:tc>
          <w:tcPr>
            <w:tcW w:w="1295" w:type="dxa"/>
            <w:tcBorders>
              <w:top w:val="nil"/>
              <w:left w:val="nil"/>
              <w:bottom w:val="single" w:sz="4" w:space="0" w:color="auto"/>
              <w:right w:val="single" w:sz="4" w:space="0" w:color="auto"/>
            </w:tcBorders>
            <w:noWrap/>
            <w:vAlign w:val="center"/>
            <w:hideMark/>
          </w:tcPr>
          <w:p w14:paraId="28895A84" w14:textId="77777777" w:rsidR="00487AF7" w:rsidRPr="00141509" w:rsidRDefault="00487AF7" w:rsidP="00141509">
            <w:pPr>
              <w:jc w:val="center"/>
              <w:rPr>
                <w:del w:id="2813" w:author="KPMG_PQH" w:date="2026-04-07T11:25:00Z" w16du:dateUtc="2026-04-07T04:25:00Z"/>
                <w:rFonts w:asciiTheme="majorHAnsi" w:hAnsiTheme="majorHAnsi" w:cstheme="majorHAnsi"/>
                <w:sz w:val="18"/>
                <w:szCs w:val="18"/>
                <w:lang w:eastAsia="en-US"/>
              </w:rPr>
            </w:pPr>
            <w:del w:id="2814" w:author="KPMG_PQH" w:date="2026-04-07T11:25:00Z" w16du:dateUtc="2026-04-07T04:25:00Z">
              <w:r w:rsidRPr="00141509">
                <w:rPr>
                  <w:rFonts w:asciiTheme="majorHAnsi" w:hAnsiTheme="majorHAnsi" w:cstheme="majorHAnsi"/>
                  <w:sz w:val="18"/>
                  <w:szCs w:val="18"/>
                  <w:lang w:eastAsia="en-US"/>
                </w:rPr>
                <w:delText>APEXTANRY</w:delText>
              </w:r>
            </w:del>
          </w:p>
        </w:tc>
      </w:tr>
      <w:tr w:rsidR="00B3670A" w:rsidRPr="004D4C34" w14:paraId="62104F0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E5DF4BF" w14:textId="2F35646B" w:rsidR="00B3670A" w:rsidRPr="00141509" w:rsidRDefault="00487AF7" w:rsidP="00B3670A">
            <w:pPr>
              <w:jc w:val="center"/>
              <w:rPr>
                <w:rFonts w:asciiTheme="majorHAnsi" w:hAnsiTheme="majorHAnsi" w:cstheme="majorHAnsi"/>
                <w:sz w:val="18"/>
                <w:szCs w:val="18"/>
                <w:lang w:eastAsia="en-US"/>
              </w:rPr>
            </w:pPr>
            <w:del w:id="2815" w:author="KPMG_PQH" w:date="2026-04-07T11:25:00Z" w16du:dateUtc="2026-04-07T04:25:00Z">
              <w:r w:rsidRPr="00141509">
                <w:rPr>
                  <w:rFonts w:asciiTheme="majorHAnsi" w:hAnsiTheme="majorHAnsi" w:cstheme="majorHAnsi"/>
                  <w:sz w:val="18"/>
                  <w:szCs w:val="18"/>
                  <w:lang w:eastAsia="en-US"/>
                </w:rPr>
                <w:delText>6</w:delText>
              </w:r>
            </w:del>
            <w:ins w:id="2816" w:author="KPMG_PQH" w:date="2026-04-07T11:25:00Z" w16du:dateUtc="2026-04-07T04:25:00Z">
              <w:r w:rsidR="00B3670A" w:rsidRPr="00141509">
                <w:rPr>
                  <w:rFonts w:asciiTheme="majorHAnsi" w:hAnsiTheme="majorHAnsi" w:cstheme="majorHAnsi"/>
                  <w:sz w:val="18"/>
                  <w:szCs w:val="18"/>
                  <w:lang w:eastAsia="en-US"/>
                </w:rPr>
                <w:t>5</w:t>
              </w:r>
            </w:ins>
          </w:p>
        </w:tc>
        <w:tc>
          <w:tcPr>
            <w:tcW w:w="5032" w:type="dxa"/>
            <w:tcBorders>
              <w:top w:val="nil"/>
              <w:left w:val="nil"/>
              <w:bottom w:val="single" w:sz="4" w:space="0" w:color="auto"/>
              <w:right w:val="single" w:sz="4" w:space="0" w:color="auto"/>
            </w:tcBorders>
            <w:noWrap/>
            <w:vAlign w:val="center"/>
            <w:hideMark/>
          </w:tcPr>
          <w:p w14:paraId="4582EE65" w14:textId="2E5A3643" w:rsidR="00B3670A" w:rsidRPr="003D349D" w:rsidRDefault="00487AF7" w:rsidP="00B3670A">
            <w:pPr>
              <w:rPr>
                <w:rFonts w:asciiTheme="majorHAnsi" w:hAnsiTheme="majorHAnsi" w:cstheme="majorHAnsi"/>
                <w:sz w:val="18"/>
                <w:szCs w:val="18"/>
                <w:lang w:eastAsia="en-US"/>
              </w:rPr>
            </w:pPr>
            <w:del w:id="2817" w:author="KPMG_PQH" w:date="2026-04-07T11:25:00Z" w16du:dateUtc="2026-04-07T04:25:00Z">
              <w:r w:rsidRPr="00CC6E63">
                <w:rPr>
                  <w:rFonts w:asciiTheme="majorHAnsi" w:hAnsiTheme="majorHAnsi" w:cstheme="majorHAnsi"/>
                  <w:sz w:val="18"/>
                  <w:szCs w:val="18"/>
                  <w:lang w:eastAsia="en-US"/>
                </w:rPr>
                <w:delText>CARNIVAL INDUSTRIAL</w:delText>
              </w:r>
            </w:del>
            <w:ins w:id="2818" w:author="KPMG_PQH" w:date="2026-04-07T11:25:00Z" w16du:dateUtc="2026-04-07T04:25:00Z">
              <w:r w:rsidR="00B3670A" w:rsidRPr="00A127A2">
                <w:rPr>
                  <w:rFonts w:ascii="Arial" w:hAnsi="Arial" w:cs="Arial"/>
                  <w:sz w:val="18"/>
                  <w:szCs w:val="18"/>
                </w:rPr>
                <w:t>DONY INTERNATIONAL</w:t>
              </w:r>
            </w:ins>
            <w:r w:rsidR="00B3670A" w:rsidRPr="00A127A2">
              <w:rPr>
                <w:rFonts w:ascii="Arial" w:hAnsi="Arial" w:cs="Arial"/>
                <w:sz w:val="18"/>
                <w:szCs w:val="18"/>
              </w:rPr>
              <w:t xml:space="preserve"> CORPORATION</w:t>
            </w:r>
          </w:p>
        </w:tc>
        <w:tc>
          <w:tcPr>
            <w:tcW w:w="1632" w:type="dxa"/>
            <w:tcBorders>
              <w:top w:val="nil"/>
              <w:left w:val="nil"/>
              <w:bottom w:val="single" w:sz="4" w:space="0" w:color="auto"/>
              <w:right w:val="single" w:sz="4" w:space="0" w:color="auto"/>
            </w:tcBorders>
            <w:noWrap/>
            <w:vAlign w:val="center"/>
            <w:hideMark/>
          </w:tcPr>
          <w:p w14:paraId="4B007C92" w14:textId="55E07690" w:rsidR="00B3670A" w:rsidRPr="00141509" w:rsidRDefault="00487AF7" w:rsidP="00B3670A">
            <w:pPr>
              <w:jc w:val="center"/>
              <w:rPr>
                <w:rFonts w:asciiTheme="majorHAnsi" w:hAnsiTheme="majorHAnsi" w:cstheme="majorHAnsi"/>
                <w:sz w:val="18"/>
                <w:szCs w:val="18"/>
                <w:lang w:eastAsia="en-US"/>
              </w:rPr>
            </w:pPr>
            <w:del w:id="2819" w:author="KPMG_PQH" w:date="2026-04-07T11:25:00Z" w16du:dateUtc="2026-04-07T04:25:00Z">
              <w:r w:rsidRPr="00141509">
                <w:rPr>
                  <w:rFonts w:asciiTheme="majorHAnsi" w:hAnsiTheme="majorHAnsi" w:cstheme="majorHAnsi"/>
                  <w:sz w:val="18"/>
                  <w:szCs w:val="18"/>
                  <w:lang w:eastAsia="en-US"/>
                </w:rPr>
                <w:delText>Taiwan</w:delText>
              </w:r>
            </w:del>
            <w:ins w:id="2820"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CB7CBBF" w14:textId="1F31646E" w:rsidR="00B3670A" w:rsidRPr="00141509" w:rsidRDefault="00487AF7" w:rsidP="00B3670A">
            <w:pPr>
              <w:jc w:val="center"/>
              <w:rPr>
                <w:rFonts w:asciiTheme="majorHAnsi" w:hAnsiTheme="majorHAnsi" w:cstheme="majorHAnsi"/>
                <w:sz w:val="18"/>
                <w:szCs w:val="18"/>
                <w:lang w:eastAsia="en-US"/>
              </w:rPr>
            </w:pPr>
            <w:del w:id="2821" w:author="KPMG_PQH" w:date="2026-04-07T11:25:00Z" w16du:dateUtc="2026-04-07T04:25:00Z">
              <w:r w:rsidRPr="00141509">
                <w:rPr>
                  <w:rFonts w:asciiTheme="majorHAnsi" w:hAnsiTheme="majorHAnsi" w:cstheme="majorHAnsi"/>
                  <w:sz w:val="18"/>
                  <w:szCs w:val="18"/>
                  <w:lang w:eastAsia="en-US"/>
                </w:rPr>
                <w:delText>1417</w:delText>
              </w:r>
            </w:del>
            <w:ins w:id="2822" w:author="KPMG_PQH" w:date="2026-04-07T11:25:00Z" w16du:dateUtc="2026-04-07T04:25:00Z">
              <w:r w:rsidR="00B3670A">
                <w:rPr>
                  <w:rFonts w:asciiTheme="majorHAnsi" w:hAnsiTheme="majorHAnsi" w:cstheme="majorHAnsi"/>
                  <w:sz w:val="18"/>
                  <w:szCs w:val="18"/>
                  <w:lang w:eastAsia="en-US"/>
                </w:rPr>
                <w:t>Unlisted</w:t>
              </w:r>
            </w:ins>
          </w:p>
        </w:tc>
      </w:tr>
      <w:tr w:rsidR="00B3670A" w:rsidRPr="004D4C34" w14:paraId="0126E5A2" w14:textId="77777777">
        <w:trPr>
          <w:trHeight w:val="285"/>
          <w:ins w:id="2823"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26B3B381" w14:textId="77777777" w:rsidR="00B3670A" w:rsidRPr="00141509" w:rsidRDefault="00B3670A" w:rsidP="00B3670A">
            <w:pPr>
              <w:jc w:val="center"/>
              <w:rPr>
                <w:ins w:id="2824" w:author="KPMG_PQH" w:date="2026-04-07T11:25:00Z" w16du:dateUtc="2026-04-07T04:25:00Z"/>
                <w:rFonts w:asciiTheme="majorHAnsi" w:hAnsiTheme="majorHAnsi" w:cstheme="majorHAnsi"/>
                <w:sz w:val="18"/>
                <w:szCs w:val="18"/>
                <w:lang w:eastAsia="en-US"/>
              </w:rPr>
            </w:pPr>
            <w:ins w:id="2825" w:author="KPMG_PQH" w:date="2026-04-07T11:25:00Z" w16du:dateUtc="2026-04-07T04:25:00Z">
              <w:r w:rsidRPr="00141509">
                <w:rPr>
                  <w:rFonts w:asciiTheme="majorHAnsi" w:hAnsiTheme="majorHAnsi" w:cstheme="majorHAnsi"/>
                  <w:sz w:val="18"/>
                  <w:szCs w:val="18"/>
                  <w:lang w:eastAsia="en-US"/>
                </w:rPr>
                <w:t>6</w:t>
              </w:r>
            </w:ins>
          </w:p>
        </w:tc>
        <w:tc>
          <w:tcPr>
            <w:tcW w:w="5032" w:type="dxa"/>
            <w:tcBorders>
              <w:top w:val="nil"/>
              <w:left w:val="nil"/>
              <w:bottom w:val="single" w:sz="4" w:space="0" w:color="auto"/>
              <w:right w:val="single" w:sz="4" w:space="0" w:color="auto"/>
            </w:tcBorders>
            <w:noWrap/>
            <w:vAlign w:val="center"/>
            <w:hideMark/>
          </w:tcPr>
          <w:p w14:paraId="56FA230B" w14:textId="5AAADA90" w:rsidR="00B3670A" w:rsidRPr="003D349D" w:rsidRDefault="00B3670A" w:rsidP="00B3670A">
            <w:pPr>
              <w:rPr>
                <w:ins w:id="2826" w:author="KPMG_PQH" w:date="2026-04-07T11:25:00Z" w16du:dateUtc="2026-04-07T04:25:00Z"/>
                <w:rFonts w:asciiTheme="majorHAnsi" w:hAnsiTheme="majorHAnsi" w:cstheme="majorHAnsi"/>
                <w:sz w:val="18"/>
                <w:szCs w:val="18"/>
                <w:lang w:eastAsia="en-US"/>
              </w:rPr>
            </w:pPr>
            <w:ins w:id="2827" w:author="KPMG_PQH" w:date="2026-04-07T11:25:00Z" w16du:dateUtc="2026-04-07T04:25:00Z">
              <w:r w:rsidRPr="00A127A2">
                <w:rPr>
                  <w:rFonts w:ascii="Arial" w:hAnsi="Arial" w:cs="Arial"/>
                  <w:sz w:val="18"/>
                  <w:szCs w:val="18"/>
                </w:rPr>
                <w:t>GB GARMENT JOINT STOCK COMPANY</w:t>
              </w:r>
            </w:ins>
          </w:p>
        </w:tc>
        <w:tc>
          <w:tcPr>
            <w:tcW w:w="1632" w:type="dxa"/>
            <w:tcBorders>
              <w:top w:val="nil"/>
              <w:left w:val="nil"/>
              <w:bottom w:val="single" w:sz="4" w:space="0" w:color="auto"/>
              <w:right w:val="single" w:sz="4" w:space="0" w:color="auto"/>
            </w:tcBorders>
            <w:noWrap/>
            <w:vAlign w:val="center"/>
            <w:hideMark/>
          </w:tcPr>
          <w:p w14:paraId="551F4C43" w14:textId="678FA159" w:rsidR="00B3670A" w:rsidRPr="00141509" w:rsidRDefault="00B3670A" w:rsidP="00B3670A">
            <w:pPr>
              <w:jc w:val="center"/>
              <w:rPr>
                <w:ins w:id="2828" w:author="KPMG_PQH" w:date="2026-04-07T11:25:00Z" w16du:dateUtc="2026-04-07T04:25:00Z"/>
                <w:rFonts w:asciiTheme="majorHAnsi" w:hAnsiTheme="majorHAnsi" w:cstheme="majorHAnsi"/>
                <w:sz w:val="18"/>
                <w:szCs w:val="18"/>
                <w:lang w:eastAsia="en-US"/>
              </w:rPr>
            </w:pPr>
            <w:ins w:id="2829" w:author="KPMG_PQH" w:date="2026-04-07T11:25:00Z" w16du:dateUtc="2026-04-07T04:25:00Z">
              <w:r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2CBD9C6E" w14:textId="0C2DC7C6" w:rsidR="00B3670A" w:rsidRPr="00141509" w:rsidRDefault="00B3670A" w:rsidP="00B3670A">
            <w:pPr>
              <w:jc w:val="center"/>
              <w:rPr>
                <w:ins w:id="2830" w:author="KPMG_PQH" w:date="2026-04-07T11:25:00Z" w16du:dateUtc="2026-04-07T04:25:00Z"/>
                <w:rFonts w:asciiTheme="majorHAnsi" w:hAnsiTheme="majorHAnsi" w:cstheme="majorHAnsi"/>
                <w:sz w:val="18"/>
                <w:szCs w:val="18"/>
                <w:lang w:eastAsia="en-US"/>
              </w:rPr>
            </w:pPr>
            <w:ins w:id="2831" w:author="KPMG_PQH" w:date="2026-04-07T11:25:00Z" w16du:dateUtc="2026-04-07T04:25:00Z">
              <w:r>
                <w:rPr>
                  <w:rFonts w:asciiTheme="majorHAnsi" w:hAnsiTheme="majorHAnsi" w:cstheme="majorHAnsi"/>
                  <w:sz w:val="18"/>
                  <w:szCs w:val="18"/>
                  <w:lang w:eastAsia="en-US"/>
                </w:rPr>
                <w:t>Unlisted</w:t>
              </w:r>
            </w:ins>
          </w:p>
        </w:tc>
      </w:tr>
      <w:tr w:rsidR="00B3670A" w:rsidRPr="004D4C34" w14:paraId="6C07101C"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4C4417C5"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6B50C8F1" w14:textId="44E69BF0" w:rsidR="00B3670A" w:rsidRPr="003D349D" w:rsidRDefault="00487AF7" w:rsidP="00B3670A">
            <w:pPr>
              <w:rPr>
                <w:rFonts w:asciiTheme="majorHAnsi" w:hAnsiTheme="majorHAnsi" w:cstheme="majorHAnsi"/>
                <w:sz w:val="18"/>
                <w:szCs w:val="18"/>
                <w:lang w:eastAsia="en-US"/>
              </w:rPr>
            </w:pPr>
            <w:del w:id="2832" w:author="KPMG_PQH" w:date="2026-04-07T11:25:00Z" w16du:dateUtc="2026-04-07T04:25:00Z">
              <w:r w:rsidRPr="00CC6E63">
                <w:rPr>
                  <w:rFonts w:asciiTheme="majorHAnsi" w:hAnsiTheme="majorHAnsi" w:cstheme="majorHAnsi"/>
                  <w:sz w:val="18"/>
                  <w:szCs w:val="18"/>
                  <w:lang w:eastAsia="en-US"/>
                </w:rPr>
                <w:delText>DK&amp;D CO.,</w:delText>
              </w:r>
              <w:r w:rsidR="00FF67CF">
                <w:rPr>
                  <w:rFonts w:asciiTheme="majorHAnsi" w:hAnsiTheme="majorHAnsi" w:cstheme="majorHAnsi"/>
                  <w:sz w:val="18"/>
                  <w:szCs w:val="18"/>
                  <w:lang w:eastAsia="en-US"/>
                </w:rPr>
                <w:delText xml:space="preserve"> </w:delText>
              </w:r>
              <w:r w:rsidRPr="00CC6E63">
                <w:rPr>
                  <w:rFonts w:asciiTheme="majorHAnsi" w:hAnsiTheme="majorHAnsi" w:cstheme="majorHAnsi"/>
                  <w:sz w:val="18"/>
                  <w:szCs w:val="18"/>
                  <w:lang w:eastAsia="en-US"/>
                </w:rPr>
                <w:delText>LTD.</w:delText>
              </w:r>
            </w:del>
            <w:ins w:id="2833" w:author="KPMG_PQH" w:date="2026-04-07T11:25:00Z" w16du:dateUtc="2026-04-07T04:25:00Z">
              <w:r w:rsidR="00B3670A" w:rsidRPr="00A127A2">
                <w:rPr>
                  <w:rFonts w:ascii="Arial" w:hAnsi="Arial" w:cs="Arial"/>
                  <w:sz w:val="18"/>
                  <w:szCs w:val="18"/>
                </w:rPr>
                <w:t>LONGAN EXPORT GARMENT JOINT STOCK COMPANY</w:t>
              </w:r>
            </w:ins>
          </w:p>
        </w:tc>
        <w:tc>
          <w:tcPr>
            <w:tcW w:w="1632" w:type="dxa"/>
            <w:tcBorders>
              <w:top w:val="nil"/>
              <w:left w:val="nil"/>
              <w:bottom w:val="single" w:sz="4" w:space="0" w:color="auto"/>
              <w:right w:val="single" w:sz="4" w:space="0" w:color="auto"/>
            </w:tcBorders>
            <w:noWrap/>
            <w:vAlign w:val="center"/>
            <w:hideMark/>
          </w:tcPr>
          <w:p w14:paraId="1539ABD5" w14:textId="5DF92711" w:rsidR="00B3670A" w:rsidRPr="00141509" w:rsidRDefault="00487AF7" w:rsidP="00B3670A">
            <w:pPr>
              <w:jc w:val="center"/>
              <w:rPr>
                <w:rFonts w:asciiTheme="majorHAnsi" w:hAnsiTheme="majorHAnsi" w:cstheme="majorHAnsi"/>
                <w:sz w:val="18"/>
                <w:szCs w:val="18"/>
                <w:lang w:eastAsia="en-US"/>
              </w:rPr>
            </w:pPr>
            <w:del w:id="2834" w:author="KPMG_PQH" w:date="2026-04-07T11:25:00Z" w16du:dateUtc="2026-04-07T04:25:00Z">
              <w:r w:rsidRPr="00141509">
                <w:rPr>
                  <w:rFonts w:asciiTheme="majorHAnsi" w:hAnsiTheme="majorHAnsi" w:cstheme="majorHAnsi"/>
                  <w:sz w:val="18"/>
                  <w:szCs w:val="18"/>
                  <w:lang w:eastAsia="en-US"/>
                </w:rPr>
                <w:delText>Korea</w:delText>
              </w:r>
            </w:del>
            <w:ins w:id="2835"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6081BB9B" w14:textId="3A5CB20F" w:rsidR="00B3670A" w:rsidRPr="00141509" w:rsidRDefault="00487AF7" w:rsidP="00B3670A">
            <w:pPr>
              <w:jc w:val="center"/>
              <w:rPr>
                <w:rFonts w:asciiTheme="majorHAnsi" w:hAnsiTheme="majorHAnsi" w:cstheme="majorHAnsi"/>
                <w:sz w:val="18"/>
                <w:szCs w:val="18"/>
                <w:lang w:eastAsia="en-US"/>
              </w:rPr>
            </w:pPr>
            <w:del w:id="2836" w:author="KPMG_PQH" w:date="2026-04-07T11:25:00Z" w16du:dateUtc="2026-04-07T04:25:00Z">
              <w:r w:rsidRPr="00141509">
                <w:rPr>
                  <w:rFonts w:asciiTheme="majorHAnsi" w:hAnsiTheme="majorHAnsi" w:cstheme="majorHAnsi"/>
                  <w:sz w:val="18"/>
                  <w:szCs w:val="18"/>
                  <w:lang w:eastAsia="en-US"/>
                </w:rPr>
                <w:delText>263020</w:delText>
              </w:r>
            </w:del>
            <w:ins w:id="2837" w:author="KPMG_PQH" w:date="2026-04-07T11:25:00Z" w16du:dateUtc="2026-04-07T04:25:00Z">
              <w:r w:rsidR="00B3670A">
                <w:rPr>
                  <w:rFonts w:asciiTheme="majorHAnsi" w:hAnsiTheme="majorHAnsi" w:cstheme="majorHAnsi"/>
                  <w:sz w:val="18"/>
                  <w:szCs w:val="18"/>
                  <w:lang w:eastAsia="en-US"/>
                </w:rPr>
                <w:t>Unlisted</w:t>
              </w:r>
            </w:ins>
          </w:p>
        </w:tc>
      </w:tr>
      <w:tr w:rsidR="00487AF7" w:rsidRPr="004D4C34" w14:paraId="2C6E6773" w14:textId="77777777" w:rsidTr="00141509">
        <w:trPr>
          <w:trHeight w:val="285"/>
          <w:del w:id="2838"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1127BF18" w14:textId="77777777" w:rsidR="00487AF7" w:rsidRPr="00141509" w:rsidRDefault="00487AF7" w:rsidP="00141509">
            <w:pPr>
              <w:jc w:val="center"/>
              <w:rPr>
                <w:del w:id="2839" w:author="KPMG_PQH" w:date="2026-04-07T11:25:00Z" w16du:dateUtc="2026-04-07T04:25:00Z"/>
                <w:rFonts w:asciiTheme="majorHAnsi" w:hAnsiTheme="majorHAnsi" w:cstheme="majorHAnsi"/>
                <w:sz w:val="18"/>
                <w:szCs w:val="18"/>
                <w:lang w:eastAsia="en-US"/>
              </w:rPr>
            </w:pPr>
            <w:del w:id="2840" w:author="KPMG_PQH" w:date="2026-04-07T11:25:00Z" w16du:dateUtc="2026-04-07T04:25:00Z">
              <w:r w:rsidRPr="00141509">
                <w:rPr>
                  <w:rFonts w:asciiTheme="majorHAnsi" w:hAnsiTheme="majorHAnsi" w:cstheme="majorHAnsi"/>
                  <w:sz w:val="18"/>
                  <w:szCs w:val="18"/>
                  <w:lang w:eastAsia="en-US"/>
                </w:rPr>
                <w:delText>8</w:delText>
              </w:r>
            </w:del>
          </w:p>
        </w:tc>
        <w:tc>
          <w:tcPr>
            <w:tcW w:w="5032" w:type="dxa"/>
            <w:tcBorders>
              <w:top w:val="nil"/>
              <w:left w:val="nil"/>
              <w:bottom w:val="single" w:sz="4" w:space="0" w:color="auto"/>
              <w:right w:val="single" w:sz="4" w:space="0" w:color="auto"/>
            </w:tcBorders>
            <w:noWrap/>
            <w:vAlign w:val="center"/>
            <w:hideMark/>
          </w:tcPr>
          <w:p w14:paraId="3CDAC6CC" w14:textId="77777777" w:rsidR="00487AF7" w:rsidRPr="00CC6E63" w:rsidRDefault="00487AF7" w:rsidP="00141509">
            <w:pPr>
              <w:rPr>
                <w:del w:id="2841" w:author="KPMG_PQH" w:date="2026-04-07T11:25:00Z" w16du:dateUtc="2026-04-07T04:25:00Z"/>
                <w:rFonts w:asciiTheme="majorHAnsi" w:hAnsiTheme="majorHAnsi" w:cstheme="majorHAnsi"/>
                <w:sz w:val="18"/>
                <w:szCs w:val="18"/>
                <w:lang w:eastAsia="en-US"/>
              </w:rPr>
            </w:pPr>
            <w:del w:id="2842" w:author="KPMG_PQH" w:date="2026-04-07T11:25:00Z" w16du:dateUtc="2026-04-07T04:25:00Z">
              <w:r w:rsidRPr="00CC6E63">
                <w:rPr>
                  <w:rFonts w:asciiTheme="majorHAnsi" w:hAnsiTheme="majorHAnsi" w:cstheme="majorHAnsi"/>
                  <w:sz w:val="18"/>
                  <w:szCs w:val="18"/>
                  <w:lang w:eastAsia="en-US"/>
                </w:rPr>
                <w:delText>DUKSUNG CO.,</w:delText>
              </w:r>
              <w:r w:rsidR="00FF67CF">
                <w:rPr>
                  <w:rFonts w:asciiTheme="majorHAnsi" w:hAnsiTheme="majorHAnsi" w:cstheme="majorHAnsi"/>
                  <w:sz w:val="18"/>
                  <w:szCs w:val="18"/>
                  <w:lang w:eastAsia="en-US"/>
                </w:rPr>
                <w:delText xml:space="preserve"> </w:delText>
              </w:r>
              <w:r w:rsidRPr="00CC6E63">
                <w:rPr>
                  <w:rFonts w:asciiTheme="majorHAnsi" w:hAnsiTheme="majorHAnsi" w:cstheme="majorHAnsi"/>
                  <w:sz w:val="18"/>
                  <w:szCs w:val="18"/>
                  <w:lang w:eastAsia="en-US"/>
                </w:rPr>
                <w:delText>LTD.</w:delText>
              </w:r>
            </w:del>
          </w:p>
        </w:tc>
        <w:tc>
          <w:tcPr>
            <w:tcW w:w="1632" w:type="dxa"/>
            <w:tcBorders>
              <w:top w:val="nil"/>
              <w:left w:val="nil"/>
              <w:bottom w:val="single" w:sz="4" w:space="0" w:color="auto"/>
              <w:right w:val="single" w:sz="4" w:space="0" w:color="auto"/>
            </w:tcBorders>
            <w:noWrap/>
            <w:vAlign w:val="center"/>
            <w:hideMark/>
          </w:tcPr>
          <w:p w14:paraId="30095A19" w14:textId="77777777" w:rsidR="00487AF7" w:rsidRPr="00141509" w:rsidRDefault="00487AF7" w:rsidP="00141509">
            <w:pPr>
              <w:jc w:val="center"/>
              <w:rPr>
                <w:del w:id="2843" w:author="KPMG_PQH" w:date="2026-04-07T11:25:00Z" w16du:dateUtc="2026-04-07T04:25:00Z"/>
                <w:rFonts w:asciiTheme="majorHAnsi" w:hAnsiTheme="majorHAnsi" w:cstheme="majorHAnsi"/>
                <w:sz w:val="18"/>
                <w:szCs w:val="18"/>
                <w:lang w:eastAsia="en-US"/>
              </w:rPr>
            </w:pPr>
            <w:del w:id="2844" w:author="KPMG_PQH" w:date="2026-04-07T11:25:00Z" w16du:dateUtc="2026-04-07T04:25:00Z">
              <w:r w:rsidRPr="00141509">
                <w:rPr>
                  <w:rFonts w:asciiTheme="majorHAnsi" w:hAnsiTheme="majorHAnsi" w:cstheme="majorHAnsi"/>
                  <w:sz w:val="18"/>
                  <w:szCs w:val="18"/>
                  <w:lang w:eastAsia="en-US"/>
                </w:rPr>
                <w:delText>Korea</w:delText>
              </w:r>
            </w:del>
          </w:p>
        </w:tc>
        <w:tc>
          <w:tcPr>
            <w:tcW w:w="1295" w:type="dxa"/>
            <w:tcBorders>
              <w:top w:val="nil"/>
              <w:left w:val="nil"/>
              <w:bottom w:val="single" w:sz="4" w:space="0" w:color="auto"/>
              <w:right w:val="single" w:sz="4" w:space="0" w:color="auto"/>
            </w:tcBorders>
            <w:noWrap/>
            <w:vAlign w:val="center"/>
            <w:hideMark/>
          </w:tcPr>
          <w:p w14:paraId="71D250B0" w14:textId="77777777" w:rsidR="00487AF7" w:rsidRPr="00141509" w:rsidRDefault="00487AF7" w:rsidP="00141509">
            <w:pPr>
              <w:jc w:val="center"/>
              <w:rPr>
                <w:del w:id="2845" w:author="KPMG_PQH" w:date="2026-04-07T11:25:00Z" w16du:dateUtc="2026-04-07T04:25:00Z"/>
                <w:rFonts w:asciiTheme="majorHAnsi" w:hAnsiTheme="majorHAnsi" w:cstheme="majorHAnsi"/>
                <w:sz w:val="18"/>
                <w:szCs w:val="18"/>
                <w:lang w:eastAsia="en-US"/>
              </w:rPr>
            </w:pPr>
            <w:del w:id="2846" w:author="KPMG_PQH" w:date="2026-04-07T11:25:00Z" w16du:dateUtc="2026-04-07T04:25:00Z">
              <w:r w:rsidRPr="00141509">
                <w:rPr>
                  <w:rFonts w:asciiTheme="majorHAnsi" w:hAnsiTheme="majorHAnsi" w:cstheme="majorHAnsi"/>
                  <w:sz w:val="18"/>
                  <w:szCs w:val="18"/>
                  <w:lang w:eastAsia="en-US"/>
                </w:rPr>
                <w:delText>004830</w:delText>
              </w:r>
            </w:del>
          </w:p>
        </w:tc>
      </w:tr>
      <w:tr w:rsidR="00B3670A" w:rsidRPr="004D4C34" w14:paraId="406B0DF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1E41A" w14:textId="228375D4" w:rsidR="00B3670A" w:rsidRPr="00141509" w:rsidRDefault="00487AF7" w:rsidP="00B3670A">
            <w:pPr>
              <w:jc w:val="center"/>
              <w:rPr>
                <w:rFonts w:asciiTheme="majorHAnsi" w:hAnsiTheme="majorHAnsi" w:cstheme="majorHAnsi"/>
                <w:sz w:val="18"/>
                <w:szCs w:val="18"/>
                <w:lang w:eastAsia="en-US"/>
              </w:rPr>
            </w:pPr>
            <w:del w:id="2847" w:author="KPMG_PQH" w:date="2026-04-07T11:25:00Z" w16du:dateUtc="2026-04-07T04:25:00Z">
              <w:r w:rsidRPr="00141509">
                <w:rPr>
                  <w:rFonts w:asciiTheme="majorHAnsi" w:hAnsiTheme="majorHAnsi" w:cstheme="majorHAnsi"/>
                  <w:sz w:val="18"/>
                  <w:szCs w:val="18"/>
                  <w:lang w:eastAsia="en-US"/>
                </w:rPr>
                <w:delText>9</w:delText>
              </w:r>
            </w:del>
            <w:ins w:id="2848" w:author="KPMG_PQH" w:date="2026-04-07T11:25:00Z" w16du:dateUtc="2026-04-07T04:25:00Z">
              <w:r w:rsidR="00B3670A" w:rsidRPr="00141509">
                <w:rPr>
                  <w:rFonts w:asciiTheme="majorHAnsi" w:hAnsiTheme="majorHAnsi" w:cstheme="majorHAnsi"/>
                  <w:sz w:val="18"/>
                  <w:szCs w:val="18"/>
                  <w:lang w:eastAsia="en-US"/>
                </w:rPr>
                <w:t>8</w:t>
              </w:r>
            </w:ins>
          </w:p>
        </w:tc>
        <w:tc>
          <w:tcPr>
            <w:tcW w:w="5032" w:type="dxa"/>
            <w:tcBorders>
              <w:top w:val="nil"/>
              <w:left w:val="nil"/>
              <w:bottom w:val="single" w:sz="4" w:space="0" w:color="auto"/>
              <w:right w:val="single" w:sz="4" w:space="0" w:color="auto"/>
            </w:tcBorders>
            <w:noWrap/>
            <w:vAlign w:val="center"/>
            <w:hideMark/>
          </w:tcPr>
          <w:p w14:paraId="7198A2DE" w14:textId="284C11B2" w:rsidR="00B3670A" w:rsidRPr="003D349D" w:rsidRDefault="00B3670A" w:rsidP="00B3670A">
            <w:pPr>
              <w:rPr>
                <w:rFonts w:asciiTheme="majorHAnsi" w:hAnsiTheme="majorHAnsi" w:cstheme="majorHAnsi"/>
                <w:sz w:val="18"/>
                <w:szCs w:val="18"/>
                <w:lang w:eastAsia="en-US"/>
              </w:rPr>
            </w:pPr>
            <w:ins w:id="2849" w:author="KPMG_PQH" w:date="2026-04-07T11:25:00Z" w16du:dateUtc="2026-04-07T04:25:00Z">
              <w:r w:rsidRPr="00A127A2">
                <w:rPr>
                  <w:rFonts w:ascii="Arial" w:hAnsi="Arial" w:cs="Arial"/>
                  <w:sz w:val="18"/>
                  <w:szCs w:val="18"/>
                </w:rPr>
                <w:t xml:space="preserve">NAM CHAU </w:t>
              </w:r>
            </w:ins>
            <w:r w:rsidRPr="00A127A2">
              <w:rPr>
                <w:rFonts w:ascii="Arial" w:hAnsi="Arial" w:cs="Arial"/>
                <w:sz w:val="18"/>
                <w:szCs w:val="18"/>
              </w:rPr>
              <w:t xml:space="preserve">GARMENT </w:t>
            </w:r>
            <w:del w:id="2850" w:author="KPMG_PQH" w:date="2026-04-07T11:25:00Z" w16du:dateUtc="2026-04-07T04:25:00Z">
              <w:r w:rsidR="00487AF7" w:rsidRPr="00CC6E63">
                <w:rPr>
                  <w:rFonts w:asciiTheme="majorHAnsi" w:hAnsiTheme="majorHAnsi" w:cstheme="majorHAnsi"/>
                  <w:sz w:val="18"/>
                  <w:szCs w:val="18"/>
                  <w:lang w:eastAsia="en-US"/>
                </w:rPr>
                <w:delText>MANTRA LIFESTYLE LIMITED</w:delText>
              </w:r>
            </w:del>
            <w:ins w:id="2851" w:author="KPMG_PQH" w:date="2026-04-07T11:25:00Z" w16du:dateUtc="2026-04-07T04:25:00Z">
              <w:r w:rsidRPr="00A127A2">
                <w:rPr>
                  <w:rFonts w:ascii="Arial" w:hAnsi="Arial" w:cs="Arial"/>
                  <w:sz w:val="18"/>
                  <w:szCs w:val="18"/>
                </w:rPr>
                <w:t>JOINT STOCK COMPANY</w:t>
              </w:r>
            </w:ins>
          </w:p>
        </w:tc>
        <w:tc>
          <w:tcPr>
            <w:tcW w:w="1632" w:type="dxa"/>
            <w:tcBorders>
              <w:top w:val="nil"/>
              <w:left w:val="nil"/>
              <w:bottom w:val="single" w:sz="4" w:space="0" w:color="auto"/>
              <w:right w:val="single" w:sz="4" w:space="0" w:color="auto"/>
            </w:tcBorders>
            <w:noWrap/>
            <w:vAlign w:val="center"/>
            <w:hideMark/>
          </w:tcPr>
          <w:p w14:paraId="07AD0E4C" w14:textId="094F9EAD" w:rsidR="00B3670A" w:rsidRPr="00141509" w:rsidRDefault="00487AF7" w:rsidP="00B3670A">
            <w:pPr>
              <w:jc w:val="center"/>
              <w:rPr>
                <w:rFonts w:asciiTheme="majorHAnsi" w:hAnsiTheme="majorHAnsi" w:cstheme="majorHAnsi"/>
                <w:sz w:val="18"/>
                <w:szCs w:val="18"/>
                <w:lang w:eastAsia="en-US"/>
              </w:rPr>
            </w:pPr>
            <w:del w:id="2852" w:author="KPMG_PQH" w:date="2026-04-07T11:25:00Z" w16du:dateUtc="2026-04-07T04:25:00Z">
              <w:r w:rsidRPr="00141509">
                <w:rPr>
                  <w:rFonts w:asciiTheme="majorHAnsi" w:hAnsiTheme="majorHAnsi" w:cstheme="majorHAnsi"/>
                  <w:sz w:val="18"/>
                  <w:szCs w:val="18"/>
                  <w:lang w:eastAsia="en-US"/>
                </w:rPr>
                <w:delText>India</w:delText>
              </w:r>
            </w:del>
            <w:ins w:id="2853"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150A1F9A" w14:textId="4E87117D" w:rsidR="00B3670A" w:rsidRPr="00141509" w:rsidRDefault="00487AF7" w:rsidP="00B3670A">
            <w:pPr>
              <w:jc w:val="center"/>
              <w:rPr>
                <w:rFonts w:asciiTheme="majorHAnsi" w:hAnsiTheme="majorHAnsi" w:cstheme="majorHAnsi"/>
                <w:sz w:val="18"/>
                <w:szCs w:val="18"/>
                <w:lang w:eastAsia="en-US"/>
              </w:rPr>
            </w:pPr>
            <w:del w:id="2854" w:author="KPMG_PQH" w:date="2026-04-07T11:25:00Z" w16du:dateUtc="2026-04-07T04:25:00Z">
              <w:r w:rsidRPr="00141509">
                <w:rPr>
                  <w:rFonts w:asciiTheme="majorHAnsi" w:hAnsiTheme="majorHAnsi" w:cstheme="majorHAnsi"/>
                  <w:sz w:val="18"/>
                  <w:szCs w:val="18"/>
                  <w:lang w:eastAsia="en-US"/>
                </w:rPr>
                <w:delText>539216</w:delText>
              </w:r>
            </w:del>
            <w:ins w:id="2855" w:author="KPMG_PQH" w:date="2026-04-07T11:25:00Z" w16du:dateUtc="2026-04-07T04:25:00Z">
              <w:r w:rsidR="00B3670A">
                <w:rPr>
                  <w:rFonts w:asciiTheme="majorHAnsi" w:hAnsiTheme="majorHAnsi" w:cstheme="majorHAnsi"/>
                  <w:sz w:val="18"/>
                  <w:szCs w:val="18"/>
                  <w:lang w:eastAsia="en-US"/>
                </w:rPr>
                <w:t>Unlisted</w:t>
              </w:r>
            </w:ins>
          </w:p>
        </w:tc>
      </w:tr>
      <w:tr w:rsidR="00B3670A" w:rsidRPr="004D4C34" w14:paraId="684A33BD"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2BCD3" w14:textId="2EB6BC8E" w:rsidR="00B3670A" w:rsidRPr="00141509" w:rsidRDefault="00487AF7" w:rsidP="00B3670A">
            <w:pPr>
              <w:jc w:val="center"/>
              <w:rPr>
                <w:rFonts w:asciiTheme="majorHAnsi" w:hAnsiTheme="majorHAnsi" w:cstheme="majorHAnsi"/>
                <w:sz w:val="18"/>
                <w:szCs w:val="18"/>
                <w:lang w:eastAsia="en-US"/>
              </w:rPr>
            </w:pPr>
            <w:del w:id="2856" w:author="KPMG_PQH" w:date="2026-04-07T11:25:00Z" w16du:dateUtc="2026-04-07T04:25:00Z">
              <w:r w:rsidRPr="00141509">
                <w:rPr>
                  <w:rFonts w:asciiTheme="majorHAnsi" w:hAnsiTheme="majorHAnsi" w:cstheme="majorHAnsi"/>
                  <w:sz w:val="18"/>
                  <w:szCs w:val="18"/>
                  <w:lang w:eastAsia="en-US"/>
                </w:rPr>
                <w:delText>10</w:delText>
              </w:r>
            </w:del>
            <w:ins w:id="2857" w:author="KPMG_PQH" w:date="2026-04-07T11:25:00Z" w16du:dateUtc="2026-04-07T04:25:00Z">
              <w:r w:rsidR="00B3670A" w:rsidRPr="00141509">
                <w:rPr>
                  <w:rFonts w:asciiTheme="majorHAnsi" w:hAnsiTheme="majorHAnsi" w:cstheme="majorHAnsi"/>
                  <w:sz w:val="18"/>
                  <w:szCs w:val="18"/>
                  <w:lang w:eastAsia="en-US"/>
                </w:rPr>
                <w:t>9</w:t>
              </w:r>
            </w:ins>
          </w:p>
        </w:tc>
        <w:tc>
          <w:tcPr>
            <w:tcW w:w="5032" w:type="dxa"/>
            <w:tcBorders>
              <w:top w:val="nil"/>
              <w:left w:val="nil"/>
              <w:bottom w:val="single" w:sz="4" w:space="0" w:color="auto"/>
              <w:right w:val="single" w:sz="4" w:space="0" w:color="auto"/>
            </w:tcBorders>
            <w:noWrap/>
            <w:vAlign w:val="center"/>
            <w:hideMark/>
          </w:tcPr>
          <w:p w14:paraId="1212E889" w14:textId="336C6CC0" w:rsidR="00B3670A" w:rsidRPr="003D349D" w:rsidRDefault="00487AF7" w:rsidP="00B3670A">
            <w:pPr>
              <w:rPr>
                <w:rFonts w:asciiTheme="majorHAnsi" w:hAnsiTheme="majorHAnsi" w:cstheme="majorHAnsi"/>
                <w:sz w:val="18"/>
                <w:szCs w:val="18"/>
                <w:lang w:eastAsia="en-US"/>
              </w:rPr>
            </w:pPr>
            <w:del w:id="2858" w:author="KPMG_PQH" w:date="2026-04-07T11:25:00Z" w16du:dateUtc="2026-04-07T04:25:00Z">
              <w:r w:rsidRPr="00CC6E63">
                <w:rPr>
                  <w:rFonts w:asciiTheme="majorHAnsi" w:hAnsiTheme="majorHAnsi" w:cstheme="majorHAnsi"/>
                  <w:sz w:val="18"/>
                  <w:szCs w:val="18"/>
                  <w:lang w:eastAsia="en-US"/>
                </w:rPr>
                <w:delText>JASCH INDUSTRIES LIMITED</w:delText>
              </w:r>
            </w:del>
            <w:ins w:id="2859" w:author="KPMG_PQH" w:date="2026-04-07T11:25:00Z" w16du:dateUtc="2026-04-07T04:25:00Z">
              <w:r w:rsidR="00B3670A" w:rsidRPr="00A127A2">
                <w:rPr>
                  <w:rFonts w:ascii="Arial" w:hAnsi="Arial" w:cs="Arial"/>
                  <w:sz w:val="18"/>
                  <w:szCs w:val="18"/>
                </w:rPr>
                <w:t>QTNP APPARELS JOINT STOCK COMPANY</w:t>
              </w:r>
            </w:ins>
          </w:p>
        </w:tc>
        <w:tc>
          <w:tcPr>
            <w:tcW w:w="1632" w:type="dxa"/>
            <w:tcBorders>
              <w:top w:val="nil"/>
              <w:left w:val="nil"/>
              <w:bottom w:val="single" w:sz="4" w:space="0" w:color="auto"/>
              <w:right w:val="single" w:sz="4" w:space="0" w:color="auto"/>
            </w:tcBorders>
            <w:noWrap/>
            <w:vAlign w:val="center"/>
            <w:hideMark/>
          </w:tcPr>
          <w:p w14:paraId="7A6F893C" w14:textId="6194E16F" w:rsidR="00B3670A" w:rsidRPr="00141509" w:rsidRDefault="00487AF7" w:rsidP="00B3670A">
            <w:pPr>
              <w:jc w:val="center"/>
              <w:rPr>
                <w:rFonts w:asciiTheme="majorHAnsi" w:hAnsiTheme="majorHAnsi" w:cstheme="majorHAnsi"/>
                <w:sz w:val="18"/>
                <w:szCs w:val="18"/>
                <w:lang w:eastAsia="en-US"/>
              </w:rPr>
            </w:pPr>
            <w:del w:id="2860" w:author="KPMG_PQH" w:date="2026-04-07T11:25:00Z" w16du:dateUtc="2026-04-07T04:25:00Z">
              <w:r w:rsidRPr="00141509">
                <w:rPr>
                  <w:rFonts w:asciiTheme="majorHAnsi" w:hAnsiTheme="majorHAnsi" w:cstheme="majorHAnsi"/>
                  <w:sz w:val="18"/>
                  <w:szCs w:val="18"/>
                  <w:lang w:eastAsia="en-US"/>
                </w:rPr>
                <w:delText>India</w:delText>
              </w:r>
            </w:del>
            <w:ins w:id="2861"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23F0CF37" w14:textId="27993771" w:rsidR="00B3670A" w:rsidRPr="00141509" w:rsidRDefault="00487AF7" w:rsidP="00B3670A">
            <w:pPr>
              <w:jc w:val="center"/>
              <w:rPr>
                <w:rFonts w:asciiTheme="majorHAnsi" w:hAnsiTheme="majorHAnsi" w:cstheme="majorHAnsi"/>
                <w:sz w:val="18"/>
                <w:szCs w:val="18"/>
                <w:lang w:eastAsia="en-US"/>
              </w:rPr>
            </w:pPr>
            <w:del w:id="2862" w:author="KPMG_PQH" w:date="2026-04-07T11:25:00Z" w16du:dateUtc="2026-04-07T04:25:00Z">
              <w:r w:rsidRPr="00141509">
                <w:rPr>
                  <w:rFonts w:asciiTheme="majorHAnsi" w:hAnsiTheme="majorHAnsi" w:cstheme="majorHAnsi"/>
                  <w:sz w:val="18"/>
                  <w:szCs w:val="18"/>
                  <w:lang w:eastAsia="en-US"/>
                </w:rPr>
                <w:delText>500220</w:delText>
              </w:r>
            </w:del>
            <w:ins w:id="2863" w:author="KPMG_PQH" w:date="2026-04-07T11:25:00Z" w16du:dateUtc="2026-04-07T04:25:00Z">
              <w:r w:rsidR="00B3670A">
                <w:rPr>
                  <w:rFonts w:asciiTheme="majorHAnsi" w:hAnsiTheme="majorHAnsi" w:cstheme="majorHAnsi"/>
                  <w:sz w:val="18"/>
                  <w:szCs w:val="18"/>
                  <w:lang w:eastAsia="en-US"/>
                </w:rPr>
                <w:t>Unlisted</w:t>
              </w:r>
            </w:ins>
          </w:p>
        </w:tc>
      </w:tr>
      <w:tr w:rsidR="00487AF7" w:rsidRPr="004D4C34" w14:paraId="0F8CB60B" w14:textId="77777777" w:rsidTr="00141509">
        <w:trPr>
          <w:trHeight w:val="285"/>
          <w:del w:id="2864"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3BF0B4E8" w14:textId="77777777" w:rsidR="00487AF7" w:rsidRPr="00141509" w:rsidRDefault="00487AF7" w:rsidP="00141509">
            <w:pPr>
              <w:jc w:val="center"/>
              <w:rPr>
                <w:del w:id="2865" w:author="KPMG_PQH" w:date="2026-04-07T11:25:00Z" w16du:dateUtc="2026-04-07T04:25:00Z"/>
                <w:rFonts w:asciiTheme="majorHAnsi" w:hAnsiTheme="majorHAnsi" w:cstheme="majorHAnsi"/>
                <w:sz w:val="18"/>
                <w:szCs w:val="18"/>
                <w:lang w:eastAsia="en-US"/>
              </w:rPr>
            </w:pPr>
            <w:del w:id="2866" w:author="KPMG_PQH" w:date="2026-04-07T11:25:00Z" w16du:dateUtc="2026-04-07T04:25:00Z">
              <w:r w:rsidRPr="00141509">
                <w:rPr>
                  <w:rFonts w:asciiTheme="majorHAnsi" w:hAnsiTheme="majorHAnsi" w:cstheme="majorHAnsi"/>
                  <w:sz w:val="18"/>
                  <w:szCs w:val="18"/>
                  <w:lang w:eastAsia="en-US"/>
                </w:rPr>
                <w:delText>11</w:delText>
              </w:r>
            </w:del>
          </w:p>
        </w:tc>
        <w:tc>
          <w:tcPr>
            <w:tcW w:w="5032" w:type="dxa"/>
            <w:tcBorders>
              <w:top w:val="nil"/>
              <w:left w:val="nil"/>
              <w:bottom w:val="single" w:sz="4" w:space="0" w:color="auto"/>
              <w:right w:val="single" w:sz="4" w:space="0" w:color="auto"/>
            </w:tcBorders>
            <w:noWrap/>
            <w:vAlign w:val="center"/>
            <w:hideMark/>
          </w:tcPr>
          <w:p w14:paraId="1C58ED5E" w14:textId="77777777" w:rsidR="00487AF7" w:rsidRPr="00CC6E63" w:rsidRDefault="00487AF7" w:rsidP="00141509">
            <w:pPr>
              <w:rPr>
                <w:del w:id="2867" w:author="KPMG_PQH" w:date="2026-04-07T11:25:00Z" w16du:dateUtc="2026-04-07T04:25:00Z"/>
                <w:rFonts w:asciiTheme="majorHAnsi" w:hAnsiTheme="majorHAnsi" w:cstheme="majorHAnsi"/>
                <w:sz w:val="18"/>
                <w:szCs w:val="18"/>
                <w:lang w:eastAsia="en-US"/>
              </w:rPr>
            </w:pPr>
            <w:del w:id="2868" w:author="KPMG_PQH" w:date="2026-04-07T11:25:00Z" w16du:dateUtc="2026-04-07T04:25:00Z">
              <w:r w:rsidRPr="00CC6E63">
                <w:rPr>
                  <w:rFonts w:asciiTheme="majorHAnsi" w:hAnsiTheme="majorHAnsi" w:cstheme="majorHAnsi"/>
                  <w:sz w:val="18"/>
                  <w:szCs w:val="18"/>
                  <w:lang w:eastAsia="en-US"/>
                </w:rPr>
                <w:delText>PECCA GROUP BERHAD</w:delText>
              </w:r>
            </w:del>
          </w:p>
        </w:tc>
        <w:tc>
          <w:tcPr>
            <w:tcW w:w="1632" w:type="dxa"/>
            <w:tcBorders>
              <w:top w:val="nil"/>
              <w:left w:val="nil"/>
              <w:bottom w:val="single" w:sz="4" w:space="0" w:color="auto"/>
              <w:right w:val="single" w:sz="4" w:space="0" w:color="auto"/>
            </w:tcBorders>
            <w:noWrap/>
            <w:vAlign w:val="center"/>
            <w:hideMark/>
          </w:tcPr>
          <w:p w14:paraId="1A96F4C2" w14:textId="77777777" w:rsidR="00487AF7" w:rsidRPr="00141509" w:rsidRDefault="00487AF7" w:rsidP="00141509">
            <w:pPr>
              <w:jc w:val="center"/>
              <w:rPr>
                <w:del w:id="2869" w:author="KPMG_PQH" w:date="2026-04-07T11:25:00Z" w16du:dateUtc="2026-04-07T04:25:00Z"/>
                <w:rFonts w:asciiTheme="majorHAnsi" w:hAnsiTheme="majorHAnsi" w:cstheme="majorHAnsi"/>
                <w:sz w:val="18"/>
                <w:szCs w:val="18"/>
                <w:lang w:eastAsia="en-US"/>
              </w:rPr>
            </w:pPr>
            <w:del w:id="2870" w:author="KPMG_PQH" w:date="2026-04-07T11:25:00Z" w16du:dateUtc="2026-04-07T04:25:00Z">
              <w:r w:rsidRPr="00141509">
                <w:rPr>
                  <w:rFonts w:asciiTheme="majorHAnsi" w:hAnsiTheme="majorHAnsi" w:cstheme="majorHAnsi"/>
                  <w:sz w:val="18"/>
                  <w:szCs w:val="18"/>
                  <w:lang w:eastAsia="en-US"/>
                </w:rPr>
                <w:delText>Malaysia</w:delText>
              </w:r>
            </w:del>
          </w:p>
        </w:tc>
        <w:tc>
          <w:tcPr>
            <w:tcW w:w="1295" w:type="dxa"/>
            <w:tcBorders>
              <w:top w:val="nil"/>
              <w:left w:val="nil"/>
              <w:bottom w:val="single" w:sz="4" w:space="0" w:color="auto"/>
              <w:right w:val="single" w:sz="4" w:space="0" w:color="auto"/>
            </w:tcBorders>
            <w:noWrap/>
            <w:vAlign w:val="center"/>
            <w:hideMark/>
          </w:tcPr>
          <w:p w14:paraId="2C388680" w14:textId="77777777" w:rsidR="00487AF7" w:rsidRPr="00141509" w:rsidRDefault="00487AF7" w:rsidP="00141509">
            <w:pPr>
              <w:jc w:val="center"/>
              <w:rPr>
                <w:del w:id="2871" w:author="KPMG_PQH" w:date="2026-04-07T11:25:00Z" w16du:dateUtc="2026-04-07T04:25:00Z"/>
                <w:rFonts w:asciiTheme="majorHAnsi" w:hAnsiTheme="majorHAnsi" w:cstheme="majorHAnsi"/>
                <w:sz w:val="18"/>
                <w:szCs w:val="18"/>
                <w:lang w:eastAsia="en-US"/>
              </w:rPr>
            </w:pPr>
            <w:del w:id="2872" w:author="KPMG_PQH" w:date="2026-04-07T11:25:00Z" w16du:dateUtc="2026-04-07T04:25:00Z">
              <w:r w:rsidRPr="00141509">
                <w:rPr>
                  <w:rFonts w:asciiTheme="majorHAnsi" w:hAnsiTheme="majorHAnsi" w:cstheme="majorHAnsi"/>
                  <w:sz w:val="18"/>
                  <w:szCs w:val="18"/>
                  <w:lang w:eastAsia="en-US"/>
                </w:rPr>
                <w:delText>5271</w:delText>
              </w:r>
            </w:del>
          </w:p>
        </w:tc>
      </w:tr>
      <w:tr w:rsidR="00487AF7" w:rsidRPr="004D4C34" w14:paraId="7D119BEB" w14:textId="77777777" w:rsidTr="00141509">
        <w:trPr>
          <w:trHeight w:val="285"/>
          <w:del w:id="2873" w:author="KPMG_PQH" w:date="2026-04-07T11:25:00Z" w16du:dateUtc="2026-04-07T04:25:00Z"/>
        </w:trPr>
        <w:tc>
          <w:tcPr>
            <w:tcW w:w="535" w:type="dxa"/>
            <w:tcBorders>
              <w:top w:val="nil"/>
              <w:left w:val="single" w:sz="4" w:space="0" w:color="auto"/>
              <w:bottom w:val="single" w:sz="4" w:space="0" w:color="auto"/>
              <w:right w:val="single" w:sz="4" w:space="0" w:color="auto"/>
            </w:tcBorders>
            <w:noWrap/>
            <w:vAlign w:val="center"/>
            <w:hideMark/>
          </w:tcPr>
          <w:p w14:paraId="243079CC" w14:textId="77777777" w:rsidR="00487AF7" w:rsidRPr="00141509" w:rsidRDefault="00487AF7" w:rsidP="00141509">
            <w:pPr>
              <w:jc w:val="center"/>
              <w:rPr>
                <w:del w:id="2874" w:author="KPMG_PQH" w:date="2026-04-07T11:25:00Z" w16du:dateUtc="2026-04-07T04:25:00Z"/>
                <w:rFonts w:asciiTheme="majorHAnsi" w:hAnsiTheme="majorHAnsi" w:cstheme="majorHAnsi"/>
                <w:sz w:val="18"/>
                <w:szCs w:val="18"/>
                <w:lang w:eastAsia="en-US"/>
              </w:rPr>
            </w:pPr>
            <w:del w:id="2875" w:author="KPMG_PQH" w:date="2026-04-07T11:25:00Z" w16du:dateUtc="2026-04-07T04:25:00Z">
              <w:r w:rsidRPr="00141509">
                <w:rPr>
                  <w:rFonts w:asciiTheme="majorHAnsi" w:hAnsiTheme="majorHAnsi" w:cstheme="majorHAnsi"/>
                  <w:sz w:val="18"/>
                  <w:szCs w:val="18"/>
                  <w:lang w:eastAsia="en-US"/>
                </w:rPr>
                <w:delText>12</w:delText>
              </w:r>
            </w:del>
          </w:p>
        </w:tc>
        <w:tc>
          <w:tcPr>
            <w:tcW w:w="5032" w:type="dxa"/>
            <w:tcBorders>
              <w:top w:val="nil"/>
              <w:left w:val="nil"/>
              <w:bottom w:val="single" w:sz="4" w:space="0" w:color="auto"/>
              <w:right w:val="single" w:sz="4" w:space="0" w:color="auto"/>
            </w:tcBorders>
            <w:noWrap/>
            <w:vAlign w:val="center"/>
            <w:hideMark/>
          </w:tcPr>
          <w:p w14:paraId="72BD4A9E" w14:textId="77777777" w:rsidR="00487AF7" w:rsidRPr="00CC6E63" w:rsidRDefault="00487AF7" w:rsidP="00141509">
            <w:pPr>
              <w:rPr>
                <w:del w:id="2876" w:author="KPMG_PQH" w:date="2026-04-07T11:25:00Z" w16du:dateUtc="2026-04-07T04:25:00Z"/>
                <w:rFonts w:asciiTheme="majorHAnsi" w:hAnsiTheme="majorHAnsi" w:cstheme="majorHAnsi"/>
                <w:sz w:val="18"/>
                <w:szCs w:val="18"/>
                <w:lang w:eastAsia="en-US"/>
              </w:rPr>
            </w:pPr>
            <w:del w:id="2877" w:author="KPMG_PQH" w:date="2026-04-07T11:25:00Z" w16du:dateUtc="2026-04-07T04:25:00Z">
              <w:r w:rsidRPr="00CC6E63">
                <w:rPr>
                  <w:rFonts w:asciiTheme="majorHAnsi" w:hAnsiTheme="majorHAnsi" w:cstheme="majorHAnsi"/>
                  <w:sz w:val="18"/>
                  <w:szCs w:val="18"/>
                  <w:lang w:eastAsia="en-US"/>
                </w:rPr>
                <w:delText>QINGDAO HUANQIU GARMENTS CORPORATION LIMITED</w:delText>
              </w:r>
            </w:del>
          </w:p>
        </w:tc>
        <w:tc>
          <w:tcPr>
            <w:tcW w:w="1632" w:type="dxa"/>
            <w:tcBorders>
              <w:top w:val="nil"/>
              <w:left w:val="nil"/>
              <w:bottom w:val="single" w:sz="4" w:space="0" w:color="auto"/>
              <w:right w:val="single" w:sz="4" w:space="0" w:color="auto"/>
            </w:tcBorders>
            <w:noWrap/>
            <w:vAlign w:val="center"/>
            <w:hideMark/>
          </w:tcPr>
          <w:p w14:paraId="62E4827D" w14:textId="77777777" w:rsidR="00487AF7" w:rsidRPr="00141509" w:rsidRDefault="00487AF7" w:rsidP="00141509">
            <w:pPr>
              <w:jc w:val="center"/>
              <w:rPr>
                <w:del w:id="2878" w:author="KPMG_PQH" w:date="2026-04-07T11:25:00Z" w16du:dateUtc="2026-04-07T04:25:00Z"/>
                <w:rFonts w:asciiTheme="majorHAnsi" w:hAnsiTheme="majorHAnsi" w:cstheme="majorHAnsi"/>
                <w:sz w:val="18"/>
                <w:szCs w:val="18"/>
                <w:lang w:eastAsia="en-US"/>
              </w:rPr>
            </w:pPr>
            <w:del w:id="2879" w:author="KPMG_PQH" w:date="2026-04-07T11:25:00Z" w16du:dateUtc="2026-04-07T04:25:00Z">
              <w:r w:rsidRPr="00141509">
                <w:rPr>
                  <w:rFonts w:asciiTheme="majorHAnsi" w:hAnsiTheme="majorHAnsi" w:cstheme="majorHAnsi"/>
                  <w:sz w:val="18"/>
                  <w:szCs w:val="18"/>
                  <w:lang w:eastAsia="en-US"/>
                </w:rPr>
                <w:delText>China</w:delText>
              </w:r>
            </w:del>
          </w:p>
        </w:tc>
        <w:tc>
          <w:tcPr>
            <w:tcW w:w="1295" w:type="dxa"/>
            <w:tcBorders>
              <w:top w:val="nil"/>
              <w:left w:val="nil"/>
              <w:bottom w:val="single" w:sz="4" w:space="0" w:color="auto"/>
              <w:right w:val="single" w:sz="4" w:space="0" w:color="auto"/>
            </w:tcBorders>
            <w:noWrap/>
            <w:vAlign w:val="center"/>
            <w:hideMark/>
          </w:tcPr>
          <w:p w14:paraId="736ECF3F" w14:textId="77777777" w:rsidR="00487AF7" w:rsidRPr="00141509" w:rsidRDefault="00487AF7" w:rsidP="00141509">
            <w:pPr>
              <w:jc w:val="center"/>
              <w:rPr>
                <w:del w:id="2880" w:author="KPMG_PQH" w:date="2026-04-07T11:25:00Z" w16du:dateUtc="2026-04-07T04:25:00Z"/>
                <w:rFonts w:asciiTheme="majorHAnsi" w:hAnsiTheme="majorHAnsi" w:cstheme="majorHAnsi"/>
                <w:sz w:val="18"/>
                <w:szCs w:val="18"/>
                <w:lang w:eastAsia="en-US"/>
              </w:rPr>
            </w:pPr>
            <w:del w:id="2881" w:author="KPMG_PQH" w:date="2026-04-07T11:25:00Z" w16du:dateUtc="2026-04-07T04:25:00Z">
              <w:r w:rsidRPr="00141509">
                <w:rPr>
                  <w:rFonts w:asciiTheme="majorHAnsi" w:hAnsiTheme="majorHAnsi" w:cstheme="majorHAnsi"/>
                  <w:sz w:val="18"/>
                  <w:szCs w:val="18"/>
                  <w:lang w:eastAsia="en-US"/>
                </w:rPr>
                <w:delText>872070</w:delText>
              </w:r>
            </w:del>
          </w:p>
        </w:tc>
      </w:tr>
      <w:tr w:rsidR="00B3670A" w:rsidRPr="004D4C34" w14:paraId="0E3B6AA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1AFD3CC" w14:textId="27978647" w:rsidR="00B3670A" w:rsidRPr="00141509" w:rsidRDefault="00487AF7" w:rsidP="00B3670A">
            <w:pPr>
              <w:jc w:val="center"/>
              <w:rPr>
                <w:rFonts w:asciiTheme="majorHAnsi" w:hAnsiTheme="majorHAnsi" w:cstheme="majorHAnsi"/>
                <w:sz w:val="18"/>
                <w:szCs w:val="18"/>
                <w:lang w:eastAsia="en-US"/>
              </w:rPr>
            </w:pPr>
            <w:del w:id="2882" w:author="KPMG_PQH" w:date="2026-04-07T11:25:00Z" w16du:dateUtc="2026-04-07T04:25:00Z">
              <w:r w:rsidRPr="00141509">
                <w:rPr>
                  <w:rFonts w:asciiTheme="majorHAnsi" w:hAnsiTheme="majorHAnsi" w:cstheme="majorHAnsi"/>
                  <w:sz w:val="18"/>
                  <w:szCs w:val="18"/>
                  <w:lang w:eastAsia="en-US"/>
                </w:rPr>
                <w:delText>13</w:delText>
              </w:r>
            </w:del>
            <w:ins w:id="2883" w:author="KPMG_PQH" w:date="2026-04-07T11:25:00Z" w16du:dateUtc="2026-04-07T04:25:00Z">
              <w:r w:rsidR="00B3670A" w:rsidRPr="00141509">
                <w:rPr>
                  <w:rFonts w:asciiTheme="majorHAnsi" w:hAnsiTheme="majorHAnsi" w:cstheme="majorHAnsi"/>
                  <w:sz w:val="18"/>
                  <w:szCs w:val="18"/>
                  <w:lang w:eastAsia="en-US"/>
                </w:rPr>
                <w:t>10</w:t>
              </w:r>
            </w:ins>
          </w:p>
        </w:tc>
        <w:tc>
          <w:tcPr>
            <w:tcW w:w="5032" w:type="dxa"/>
            <w:tcBorders>
              <w:top w:val="nil"/>
              <w:left w:val="nil"/>
              <w:bottom w:val="single" w:sz="4" w:space="0" w:color="auto"/>
              <w:right w:val="single" w:sz="4" w:space="0" w:color="auto"/>
            </w:tcBorders>
            <w:noWrap/>
            <w:vAlign w:val="center"/>
            <w:hideMark/>
          </w:tcPr>
          <w:p w14:paraId="515CEF6F" w14:textId="7B0707AA" w:rsidR="00B3670A" w:rsidRPr="003D349D" w:rsidRDefault="00487AF7" w:rsidP="00B3670A">
            <w:pPr>
              <w:rPr>
                <w:rFonts w:asciiTheme="majorHAnsi" w:hAnsiTheme="majorHAnsi" w:cstheme="majorHAnsi"/>
                <w:sz w:val="18"/>
                <w:szCs w:val="18"/>
                <w:lang w:eastAsia="en-US"/>
              </w:rPr>
            </w:pPr>
            <w:del w:id="2884" w:author="KPMG_PQH" w:date="2026-04-07T11:25:00Z" w16du:dateUtc="2026-04-07T04:25:00Z">
              <w:r w:rsidRPr="00141509">
                <w:rPr>
                  <w:rFonts w:asciiTheme="majorHAnsi" w:hAnsiTheme="majorHAnsi" w:cstheme="majorHAnsi"/>
                  <w:sz w:val="18"/>
                  <w:szCs w:val="18"/>
                  <w:lang w:eastAsia="en-US"/>
                </w:rPr>
                <w:delText>XINGYE LEATHER TECHNOLOGY COMPANY LIMITED</w:delText>
              </w:r>
            </w:del>
            <w:ins w:id="2885" w:author="KPMG_PQH" w:date="2026-04-07T11:25:00Z" w16du:dateUtc="2026-04-07T04:25:00Z">
              <w:r w:rsidR="00B3670A" w:rsidRPr="00A127A2">
                <w:rPr>
                  <w:rFonts w:ascii="Arial" w:hAnsi="Arial" w:cs="Arial"/>
                  <w:sz w:val="18"/>
                  <w:szCs w:val="18"/>
                </w:rPr>
                <w:t>IMPULSE FASHION THIEN AN PHUC TEXTILE GARMENT INVESTMENT JOINT STOCK COMPANY</w:t>
              </w:r>
            </w:ins>
          </w:p>
        </w:tc>
        <w:tc>
          <w:tcPr>
            <w:tcW w:w="1632" w:type="dxa"/>
            <w:tcBorders>
              <w:top w:val="nil"/>
              <w:left w:val="nil"/>
              <w:bottom w:val="single" w:sz="4" w:space="0" w:color="auto"/>
              <w:right w:val="single" w:sz="4" w:space="0" w:color="auto"/>
            </w:tcBorders>
            <w:noWrap/>
            <w:vAlign w:val="center"/>
            <w:hideMark/>
          </w:tcPr>
          <w:p w14:paraId="755A4340" w14:textId="57BDF599" w:rsidR="00B3670A" w:rsidRPr="00141509" w:rsidRDefault="00487AF7" w:rsidP="00B3670A">
            <w:pPr>
              <w:jc w:val="center"/>
              <w:rPr>
                <w:rFonts w:asciiTheme="majorHAnsi" w:hAnsiTheme="majorHAnsi" w:cstheme="majorHAnsi"/>
                <w:sz w:val="18"/>
                <w:szCs w:val="18"/>
                <w:lang w:eastAsia="en-US"/>
              </w:rPr>
            </w:pPr>
            <w:del w:id="2886" w:author="KPMG_PQH" w:date="2026-04-07T11:25:00Z" w16du:dateUtc="2026-04-07T04:25:00Z">
              <w:r w:rsidRPr="00141509">
                <w:rPr>
                  <w:rFonts w:asciiTheme="majorHAnsi" w:hAnsiTheme="majorHAnsi" w:cstheme="majorHAnsi"/>
                  <w:sz w:val="18"/>
                  <w:szCs w:val="18"/>
                  <w:lang w:eastAsia="en-US"/>
                </w:rPr>
                <w:delText>China</w:delText>
              </w:r>
            </w:del>
            <w:ins w:id="2887" w:author="KPMG_PQH" w:date="2026-04-07T11:25:00Z" w16du:dateUtc="2026-04-07T04:25:00Z">
              <w:r w:rsidR="00B3670A" w:rsidRPr="00141509">
                <w:rPr>
                  <w:rFonts w:asciiTheme="majorHAnsi" w:hAnsiTheme="majorHAnsi" w:cstheme="majorHAnsi"/>
                  <w:sz w:val="18"/>
                  <w:szCs w:val="18"/>
                  <w:lang w:eastAsia="en-US"/>
                </w:rPr>
                <w:t>Vietnam</w:t>
              </w:r>
            </w:ins>
          </w:p>
        </w:tc>
        <w:tc>
          <w:tcPr>
            <w:tcW w:w="1295" w:type="dxa"/>
            <w:tcBorders>
              <w:top w:val="nil"/>
              <w:left w:val="nil"/>
              <w:bottom w:val="single" w:sz="4" w:space="0" w:color="auto"/>
              <w:right w:val="single" w:sz="4" w:space="0" w:color="auto"/>
            </w:tcBorders>
            <w:noWrap/>
            <w:vAlign w:val="center"/>
            <w:hideMark/>
          </w:tcPr>
          <w:p w14:paraId="22D2DB7F" w14:textId="2D83DDB4" w:rsidR="00B3670A" w:rsidRPr="00141509" w:rsidRDefault="00487AF7" w:rsidP="00B3670A">
            <w:pPr>
              <w:jc w:val="center"/>
              <w:rPr>
                <w:rFonts w:asciiTheme="majorHAnsi" w:hAnsiTheme="majorHAnsi" w:cstheme="majorHAnsi"/>
                <w:sz w:val="18"/>
                <w:szCs w:val="18"/>
                <w:lang w:eastAsia="en-US"/>
              </w:rPr>
            </w:pPr>
            <w:del w:id="2888" w:author="KPMG_PQH" w:date="2026-04-07T11:25:00Z" w16du:dateUtc="2026-04-07T04:25:00Z">
              <w:r w:rsidRPr="00141509">
                <w:rPr>
                  <w:rFonts w:asciiTheme="majorHAnsi" w:hAnsiTheme="majorHAnsi" w:cstheme="majorHAnsi"/>
                  <w:sz w:val="18"/>
                  <w:szCs w:val="18"/>
                  <w:lang w:eastAsia="en-US"/>
                </w:rPr>
                <w:delText>002674</w:delText>
              </w:r>
            </w:del>
            <w:ins w:id="2889" w:author="KPMG_PQH" w:date="2026-04-07T11:25:00Z" w16du:dateUtc="2026-04-07T04:25:00Z">
              <w:r w:rsidR="00B3670A">
                <w:rPr>
                  <w:rFonts w:asciiTheme="majorHAnsi" w:hAnsiTheme="majorHAnsi" w:cstheme="majorHAnsi"/>
                  <w:sz w:val="18"/>
                  <w:szCs w:val="18"/>
                  <w:lang w:eastAsia="en-US"/>
                </w:rPr>
                <w:t>Unlisted</w:t>
              </w:r>
            </w:ins>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6"/>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4C3D1C9" w14:textId="2B554DF3" w:rsidR="00481401" w:rsidRDefault="00050FAA" w:rsidP="00481401">
      <w:pPr>
        <w:pStyle w:val="Heading5"/>
        <w:jc w:val="both"/>
        <w:rPr>
          <w:ins w:id="2890" w:author="KPMG_PQH" w:date="2026-04-07T11:25:00Z" w16du:dateUtc="2026-04-07T04:25:00Z"/>
        </w:rPr>
      </w:pPr>
      <w:ins w:id="2891" w:author="KPMG_PQH" w:date="2026-04-07T11:25:00Z" w16du:dateUtc="2026-04-07T04:25:00Z">
        <w:r w:rsidRPr="00050FAA">
          <w:t>AN PHAT INVEST JOINT STOCK COMPANY</w:t>
        </w:r>
      </w:ins>
    </w:p>
    <w:p w14:paraId="4754070D" w14:textId="523A5737" w:rsidR="00481401" w:rsidRDefault="00050FAA" w:rsidP="00481401">
      <w:pPr>
        <w:pStyle w:val="BodyText"/>
        <w:jc w:val="both"/>
        <w:rPr>
          <w:ins w:id="2892" w:author="KPMG_PQH" w:date="2026-04-07T11:25:00Z" w16du:dateUtc="2026-04-07T04:25:00Z"/>
        </w:rPr>
      </w:pPr>
      <w:ins w:id="2893" w:author="KPMG_PQH" w:date="2026-04-07T11:25:00Z" w16du:dateUtc="2026-04-07T04:25:00Z">
        <w:r w:rsidRPr="00050FAA">
          <w:t xml:space="preserve">This company, with registered head office located in Binh Dinh, Vietnam, is engaged in the manufacture of apparel, accessories and other textile products. It also produces and </w:t>
        </w:r>
        <w:r w:rsidRPr="00050FAA">
          <w:lastRenderedPageBreak/>
          <w:t>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In addition, it designs, manufactures, and markets private label custom knit T-shirts primarily to branded sportswear companies. The company sells its products to specialty and boutique shops, upscale and traditional department stores, mid-tier retailers and sporting goods stores. The company offers its products under various brands in the domestic and international markets.</w:t>
        </w:r>
      </w:ins>
    </w:p>
    <w:p w14:paraId="7D9F614D" w14:textId="77777777" w:rsidR="00481401" w:rsidRDefault="00481401" w:rsidP="00481401">
      <w:pPr>
        <w:pStyle w:val="BodyText"/>
        <w:jc w:val="right"/>
        <w:rPr>
          <w:moveTo w:id="2894" w:author="KPMG_PQH" w:date="2026-04-07T11:25:00Z" w16du:dateUtc="2026-04-07T04:25:00Z"/>
          <w:i/>
          <w:iCs/>
          <w:color w:val="000000"/>
        </w:rPr>
      </w:pPr>
      <w:moveToRangeStart w:id="2895" w:author="KPMG_PQH" w:date="2026-04-07T11:25:00Z" w:name="move226453540"/>
      <w:moveTo w:id="2896" w:author="KPMG_PQH" w:date="2026-04-07T11:25:00Z" w16du:dateUtc="2026-04-07T04:25:00Z">
        <w:r>
          <w:rPr>
            <w:i/>
            <w:lang w:eastAsia="zh-CN"/>
          </w:rPr>
          <w:t xml:space="preserve">Source: </w:t>
        </w:r>
        <w:r>
          <w:rPr>
            <w:i/>
            <w:iCs/>
            <w:color w:val="000000"/>
          </w:rPr>
          <w:t>TP Cat database</w:t>
        </w:r>
      </w:moveTo>
    </w:p>
    <w:moveToRangeEnd w:id="2895"/>
    <w:p w14:paraId="5F7D8946" w14:textId="193FD5E1" w:rsidR="00D9054C" w:rsidRDefault="000D03D0" w:rsidP="00D9054C">
      <w:pPr>
        <w:pStyle w:val="Heading5"/>
        <w:jc w:val="both"/>
        <w:rPr>
          <w:ins w:id="2897" w:author="KPMG_PQH" w:date="2026-04-07T11:25:00Z" w16du:dateUtc="2026-04-07T04:25:00Z"/>
        </w:rPr>
      </w:pPr>
      <w:ins w:id="2898" w:author="KPMG_PQH" w:date="2026-04-07T11:25:00Z" w16du:dateUtc="2026-04-07T04:25:00Z">
        <w:r w:rsidRPr="000D03D0">
          <w:t>VU DANG INVESTMENT &amp; TRADING JOINT STOCK COMPANY</w:t>
        </w:r>
      </w:ins>
    </w:p>
    <w:p w14:paraId="6E083451" w14:textId="2330ADE0" w:rsidR="00D9054C" w:rsidRDefault="000D03D0" w:rsidP="00D9054C">
      <w:pPr>
        <w:pStyle w:val="BodyText"/>
        <w:jc w:val="both"/>
        <w:rPr>
          <w:ins w:id="2899" w:author="KPMG_PQH" w:date="2026-04-07T11:25:00Z" w16du:dateUtc="2026-04-07T04:25:00Z"/>
        </w:rPr>
      </w:pPr>
      <w:ins w:id="2900" w:author="KPMG_PQH" w:date="2026-04-07T11:25:00Z" w16du:dateUtc="2026-04-07T04:25:00Z">
        <w:r w:rsidRPr="000D03D0">
          <w:t>This company is engaged in operating textile product mills. It has its registered headquarters located in Thai Binh, Thai Binh, Vietnam.</w:t>
        </w:r>
        <w:r w:rsidR="00EA635A">
          <w:t xml:space="preserve"> </w:t>
        </w:r>
        <w:r w:rsidRPr="000D03D0">
          <w:t xml:space="preserve">The company's business operation </w:t>
        </w:r>
        <w:proofErr w:type="spellStart"/>
        <w:r w:rsidRPr="000D03D0">
          <w:t>specialises</w:t>
        </w:r>
        <w:proofErr w:type="spellEnd"/>
        <w:r w:rsidRPr="000D03D0">
          <w:t xml:space="preserve"> in the production, processing and sale of high-grade fabric and finishing processing textile, clothing, apparel, leather products, and beddings. The company has state-of-the-art technology and equipment that processes fabric and textile products in compliance with the standards and other technical specifications that </w:t>
        </w:r>
        <w:proofErr w:type="gramStart"/>
        <w:r w:rsidRPr="000D03D0">
          <w:t>guarantees</w:t>
        </w:r>
        <w:proofErr w:type="gramEnd"/>
        <w:r w:rsidRPr="000D03D0">
          <w:t xml:space="preserve"> top quality, as well as employs certified staff skilled in manufacturing and processing.</w:t>
        </w:r>
        <w:r w:rsidR="00D9054C">
          <w:t xml:space="preserve"> </w:t>
        </w:r>
      </w:ins>
    </w:p>
    <w:p w14:paraId="4BCC0B39" w14:textId="77777777" w:rsidR="00D9054C" w:rsidRDefault="00D9054C" w:rsidP="00D9054C">
      <w:pPr>
        <w:pStyle w:val="BodyText"/>
        <w:jc w:val="right"/>
        <w:rPr>
          <w:moveTo w:id="2901" w:author="KPMG_PQH" w:date="2026-04-07T11:25:00Z" w16du:dateUtc="2026-04-07T04:25:00Z"/>
          <w:i/>
          <w:iCs/>
          <w:color w:val="000000"/>
        </w:rPr>
      </w:pPr>
      <w:moveToRangeStart w:id="2902" w:author="KPMG_PQH" w:date="2026-04-07T11:25:00Z" w:name="move226453541"/>
      <w:moveTo w:id="2903" w:author="KPMG_PQH" w:date="2026-04-07T11:25:00Z" w16du:dateUtc="2026-04-07T04:25:00Z">
        <w:r>
          <w:rPr>
            <w:i/>
            <w:lang w:eastAsia="zh-CN"/>
          </w:rPr>
          <w:t xml:space="preserve">Source: </w:t>
        </w:r>
        <w:r>
          <w:rPr>
            <w:i/>
            <w:iCs/>
            <w:color w:val="000000"/>
          </w:rPr>
          <w:t>TP Cat database</w:t>
        </w:r>
      </w:moveTo>
    </w:p>
    <w:moveToRangeEnd w:id="2902"/>
    <w:p w14:paraId="36DD042E" w14:textId="77777777" w:rsidR="00BB5734" w:rsidRDefault="00EC5F95" w:rsidP="00BB5734">
      <w:pPr>
        <w:pStyle w:val="Heading5"/>
        <w:jc w:val="both"/>
        <w:rPr>
          <w:del w:id="2904" w:author="KPMG_PQH" w:date="2026-04-07T11:25:00Z" w16du:dateUtc="2026-04-07T04:25:00Z"/>
        </w:rPr>
      </w:pPr>
      <w:del w:id="2905" w:author="KPMG_PQH" w:date="2026-04-07T11:25:00Z" w16du:dateUtc="2026-04-07T04:25:00Z">
        <w:r>
          <w:delText>CONG TY CO PHAN DAU TU VA THUONG MAI TNG</w:delText>
        </w:r>
      </w:del>
    </w:p>
    <w:p w14:paraId="66AA02CC" w14:textId="1D8B3C80" w:rsidR="00BB5734" w:rsidRDefault="000D03D0" w:rsidP="00BB5734">
      <w:pPr>
        <w:pStyle w:val="Heading5"/>
        <w:jc w:val="both"/>
        <w:rPr>
          <w:ins w:id="2906" w:author="KPMG_PQH" w:date="2026-04-07T11:25:00Z" w16du:dateUtc="2026-04-07T04:25:00Z"/>
        </w:rPr>
      </w:pPr>
      <w:ins w:id="2907" w:author="KPMG_PQH" w:date="2026-04-07T11:25:00Z" w16du:dateUtc="2026-04-07T04:25:00Z">
        <w:r w:rsidRPr="000D03D0">
          <w:t>TNG INVESTMENT AND TRADING JOINT STOCK COMPANY</w:t>
        </w:r>
      </w:ins>
    </w:p>
    <w:p w14:paraId="233A408D" w14:textId="57F61E9E" w:rsidR="00BB5734" w:rsidRDefault="00A576D4" w:rsidP="00BB5734">
      <w:pPr>
        <w:pStyle w:val="BodyText"/>
        <w:jc w:val="both"/>
      </w:pPr>
      <w:r w:rsidRPr="00A576D4">
        <w:t xml:space="preserve">This company </w:t>
      </w:r>
      <w:proofErr w:type="spellStart"/>
      <w:r w:rsidRPr="00A576D4">
        <w:t>specialises</w:t>
      </w:r>
      <w:proofErr w:type="spellEnd"/>
      <w:r w:rsidRPr="00A576D4">
        <w:t xml:space="preserve"> in garment production for export, covering a wide range of products namely jackets, trousers, shorts, exercise </w:t>
      </w:r>
      <w:proofErr w:type="gramStart"/>
      <w:r w:rsidRPr="00A576D4">
        <w:t>suit</w:t>
      </w:r>
      <w:proofErr w:type="gramEnd"/>
      <w:r w:rsidRPr="00A576D4">
        <w:t xml:space="preserve"> and modern fashion. Its products are sold through a network of garment dealers in Japan, Canada, Europe and North America. Its facilities cover a total area of 110,000 </w:t>
      </w:r>
      <w:r w:rsidR="009B3342">
        <w:t>m</w:t>
      </w:r>
      <w:r w:rsidR="009B3342">
        <w:rPr>
          <w:vertAlign w:val="superscript"/>
        </w:rPr>
        <w:t>2</w:t>
      </w:r>
      <w:r w:rsidRPr="00A576D4">
        <w:t xml:space="preserve"> and houses more than 300 production lines. In addition, the company's management system </w:t>
      </w:r>
      <w:proofErr w:type="gramStart"/>
      <w:r w:rsidRPr="00A576D4">
        <w:t>is in compliance with</w:t>
      </w:r>
      <w:proofErr w:type="gramEnd"/>
      <w:r w:rsidRPr="00A576D4">
        <w:t xml:space="preserve"> ISO-9001.</w:t>
      </w:r>
      <w:r w:rsidR="009B3342">
        <w:t xml:space="preserve"> </w:t>
      </w:r>
      <w:r w:rsidRPr="00A576D4">
        <w:t>The company</w:t>
      </w:r>
      <w:del w:id="2908" w:author="KPMG_PQH" w:date="2026-04-07T11:25:00Z" w16du:dateUtc="2026-04-07T04:25:00Z">
        <w:r w:rsidRPr="00A576D4">
          <w:delText xml:space="preserve"> was founded in 1973 and</w:delText>
        </w:r>
      </w:del>
      <w:r w:rsidRPr="00A576D4">
        <w:t xml:space="preserve">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8017F4C" w14:textId="77777777" w:rsidR="00F54C77" w:rsidRDefault="00F54C77" w:rsidP="00F54C77">
      <w:pPr>
        <w:pStyle w:val="Heading5"/>
        <w:jc w:val="both"/>
        <w:rPr>
          <w:del w:id="2909" w:author="KPMG_PQH" w:date="2026-04-07T11:25:00Z" w16du:dateUtc="2026-04-07T04:25:00Z"/>
        </w:rPr>
      </w:pPr>
      <w:del w:id="2910" w:author="KPMG_PQH" w:date="2026-04-07T11:25:00Z" w16du:dateUtc="2026-04-07T04:25:00Z">
        <w:r w:rsidRPr="00F54C77">
          <w:delText>ACKNIT INDUSTRIES LTD</w:delText>
        </w:r>
      </w:del>
    </w:p>
    <w:p w14:paraId="1BA32F7B" w14:textId="733E1C51" w:rsidR="00F54C77" w:rsidRDefault="00C02EF9" w:rsidP="00F54C77">
      <w:pPr>
        <w:pStyle w:val="Heading5"/>
        <w:jc w:val="both"/>
        <w:rPr>
          <w:ins w:id="2911" w:author="KPMG_PQH" w:date="2026-04-07T11:25:00Z" w16du:dateUtc="2026-04-07T04:25:00Z"/>
        </w:rPr>
      </w:pPr>
      <w:ins w:id="2912" w:author="KPMG_PQH" w:date="2026-04-07T11:25:00Z" w16du:dateUtc="2026-04-07T04:25:00Z">
        <w:r w:rsidRPr="00C02EF9">
          <w:t>THANH TRI GARMENT JOINT STOCK COMPANY</w:t>
        </w:r>
      </w:ins>
    </w:p>
    <w:p w14:paraId="5005C0E1" w14:textId="77777777" w:rsidR="00F54C77" w:rsidRDefault="00C02EF9" w:rsidP="00F54C77">
      <w:pPr>
        <w:pStyle w:val="BodyText"/>
        <w:jc w:val="both"/>
        <w:rPr>
          <w:del w:id="2913" w:author="KPMG_PQH" w:date="2026-04-07T11:25:00Z" w16du:dateUtc="2026-04-07T04:25:00Z"/>
        </w:rPr>
      </w:pPr>
      <w:r w:rsidRPr="00C02EF9">
        <w:t xml:space="preserve">This company is engaged in the manufacture </w:t>
      </w:r>
      <w:ins w:id="2914" w:author="KPMG_PQH" w:date="2026-04-07T11:25:00Z" w16du:dateUtc="2026-04-07T04:25:00Z">
        <w:r w:rsidRPr="00C02EF9">
          <w:t xml:space="preserve">and export </w:t>
        </w:r>
      </w:ins>
      <w:r w:rsidRPr="00C02EF9">
        <w:t xml:space="preserve">of </w:t>
      </w:r>
      <w:del w:id="2915" w:author="KPMG_PQH" w:date="2026-04-07T11:25:00Z" w16du:dateUtc="2026-04-07T04:25:00Z">
        <w:r w:rsidR="009003C6" w:rsidRPr="009003C6">
          <w:delText>seamless hand gloves for exports worldwide.</w:delText>
        </w:r>
      </w:del>
      <w:ins w:id="2916" w:author="KPMG_PQH" w:date="2026-04-07T11:25:00Z" w16du:dateUtc="2026-04-07T04:25:00Z">
        <w:r w:rsidRPr="00C02EF9">
          <w:t>various kinds of garments.</w:t>
        </w:r>
      </w:ins>
      <w:r w:rsidRPr="00C02EF9">
        <w:t xml:space="preserve"> It conducts </w:t>
      </w:r>
      <w:del w:id="2917" w:author="KPMG_PQH" w:date="2026-04-07T11:25:00Z" w16du:dateUtc="2026-04-07T04:25:00Z">
        <w:r w:rsidR="009003C6" w:rsidRPr="009003C6">
          <w:delText xml:space="preserve">its </w:delText>
        </w:r>
      </w:del>
      <w:r w:rsidRPr="00C02EF9">
        <w:t xml:space="preserve">business from its registered head office located in </w:t>
      </w:r>
      <w:del w:id="2918" w:author="KPMG_PQH" w:date="2026-04-07T11:25:00Z" w16du:dateUtc="2026-04-07T04:25:00Z">
        <w:r w:rsidR="009003C6" w:rsidRPr="009003C6">
          <w:delText>Kolkata, India.</w:delText>
        </w:r>
      </w:del>
      <w:ins w:id="2919" w:author="KPMG_PQH" w:date="2026-04-07T11:25:00Z" w16du:dateUtc="2026-04-07T04:25:00Z">
        <w:r w:rsidRPr="00C02EF9">
          <w:t>Hanoi, Vietnam.</w:t>
        </w:r>
      </w:ins>
      <w:r w:rsidR="00EA635A">
        <w:t xml:space="preserve"> </w:t>
      </w:r>
      <w:r w:rsidRPr="00C02EF9">
        <w:t xml:space="preserve">The company is </w:t>
      </w:r>
      <w:ins w:id="2920" w:author="KPMG_PQH" w:date="2026-04-07T11:25:00Z" w16du:dateUtc="2026-04-07T04:25:00Z">
        <w:r w:rsidRPr="00C02EF9">
          <w:t xml:space="preserve">known as </w:t>
        </w:r>
      </w:ins>
      <w:r w:rsidRPr="00C02EF9">
        <w:t xml:space="preserve">a leading </w:t>
      </w:r>
      <w:del w:id="2921" w:author="KPMG_PQH" w:date="2026-04-07T11:25:00Z" w16du:dateUtc="2026-04-07T04:25:00Z">
        <w:r w:rsidR="009003C6" w:rsidRPr="009003C6">
          <w:delText>producer and</w:delText>
        </w:r>
      </w:del>
      <w:ins w:id="2922" w:author="KPMG_PQH" w:date="2026-04-07T11:25:00Z" w16du:dateUtc="2026-04-07T04:25:00Z">
        <w:r w:rsidRPr="00C02EF9">
          <w:t>garment</w:t>
        </w:r>
      </w:ins>
      <w:r w:rsidRPr="00C02EF9">
        <w:t xml:space="preserve"> exporter </w:t>
      </w:r>
      <w:del w:id="2923" w:author="KPMG_PQH" w:date="2026-04-07T11:25:00Z" w16du:dateUtc="2026-04-07T04:25:00Z">
        <w:r w:rsidR="009003C6" w:rsidRPr="009003C6">
          <w:delText xml:space="preserve">of seamless gloves from India with an installed production capacity of more than a million pairs a month with dotting, PU-coating </w:delText>
        </w:r>
      </w:del>
      <w:r w:rsidRPr="00C02EF9">
        <w:t xml:space="preserve">and </w:t>
      </w:r>
      <w:del w:id="2924" w:author="KPMG_PQH" w:date="2026-04-07T11:25:00Z" w16du:dateUtc="2026-04-07T04:25:00Z">
        <w:r w:rsidR="009003C6" w:rsidRPr="009003C6">
          <w:delText xml:space="preserve">Nytrile coating </w:delText>
        </w:r>
        <w:r w:rsidR="009003C6" w:rsidRPr="009003C6">
          <w:lastRenderedPageBreak/>
          <w:delText>facilities for its seamless range of cloves.</w:delText>
        </w:r>
      </w:del>
      <w:ins w:id="2925" w:author="KPMG_PQH" w:date="2026-04-07T11:25:00Z" w16du:dateUtc="2026-04-07T04:25:00Z">
        <w:r w:rsidRPr="00C02EF9">
          <w:t>importer in Vietnam.</w:t>
        </w:r>
      </w:ins>
      <w:r w:rsidRPr="00C02EF9">
        <w:t xml:space="preserve"> It </w:t>
      </w:r>
      <w:del w:id="2926" w:author="KPMG_PQH" w:date="2026-04-07T11:25:00Z" w16du:dateUtc="2026-04-07T04:25:00Z">
        <w:r w:rsidR="009003C6" w:rsidRPr="009003C6">
          <w:delText>operates in three divisions: Gloves Division, Leather Division and Industrial Garment. The Gloves Division manufactures all types of seamless gloves made of different yarn of cotton, poly/cotton, polyamide, kevlar, dyneema. The Leather Division produces all types of Leather gloves, jacket, apron, leg guard made from split, chrome, heat resistance, water repellant leather. The Industrial Garment division manufactures industrial garments made from 100 percent cotton fabric, poly/cotton, polyester and high visibility fabrics. The company's products are exported to the United States, Canada, Europe, Middle East and other countries.</w:delText>
        </w:r>
        <w:r w:rsidR="00F54C77">
          <w:delText xml:space="preserve"> </w:delText>
        </w:r>
      </w:del>
    </w:p>
    <w:p w14:paraId="35F76209" w14:textId="77777777" w:rsidR="00C5057F" w:rsidRDefault="00C5057F" w:rsidP="00C5057F">
      <w:pPr>
        <w:pStyle w:val="BodyText"/>
        <w:jc w:val="right"/>
        <w:rPr>
          <w:moveFrom w:id="2927" w:author="KPMG_PQH" w:date="2026-04-07T11:25:00Z" w16du:dateUtc="2026-04-07T04:25:00Z"/>
          <w:i/>
          <w:iCs/>
          <w:color w:val="000000"/>
        </w:rPr>
      </w:pPr>
      <w:moveFromRangeStart w:id="2928" w:author="KPMG_PQH" w:date="2026-04-07T11:25:00Z" w:name="move226453542"/>
      <w:moveFrom w:id="2929" w:author="KPMG_PQH" w:date="2026-04-07T11:25:00Z" w16du:dateUtc="2026-04-07T04:25:00Z">
        <w:r>
          <w:rPr>
            <w:i/>
            <w:lang w:eastAsia="zh-CN"/>
          </w:rPr>
          <w:t xml:space="preserve">Source: </w:t>
        </w:r>
        <w:r>
          <w:rPr>
            <w:i/>
            <w:iCs/>
            <w:color w:val="000000"/>
          </w:rPr>
          <w:t>TP Cat database</w:t>
        </w:r>
      </w:moveFrom>
    </w:p>
    <w:moveFromRangeEnd w:id="2928"/>
    <w:p w14:paraId="6E78CA55" w14:textId="77777777" w:rsidR="001104E3" w:rsidRDefault="001104E3" w:rsidP="001104E3">
      <w:pPr>
        <w:pStyle w:val="Heading5"/>
        <w:jc w:val="both"/>
        <w:rPr>
          <w:del w:id="2930" w:author="KPMG_PQH" w:date="2026-04-07T11:25:00Z" w16du:dateUtc="2026-04-07T04:25:00Z"/>
        </w:rPr>
      </w:pPr>
      <w:del w:id="2931" w:author="KPMG_PQH" w:date="2026-04-07T11:25:00Z" w16du:dateUtc="2026-04-07T04:25:00Z">
        <w:r w:rsidRPr="001104E3">
          <w:delText>AKI INDIA LIMITED</w:delText>
        </w:r>
      </w:del>
    </w:p>
    <w:p w14:paraId="2AF721A1" w14:textId="77777777" w:rsidR="001104E3" w:rsidRDefault="00E15ECE" w:rsidP="001104E3">
      <w:pPr>
        <w:pStyle w:val="BodyText"/>
        <w:jc w:val="both"/>
        <w:rPr>
          <w:del w:id="2932" w:author="KPMG_PQH" w:date="2026-04-07T11:25:00Z" w16du:dateUtc="2026-04-07T04:25:00Z"/>
        </w:rPr>
      </w:pPr>
      <w:del w:id="2933" w:author="KPMG_PQH" w:date="2026-04-07T11:25:00Z" w16du:dateUtc="2026-04-07T04:25:00Z">
        <w:r w:rsidRPr="00E15ECE">
          <w:delText>This company is engaged in the production of leather saddlery and harness products. The registered business office of the company is located in Kanpur, India.</w:delText>
        </w:r>
        <w:r>
          <w:delText xml:space="preserve"> </w:delText>
        </w:r>
        <w:r w:rsidRPr="00E15ECE">
          <w:delText>The company offers bridles, browbands, chaps and gaitors, driving harness, head collars, miscellaneous, reins, rugs, and saddle girth products; footwear for men and women, including countryside, formal, marine, outdoor, and riding footwear products, as well as slippers and sandles, and casual shoes; and bag, belt, footwear, harness, and upholstery leather products.</w:delText>
        </w:r>
      </w:del>
    </w:p>
    <w:p w14:paraId="65D1F5FA" w14:textId="77777777" w:rsidR="004043D0" w:rsidRDefault="004043D0" w:rsidP="004043D0">
      <w:pPr>
        <w:pStyle w:val="BodyText"/>
        <w:jc w:val="right"/>
        <w:rPr>
          <w:moveFrom w:id="2934" w:author="KPMG_PQH" w:date="2026-04-07T11:25:00Z" w16du:dateUtc="2026-04-07T04:25:00Z"/>
          <w:i/>
          <w:iCs/>
          <w:color w:val="000000"/>
        </w:rPr>
      </w:pPr>
      <w:moveFromRangeStart w:id="2935" w:author="KPMG_PQH" w:date="2026-04-07T11:25:00Z" w:name="move226453543"/>
      <w:moveFrom w:id="2936" w:author="KPMG_PQH" w:date="2026-04-07T11:25:00Z" w16du:dateUtc="2026-04-07T04:25:00Z">
        <w:r>
          <w:rPr>
            <w:i/>
            <w:lang w:eastAsia="zh-CN"/>
          </w:rPr>
          <w:t xml:space="preserve">Source: </w:t>
        </w:r>
        <w:r>
          <w:rPr>
            <w:i/>
            <w:iCs/>
            <w:color w:val="000000"/>
          </w:rPr>
          <w:t>TP Cat database</w:t>
        </w:r>
      </w:moveFrom>
    </w:p>
    <w:moveFromRangeEnd w:id="2935"/>
    <w:p w14:paraId="42D66584" w14:textId="77777777" w:rsidR="00C5057F" w:rsidRDefault="00C5057F" w:rsidP="00C5057F">
      <w:pPr>
        <w:pStyle w:val="Heading5"/>
        <w:jc w:val="both"/>
        <w:rPr>
          <w:del w:id="2937" w:author="KPMG_PQH" w:date="2026-04-07T11:25:00Z" w16du:dateUtc="2026-04-07T04:25:00Z"/>
        </w:rPr>
      </w:pPr>
      <w:del w:id="2938" w:author="KPMG_PQH" w:date="2026-04-07T11:25:00Z" w16du:dateUtc="2026-04-07T04:25:00Z">
        <w:r w:rsidRPr="004043D0">
          <w:delText>AMIN TANNERY LIMITED</w:delText>
        </w:r>
      </w:del>
    </w:p>
    <w:p w14:paraId="36014FCC" w14:textId="77777777" w:rsidR="00C5057F" w:rsidRDefault="00C5057F" w:rsidP="00C5057F">
      <w:pPr>
        <w:pStyle w:val="BodyText"/>
        <w:jc w:val="both"/>
        <w:rPr>
          <w:del w:id="2939" w:author="KPMG_PQH" w:date="2026-04-07T11:25:00Z" w16du:dateUtc="2026-04-07T04:25:00Z"/>
        </w:rPr>
      </w:pPr>
      <w:del w:id="2940" w:author="KPMG_PQH" w:date="2026-04-07T11:25:00Z" w16du:dateUtc="2026-04-07T04:25:00Z">
        <w:r w:rsidRPr="00C5057F">
          <w:delText>This company is primarily engaged in the manufacture and export of finished leather and leather shoes. The company has its registered head office in Kanpur, India.</w:delText>
        </w:r>
        <w:r>
          <w:delText xml:space="preserve"> </w:delText>
        </w:r>
        <w:r w:rsidRPr="00C5057F">
          <w:delText>The company specialises in the production of finished leather. It also produces leather shoes and boots in various designs and sizes.</w:delText>
        </w:r>
        <w:r>
          <w:delText xml:space="preserve"> </w:delText>
        </w:r>
      </w:del>
    </w:p>
    <w:p w14:paraId="6B5F0C97" w14:textId="77777777" w:rsidR="007F3E28" w:rsidRDefault="007F3E28" w:rsidP="007F3E28">
      <w:pPr>
        <w:pStyle w:val="BodyText"/>
        <w:jc w:val="right"/>
        <w:rPr>
          <w:moveFrom w:id="2941" w:author="KPMG_PQH" w:date="2026-04-07T11:25:00Z" w16du:dateUtc="2026-04-07T04:25:00Z"/>
          <w:i/>
          <w:iCs/>
          <w:color w:val="000000"/>
        </w:rPr>
      </w:pPr>
      <w:moveFromRangeStart w:id="2942" w:author="KPMG_PQH" w:date="2026-04-07T11:25:00Z" w:name="move226453544"/>
      <w:moveFrom w:id="2943" w:author="KPMG_PQH" w:date="2026-04-07T11:25:00Z" w16du:dateUtc="2026-04-07T04:25:00Z">
        <w:r>
          <w:rPr>
            <w:i/>
            <w:lang w:eastAsia="zh-CN"/>
          </w:rPr>
          <w:t xml:space="preserve">Source: </w:t>
        </w:r>
        <w:r>
          <w:rPr>
            <w:i/>
            <w:iCs/>
            <w:color w:val="000000"/>
          </w:rPr>
          <w:t>TP Cat database</w:t>
        </w:r>
      </w:moveFrom>
    </w:p>
    <w:moveFromRangeEnd w:id="2942"/>
    <w:p w14:paraId="3872E1A3" w14:textId="77777777" w:rsidR="004043D0" w:rsidRDefault="004043D0" w:rsidP="004043D0">
      <w:pPr>
        <w:pStyle w:val="Heading5"/>
        <w:jc w:val="both"/>
        <w:rPr>
          <w:del w:id="2944" w:author="KPMG_PQH" w:date="2026-04-07T11:25:00Z" w16du:dateUtc="2026-04-07T04:25:00Z"/>
        </w:rPr>
      </w:pPr>
      <w:del w:id="2945" w:author="KPMG_PQH" w:date="2026-04-07T11:25:00Z" w16du:dateUtc="2026-04-07T04:25:00Z">
        <w:r>
          <w:delText>APEX TANNERY LIMITED</w:delText>
        </w:r>
      </w:del>
    </w:p>
    <w:p w14:paraId="2A46E988" w14:textId="77777777" w:rsidR="004043D0" w:rsidRDefault="004043D0" w:rsidP="004043D0">
      <w:pPr>
        <w:pStyle w:val="BodyText"/>
        <w:jc w:val="both"/>
        <w:rPr>
          <w:del w:id="2946" w:author="KPMG_PQH" w:date="2026-04-07T11:25:00Z" w16du:dateUtc="2026-04-07T04:25:00Z"/>
        </w:rPr>
      </w:pPr>
      <w:del w:id="2947" w:author="KPMG_PQH" w:date="2026-04-07T11:25:00Z" w16du:dateUtc="2026-04-07T04:25:00Z">
        <w:r>
          <w:delText xml:space="preserve">Apex Tannery Limited is engaged in processing and finishing leather for export. It conducts its business from its registered head office located in Dhaka, Bangladesh. The company exports finish leather approximately 25 million sq. ft. per year in more than 20 countries, including Hong Kong, Italy, Japan, Brazil, Spain, India, Korea, Mexico, Australia, Vietnam, Germany, United States, China, Myanmar, Taiwan, Thailand, Philippines, Netherlands, and Egypt. It employs approximately 150 employees and 670 workers. </w:delText>
        </w:r>
      </w:del>
    </w:p>
    <w:p w14:paraId="7D79CC89" w14:textId="77777777" w:rsidR="00DF2E07" w:rsidRDefault="00DF2E07" w:rsidP="00DF2E07">
      <w:pPr>
        <w:pStyle w:val="ListBullet"/>
        <w:numPr>
          <w:ilvl w:val="0"/>
          <w:numId w:val="0"/>
        </w:numPr>
        <w:tabs>
          <w:tab w:val="left" w:pos="720"/>
        </w:tabs>
        <w:jc w:val="right"/>
        <w:rPr>
          <w:moveFrom w:id="2948" w:author="KPMG_PQH" w:date="2026-04-07T11:25:00Z" w16du:dateUtc="2026-04-07T04:25:00Z"/>
          <w:i/>
          <w:iCs/>
          <w:color w:val="000000"/>
        </w:rPr>
      </w:pPr>
      <w:moveFromRangeStart w:id="2949" w:author="KPMG_PQH" w:date="2026-04-07T11:25:00Z" w:name="move226453545"/>
      <w:moveFrom w:id="2950" w:author="KPMG_PQH" w:date="2026-04-07T11:25:00Z" w16du:dateUtc="2026-04-07T04:25:00Z">
        <w:r>
          <w:rPr>
            <w:i/>
            <w:lang w:eastAsia="zh-CN"/>
          </w:rPr>
          <w:t xml:space="preserve">Source: </w:t>
        </w:r>
        <w:r w:rsidR="00D773A1">
          <w:rPr>
            <w:i/>
            <w:iCs/>
            <w:color w:val="000000"/>
          </w:rPr>
          <w:t>TP Cat d</w:t>
        </w:r>
        <w:r>
          <w:rPr>
            <w:i/>
            <w:iCs/>
            <w:color w:val="000000"/>
          </w:rPr>
          <w:t>atabase</w:t>
        </w:r>
      </w:moveFrom>
    </w:p>
    <w:moveFromRangeEnd w:id="2949"/>
    <w:p w14:paraId="4C40AD9E" w14:textId="77777777" w:rsidR="007F3E28" w:rsidRDefault="007F3E28" w:rsidP="007F3E28">
      <w:pPr>
        <w:pStyle w:val="Heading5"/>
        <w:jc w:val="both"/>
        <w:rPr>
          <w:del w:id="2951" w:author="KPMG_PQH" w:date="2026-04-07T11:25:00Z" w16du:dateUtc="2026-04-07T04:25:00Z"/>
        </w:rPr>
      </w:pPr>
      <w:del w:id="2952" w:author="KPMG_PQH" w:date="2026-04-07T11:25:00Z" w16du:dateUtc="2026-04-07T04:25:00Z">
        <w:r w:rsidRPr="007F3E28">
          <w:lastRenderedPageBreak/>
          <w:delText>CARNIVAL INDUSTRIAL CORPORATION</w:delText>
        </w:r>
      </w:del>
    </w:p>
    <w:p w14:paraId="38C5F575" w14:textId="77777777" w:rsidR="007F3E28" w:rsidRDefault="005353E4" w:rsidP="007F3E28">
      <w:pPr>
        <w:pStyle w:val="BodyText"/>
        <w:jc w:val="both"/>
        <w:rPr>
          <w:del w:id="2953" w:author="KPMG_PQH" w:date="2026-04-07T11:25:00Z" w16du:dateUtc="2026-04-07T04:25:00Z"/>
        </w:rPr>
      </w:pPr>
      <w:del w:id="2954" w:author="KPMG_PQH" w:date="2026-04-07T11:25:00Z" w16du:dateUtc="2026-04-07T04:25:00Z">
        <w:r w:rsidRPr="005353E4">
          <w:delText xml:space="preserve">This company is engaged in the manufacture of textile products. It conducts business from its registered head office located in Taipei, Taiwan. The company </w:delText>
        </w:r>
      </w:del>
      <w:r w:rsidR="00C02EF9" w:rsidRPr="00C02EF9">
        <w:t xml:space="preserve">specializes in the </w:t>
      </w:r>
      <w:del w:id="2955" w:author="KPMG_PQH" w:date="2026-04-07T11:25:00Z" w16du:dateUtc="2026-04-07T04:25:00Z">
        <w:r w:rsidRPr="005353E4">
          <w:delText>manufacturing and selling</w:delText>
        </w:r>
      </w:del>
      <w:ins w:id="2956" w:author="KPMG_PQH" w:date="2026-04-07T11:25:00Z" w16du:dateUtc="2026-04-07T04:25:00Z">
        <w:r w:rsidR="00C02EF9" w:rsidRPr="00C02EF9">
          <w:t>production of a variety</w:t>
        </w:r>
      </w:ins>
      <w:r w:rsidR="00C02EF9" w:rsidRPr="00C02EF9">
        <w:t xml:space="preserve"> of apparel</w:t>
      </w:r>
      <w:del w:id="2957" w:author="KPMG_PQH" w:date="2026-04-07T11:25:00Z" w16du:dateUtc="2026-04-07T04:25:00Z">
        <w:r w:rsidRPr="005353E4">
          <w:delText xml:space="preserve"> and other fabrics as well as supply of dyeing and printing services in Taiwan. It offers a selection of suits for men and women under its own brand names, Carnival and Profilo Uomo. In addition to suits, the company supplies other related products such as footwear, stockings, men's socks, children's socks, underwear, and swimsuits for women, as well as home wear suits, knit sweaters, casual shirts</w:delText>
        </w:r>
      </w:del>
      <w:ins w:id="2958" w:author="KPMG_PQH" w:date="2026-04-07T11:25:00Z" w16du:dateUtc="2026-04-07T04:25:00Z">
        <w:r w:rsidR="00C02EF9" w:rsidRPr="00C02EF9">
          <w:t>, including jackets</w:t>
        </w:r>
      </w:ins>
      <w:r w:rsidR="00C02EF9" w:rsidRPr="00C02EF9">
        <w:t xml:space="preserve">, pants, </w:t>
      </w:r>
      <w:del w:id="2959" w:author="KPMG_PQH" w:date="2026-04-07T11:25:00Z" w16du:dateUtc="2026-04-07T04:25:00Z">
        <w:r w:rsidRPr="005353E4">
          <w:delText>and short leather jackets for men.</w:delText>
        </w:r>
        <w:r w:rsidR="007F3E28">
          <w:delText xml:space="preserve"> </w:delText>
        </w:r>
      </w:del>
    </w:p>
    <w:p w14:paraId="79B39305" w14:textId="77777777" w:rsidR="00481401" w:rsidRDefault="00481401" w:rsidP="00481401">
      <w:pPr>
        <w:pStyle w:val="BodyText"/>
        <w:jc w:val="right"/>
        <w:rPr>
          <w:moveFrom w:id="2960" w:author="KPMG_PQH" w:date="2026-04-07T11:25:00Z" w16du:dateUtc="2026-04-07T04:25:00Z"/>
          <w:i/>
          <w:iCs/>
          <w:color w:val="000000"/>
        </w:rPr>
      </w:pPr>
      <w:moveFromRangeStart w:id="2961" w:author="KPMG_PQH" w:date="2026-04-07T11:25:00Z" w:name="move226453540"/>
      <w:moveFrom w:id="2962" w:author="KPMG_PQH" w:date="2026-04-07T11:25:00Z" w16du:dateUtc="2026-04-07T04:25:00Z">
        <w:r>
          <w:rPr>
            <w:i/>
            <w:lang w:eastAsia="zh-CN"/>
          </w:rPr>
          <w:t xml:space="preserve">Source: </w:t>
        </w:r>
        <w:r>
          <w:rPr>
            <w:i/>
            <w:iCs/>
            <w:color w:val="000000"/>
          </w:rPr>
          <w:t>TP Cat database</w:t>
        </w:r>
      </w:moveFrom>
    </w:p>
    <w:moveFromRangeEnd w:id="2961"/>
    <w:p w14:paraId="791C2345" w14:textId="77777777" w:rsidR="00DF2E07" w:rsidRDefault="00DF2E07" w:rsidP="00DF2E07">
      <w:pPr>
        <w:pStyle w:val="Heading5"/>
        <w:jc w:val="both"/>
        <w:rPr>
          <w:del w:id="2963" w:author="KPMG_PQH" w:date="2026-04-07T11:25:00Z" w16du:dateUtc="2026-04-07T04:25:00Z"/>
        </w:rPr>
      </w:pPr>
      <w:del w:id="2964" w:author="KPMG_PQH" w:date="2026-04-07T11:25:00Z" w16du:dateUtc="2026-04-07T04:25:00Z">
        <w:r>
          <w:delText>DK&amp;D CO., LTD.</w:delText>
        </w:r>
      </w:del>
    </w:p>
    <w:p w14:paraId="61BB1236" w14:textId="77777777" w:rsidR="00DF2E07" w:rsidRDefault="00DF2E07" w:rsidP="00DF2E07">
      <w:pPr>
        <w:pStyle w:val="BodyText"/>
        <w:jc w:val="both"/>
        <w:rPr>
          <w:del w:id="2965" w:author="KPMG_PQH" w:date="2026-04-07T11:25:00Z" w16du:dateUtc="2026-04-07T04:25:00Z"/>
        </w:rPr>
      </w:pPr>
      <w:del w:id="2966" w:author="KPMG_PQH" w:date="2026-04-07T11:25:00Z" w16du:dateUtc="2026-04-07T04:25:00Z">
        <w:r>
          <w:delText xml:space="preserve">The company is engaged in the manufacture, and distribution of synthetic leather. It has its registered corporate office in the city of Seoul, Republic of Korea. The company primarily offers synthetic leather for garments, shoes, </w:delText>
        </w:r>
      </w:del>
      <w:r w:rsidR="00C02EF9" w:rsidRPr="00C02EF9">
        <w:t xml:space="preserve">sports </w:t>
      </w:r>
      <w:del w:id="2967" w:author="KPMG_PQH" w:date="2026-04-07T11:25:00Z" w16du:dateUtc="2026-04-07T04:25:00Z">
        <w:r>
          <w:delText>balls, gloves, as well as for upholster. In addition, it offers coating agents such as poly urethane resin and special additives. The company principally conducts its business operations within the country. The company is recognized as a leading company specialized in synthetic leather field.</w:delText>
        </w:r>
      </w:del>
    </w:p>
    <w:p w14:paraId="554BD66C" w14:textId="77777777" w:rsidR="00D9054C" w:rsidRDefault="00C02EF9" w:rsidP="00D9054C">
      <w:pPr>
        <w:pStyle w:val="BodyText"/>
        <w:jc w:val="right"/>
        <w:rPr>
          <w:moveFrom w:id="2968" w:author="KPMG_PQH" w:date="2026-04-07T11:25:00Z" w16du:dateUtc="2026-04-07T04:25:00Z"/>
          <w:i/>
          <w:iCs/>
          <w:color w:val="000000"/>
        </w:rPr>
      </w:pPr>
      <w:ins w:id="2969" w:author="KPMG_PQH" w:date="2026-04-07T11:25:00Z" w16du:dateUtc="2026-04-07T04:25:00Z">
        <w:r w:rsidRPr="00C02EF9">
          <w:t>clothing, fashionable clothes, and baby clothes. It sources fabrics from multiple countries to ensure</w:t>
        </w:r>
      </w:ins>
      <w:moveFromRangeStart w:id="2970" w:author="KPMG_PQH" w:date="2026-04-07T11:25:00Z" w:name="move226453541"/>
      <w:moveFrom w:id="2971" w:author="KPMG_PQH" w:date="2026-04-07T11:25:00Z" w16du:dateUtc="2026-04-07T04:25:00Z">
        <w:r w:rsidR="00D9054C">
          <w:rPr>
            <w:i/>
            <w:lang w:eastAsia="zh-CN"/>
          </w:rPr>
          <w:t xml:space="preserve">Source: </w:t>
        </w:r>
        <w:r w:rsidR="00D9054C">
          <w:rPr>
            <w:i/>
            <w:iCs/>
            <w:color w:val="000000"/>
          </w:rPr>
          <w:t>TP Cat database</w:t>
        </w:r>
      </w:moveFrom>
    </w:p>
    <w:moveFromRangeEnd w:id="2970"/>
    <w:p w14:paraId="65D97A49" w14:textId="77777777" w:rsidR="00DF2E07" w:rsidRDefault="00DF2E07" w:rsidP="00DF2E07">
      <w:pPr>
        <w:pStyle w:val="Heading5"/>
        <w:jc w:val="both"/>
        <w:rPr>
          <w:del w:id="2972" w:author="KPMG_PQH" w:date="2026-04-07T11:25:00Z" w16du:dateUtc="2026-04-07T04:25:00Z"/>
        </w:rPr>
      </w:pPr>
      <w:del w:id="2973" w:author="KPMG_PQH" w:date="2026-04-07T11:25:00Z" w16du:dateUtc="2026-04-07T04:25:00Z">
        <w:r>
          <w:delText>DUKSUNG CO.,</w:delText>
        </w:r>
        <w:r>
          <w:rPr>
            <w:lang w:val="vi-VN"/>
          </w:rPr>
          <w:delText xml:space="preserve"> </w:delText>
        </w:r>
        <w:r>
          <w:delText>LTD.</w:delText>
        </w:r>
      </w:del>
    </w:p>
    <w:p w14:paraId="633528B8" w14:textId="77777777" w:rsidR="00DF2E07" w:rsidRDefault="00DF2E07" w:rsidP="00DF2E07">
      <w:pPr>
        <w:pStyle w:val="BodyText"/>
        <w:jc w:val="both"/>
        <w:rPr>
          <w:del w:id="2974" w:author="KPMG_PQH" w:date="2026-04-07T11:25:00Z" w16du:dateUtc="2026-04-07T04:25:00Z"/>
        </w:rPr>
      </w:pPr>
      <w:del w:id="2975" w:author="KPMG_PQH" w:date="2026-04-07T11:25:00Z" w16du:dateUtc="2026-04-07T04:25:00Z">
        <w:r>
          <w:delText>Duksung Co., Ltd</w:delText>
        </w:r>
        <w:r w:rsidR="006D1408">
          <w:delText>. is</w:delText>
        </w:r>
        <w:r>
          <w:delText xml:space="preserve"> formerly known as Kwangsung Chemical Co., Ltd. The company manufactures synthetic leather and resins. The company offers synthetic leather for use in furniture, garments, athletic shoes, gloves, balls and bags; polyurethane resins for the production of synthetic leather, man-made leather, etc.</w:delText>
        </w:r>
      </w:del>
    </w:p>
    <w:p w14:paraId="096811C2" w14:textId="77777777" w:rsidR="00DF2E07" w:rsidRDefault="00DF2E07" w:rsidP="00DF2E07">
      <w:pPr>
        <w:pStyle w:val="ListBullet"/>
        <w:numPr>
          <w:ilvl w:val="0"/>
          <w:numId w:val="0"/>
        </w:numPr>
        <w:tabs>
          <w:tab w:val="left" w:pos="720"/>
        </w:tabs>
        <w:jc w:val="right"/>
        <w:rPr>
          <w:del w:id="2976" w:author="KPMG_PQH" w:date="2026-04-07T11:25:00Z" w16du:dateUtc="2026-04-07T04:25:00Z"/>
          <w:i/>
          <w:iCs/>
          <w:color w:val="000000"/>
        </w:rPr>
      </w:pPr>
      <w:del w:id="2977" w:author="KPMG_PQH" w:date="2026-04-07T11:25:00Z" w16du:dateUtc="2026-04-07T04:25:00Z">
        <w:r>
          <w:rPr>
            <w:i/>
            <w:lang w:eastAsia="zh-CN"/>
          </w:rPr>
          <w:delText xml:space="preserve">Source: </w:delText>
        </w:r>
        <w:r w:rsidR="00D773A1">
          <w:rPr>
            <w:i/>
            <w:iCs/>
            <w:color w:val="000000"/>
          </w:rPr>
          <w:delText>TP Cat d</w:delText>
        </w:r>
        <w:r>
          <w:rPr>
            <w:i/>
            <w:iCs/>
            <w:color w:val="000000"/>
          </w:rPr>
          <w:delText>atabase</w:delText>
        </w:r>
      </w:del>
    </w:p>
    <w:p w14:paraId="787DFD11" w14:textId="77777777" w:rsidR="00615187" w:rsidRDefault="00615187" w:rsidP="00615187">
      <w:pPr>
        <w:pStyle w:val="Heading5"/>
        <w:jc w:val="both"/>
        <w:rPr>
          <w:del w:id="2978" w:author="KPMG_PQH" w:date="2026-04-07T11:25:00Z" w16du:dateUtc="2026-04-07T04:25:00Z"/>
        </w:rPr>
      </w:pPr>
      <w:del w:id="2979" w:author="KPMG_PQH" w:date="2026-04-07T11:25:00Z" w16du:dateUtc="2026-04-07T04:25:00Z">
        <w:r>
          <w:delText>GARMENT MANTRA LIFESTYLE LIMITED</w:delText>
        </w:r>
      </w:del>
    </w:p>
    <w:p w14:paraId="14625ADB" w14:textId="77777777" w:rsidR="00615187" w:rsidRDefault="00615187" w:rsidP="00615187">
      <w:pPr>
        <w:pStyle w:val="BodyText"/>
        <w:jc w:val="both"/>
        <w:rPr>
          <w:del w:id="2980" w:author="KPMG_PQH" w:date="2026-04-07T11:25:00Z" w16du:dateUtc="2026-04-07T04:25:00Z"/>
        </w:rPr>
      </w:pPr>
      <w:del w:id="2981" w:author="KPMG_PQH" w:date="2026-04-07T11:25:00Z" w16du:dateUtc="2026-04-07T04:25:00Z">
        <w:r>
          <w:delText>This company is engaged in the manufacture and sale of knitted and crocheted apparel, as well as other related textile products. It is also involved in the manufacture and sale of knitted and crocheted pullovers, cardigans and similar articles. The company was founded in 2011. Its registered business office is based in Tirupur, India. It is registered as a limited company. The company's business activities include the manufacture and sale of outerwear and other products from knit fabrics. It is also involved in hand knitting outerwear for trade, as well as knitting gloves and mittens.</w:delText>
        </w:r>
      </w:del>
    </w:p>
    <w:p w14:paraId="1C4449C5" w14:textId="77777777" w:rsidR="00615187" w:rsidRDefault="00615187" w:rsidP="00615187">
      <w:pPr>
        <w:pStyle w:val="ListBullet"/>
        <w:numPr>
          <w:ilvl w:val="0"/>
          <w:numId w:val="0"/>
        </w:numPr>
        <w:tabs>
          <w:tab w:val="left" w:pos="720"/>
        </w:tabs>
        <w:jc w:val="right"/>
        <w:rPr>
          <w:del w:id="2982" w:author="KPMG_PQH" w:date="2026-04-07T11:25:00Z" w16du:dateUtc="2026-04-07T04:25:00Z"/>
          <w:i/>
          <w:iCs/>
          <w:color w:val="000000"/>
        </w:rPr>
      </w:pPr>
      <w:del w:id="2983" w:author="KPMG_PQH" w:date="2026-04-07T11:25:00Z" w16du:dateUtc="2026-04-07T04:25:00Z">
        <w:r>
          <w:rPr>
            <w:i/>
            <w:lang w:eastAsia="zh-CN"/>
          </w:rPr>
          <w:delText xml:space="preserve">Source: </w:delText>
        </w:r>
        <w:r>
          <w:rPr>
            <w:i/>
            <w:iCs/>
            <w:color w:val="000000"/>
          </w:rPr>
          <w:delText>TP Cat database</w:delText>
        </w:r>
      </w:del>
    </w:p>
    <w:p w14:paraId="02CEC59D" w14:textId="77777777" w:rsidR="00DF2E07" w:rsidRDefault="00615187" w:rsidP="00DF2E07">
      <w:pPr>
        <w:pStyle w:val="Heading5"/>
        <w:jc w:val="both"/>
        <w:rPr>
          <w:del w:id="2984" w:author="KPMG_PQH" w:date="2026-04-07T11:25:00Z" w16du:dateUtc="2026-04-07T04:25:00Z"/>
        </w:rPr>
      </w:pPr>
      <w:del w:id="2985" w:author="KPMG_PQH" w:date="2026-04-07T11:25:00Z" w16du:dateUtc="2026-04-07T04:25:00Z">
        <w:r w:rsidRPr="00615187">
          <w:lastRenderedPageBreak/>
          <w:delText>JASCH INDUSTRIES LIMITED</w:delText>
        </w:r>
      </w:del>
    </w:p>
    <w:p w14:paraId="517FD09B" w14:textId="77777777" w:rsidR="00DF2E07" w:rsidRDefault="00615187" w:rsidP="00DF2E07">
      <w:pPr>
        <w:pStyle w:val="BodyText"/>
        <w:jc w:val="both"/>
        <w:rPr>
          <w:del w:id="2986" w:author="KPMG_PQH" w:date="2026-04-07T11:25:00Z" w16du:dateUtc="2026-04-07T04:25:00Z"/>
        </w:rPr>
      </w:pPr>
      <w:del w:id="2987" w:author="KPMG_PQH" w:date="2026-04-07T11:25:00Z" w16du:dateUtc="2026-04-07T04:25:00Z">
        <w:r w:rsidRPr="00615187">
          <w:delText xml:space="preserve">This company is engaged in the manufacture of PU and PVC coated fabrics, PU resin and radiation-based nucleonic gauges. </w:delText>
        </w:r>
        <w:r w:rsidR="00226A28">
          <w:delText>The company</w:delText>
        </w:r>
        <w:r w:rsidRPr="00615187">
          <w:delText xml:space="preserve"> conducts business from its registered head office located in New Delhi, India. I was formerly known as Jasch Polymers Ltd. The company’s PU/PVC coated fabrics are used in footwear, garment, upholstery, automobile, and sports goods and accessories industries, as well as in ladies and gents purses, bags, and luggage. It also provides nucleonic and x-ray source based thickness gauging systems, which are used for the online measurement of thickness, grammage, moisture, and ash contents in the paper making industry; and online measurement of thickness and coating weight in plastics, steel, sheet rolling, galvanizing, aluminum foil, and non-ferrous metal rolling industries.</w:delText>
        </w:r>
      </w:del>
    </w:p>
    <w:p w14:paraId="2F72A979" w14:textId="77777777" w:rsidR="00DF2E07" w:rsidRDefault="00DF2E07" w:rsidP="00DF2E07">
      <w:pPr>
        <w:pStyle w:val="ListBullet"/>
        <w:numPr>
          <w:ilvl w:val="0"/>
          <w:numId w:val="0"/>
        </w:numPr>
        <w:tabs>
          <w:tab w:val="left" w:pos="720"/>
        </w:tabs>
        <w:jc w:val="right"/>
        <w:rPr>
          <w:del w:id="2988" w:author="KPMG_PQH" w:date="2026-04-07T11:25:00Z" w16du:dateUtc="2026-04-07T04:25:00Z"/>
          <w:i/>
          <w:iCs/>
          <w:color w:val="000000"/>
        </w:rPr>
      </w:pPr>
      <w:del w:id="2989" w:author="KPMG_PQH" w:date="2026-04-07T11:25:00Z" w16du:dateUtc="2026-04-07T04:25:00Z">
        <w:r>
          <w:rPr>
            <w:i/>
            <w:lang w:eastAsia="zh-CN"/>
          </w:rPr>
          <w:delText xml:space="preserve">Source: </w:delText>
        </w:r>
        <w:r w:rsidR="00D773A1">
          <w:rPr>
            <w:i/>
            <w:iCs/>
            <w:color w:val="000000"/>
          </w:rPr>
          <w:delText>TP Cat d</w:delText>
        </w:r>
        <w:r>
          <w:rPr>
            <w:i/>
            <w:iCs/>
            <w:color w:val="000000"/>
          </w:rPr>
          <w:delText>atabase</w:delText>
        </w:r>
      </w:del>
    </w:p>
    <w:p w14:paraId="5CDC454C" w14:textId="77777777" w:rsidR="004B1645" w:rsidRDefault="00D93D61" w:rsidP="004B1645">
      <w:pPr>
        <w:pStyle w:val="Heading5"/>
        <w:jc w:val="both"/>
        <w:rPr>
          <w:del w:id="2990" w:author="KPMG_PQH" w:date="2026-04-07T11:25:00Z" w16du:dateUtc="2026-04-07T04:25:00Z"/>
        </w:rPr>
      </w:pPr>
      <w:del w:id="2991" w:author="KPMG_PQH" w:date="2026-04-07T11:25:00Z" w16du:dateUtc="2026-04-07T04:25:00Z">
        <w:r w:rsidRPr="00D93D61">
          <w:delText>PECCA GROUP BERHAD</w:delText>
        </w:r>
      </w:del>
    </w:p>
    <w:p w14:paraId="5E614438" w14:textId="2590AE55" w:rsidR="00F54C77" w:rsidRDefault="00D93D61" w:rsidP="00F54C77">
      <w:pPr>
        <w:pStyle w:val="BodyText"/>
        <w:jc w:val="both"/>
      </w:pPr>
      <w:del w:id="2992" w:author="KPMG_PQH" w:date="2026-04-07T11:25:00Z" w16du:dateUtc="2026-04-07T04:25:00Z">
        <w:r w:rsidRPr="00D93D61">
          <w:delText xml:space="preserve">This company is an investment holding firm whose subsidiaries are engaged in the development, manufacture, distribution and installation of automotive leather products in Malaysia. </w:delText>
        </w:r>
        <w:r>
          <w:delText>The company</w:delText>
        </w:r>
        <w:r w:rsidRPr="00D93D61">
          <w:delText xml:space="preserve"> conducts its business from its registered head office which is located in Kuala Lumpur.</w:delText>
        </w:r>
        <w:r w:rsidR="003C0827">
          <w:delText xml:space="preserve"> </w:delText>
        </w:r>
        <w:r w:rsidRPr="00D93D61">
          <w:delText xml:space="preserve">The company, together with its subsidiaries, is recognized as the largest and leading automotive leather upholstery player in Malaysia's OEM and PDI passenger vehicle segments. It offers leather upholstery for car seat covers and interior accessories in Malaysia. The company is also involved in the supply of leather cut pieces to the automotive leather upholstery industry; styling, manufacturing, distribution, and installation of car door trim covers and covers for car accessories, such as steering wheels, gearshift knobs, handbrake levers, console box, and operating manual book; provision of sewing services for fabric car seat </w:delText>
        </w:r>
        <w:r w:rsidR="003C0827" w:rsidRPr="00D93D61">
          <w:delText>covers and</w:delText>
        </w:r>
        <w:r w:rsidRPr="00D93D61">
          <w:delText xml:space="preserve"> wrapping and stitching services; and the supply of raw materials to the automotive upholstery industry. It serves original equipment manufacturer, pre-delivery inspection, and replacement equipment manufacturer market segments.</w:delText>
        </w:r>
        <w:r w:rsidR="004B03F3">
          <w:delText xml:space="preserve"> </w:delText>
        </w:r>
        <w:r w:rsidRPr="00D93D61">
          <w:delText>The company's mission is to keep exceeding its customer expectation in design,</w:delText>
        </w:r>
      </w:del>
      <w:r w:rsidR="00C02EF9" w:rsidRPr="00C02EF9">
        <w:t xml:space="preserve"> quality and </w:t>
      </w:r>
      <w:del w:id="2993" w:author="KPMG_PQH" w:date="2026-04-07T11:25:00Z" w16du:dateUtc="2026-04-07T04:25:00Z">
        <w:r w:rsidRPr="00D93D61">
          <w:delText>innovation.</w:delText>
        </w:r>
      </w:del>
      <w:ins w:id="2994" w:author="KPMG_PQH" w:date="2026-04-07T11:25:00Z" w16du:dateUtc="2026-04-07T04:25:00Z">
        <w:r w:rsidR="00C02EF9" w:rsidRPr="00C02EF9">
          <w:t>offers a diverse range of designs and colors tailored to meet customer demands.</w:t>
        </w:r>
        <w:r w:rsidR="00EA635A">
          <w:t xml:space="preserve"> </w:t>
        </w:r>
        <w:r w:rsidR="00C02EF9" w:rsidRPr="00C02EF9">
          <w:t>The company emphasizes product quality and customer satisfaction, aiming to build long-term relationships with clients and maintain a strong corporate reputation.</w:t>
        </w:r>
        <w:r w:rsidR="00F54C77">
          <w:t xml:space="preserve"> </w:t>
        </w:r>
      </w:ins>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608A233B" w:rsidR="001104E3" w:rsidRDefault="00DC2F92" w:rsidP="001104E3">
      <w:pPr>
        <w:pStyle w:val="Heading5"/>
        <w:jc w:val="both"/>
      </w:pPr>
      <w:del w:id="2995" w:author="KPMG_PQH" w:date="2026-04-07T11:25:00Z" w16du:dateUtc="2026-04-07T04:25:00Z">
        <w:r>
          <w:delText>QINGDAO HUANQIU GARMENTS</w:delText>
        </w:r>
      </w:del>
      <w:ins w:id="2996" w:author="KPMG_PQH" w:date="2026-04-07T11:25:00Z" w16du:dateUtc="2026-04-07T04:25:00Z">
        <w:r w:rsidR="00C02EF9" w:rsidRPr="00C02EF9">
          <w:t>DONY INTERNATIONAL</w:t>
        </w:r>
      </w:ins>
      <w:r w:rsidR="00C02EF9" w:rsidRPr="00C02EF9">
        <w:t xml:space="preserve"> CORPORATION</w:t>
      </w:r>
      <w:del w:id="2997" w:author="KPMG_PQH" w:date="2026-04-07T11:25:00Z" w16du:dateUtc="2026-04-07T04:25:00Z">
        <w:r>
          <w:delText xml:space="preserve"> LIMITED</w:delText>
        </w:r>
      </w:del>
    </w:p>
    <w:p w14:paraId="5B18F4C9" w14:textId="3E63CE2B" w:rsidR="001104E3" w:rsidRDefault="00C02EF9" w:rsidP="001104E3">
      <w:pPr>
        <w:pStyle w:val="BodyText"/>
        <w:jc w:val="both"/>
      </w:pPr>
      <w:r w:rsidRPr="00C02EF9">
        <w:t xml:space="preserve">This company is engaged in </w:t>
      </w:r>
      <w:del w:id="2998" w:author="KPMG_PQH" w:date="2026-04-07T11:25:00Z" w16du:dateUtc="2026-04-07T04:25:00Z">
        <w:r w:rsidR="00DC2F92">
          <w:delText xml:space="preserve">manufacturing cut and sew apparel. It has its registered head office strategically located in Qingdao, Shandong, China. The company is involved </w:delText>
        </w:r>
      </w:del>
      <w:r w:rsidRPr="00C02EF9">
        <w:t>the production of cut and sew apparel from woven fabric or purchased knit fabric</w:t>
      </w:r>
      <w:del w:id="2999" w:author="KPMG_PQH" w:date="2026-04-07T11:25:00Z" w16du:dateUtc="2026-04-07T04:25:00Z">
        <w:r w:rsidR="00DC2F92">
          <w:delText>,</w:delText>
        </w:r>
      </w:del>
      <w:r w:rsidRPr="00C02EF9">
        <w:t xml:space="preserve"> including men's and boys' suits, coats and overcoats.</w:t>
      </w:r>
      <w:ins w:id="3000" w:author="KPMG_PQH" w:date="2026-04-07T11:25:00Z" w16du:dateUtc="2026-04-07T04:25:00Z">
        <w:r w:rsidRPr="00C02EF9">
          <w:t xml:space="preserve"> It has its registered head office located in Ho Chi Minh, Vietnam. The company </w:t>
        </w:r>
        <w:proofErr w:type="spellStart"/>
        <w:r w:rsidRPr="00C02EF9">
          <w:t>specialises</w:t>
        </w:r>
        <w:proofErr w:type="spellEnd"/>
        <w:r w:rsidRPr="00C02EF9">
          <w:t xml:space="preserve"> in the manufacture of a wide range of cut and sew apparel.</w:t>
        </w:r>
      </w:ins>
      <w:r w:rsidRPr="00C02EF9">
        <w:t xml:space="preserve"> It also manufactures full lines of ready-to-wear apparel and custom </w:t>
      </w:r>
      <w:proofErr w:type="gramStart"/>
      <w:r w:rsidRPr="00C02EF9">
        <w:t>apparel, and</w:t>
      </w:r>
      <w:proofErr w:type="gramEnd"/>
      <w:r w:rsidRPr="00C02EF9">
        <w:t xml:space="preserve"> </w:t>
      </w:r>
      <w:proofErr w:type="gramStart"/>
      <w:r w:rsidRPr="00C02EF9">
        <w:t>manufacture</w:t>
      </w:r>
      <w:proofErr w:type="gramEnd"/>
      <w:r w:rsidRPr="00C02EF9">
        <w:t xml:space="preserve"> custom garments for individual clients. </w:t>
      </w:r>
      <w:del w:id="3001" w:author="KPMG_PQH" w:date="2026-04-07T11:25:00Z" w16du:dateUtc="2026-04-07T04:25:00Z">
        <w:r w:rsidR="00DC2F92">
          <w:delText xml:space="preserve">In addition, it performs cutting or sewing operations on materials owned by others, entrepreneurial </w:delText>
        </w:r>
        <w:r w:rsidR="00DC2F92">
          <w:lastRenderedPageBreak/>
          <w:delText>functions involved in apparel manufacture, and weaving or knitting fabric</w:delText>
        </w:r>
      </w:del>
      <w:ins w:id="3002" w:author="KPMG_PQH" w:date="2026-04-07T11:25:00Z" w16du:dateUtc="2026-04-07T04:25:00Z">
        <w:r w:rsidRPr="00C02EF9">
          <w:t xml:space="preserve">The company also offers </w:t>
        </w:r>
        <w:proofErr w:type="gramStart"/>
        <w:r w:rsidRPr="00C02EF9">
          <w:t>the preparation</w:t>
        </w:r>
        <w:proofErr w:type="gramEnd"/>
        <w:r w:rsidRPr="00C02EF9">
          <w:t>, weaving, knitting, finishing and fabrication of fabric products. These offerings also encompass basic alterations, hemming, taking in or letting out of fabrics, as well as lengthening or shortening services</w:t>
        </w:r>
      </w:ins>
      <w:r w:rsidRPr="00C02EF9">
        <w:t>.</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2B3CC2F9" w:rsidR="00C5057F" w:rsidRDefault="00934F6D" w:rsidP="00C5057F">
      <w:pPr>
        <w:pStyle w:val="Heading5"/>
        <w:jc w:val="both"/>
      </w:pPr>
      <w:del w:id="3003" w:author="KPMG_PQH" w:date="2026-04-07T11:25:00Z" w16du:dateUtc="2026-04-07T04:25:00Z">
        <w:r w:rsidRPr="00934F6D">
          <w:delText>XINGYE LEATHER TECHNOLOGY</w:delText>
        </w:r>
      </w:del>
      <w:ins w:id="3004" w:author="KPMG_PQH" w:date="2026-04-07T11:25:00Z" w16du:dateUtc="2026-04-07T04:25:00Z">
        <w:r w:rsidR="00D07012" w:rsidRPr="00D07012">
          <w:t>GB GARMENT JOINT STOCK</w:t>
        </w:r>
      </w:ins>
      <w:r w:rsidR="00D07012" w:rsidRPr="00D07012">
        <w:t xml:space="preserve"> COMPANY</w:t>
      </w:r>
      <w:del w:id="3005" w:author="KPMG_PQH" w:date="2026-04-07T11:25:00Z" w16du:dateUtc="2026-04-07T04:25:00Z">
        <w:r w:rsidRPr="00934F6D">
          <w:delText xml:space="preserve"> </w:delText>
        </w:r>
        <w:r w:rsidR="00DF2E07">
          <w:delText>LIMITED</w:delText>
        </w:r>
      </w:del>
    </w:p>
    <w:p w14:paraId="66A26D96" w14:textId="61027123" w:rsidR="00C5057F" w:rsidRDefault="00D07012" w:rsidP="00C5057F">
      <w:pPr>
        <w:pStyle w:val="BodyText"/>
        <w:jc w:val="both"/>
        <w:rPr>
          <w:ins w:id="3006" w:author="KPMG_PQH" w:date="2026-04-07T11:25:00Z" w16du:dateUtc="2026-04-07T04:25:00Z"/>
        </w:rPr>
      </w:pPr>
      <w:ins w:id="3007" w:author="KPMG_PQH" w:date="2026-04-07T11:25:00Z" w16du:dateUtc="2026-04-07T04:25:00Z">
        <w:r w:rsidRPr="00D07012">
          <w:t xml:space="preserve">This company is an entity based in Vietnam that is engaged in the manufacture of wearing apparel and accessories. It is based in Ha Noi. The company offers its customers a wide array of textile goods including T-shirts, polo shirts, casual shirts, skirts, dresses, socks, underwear, caps, trousers, </w:t>
        </w:r>
        <w:proofErr w:type="gramStart"/>
        <w:r w:rsidRPr="00D07012">
          <w:t>sweat shirts</w:t>
        </w:r>
        <w:proofErr w:type="gramEnd"/>
        <w:r w:rsidRPr="00D07012">
          <w:t xml:space="preserve">, jackets, vests, beanies, caps, suits, swimwear, wallets, bags, shoes, jumpers, </w:t>
        </w:r>
        <w:proofErr w:type="gramStart"/>
        <w:r w:rsidRPr="00D07012">
          <w:t>cardigans, hats</w:t>
        </w:r>
        <w:proofErr w:type="gramEnd"/>
        <w:r w:rsidRPr="00D07012">
          <w:t xml:space="preserve">, gloves, bags, bedsheets, and belts, among others. These products are made from various materials including cotton, fleece, polyester, </w:t>
        </w:r>
        <w:proofErr w:type="spellStart"/>
        <w:r w:rsidRPr="00D07012">
          <w:t>microfibre</w:t>
        </w:r>
        <w:proofErr w:type="spellEnd"/>
        <w:r w:rsidRPr="00D07012">
          <w:t xml:space="preserve">, </w:t>
        </w:r>
        <w:proofErr w:type="spellStart"/>
        <w:r w:rsidRPr="00D07012">
          <w:t>lycra</w:t>
        </w:r>
        <w:proofErr w:type="spellEnd"/>
        <w:r w:rsidRPr="00D07012">
          <w:t>/</w:t>
        </w:r>
        <w:proofErr w:type="spellStart"/>
        <w:r w:rsidRPr="00D07012">
          <w:t>elastine</w:t>
        </w:r>
        <w:proofErr w:type="spellEnd"/>
        <w:r w:rsidRPr="00D07012">
          <w:t>, neoprene, wool/acrylic, and leather. The company principally distributes these products within the country.</w:t>
        </w:r>
        <w:r w:rsidR="00C5057F">
          <w:t xml:space="preserve"> </w:t>
        </w:r>
      </w:ins>
    </w:p>
    <w:p w14:paraId="0053113A" w14:textId="77777777" w:rsidR="00C5057F" w:rsidRDefault="00C5057F" w:rsidP="00C5057F">
      <w:pPr>
        <w:pStyle w:val="BodyText"/>
        <w:jc w:val="right"/>
        <w:rPr>
          <w:moveTo w:id="3008" w:author="KPMG_PQH" w:date="2026-04-07T11:25:00Z" w16du:dateUtc="2026-04-07T04:25:00Z"/>
          <w:i/>
          <w:iCs/>
          <w:color w:val="000000"/>
        </w:rPr>
      </w:pPr>
      <w:moveToRangeStart w:id="3009" w:author="KPMG_PQH" w:date="2026-04-07T11:25:00Z" w:name="move226453542"/>
      <w:moveTo w:id="3010" w:author="KPMG_PQH" w:date="2026-04-07T11:25:00Z" w16du:dateUtc="2026-04-07T04:25:00Z">
        <w:r>
          <w:rPr>
            <w:i/>
            <w:lang w:eastAsia="zh-CN"/>
          </w:rPr>
          <w:t xml:space="preserve">Source: </w:t>
        </w:r>
        <w:r>
          <w:rPr>
            <w:i/>
            <w:iCs/>
            <w:color w:val="000000"/>
          </w:rPr>
          <w:t>TP Cat database</w:t>
        </w:r>
      </w:moveTo>
    </w:p>
    <w:moveToRangeEnd w:id="3009"/>
    <w:p w14:paraId="198D5094" w14:textId="35BB428D" w:rsidR="004043D0" w:rsidRDefault="00D07012" w:rsidP="004043D0">
      <w:pPr>
        <w:pStyle w:val="Heading5"/>
        <w:jc w:val="both"/>
        <w:rPr>
          <w:ins w:id="3011" w:author="KPMG_PQH" w:date="2026-04-07T11:25:00Z" w16du:dateUtc="2026-04-07T04:25:00Z"/>
        </w:rPr>
      </w:pPr>
      <w:ins w:id="3012" w:author="KPMG_PQH" w:date="2026-04-07T11:25:00Z" w16du:dateUtc="2026-04-07T04:25:00Z">
        <w:r w:rsidRPr="00D07012">
          <w:t>LONGAN EXPORT GARMENT JOINT STOCK COMPANY</w:t>
        </w:r>
      </w:ins>
    </w:p>
    <w:p w14:paraId="5D58F3B6" w14:textId="181FAD6E" w:rsidR="004043D0" w:rsidRDefault="00D07012" w:rsidP="004043D0">
      <w:pPr>
        <w:pStyle w:val="BodyText"/>
        <w:jc w:val="both"/>
        <w:rPr>
          <w:ins w:id="3013" w:author="KPMG_PQH" w:date="2026-04-07T11:25:00Z" w16du:dateUtc="2026-04-07T04:25:00Z"/>
        </w:rPr>
      </w:pPr>
      <w:ins w:id="3014" w:author="KPMG_PQH" w:date="2026-04-07T11:25:00Z" w16du:dateUtc="2026-04-07T04:25:00Z">
        <w:r w:rsidRPr="00D07012">
          <w:t>This company, with registered head office located in Long An,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The company sells its products to specialty and boutique shops, upscale and traditional department stores, mid-tier retailers and sporting goods stores. The company offers its products under various brands in the domestic and international markets.</w:t>
        </w:r>
        <w:r w:rsidR="004043D0">
          <w:t xml:space="preserve"> </w:t>
        </w:r>
      </w:ins>
    </w:p>
    <w:p w14:paraId="388A84EE" w14:textId="77777777" w:rsidR="004043D0" w:rsidRDefault="004043D0" w:rsidP="004043D0">
      <w:pPr>
        <w:pStyle w:val="BodyText"/>
        <w:jc w:val="right"/>
        <w:rPr>
          <w:moveTo w:id="3015" w:author="KPMG_PQH" w:date="2026-04-07T11:25:00Z" w16du:dateUtc="2026-04-07T04:25:00Z"/>
          <w:i/>
          <w:iCs/>
          <w:color w:val="000000"/>
        </w:rPr>
      </w:pPr>
      <w:moveToRangeStart w:id="3016" w:author="KPMG_PQH" w:date="2026-04-07T11:25:00Z" w:name="move226453543"/>
      <w:moveTo w:id="3017" w:author="KPMG_PQH" w:date="2026-04-07T11:25:00Z" w16du:dateUtc="2026-04-07T04:25:00Z">
        <w:r>
          <w:rPr>
            <w:i/>
            <w:lang w:eastAsia="zh-CN"/>
          </w:rPr>
          <w:t xml:space="preserve">Source: </w:t>
        </w:r>
        <w:r>
          <w:rPr>
            <w:i/>
            <w:iCs/>
            <w:color w:val="000000"/>
          </w:rPr>
          <w:t>TP Cat database</w:t>
        </w:r>
      </w:moveTo>
    </w:p>
    <w:moveToRangeEnd w:id="3016"/>
    <w:p w14:paraId="2D49DDD8" w14:textId="124D2643" w:rsidR="007F3E28" w:rsidRDefault="00D07012" w:rsidP="007F3E28">
      <w:pPr>
        <w:pStyle w:val="Heading5"/>
        <w:jc w:val="both"/>
        <w:rPr>
          <w:ins w:id="3018" w:author="KPMG_PQH" w:date="2026-04-07T11:25:00Z" w16du:dateUtc="2026-04-07T04:25:00Z"/>
        </w:rPr>
      </w:pPr>
      <w:ins w:id="3019" w:author="KPMG_PQH" w:date="2026-04-07T11:25:00Z" w16du:dateUtc="2026-04-07T04:25:00Z">
        <w:r w:rsidRPr="00D07012">
          <w:t>NAM CHAU GARMENT JOINT STOCK COMPANY</w:t>
        </w:r>
      </w:ins>
    </w:p>
    <w:p w14:paraId="05D07E8A" w14:textId="23AC1700" w:rsidR="007F3E28" w:rsidRDefault="00D07012" w:rsidP="007F3E28">
      <w:pPr>
        <w:pStyle w:val="BodyText"/>
        <w:jc w:val="both"/>
        <w:rPr>
          <w:ins w:id="3020" w:author="KPMG_PQH" w:date="2026-04-07T11:25:00Z" w16du:dateUtc="2026-04-07T04:25:00Z"/>
        </w:rPr>
      </w:pPr>
      <w:ins w:id="3021" w:author="KPMG_PQH" w:date="2026-04-07T11:25:00Z" w16du:dateUtc="2026-04-07T04:25:00Z">
        <w:r w:rsidRPr="00D07012">
          <w:t>This company is engaged in the manufacture of wearing apparel and accessories. It is based in Bac Giang, Vietnam.</w:t>
        </w:r>
        <w:r w:rsidR="00EA635A">
          <w:t xml:space="preserve"> </w:t>
        </w:r>
        <w:r w:rsidRPr="00D07012">
          <w:t xml:space="preserve">The company offers its customers a wide array of textile goods including T-shirts, polo shirts, casual shirts, skirts, dresses, socks, underwear, caps, trousers, </w:t>
        </w:r>
        <w:proofErr w:type="gramStart"/>
        <w:r w:rsidRPr="00D07012">
          <w:t>sweat shirts</w:t>
        </w:r>
        <w:proofErr w:type="gramEnd"/>
        <w:r w:rsidRPr="00D07012">
          <w:t xml:space="preserve">, jackets, vests, beanies, caps, suits, swimwear, wallets, bags, shoes, jumpers, </w:t>
        </w:r>
        <w:proofErr w:type="gramStart"/>
        <w:r w:rsidRPr="00D07012">
          <w:t>cardigans, hats</w:t>
        </w:r>
        <w:proofErr w:type="gramEnd"/>
        <w:r w:rsidRPr="00D07012">
          <w:t xml:space="preserve">, gloves, bags, bedsheets, and belts, among others. These products are made from various materials including cotton, fleece, polyester, </w:t>
        </w:r>
        <w:proofErr w:type="spellStart"/>
        <w:r w:rsidRPr="00D07012">
          <w:t>microfibre</w:t>
        </w:r>
        <w:proofErr w:type="spellEnd"/>
        <w:r w:rsidRPr="00D07012">
          <w:t xml:space="preserve">, </w:t>
        </w:r>
        <w:proofErr w:type="spellStart"/>
        <w:r w:rsidRPr="00D07012">
          <w:t>lycra</w:t>
        </w:r>
        <w:proofErr w:type="spellEnd"/>
        <w:r w:rsidRPr="00D07012">
          <w:t>/</w:t>
        </w:r>
        <w:proofErr w:type="spellStart"/>
        <w:r w:rsidRPr="00D07012">
          <w:t>elastine</w:t>
        </w:r>
        <w:proofErr w:type="spellEnd"/>
        <w:r w:rsidRPr="00D07012">
          <w:t>, neoprene, wool/acrylic, and leather. The company principally distributes these products within the country.</w:t>
        </w:r>
        <w:r w:rsidR="007F3E28">
          <w:t xml:space="preserve"> </w:t>
        </w:r>
      </w:ins>
    </w:p>
    <w:p w14:paraId="2A932A28" w14:textId="77777777" w:rsidR="007F3E28" w:rsidRDefault="007F3E28" w:rsidP="007F3E28">
      <w:pPr>
        <w:pStyle w:val="BodyText"/>
        <w:jc w:val="right"/>
        <w:rPr>
          <w:moveTo w:id="3022" w:author="KPMG_PQH" w:date="2026-04-07T11:25:00Z" w16du:dateUtc="2026-04-07T04:25:00Z"/>
          <w:i/>
          <w:iCs/>
          <w:color w:val="000000"/>
        </w:rPr>
      </w:pPr>
      <w:moveToRangeStart w:id="3023" w:author="KPMG_PQH" w:date="2026-04-07T11:25:00Z" w:name="move226453544"/>
      <w:moveTo w:id="3024" w:author="KPMG_PQH" w:date="2026-04-07T11:25:00Z" w16du:dateUtc="2026-04-07T04:25:00Z">
        <w:r>
          <w:rPr>
            <w:i/>
            <w:lang w:eastAsia="zh-CN"/>
          </w:rPr>
          <w:t xml:space="preserve">Source: </w:t>
        </w:r>
        <w:r>
          <w:rPr>
            <w:i/>
            <w:iCs/>
            <w:color w:val="000000"/>
          </w:rPr>
          <w:t>TP Cat database</w:t>
        </w:r>
      </w:moveTo>
    </w:p>
    <w:moveToRangeEnd w:id="3023"/>
    <w:p w14:paraId="77F8BC46" w14:textId="1BFB14F6" w:rsidR="00DF2E07" w:rsidRDefault="00D07012" w:rsidP="00DF2E07">
      <w:pPr>
        <w:pStyle w:val="Heading5"/>
        <w:jc w:val="both"/>
        <w:rPr>
          <w:ins w:id="3025" w:author="KPMG_PQH" w:date="2026-04-07T11:25:00Z" w16du:dateUtc="2026-04-07T04:25:00Z"/>
        </w:rPr>
      </w:pPr>
      <w:ins w:id="3026" w:author="KPMG_PQH" w:date="2026-04-07T11:25:00Z" w16du:dateUtc="2026-04-07T04:25:00Z">
        <w:r w:rsidRPr="00D07012">
          <w:lastRenderedPageBreak/>
          <w:t>QTNP APPARELS JOINT STOCK COMPANY</w:t>
        </w:r>
      </w:ins>
    </w:p>
    <w:p w14:paraId="1C5BC091" w14:textId="34B6FBB8" w:rsidR="00DF2E07" w:rsidRDefault="00D07012" w:rsidP="00DF2E07">
      <w:pPr>
        <w:pStyle w:val="BodyText"/>
        <w:jc w:val="both"/>
        <w:rPr>
          <w:ins w:id="3027" w:author="KPMG_PQH" w:date="2026-04-07T11:25:00Z" w16du:dateUtc="2026-04-07T04:25:00Z"/>
        </w:rPr>
      </w:pPr>
      <w:ins w:id="3028" w:author="KPMG_PQH" w:date="2026-04-07T11:25:00Z" w16du:dateUtc="2026-04-07T04:25:00Z">
        <w:r w:rsidRPr="00D07012">
          <w:t xml:space="preserve">This company is engaged in the manufacture of garments. It conducts business from its registered head office located in Ha Noi, Vietnam. The company offers a wide array of textile goods including T-shirts, polo shirts, casual shirts, skirts, dresses, socks, underwear, caps, trousers, </w:t>
        </w:r>
        <w:proofErr w:type="gramStart"/>
        <w:r w:rsidRPr="00D07012">
          <w:t>sweat shirts</w:t>
        </w:r>
        <w:proofErr w:type="gramEnd"/>
        <w:r w:rsidRPr="00D07012">
          <w:t xml:space="preserve">, jackets, vests, beanies, caps, suits, swimwear, wallets, </w:t>
        </w:r>
        <w:proofErr w:type="gramStart"/>
        <w:r w:rsidRPr="00D07012">
          <w:t>bags</w:t>
        </w:r>
        <w:proofErr w:type="gramEnd"/>
        <w:r w:rsidRPr="00D07012">
          <w:t xml:space="preserve">, shoes, jumpers, </w:t>
        </w:r>
        <w:proofErr w:type="gramStart"/>
        <w:r w:rsidRPr="00D07012">
          <w:t>cardigans, hats</w:t>
        </w:r>
        <w:proofErr w:type="gramEnd"/>
        <w:r w:rsidRPr="00D07012">
          <w:t xml:space="preserve">, gloves, bags, bedsheets, and belts, among others. These products are made from various materials including cotton, fleece, polyester, </w:t>
        </w:r>
        <w:proofErr w:type="spellStart"/>
        <w:r w:rsidRPr="00D07012">
          <w:t>microfibre</w:t>
        </w:r>
        <w:proofErr w:type="spellEnd"/>
        <w:r w:rsidRPr="00D07012">
          <w:t xml:space="preserve">, </w:t>
        </w:r>
        <w:proofErr w:type="spellStart"/>
        <w:r w:rsidRPr="00D07012">
          <w:t>lycra</w:t>
        </w:r>
        <w:proofErr w:type="spellEnd"/>
        <w:r w:rsidRPr="00D07012">
          <w:t>/</w:t>
        </w:r>
        <w:proofErr w:type="spellStart"/>
        <w:r w:rsidRPr="00D07012">
          <w:t>elastine</w:t>
        </w:r>
        <w:proofErr w:type="spellEnd"/>
        <w:r w:rsidRPr="00D07012">
          <w:t>, neoprene, wool/acrylic, and leather. The company principally distributes these products within the country.</w:t>
        </w:r>
      </w:ins>
    </w:p>
    <w:p w14:paraId="06F74D53" w14:textId="51DC5081" w:rsidR="00DF2E07" w:rsidRDefault="00DF2E07" w:rsidP="00DF2E07">
      <w:pPr>
        <w:pStyle w:val="ListBullet"/>
        <w:numPr>
          <w:ilvl w:val="0"/>
          <w:numId w:val="0"/>
        </w:numPr>
        <w:tabs>
          <w:tab w:val="left" w:pos="720"/>
        </w:tabs>
        <w:jc w:val="right"/>
        <w:rPr>
          <w:moveTo w:id="3029" w:author="KPMG_PQH" w:date="2026-04-07T11:25:00Z" w16du:dateUtc="2026-04-07T04:25:00Z"/>
          <w:i/>
          <w:iCs/>
          <w:color w:val="000000"/>
        </w:rPr>
      </w:pPr>
      <w:moveToRangeStart w:id="3030" w:author="KPMG_PQH" w:date="2026-04-07T11:25:00Z" w:name="move226453545"/>
      <w:moveTo w:id="3031" w:author="KPMG_PQH" w:date="2026-04-07T11:25:00Z" w16du:dateUtc="2026-04-07T04:25:00Z">
        <w:r>
          <w:rPr>
            <w:i/>
            <w:lang w:eastAsia="zh-CN"/>
          </w:rPr>
          <w:t xml:space="preserve">Source: </w:t>
        </w:r>
        <w:r w:rsidR="00D773A1">
          <w:rPr>
            <w:i/>
            <w:iCs/>
            <w:color w:val="000000"/>
          </w:rPr>
          <w:t>TP Cat d</w:t>
        </w:r>
        <w:r>
          <w:rPr>
            <w:i/>
            <w:iCs/>
            <w:color w:val="000000"/>
          </w:rPr>
          <w:t>atabase</w:t>
        </w:r>
      </w:moveTo>
    </w:p>
    <w:moveToRangeEnd w:id="3030"/>
    <w:p w14:paraId="5510911D" w14:textId="77777777" w:rsidR="00DF2E07" w:rsidRDefault="00934F6D" w:rsidP="00DF2E07">
      <w:pPr>
        <w:pStyle w:val="BodyText"/>
        <w:jc w:val="both"/>
        <w:rPr>
          <w:del w:id="3032" w:author="KPMG_PQH" w:date="2026-04-07T11:25:00Z" w16du:dateUtc="2026-04-07T04:25:00Z"/>
        </w:rPr>
      </w:pPr>
      <w:del w:id="3033" w:author="KPMG_PQH" w:date="2026-04-07T11:25:00Z" w16du:dateUtc="2026-04-07T04:25:00Z">
        <w:r w:rsidRPr="00934F6D">
          <w:delText>The company, with registered office located in Jinjiang, China, is primarily engaged in the manufacture and sale of cow upper leather. Its main products include napped series, natural shrunken series and special effect leather series, which are widely used in the manufacturing of shoes, bags and leather goods, as well as other products. Its products are for the manufacture of apparel, footwear such as sandals and boots, and upholstery products. In addition, the company also offers leather apparel belts, wallets, hatbands, ladies accessories, and jewelry.</w:delText>
        </w:r>
      </w:del>
    </w:p>
    <w:p w14:paraId="779BEA63" w14:textId="77777777" w:rsidR="00DF2E07" w:rsidRDefault="00DF2E07" w:rsidP="00DF2E07">
      <w:pPr>
        <w:pStyle w:val="ListBullet"/>
        <w:numPr>
          <w:ilvl w:val="0"/>
          <w:numId w:val="0"/>
        </w:numPr>
        <w:tabs>
          <w:tab w:val="left" w:pos="720"/>
        </w:tabs>
        <w:jc w:val="right"/>
        <w:rPr>
          <w:del w:id="3034" w:author="KPMG_PQH" w:date="2026-04-07T11:25:00Z" w16du:dateUtc="2026-04-07T04:25:00Z"/>
          <w:i/>
          <w:iCs/>
          <w:color w:val="000000"/>
        </w:rPr>
      </w:pPr>
      <w:del w:id="3035" w:author="KPMG_PQH" w:date="2026-04-07T11:25:00Z" w16du:dateUtc="2026-04-07T04:25:00Z">
        <w:r>
          <w:rPr>
            <w:i/>
            <w:lang w:eastAsia="zh-CN"/>
          </w:rPr>
          <w:delText xml:space="preserve">Source: </w:delText>
        </w:r>
        <w:r w:rsidR="00D773A1">
          <w:rPr>
            <w:i/>
            <w:iCs/>
            <w:color w:val="000000"/>
          </w:rPr>
          <w:delText>TP Cat d</w:delText>
        </w:r>
        <w:r>
          <w:rPr>
            <w:i/>
            <w:iCs/>
            <w:color w:val="000000"/>
          </w:rPr>
          <w:delText>atabase</w:delText>
        </w:r>
      </w:del>
    </w:p>
    <w:p w14:paraId="585E2A0A" w14:textId="02CBF14E" w:rsidR="00DF2E07" w:rsidRDefault="00D840FE" w:rsidP="00DF2E07">
      <w:pPr>
        <w:pStyle w:val="Heading5"/>
        <w:jc w:val="both"/>
        <w:rPr>
          <w:ins w:id="3036" w:author="KPMG_PQH" w:date="2026-04-07T11:25:00Z" w16du:dateUtc="2026-04-07T04:25:00Z"/>
        </w:rPr>
      </w:pPr>
      <w:ins w:id="3037" w:author="KPMG_PQH" w:date="2026-04-07T11:25:00Z" w16du:dateUtc="2026-04-07T04:25:00Z">
        <w:r w:rsidRPr="00D840FE">
          <w:t>IMPULSE FASHION THIEN AN PHUC TEXTILE GARMENT INVESTMENT JOINT STOCK COMPANY</w:t>
        </w:r>
      </w:ins>
    </w:p>
    <w:p w14:paraId="2753E1A2" w14:textId="21F2A252" w:rsidR="00F90937" w:rsidRDefault="00F90937" w:rsidP="00DF2E07">
      <w:pPr>
        <w:pStyle w:val="BodyText"/>
        <w:jc w:val="both"/>
        <w:rPr>
          <w:ins w:id="3038" w:author="KPMG_PQH" w:date="2026-04-07T11:25:00Z" w16du:dateUtc="2026-04-07T04:25:00Z"/>
        </w:rPr>
      </w:pPr>
      <w:ins w:id="3039" w:author="KPMG_PQH" w:date="2026-04-07T11:25:00Z" w16du:dateUtc="2026-04-07T04:25:00Z">
        <w:r w:rsidRPr="00F90937">
          <w:t xml:space="preserve">The Company </w:t>
        </w:r>
        <w:r w:rsidR="00EA635A">
          <w:t>operates</w:t>
        </w:r>
        <w:r w:rsidRPr="00F90937">
          <w:t xml:space="preserve"> in the field of garment production. The company has conquered demanding markets such as the United States, EU, Japan, Korea</w:t>
        </w:r>
        <w:r>
          <w:t>, etc.</w:t>
        </w:r>
        <w:r w:rsidRPr="00F90937">
          <w:t xml:space="preserve"> with products such as </w:t>
        </w:r>
        <w:r w:rsidR="00532B0D">
          <w:t>u</w:t>
        </w:r>
        <w:r w:rsidRPr="00F90937">
          <w:t xml:space="preserve">niform, </w:t>
        </w:r>
        <w:r w:rsidR="00532B0D">
          <w:t>p</w:t>
        </w:r>
        <w:r w:rsidRPr="00F90937">
          <w:t xml:space="preserve">olo, </w:t>
        </w:r>
        <w:r w:rsidR="00532B0D">
          <w:t>t</w:t>
        </w:r>
        <w:r w:rsidRPr="00F90937">
          <w:t xml:space="preserve">-Shirt, </w:t>
        </w:r>
        <w:r w:rsidR="00532B0D">
          <w:t>s</w:t>
        </w:r>
        <w:r w:rsidRPr="00F90937">
          <w:t xml:space="preserve">hirt, </w:t>
        </w:r>
        <w:r w:rsidR="00532B0D">
          <w:t>p</w:t>
        </w:r>
        <w:r w:rsidRPr="00F90937">
          <w:t xml:space="preserve">ants, </w:t>
        </w:r>
        <w:r w:rsidR="00532B0D">
          <w:t>j</w:t>
        </w:r>
        <w:r w:rsidRPr="00F90937">
          <w:t>acket</w:t>
        </w:r>
        <w:r>
          <w:t>, etc.</w:t>
        </w:r>
      </w:ins>
    </w:p>
    <w:p w14:paraId="4F36EEB6" w14:textId="7C2379A9" w:rsidR="00DF2E07" w:rsidRDefault="00DF2E07" w:rsidP="00DF2E07">
      <w:pPr>
        <w:pStyle w:val="ListBullet"/>
        <w:numPr>
          <w:ilvl w:val="0"/>
          <w:numId w:val="0"/>
        </w:numPr>
        <w:tabs>
          <w:tab w:val="left" w:pos="720"/>
        </w:tabs>
        <w:jc w:val="right"/>
        <w:rPr>
          <w:ins w:id="3040" w:author="KPMG_PQH" w:date="2026-04-07T11:25:00Z" w16du:dateUtc="2026-04-07T04:25:00Z"/>
          <w:i/>
          <w:iCs/>
          <w:color w:val="000000"/>
        </w:rPr>
      </w:pPr>
      <w:ins w:id="3041" w:author="KPMG_PQH" w:date="2026-04-07T11:25:00Z" w16du:dateUtc="2026-04-07T04:25:00Z">
        <w:r>
          <w:rPr>
            <w:i/>
            <w:lang w:eastAsia="zh-CN"/>
          </w:rPr>
          <w:t xml:space="preserve">Source: </w:t>
        </w:r>
        <w:r w:rsidR="00F90937">
          <w:rPr>
            <w:i/>
            <w:iCs/>
            <w:color w:val="000000"/>
          </w:rPr>
          <w:t>The Company’s website</w:t>
        </w:r>
      </w:ins>
    </w:p>
    <w:p w14:paraId="5E453804" w14:textId="78F583E8" w:rsidR="00275FB1" w:rsidRDefault="008A1EB8" w:rsidP="00BC13BB">
      <w:pPr>
        <w:pStyle w:val="AppendixHeading3"/>
        <w:ind w:hanging="965"/>
        <w:outlineLvl w:val="1"/>
      </w:pPr>
      <w:r w:rsidRPr="00DF2E07">
        <w:t>Financial results of the selected independent comparable companies</w:t>
      </w:r>
      <w:bookmarkStart w:id="3042" w:name="_Toc294163091"/>
      <w:bookmarkStart w:id="3043" w:name="_Toc294163092"/>
      <w:bookmarkStart w:id="3044" w:name="_Toc294163093"/>
      <w:bookmarkStart w:id="3045" w:name="_Toc294163094"/>
      <w:bookmarkStart w:id="3046" w:name="_Toc294163095"/>
      <w:bookmarkStart w:id="3047" w:name="_Toc294163096"/>
      <w:bookmarkStart w:id="3048" w:name="_Toc294163097"/>
      <w:bookmarkStart w:id="3049" w:name="_Toc294163098"/>
      <w:bookmarkStart w:id="3050" w:name="_Toc294163099"/>
      <w:bookmarkStart w:id="3051" w:name="_Toc294163100"/>
      <w:bookmarkStart w:id="3052" w:name="_Toc294163101"/>
      <w:bookmarkStart w:id="3053" w:name="_Toc294163103"/>
      <w:bookmarkStart w:id="3054" w:name="_Toc294163104"/>
      <w:bookmarkStart w:id="3055" w:name="_Toc294163105"/>
      <w:bookmarkStart w:id="3056" w:name="_Toc294163106"/>
      <w:bookmarkStart w:id="3057" w:name="_Toc294163107"/>
      <w:bookmarkStart w:id="3058" w:name="_Toc294163108"/>
      <w:bookmarkStart w:id="3059" w:name="_Toc294163110"/>
      <w:bookmarkStart w:id="3060" w:name="_Toc294163111"/>
      <w:bookmarkStart w:id="3061" w:name="_Toc294163112"/>
      <w:bookmarkStart w:id="3062" w:name="_Toc294163113"/>
      <w:bookmarkStart w:id="3063" w:name="_Toc294163114"/>
      <w:bookmarkStart w:id="3064" w:name="_Toc294163115"/>
      <w:bookmarkStart w:id="3065" w:name="_Toc294163116"/>
      <w:bookmarkStart w:id="3066" w:name="_Toc294163118"/>
      <w:bookmarkStart w:id="3067" w:name="_Toc294163119"/>
      <w:bookmarkStart w:id="3068" w:name="_Toc294163120"/>
      <w:bookmarkStart w:id="3069" w:name="_Toc294163121"/>
      <w:bookmarkStart w:id="3070" w:name="_Toc294163122"/>
      <w:bookmarkStart w:id="3071" w:name="_Toc294163123"/>
      <w:bookmarkStart w:id="3072" w:name="_Elimination_of_the"/>
      <w:bookmarkStart w:id="3073" w:name="_Toc425415075"/>
      <w:bookmarkStart w:id="3074" w:name="_Toc425415076"/>
      <w:bookmarkStart w:id="3075" w:name="_Toc425415077"/>
      <w:bookmarkStart w:id="3076" w:name="_Toc425415080"/>
      <w:bookmarkStart w:id="3077" w:name="_Toc425415081"/>
      <w:bookmarkStart w:id="3078" w:name="_Toc425415082"/>
      <w:bookmarkStart w:id="3079" w:name="_Toc425415083"/>
      <w:bookmarkStart w:id="3080" w:name="_Toc425415086"/>
      <w:bookmarkStart w:id="3081" w:name="_Toc421872662"/>
      <w:bookmarkStart w:id="3082" w:name="_Toc421872663"/>
      <w:bookmarkStart w:id="3083" w:name="_Toc421872664"/>
      <w:bookmarkStart w:id="3084" w:name="_Toc421872665"/>
      <w:bookmarkStart w:id="3085" w:name="_Toc421872666"/>
      <w:bookmarkStart w:id="3086" w:name="_Toc421872667"/>
      <w:bookmarkStart w:id="3087" w:name="_Toc421872668"/>
      <w:bookmarkStart w:id="3088" w:name="_Toc421872669"/>
      <w:bookmarkStart w:id="3089" w:name="_Toc421872670"/>
      <w:bookmarkStart w:id="3090" w:name="_Toc421872671"/>
      <w:bookmarkStart w:id="3091" w:name="_Toc421872672"/>
      <w:bookmarkStart w:id="3092" w:name="_Toc421872673"/>
      <w:bookmarkStart w:id="3093" w:name="_Toc421872674"/>
      <w:bookmarkStart w:id="3094" w:name="_Toc421872675"/>
      <w:bookmarkStart w:id="3095" w:name="_Toc421872676"/>
      <w:bookmarkStart w:id="3096" w:name="_Toc421872677"/>
      <w:bookmarkStart w:id="3097" w:name="_Toc421872678"/>
      <w:bookmarkStart w:id="3098" w:name="_Toc421872679"/>
      <w:bookmarkStart w:id="3099" w:name="_Toc427154654"/>
      <w:bookmarkStart w:id="3100" w:name="_Toc427156150"/>
      <w:bookmarkStart w:id="3101" w:name="_Toc427154655"/>
      <w:bookmarkStart w:id="3102" w:name="_Toc427156151"/>
      <w:bookmarkStart w:id="3103" w:name="_Toc427154659"/>
      <w:bookmarkStart w:id="3104" w:name="_Toc427156155"/>
      <w:bookmarkStart w:id="3105" w:name="_Toc458589215"/>
      <w:bookmarkStart w:id="3106" w:name="_Toc458589216"/>
      <w:bookmarkStart w:id="3107" w:name="_Toc451015995"/>
      <w:bookmarkStart w:id="3108" w:name="_Toc447229104"/>
      <w:bookmarkStart w:id="3109" w:name="_Toc458670428"/>
      <w:bookmarkStart w:id="3110" w:name="_Toc508216457"/>
      <w:bookmarkStart w:id="3111" w:name="_Toc514923644"/>
      <w:bookmarkEnd w:id="1599"/>
      <w:bookmarkEnd w:id="1600"/>
      <w:bookmarkEnd w:id="1601"/>
      <w:bookmarkEnd w:id="1602"/>
      <w:bookmarkEnd w:id="1603"/>
      <w:bookmarkEnd w:id="1604"/>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r w:rsidR="00275FB1" w:rsidRPr="00275FB1">
        <w:t xml:space="preserve"> </w:t>
      </w:r>
    </w:p>
    <w:p w14:paraId="6C6FC0CE" w14:textId="77777777" w:rsidR="002F6799" w:rsidRDefault="008939AC" w:rsidP="00DF2E07">
      <w:pPr>
        <w:pStyle w:val="BodyText"/>
        <w:rPr>
          <w:del w:id="3112" w:author="KPMG_PQH" w:date="2026-04-07T11:25:00Z" w16du:dateUtc="2026-04-07T04:25:00Z"/>
        </w:rPr>
      </w:pPr>
      <w:del w:id="3113" w:author="KPMG_PQH" w:date="2026-04-07T11:25:00Z" w16du:dateUtc="2026-04-07T04:25:00Z">
        <w:r w:rsidRPr="008939AC">
          <w:rPr>
            <w:noProof/>
          </w:rPr>
          <w:drawing>
            <wp:inline distT="0" distB="0" distL="0" distR="0" wp14:anchorId="56789286" wp14:editId="6A99EFAD">
              <wp:extent cx="5401945" cy="1917065"/>
              <wp:effectExtent l="0" t="0" r="825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1644827E" w14:textId="77777777" w:rsidR="008939AC" w:rsidRDefault="008939AC" w:rsidP="00DF2E07">
      <w:pPr>
        <w:pStyle w:val="BodyText"/>
        <w:rPr>
          <w:del w:id="3114" w:author="KPMG_PQH" w:date="2026-04-07T11:25:00Z" w16du:dateUtc="2026-04-07T04:25:00Z"/>
        </w:rPr>
      </w:pPr>
      <w:del w:id="3115" w:author="KPMG_PQH" w:date="2026-04-07T11:25:00Z" w16du:dateUtc="2026-04-07T04:25:00Z">
        <w:r w:rsidRPr="008939AC">
          <w:rPr>
            <w:noProof/>
          </w:rPr>
          <w:lastRenderedPageBreak/>
          <w:drawing>
            <wp:inline distT="0" distB="0" distL="0" distR="0" wp14:anchorId="2E8CA740" wp14:editId="64F90F33">
              <wp:extent cx="5401945" cy="1917065"/>
              <wp:effectExtent l="0" t="0" r="825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5D4EE5BA" w14:textId="77777777" w:rsidR="008939AC" w:rsidRDefault="00B047CE" w:rsidP="00DF2E07">
      <w:pPr>
        <w:pStyle w:val="BodyText"/>
        <w:rPr>
          <w:del w:id="3116" w:author="KPMG_PQH" w:date="2026-04-07T11:25:00Z" w16du:dateUtc="2026-04-07T04:25:00Z"/>
        </w:rPr>
      </w:pPr>
      <w:del w:id="3117" w:author="KPMG_PQH" w:date="2026-04-07T11:25:00Z" w16du:dateUtc="2026-04-07T04:25:00Z">
        <w:r w:rsidRPr="00B047CE">
          <w:rPr>
            <w:noProof/>
          </w:rPr>
          <w:drawing>
            <wp:inline distT="0" distB="0" distL="0" distR="0" wp14:anchorId="41C90646" wp14:editId="580270BD">
              <wp:extent cx="5401945" cy="1917065"/>
              <wp:effectExtent l="0" t="0" r="825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36CFF520" w14:textId="77777777" w:rsidR="00B047CE" w:rsidRDefault="00B047CE" w:rsidP="00DF2E07">
      <w:pPr>
        <w:pStyle w:val="BodyText"/>
        <w:rPr>
          <w:del w:id="3118" w:author="KPMG_PQH" w:date="2026-04-07T11:25:00Z" w16du:dateUtc="2026-04-07T04:25:00Z"/>
        </w:rPr>
      </w:pPr>
      <w:del w:id="3119" w:author="KPMG_PQH" w:date="2026-04-07T11:25:00Z" w16du:dateUtc="2026-04-07T04:25:00Z">
        <w:r w:rsidRPr="00B047CE">
          <w:rPr>
            <w:noProof/>
          </w:rPr>
          <w:drawing>
            <wp:inline distT="0" distB="0" distL="0" distR="0" wp14:anchorId="70ABDD2C" wp14:editId="0C50CB03">
              <wp:extent cx="5401945" cy="1917065"/>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62FB9D52" w14:textId="77777777" w:rsidR="00B047CE" w:rsidRDefault="00B047CE" w:rsidP="00DF2E07">
      <w:pPr>
        <w:pStyle w:val="BodyText"/>
        <w:rPr>
          <w:del w:id="3120" w:author="KPMG_PQH" w:date="2026-04-07T11:25:00Z" w16du:dateUtc="2026-04-07T04:25:00Z"/>
        </w:rPr>
      </w:pPr>
      <w:del w:id="3121" w:author="KPMG_PQH" w:date="2026-04-07T11:25:00Z" w16du:dateUtc="2026-04-07T04:25:00Z">
        <w:r w:rsidRPr="00B047CE">
          <w:rPr>
            <w:noProof/>
          </w:rPr>
          <w:lastRenderedPageBreak/>
          <w:drawing>
            <wp:inline distT="0" distB="0" distL="0" distR="0" wp14:anchorId="1288E678" wp14:editId="28FE3BCC">
              <wp:extent cx="5401945" cy="1917065"/>
              <wp:effectExtent l="0" t="0" r="825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69CF44AE" w14:textId="77777777" w:rsidR="00B047CE" w:rsidRDefault="002519C4" w:rsidP="00DF2E07">
      <w:pPr>
        <w:pStyle w:val="BodyText"/>
        <w:rPr>
          <w:del w:id="3122" w:author="KPMG_PQH" w:date="2026-04-07T11:25:00Z" w16du:dateUtc="2026-04-07T04:25:00Z"/>
        </w:rPr>
      </w:pPr>
      <w:del w:id="3123" w:author="KPMG_PQH" w:date="2026-04-07T11:25:00Z" w16du:dateUtc="2026-04-07T04:25:00Z">
        <w:r w:rsidRPr="002519C4">
          <w:rPr>
            <w:noProof/>
          </w:rPr>
          <w:drawing>
            <wp:inline distT="0" distB="0" distL="0" distR="0" wp14:anchorId="3C48CF69" wp14:editId="5049C1DD">
              <wp:extent cx="5401945" cy="1917065"/>
              <wp:effectExtent l="0" t="0" r="825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4F8AA4A5" w14:textId="77777777" w:rsidR="002519C4" w:rsidRDefault="002519C4" w:rsidP="00DF2E07">
      <w:pPr>
        <w:pStyle w:val="BodyText"/>
        <w:rPr>
          <w:del w:id="3124" w:author="KPMG_PQH" w:date="2026-04-07T11:25:00Z" w16du:dateUtc="2026-04-07T04:25:00Z"/>
        </w:rPr>
      </w:pPr>
      <w:del w:id="3125" w:author="KPMG_PQH" w:date="2026-04-07T11:25:00Z" w16du:dateUtc="2026-04-07T04:25:00Z">
        <w:r w:rsidRPr="002519C4">
          <w:rPr>
            <w:noProof/>
          </w:rPr>
          <w:drawing>
            <wp:inline distT="0" distB="0" distL="0" distR="0" wp14:anchorId="389F2981" wp14:editId="4D081B1F">
              <wp:extent cx="5401945" cy="1917065"/>
              <wp:effectExtent l="0" t="0" r="825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14DB3B31" w14:textId="77777777" w:rsidR="002519C4" w:rsidRDefault="002519C4" w:rsidP="00DF2E07">
      <w:pPr>
        <w:pStyle w:val="BodyText"/>
        <w:rPr>
          <w:del w:id="3126" w:author="KPMG_PQH" w:date="2026-04-07T11:25:00Z" w16du:dateUtc="2026-04-07T04:25:00Z"/>
        </w:rPr>
      </w:pPr>
      <w:del w:id="3127" w:author="KPMG_PQH" w:date="2026-04-07T11:25:00Z" w16du:dateUtc="2026-04-07T04:25:00Z">
        <w:r w:rsidRPr="002519C4">
          <w:rPr>
            <w:noProof/>
          </w:rPr>
          <w:lastRenderedPageBreak/>
          <w:drawing>
            <wp:inline distT="0" distB="0" distL="0" distR="0" wp14:anchorId="4B054542" wp14:editId="243EDC61">
              <wp:extent cx="5401945" cy="1917065"/>
              <wp:effectExtent l="0" t="0" r="825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397A73D5" w14:textId="77777777" w:rsidR="002519C4" w:rsidRDefault="002519C4" w:rsidP="00DF2E07">
      <w:pPr>
        <w:pStyle w:val="BodyText"/>
        <w:rPr>
          <w:del w:id="3128" w:author="KPMG_PQH" w:date="2026-04-07T11:25:00Z" w16du:dateUtc="2026-04-07T04:25:00Z"/>
        </w:rPr>
      </w:pPr>
      <w:del w:id="3129" w:author="KPMG_PQH" w:date="2026-04-07T11:25:00Z" w16du:dateUtc="2026-04-07T04:25:00Z">
        <w:r w:rsidRPr="002519C4">
          <w:rPr>
            <w:noProof/>
          </w:rPr>
          <w:drawing>
            <wp:inline distT="0" distB="0" distL="0" distR="0" wp14:anchorId="1A994231" wp14:editId="048D1A2F">
              <wp:extent cx="5401945" cy="1917065"/>
              <wp:effectExtent l="0" t="0" r="825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29BA9297" w14:textId="77777777" w:rsidR="002519C4" w:rsidRDefault="00EA77A6" w:rsidP="00DF2E07">
      <w:pPr>
        <w:pStyle w:val="BodyText"/>
        <w:rPr>
          <w:del w:id="3130" w:author="KPMG_PQH" w:date="2026-04-07T11:25:00Z" w16du:dateUtc="2026-04-07T04:25:00Z"/>
        </w:rPr>
      </w:pPr>
      <w:del w:id="3131" w:author="KPMG_PQH" w:date="2026-04-07T11:25:00Z" w16du:dateUtc="2026-04-07T04:25:00Z">
        <w:r w:rsidRPr="00EA77A6">
          <w:rPr>
            <w:noProof/>
          </w:rPr>
          <w:drawing>
            <wp:inline distT="0" distB="0" distL="0" distR="0" wp14:anchorId="34324262" wp14:editId="0729841E">
              <wp:extent cx="5401945" cy="1917065"/>
              <wp:effectExtent l="0" t="0" r="825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75966705" w14:textId="77777777" w:rsidR="00EA77A6" w:rsidRDefault="00EA77A6" w:rsidP="00DF2E07">
      <w:pPr>
        <w:pStyle w:val="BodyText"/>
        <w:rPr>
          <w:del w:id="3132" w:author="KPMG_PQH" w:date="2026-04-07T11:25:00Z" w16du:dateUtc="2026-04-07T04:25:00Z"/>
        </w:rPr>
      </w:pPr>
      <w:del w:id="3133" w:author="KPMG_PQH" w:date="2026-04-07T11:25:00Z" w16du:dateUtc="2026-04-07T04:25:00Z">
        <w:r w:rsidRPr="00EA77A6">
          <w:rPr>
            <w:noProof/>
          </w:rPr>
          <w:lastRenderedPageBreak/>
          <w:drawing>
            <wp:inline distT="0" distB="0" distL="0" distR="0" wp14:anchorId="5EBE368F" wp14:editId="423FE69D">
              <wp:extent cx="5401945" cy="1917065"/>
              <wp:effectExtent l="0" t="0" r="825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25FB258D" w14:textId="77777777" w:rsidR="00EA77A6" w:rsidRDefault="00EA77A6" w:rsidP="00DF2E07">
      <w:pPr>
        <w:pStyle w:val="BodyText"/>
        <w:rPr>
          <w:del w:id="3134" w:author="KPMG_PQH" w:date="2026-04-07T11:25:00Z" w16du:dateUtc="2026-04-07T04:25:00Z"/>
        </w:rPr>
      </w:pPr>
      <w:del w:id="3135" w:author="KPMG_PQH" w:date="2026-04-07T11:25:00Z" w16du:dateUtc="2026-04-07T04:25:00Z">
        <w:r w:rsidRPr="00EA77A6">
          <w:rPr>
            <w:noProof/>
          </w:rPr>
          <w:drawing>
            <wp:inline distT="0" distB="0" distL="0" distR="0" wp14:anchorId="287EE6A2" wp14:editId="2762A746">
              <wp:extent cx="5401945" cy="1917065"/>
              <wp:effectExtent l="0" t="0" r="825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2EDC5A15" w14:textId="77777777" w:rsidR="00EA77A6" w:rsidRDefault="00EA77A6" w:rsidP="00DF2E07">
      <w:pPr>
        <w:pStyle w:val="BodyText"/>
        <w:rPr>
          <w:del w:id="3136" w:author="KPMG_PQH" w:date="2026-04-07T11:25:00Z" w16du:dateUtc="2026-04-07T04:25:00Z"/>
        </w:rPr>
      </w:pPr>
      <w:del w:id="3137" w:author="KPMG_PQH" w:date="2026-04-07T11:25:00Z" w16du:dateUtc="2026-04-07T04:25:00Z">
        <w:r w:rsidRPr="00EA77A6">
          <w:rPr>
            <w:noProof/>
          </w:rPr>
          <w:drawing>
            <wp:inline distT="0" distB="0" distL="0" distR="0" wp14:anchorId="0EB7FAC7" wp14:editId="431C6FAC">
              <wp:extent cx="5401945" cy="1917065"/>
              <wp:effectExtent l="0" t="0" r="825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1945" cy="1917065"/>
                      </a:xfrm>
                      <a:prstGeom prst="rect">
                        <a:avLst/>
                      </a:prstGeom>
                      <a:noFill/>
                      <a:ln>
                        <a:noFill/>
                      </a:ln>
                    </pic:spPr>
                  </pic:pic>
                </a:graphicData>
              </a:graphic>
            </wp:inline>
          </w:drawing>
        </w:r>
      </w:del>
    </w:p>
    <w:p w14:paraId="316BD693" w14:textId="77777777" w:rsidR="009B7508" w:rsidRDefault="009B7508" w:rsidP="00DF2E07">
      <w:pPr>
        <w:pStyle w:val="BodyText"/>
        <w:rPr>
          <w:ins w:id="3138" w:author="KPMG_PQH" w:date="2026-04-07T11:25:00Z" w16du:dateUtc="2026-04-07T04:25:00Z"/>
        </w:rPr>
      </w:pPr>
      <w:ins w:id="3139" w:author="KPMG_PQH" w:date="2026-04-07T11:25:00Z" w16du:dateUtc="2026-04-07T04:25:00Z">
        <w:r w:rsidRPr="009B7508">
          <w:rPr>
            <w:noProof/>
          </w:rPr>
          <w:drawing>
            <wp:inline distT="0" distB="0" distL="0" distR="0" wp14:anchorId="63494716" wp14:editId="20C52B58">
              <wp:extent cx="5401945" cy="1474470"/>
              <wp:effectExtent l="0" t="0" r="8255" b="0"/>
              <wp:docPr id="1895033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15F4BD2F" w14:textId="3AF6B400" w:rsidR="007206AA" w:rsidRDefault="00072834" w:rsidP="00DF2E07">
      <w:pPr>
        <w:pStyle w:val="BodyText"/>
        <w:rPr>
          <w:ins w:id="3140" w:author="KPMG_PQH" w:date="2026-04-07T11:25:00Z" w16du:dateUtc="2026-04-07T04:25:00Z"/>
        </w:rPr>
      </w:pPr>
      <w:ins w:id="3141" w:author="KPMG_PQH" w:date="2026-04-07T11:25:00Z" w16du:dateUtc="2026-04-07T04:25:00Z">
        <w:r w:rsidRPr="00072834">
          <w:rPr>
            <w:noProof/>
          </w:rPr>
          <w:lastRenderedPageBreak/>
          <w:drawing>
            <wp:inline distT="0" distB="0" distL="0" distR="0" wp14:anchorId="4E9C2F55" wp14:editId="31573E75">
              <wp:extent cx="5401945" cy="1963420"/>
              <wp:effectExtent l="0" t="0" r="8255" b="0"/>
              <wp:docPr id="1989677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ins>
    </w:p>
    <w:p w14:paraId="7E14DAB5" w14:textId="2D6F0E62" w:rsidR="007206AA" w:rsidRDefault="00844018" w:rsidP="00DF2E07">
      <w:pPr>
        <w:pStyle w:val="BodyText"/>
        <w:rPr>
          <w:ins w:id="3142" w:author="KPMG_PQH" w:date="2026-04-07T11:25:00Z" w16du:dateUtc="2026-04-07T04:25:00Z"/>
        </w:rPr>
      </w:pPr>
      <w:ins w:id="3143" w:author="KPMG_PQH" w:date="2026-04-07T11:25:00Z" w16du:dateUtc="2026-04-07T04:25:00Z">
        <w:r w:rsidRPr="00844018">
          <w:rPr>
            <w:noProof/>
          </w:rPr>
          <w:drawing>
            <wp:inline distT="0" distB="0" distL="0" distR="0" wp14:anchorId="50876475" wp14:editId="1E56B53A">
              <wp:extent cx="5401945" cy="1820545"/>
              <wp:effectExtent l="0" t="0" r="8255" b="8255"/>
              <wp:docPr id="652092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1945" cy="1820545"/>
                      </a:xfrm>
                      <a:prstGeom prst="rect">
                        <a:avLst/>
                      </a:prstGeom>
                      <a:noFill/>
                      <a:ln>
                        <a:noFill/>
                      </a:ln>
                    </pic:spPr>
                  </pic:pic>
                </a:graphicData>
              </a:graphic>
            </wp:inline>
          </w:drawing>
        </w:r>
      </w:ins>
    </w:p>
    <w:p w14:paraId="63F55B2A" w14:textId="4021E04E" w:rsidR="002F6799" w:rsidRDefault="006E0939" w:rsidP="00DF2E07">
      <w:pPr>
        <w:pStyle w:val="BodyText"/>
        <w:rPr>
          <w:ins w:id="3144" w:author="KPMG_PQH" w:date="2026-04-07T11:25:00Z" w16du:dateUtc="2026-04-07T04:25:00Z"/>
        </w:rPr>
      </w:pPr>
      <w:ins w:id="3145" w:author="KPMG_PQH" w:date="2026-04-07T11:25:00Z" w16du:dateUtc="2026-04-07T04:25:00Z">
        <w:r w:rsidRPr="006E0939">
          <w:rPr>
            <w:noProof/>
          </w:rPr>
          <w:drawing>
            <wp:inline distT="0" distB="0" distL="0" distR="0" wp14:anchorId="46EE3044" wp14:editId="1FEF7813">
              <wp:extent cx="5401945" cy="1963420"/>
              <wp:effectExtent l="0" t="0" r="8255" b="0"/>
              <wp:docPr id="690953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ins>
    </w:p>
    <w:p w14:paraId="3FF0EC25" w14:textId="2F80F95B" w:rsidR="006E0939" w:rsidRDefault="00D61876" w:rsidP="00DF2E07">
      <w:pPr>
        <w:pStyle w:val="BodyText"/>
        <w:rPr>
          <w:ins w:id="3146" w:author="KPMG_PQH" w:date="2026-04-07T11:25:00Z" w16du:dateUtc="2026-04-07T04:25:00Z"/>
        </w:rPr>
      </w:pPr>
      <w:ins w:id="3147" w:author="KPMG_PQH" w:date="2026-04-07T11:25:00Z" w16du:dateUtc="2026-04-07T04:25:00Z">
        <w:r w:rsidRPr="00D61876">
          <w:rPr>
            <w:noProof/>
          </w:rPr>
          <w:drawing>
            <wp:inline distT="0" distB="0" distL="0" distR="0" wp14:anchorId="3896697F" wp14:editId="5ADE7272">
              <wp:extent cx="5401945" cy="1474470"/>
              <wp:effectExtent l="0" t="0" r="8255" b="0"/>
              <wp:docPr id="1874070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7C69911E" w14:textId="5DF43E1D" w:rsidR="006E0939" w:rsidRDefault="005542C2" w:rsidP="00DF2E07">
      <w:pPr>
        <w:pStyle w:val="BodyText"/>
        <w:rPr>
          <w:ins w:id="3148" w:author="KPMG_PQH" w:date="2026-04-07T11:25:00Z" w16du:dateUtc="2026-04-07T04:25:00Z"/>
        </w:rPr>
      </w:pPr>
      <w:ins w:id="3149" w:author="KPMG_PQH" w:date="2026-04-07T11:25:00Z" w16du:dateUtc="2026-04-07T04:25:00Z">
        <w:r w:rsidRPr="005542C2">
          <w:rPr>
            <w:noProof/>
          </w:rPr>
          <w:lastRenderedPageBreak/>
          <w:drawing>
            <wp:inline distT="0" distB="0" distL="0" distR="0" wp14:anchorId="7626F505" wp14:editId="0F985202">
              <wp:extent cx="5401945" cy="1474470"/>
              <wp:effectExtent l="0" t="0" r="8255" b="0"/>
              <wp:docPr id="533763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0DCBEB47" w14:textId="075D4470" w:rsidR="005542C2" w:rsidRDefault="005542C2" w:rsidP="00DF2E07">
      <w:pPr>
        <w:pStyle w:val="BodyText"/>
        <w:rPr>
          <w:ins w:id="3150" w:author="KPMG_PQH" w:date="2026-04-07T11:25:00Z" w16du:dateUtc="2026-04-07T04:25:00Z"/>
        </w:rPr>
      </w:pPr>
      <w:ins w:id="3151" w:author="KPMG_PQH" w:date="2026-04-07T11:25:00Z" w16du:dateUtc="2026-04-07T04:25:00Z">
        <w:r w:rsidRPr="005542C2">
          <w:rPr>
            <w:noProof/>
          </w:rPr>
          <w:drawing>
            <wp:inline distT="0" distB="0" distL="0" distR="0" wp14:anchorId="132C954B" wp14:editId="60149561">
              <wp:extent cx="5401945" cy="1474470"/>
              <wp:effectExtent l="0" t="0" r="8255" b="0"/>
              <wp:docPr id="191006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72C54F1E" w14:textId="35C5D62C" w:rsidR="005542C2" w:rsidRDefault="005542C2" w:rsidP="00DF2E07">
      <w:pPr>
        <w:pStyle w:val="BodyText"/>
        <w:rPr>
          <w:ins w:id="3152" w:author="KPMG_PQH" w:date="2026-04-07T11:25:00Z" w16du:dateUtc="2026-04-07T04:25:00Z"/>
        </w:rPr>
      </w:pPr>
      <w:ins w:id="3153" w:author="KPMG_PQH" w:date="2026-04-07T11:25:00Z" w16du:dateUtc="2026-04-07T04:25:00Z">
        <w:r w:rsidRPr="005542C2">
          <w:rPr>
            <w:noProof/>
          </w:rPr>
          <w:drawing>
            <wp:inline distT="0" distB="0" distL="0" distR="0" wp14:anchorId="09E38411" wp14:editId="0A87AE88">
              <wp:extent cx="5401945" cy="1474470"/>
              <wp:effectExtent l="0" t="0" r="8255" b="0"/>
              <wp:docPr id="149682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422C5AF1" w14:textId="3464D0AB" w:rsidR="005542C2" w:rsidRDefault="009C2164" w:rsidP="00DF2E07">
      <w:pPr>
        <w:pStyle w:val="BodyText"/>
        <w:rPr>
          <w:ins w:id="3154" w:author="KPMG_PQH" w:date="2026-04-07T11:25:00Z" w16du:dateUtc="2026-04-07T04:25:00Z"/>
        </w:rPr>
      </w:pPr>
      <w:ins w:id="3155" w:author="KPMG_PQH" w:date="2026-04-07T11:25:00Z" w16du:dateUtc="2026-04-07T04:25:00Z">
        <w:r w:rsidRPr="009C2164">
          <w:rPr>
            <w:noProof/>
          </w:rPr>
          <w:drawing>
            <wp:inline distT="0" distB="0" distL="0" distR="0" wp14:anchorId="50D24FAF" wp14:editId="04C0BF69">
              <wp:extent cx="5401945" cy="1474470"/>
              <wp:effectExtent l="0" t="0" r="8255" b="0"/>
              <wp:docPr id="113758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48DDBB7A" w14:textId="69D52D38" w:rsidR="00EA77A6" w:rsidRDefault="009C2164" w:rsidP="00DF2E07">
      <w:pPr>
        <w:pStyle w:val="BodyText"/>
        <w:rPr>
          <w:ins w:id="3156" w:author="KPMG_PQH" w:date="2026-04-07T11:25:00Z" w16du:dateUtc="2026-04-07T04:25:00Z"/>
        </w:rPr>
      </w:pPr>
      <w:ins w:id="3157" w:author="KPMG_PQH" w:date="2026-04-07T11:25:00Z" w16du:dateUtc="2026-04-07T04:25:00Z">
        <w:r w:rsidRPr="009C2164">
          <w:rPr>
            <w:noProof/>
          </w:rPr>
          <w:lastRenderedPageBreak/>
          <w:drawing>
            <wp:inline distT="0" distB="0" distL="0" distR="0" wp14:anchorId="2A065156" wp14:editId="667AE505">
              <wp:extent cx="5401945" cy="1474470"/>
              <wp:effectExtent l="0" t="0" r="8255" b="0"/>
              <wp:docPr id="169117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ins>
    </w:p>
    <w:p w14:paraId="42D7FBCB" w14:textId="77777777" w:rsidR="002F6799" w:rsidRDefault="002F6799" w:rsidP="002F6799">
      <w:pPr>
        <w:pStyle w:val="AppendixHeading2"/>
        <w:spacing w:line="276" w:lineRule="auto"/>
        <w:ind w:hanging="965"/>
        <w:jc w:val="both"/>
        <w:outlineLvl w:val="1"/>
      </w:pPr>
      <w:bookmarkStart w:id="3158" w:name="_Toc167888948"/>
      <w:bookmarkStart w:id="3159" w:name="_Toc167888949"/>
      <w:bookmarkStart w:id="3160" w:name="_Toc167888950"/>
      <w:bookmarkStart w:id="3161" w:name="_Toc167888951"/>
      <w:bookmarkStart w:id="3162" w:name="_Toc167888952"/>
      <w:bookmarkStart w:id="3163" w:name="_Toc167888953"/>
      <w:bookmarkStart w:id="3164" w:name="_Toc167888954"/>
      <w:bookmarkStart w:id="3165" w:name="_Toc362251192"/>
      <w:bookmarkStart w:id="3166" w:name="_Ref365130711"/>
      <w:bookmarkStart w:id="3167" w:name="_Toc379897917"/>
      <w:bookmarkStart w:id="3168" w:name="_Ref379964334"/>
      <w:bookmarkStart w:id="3169" w:name="_Toc391643542"/>
      <w:bookmarkStart w:id="3170" w:name="_Toc431389358"/>
      <w:bookmarkStart w:id="3171" w:name="_Toc451015996"/>
      <w:bookmarkStart w:id="3172" w:name="_Toc447229105"/>
      <w:bookmarkStart w:id="3173" w:name="_Toc458670429"/>
      <w:bookmarkStart w:id="3174" w:name="_Ref497983531"/>
      <w:bookmarkStart w:id="3175" w:name="_Toc508216458"/>
      <w:bookmarkStart w:id="3176" w:name="_Toc514923645"/>
      <w:bookmarkStart w:id="3177" w:name="_Toc516668459"/>
      <w:bookmarkStart w:id="3178" w:name="_Toc526104652"/>
      <w:bookmarkStart w:id="3179" w:name="_Toc55308999"/>
      <w:bookmarkStart w:id="3180" w:name="_Toc90906507"/>
      <w:bookmarkStart w:id="3181" w:name="_Toc220570382"/>
      <w:bookmarkStart w:id="3182" w:name="_Toc442109525"/>
      <w:bookmarkStart w:id="3183" w:name="_Ref508966486"/>
      <w:bookmarkStart w:id="3184" w:name="_Toc514923647"/>
      <w:bookmarkStart w:id="3185" w:name="_Toc516668460"/>
      <w:bookmarkStart w:id="3186" w:name="_Toc526104653"/>
      <w:bookmarkStart w:id="3187" w:name="_Ref497901501"/>
      <w:bookmarkStart w:id="3188" w:name="_Ref498504135"/>
      <w:bookmarkStart w:id="3189" w:name="_Toc508216460"/>
      <w:bookmarkStart w:id="3190" w:name="_Toc170131450"/>
      <w:bookmarkEnd w:id="3107"/>
      <w:bookmarkEnd w:id="3108"/>
      <w:bookmarkEnd w:id="3109"/>
      <w:bookmarkEnd w:id="3110"/>
      <w:bookmarkEnd w:id="3111"/>
      <w:bookmarkEnd w:id="3158"/>
      <w:bookmarkEnd w:id="3159"/>
      <w:bookmarkEnd w:id="3160"/>
      <w:bookmarkEnd w:id="3161"/>
      <w:bookmarkEnd w:id="3162"/>
      <w:bookmarkEnd w:id="3163"/>
      <w:bookmarkEnd w:id="3164"/>
      <w:r>
        <w:t>The rejected companies</w:t>
      </w:r>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90"/>
      <w:r w:rsidRPr="00FB667F" w:rsidDel="00D77D1D">
        <w:t xml:space="preserve"> </w:t>
      </w:r>
      <w:bookmarkEnd w:id="3182"/>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440D5798" w14:textId="34F4E8FC" w:rsidR="002F6799" w:rsidRDefault="002F6799" w:rsidP="00777313">
      <w:pPr>
        <w:pStyle w:val="Caption"/>
      </w:pPr>
      <w:r>
        <w:t>Table D-</w:t>
      </w:r>
      <w:r>
        <w:fldChar w:fldCharType="begin"/>
      </w:r>
      <w:r>
        <w:instrText xml:space="preserve"> SEQ Table_D- \* ARABIC </w:instrText>
      </w:r>
      <w:r>
        <w:fldChar w:fldCharType="separate"/>
      </w:r>
      <w:del w:id="3191" w:author="KPMG_PQH" w:date="2026-04-07T11:25:00Z" w16du:dateUtc="2026-04-07T04:25:00Z">
        <w:r w:rsidR="00481B06">
          <w:rPr>
            <w:noProof/>
          </w:rPr>
          <w:delText>9</w:delText>
        </w:r>
      </w:del>
      <w:ins w:id="3192" w:author="KPMG_PQH" w:date="2026-04-07T11:25:00Z" w16du:dateUtc="2026-04-07T04:25:00Z">
        <w:r w:rsidR="00742399">
          <w:rPr>
            <w:noProof/>
          </w:rPr>
          <w:t>7</w:t>
        </w:r>
      </w:ins>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18"/>
        <w:gridCol w:w="3995"/>
        <w:gridCol w:w="1438"/>
        <w:gridCol w:w="2546"/>
      </w:tblGrid>
      <w:tr w:rsidR="00322061" w:rsidRPr="00322061" w14:paraId="7882F6B3" w14:textId="77777777" w:rsidTr="00777313">
        <w:trPr>
          <w:trHeight w:val="447"/>
          <w:tblHeader/>
        </w:trPr>
        <w:tc>
          <w:tcPr>
            <w:tcW w:w="305"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3193" w:name="_Ref37690539"/>
            <w:bookmarkStart w:id="3194" w:name="_Ref37690540"/>
            <w:bookmarkStart w:id="3195" w:name="_Ref37690541"/>
            <w:r w:rsidRPr="00322061">
              <w:rPr>
                <w:rFonts w:ascii="Arial" w:hAnsi="Arial" w:cs="Arial"/>
                <w:b/>
                <w:bCs/>
                <w:color w:val="FFFFFF"/>
                <w:sz w:val="18"/>
                <w:szCs w:val="18"/>
                <w:lang w:eastAsia="en-US"/>
              </w:rPr>
              <w:t>No.</w:t>
            </w:r>
          </w:p>
        </w:tc>
        <w:tc>
          <w:tcPr>
            <w:tcW w:w="2351"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329ADAAC" w:rsidR="00322061" w:rsidRPr="00322061" w:rsidRDefault="00777313" w:rsidP="00322061">
            <w:pPr>
              <w:jc w:val="center"/>
              <w:rPr>
                <w:rFonts w:ascii="Arial" w:hAnsi="Arial" w:cs="Arial"/>
                <w:b/>
                <w:bCs/>
                <w:color w:val="FFFFFF"/>
                <w:sz w:val="18"/>
                <w:szCs w:val="18"/>
                <w:lang w:eastAsia="en-US"/>
              </w:rPr>
            </w:pPr>
            <w:r>
              <w:rPr>
                <w:rFonts w:ascii="Arial" w:hAnsi="Arial" w:cs="Arial"/>
                <w:b/>
                <w:bCs/>
                <w:color w:val="FFFFFF"/>
                <w:sz w:val="18"/>
                <w:szCs w:val="18"/>
                <w:lang w:eastAsia="en-US"/>
              </w:rPr>
              <w:t xml:space="preserve">Stock </w:t>
            </w:r>
            <w:del w:id="3196" w:author="KPMG_PQH" w:date="2026-04-07T11:25:00Z" w16du:dateUtc="2026-04-07T04:25:00Z">
              <w:r w:rsidR="00D1096A" w:rsidRPr="00D1096A">
                <w:rPr>
                  <w:rFonts w:ascii="Arial" w:hAnsi="Arial" w:cs="Arial"/>
                  <w:b/>
                  <w:bCs/>
                  <w:color w:val="FFFFFF"/>
                  <w:sz w:val="18"/>
                  <w:szCs w:val="18"/>
                  <w:lang w:eastAsia="en-US"/>
                </w:rPr>
                <w:delText>Code</w:delText>
              </w:r>
            </w:del>
            <w:ins w:id="3197" w:author="KPMG_PQH" w:date="2026-04-07T11:25:00Z" w16du:dateUtc="2026-04-07T04:25:00Z">
              <w:r>
                <w:rPr>
                  <w:rFonts w:ascii="Arial" w:hAnsi="Arial" w:cs="Arial"/>
                  <w:b/>
                  <w:bCs/>
                  <w:color w:val="FFFFFF"/>
                  <w:sz w:val="18"/>
                  <w:szCs w:val="18"/>
                  <w:lang w:eastAsia="en-US"/>
                </w:rPr>
                <w:t>code</w:t>
              </w:r>
            </w:ins>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AB0EE2" w:rsidRPr="00322061" w14:paraId="7704AF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3F2491" w14:textId="6EADE0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w:t>
            </w:r>
          </w:p>
        </w:tc>
        <w:tc>
          <w:tcPr>
            <w:tcW w:w="2351" w:type="pct"/>
            <w:tcBorders>
              <w:top w:val="nil"/>
              <w:left w:val="nil"/>
              <w:bottom w:val="single" w:sz="4" w:space="0" w:color="auto"/>
              <w:right w:val="single" w:sz="4" w:space="0" w:color="auto"/>
            </w:tcBorders>
            <w:vAlign w:val="center"/>
            <w:hideMark/>
          </w:tcPr>
          <w:p w14:paraId="386AAC1D" w14:textId="79C3CB21" w:rsidR="00AB0EE2" w:rsidRPr="00322061" w:rsidRDefault="00D1096A" w:rsidP="00AB0EE2">
            <w:pPr>
              <w:rPr>
                <w:rFonts w:ascii="Arial" w:hAnsi="Arial" w:cs="Arial"/>
                <w:color w:val="000000"/>
                <w:sz w:val="18"/>
                <w:szCs w:val="18"/>
                <w:lang w:eastAsia="en-US"/>
              </w:rPr>
            </w:pPr>
            <w:del w:id="3198" w:author="KPMG_PQH" w:date="2026-04-07T11:25:00Z" w16du:dateUtc="2026-04-07T04:25:00Z">
              <w:r w:rsidRPr="00D1096A">
                <w:rPr>
                  <w:rFonts w:ascii="Arial" w:hAnsi="Arial" w:cs="Arial"/>
                  <w:color w:val="000000"/>
                  <w:sz w:val="18"/>
                  <w:szCs w:val="18"/>
                  <w:lang w:eastAsia="en-US"/>
                </w:rPr>
                <w:delText>BINH MINH GARMENT</w:delText>
              </w:r>
            </w:del>
            <w:ins w:id="3199" w:author="KPMG_PQH" w:date="2026-04-07T11:25:00Z" w16du:dateUtc="2026-04-07T04:25:00Z">
              <w:r w:rsidR="00AB0EE2">
                <w:rPr>
                  <w:rFonts w:ascii="Arial" w:hAnsi="Arial" w:cs="Arial"/>
                  <w:sz w:val="18"/>
                  <w:szCs w:val="18"/>
                </w:rPr>
                <w:t>1-5 MECHANICAL</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6F599B6A" w14:textId="6754983D" w:rsidR="00AB0EE2" w:rsidRPr="00322061" w:rsidRDefault="00D1096A" w:rsidP="00AB0EE2">
            <w:pPr>
              <w:jc w:val="center"/>
              <w:rPr>
                <w:rFonts w:ascii="Arial" w:hAnsi="Arial" w:cs="Arial"/>
                <w:color w:val="000000"/>
                <w:sz w:val="18"/>
                <w:szCs w:val="18"/>
                <w:lang w:eastAsia="en-US"/>
              </w:rPr>
            </w:pPr>
            <w:del w:id="3200" w:author="KPMG_PQH" w:date="2026-04-07T11:25:00Z" w16du:dateUtc="2026-04-07T04:25:00Z">
              <w:r w:rsidRPr="00D1096A">
                <w:rPr>
                  <w:rFonts w:ascii="Arial" w:hAnsi="Arial" w:cs="Arial"/>
                  <w:color w:val="000000"/>
                  <w:sz w:val="18"/>
                  <w:szCs w:val="18"/>
                  <w:lang w:eastAsia="en-US"/>
                </w:rPr>
                <w:delText>BMG</w:delText>
              </w:r>
            </w:del>
            <w:ins w:id="3201"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BAC2B44" w14:textId="336141B0" w:rsidR="00AB0EE2" w:rsidRPr="00322061" w:rsidRDefault="00D1096A" w:rsidP="00AB0EE2">
            <w:pPr>
              <w:rPr>
                <w:rFonts w:ascii="Arial" w:hAnsi="Arial" w:cs="Arial"/>
                <w:color w:val="000000"/>
                <w:sz w:val="18"/>
                <w:szCs w:val="18"/>
                <w:lang w:eastAsia="en-US"/>
              </w:rPr>
            </w:pPr>
            <w:del w:id="3202" w:author="KPMG_PQH" w:date="2026-04-07T11:25:00Z" w16du:dateUtc="2026-04-07T04:25:00Z">
              <w:r w:rsidRPr="00D1096A">
                <w:rPr>
                  <w:rFonts w:ascii="Arial" w:hAnsi="Arial" w:cs="Arial"/>
                  <w:color w:val="000000"/>
                  <w:sz w:val="18"/>
                  <w:szCs w:val="18"/>
                  <w:lang w:eastAsia="en-US"/>
                </w:rPr>
                <w:delText>Significantly different product</w:delText>
              </w:r>
            </w:del>
            <w:ins w:id="3203" w:author="KPMG_PQH" w:date="2026-04-07T11:25:00Z" w16du:dateUtc="2026-04-07T04:25:00Z">
              <w:r w:rsidR="00AB0EE2">
                <w:rPr>
                  <w:rFonts w:ascii="Arial" w:hAnsi="Arial" w:cs="Arial"/>
                  <w:color w:val="000000"/>
                  <w:sz w:val="18"/>
                  <w:szCs w:val="18"/>
                </w:rPr>
                <w:t>Insufficient financial data</w:t>
              </w:r>
            </w:ins>
          </w:p>
        </w:tc>
      </w:tr>
      <w:tr w:rsidR="00AB0EE2" w:rsidRPr="00322061" w14:paraId="5309386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9E0400D" w14:textId="61C70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w:t>
            </w:r>
          </w:p>
        </w:tc>
        <w:tc>
          <w:tcPr>
            <w:tcW w:w="2351" w:type="pct"/>
            <w:tcBorders>
              <w:top w:val="nil"/>
              <w:left w:val="nil"/>
              <w:bottom w:val="single" w:sz="4" w:space="0" w:color="auto"/>
              <w:right w:val="single" w:sz="4" w:space="0" w:color="auto"/>
            </w:tcBorders>
            <w:vAlign w:val="center"/>
            <w:hideMark/>
          </w:tcPr>
          <w:p w14:paraId="7B05DC9B" w14:textId="3521DB7F" w:rsidR="00AB0EE2" w:rsidRPr="00322061" w:rsidRDefault="00D1096A" w:rsidP="00AB0EE2">
            <w:pPr>
              <w:rPr>
                <w:rFonts w:ascii="Arial" w:hAnsi="Arial" w:cs="Arial"/>
                <w:color w:val="000000"/>
                <w:sz w:val="18"/>
                <w:szCs w:val="18"/>
                <w:lang w:eastAsia="en-US"/>
              </w:rPr>
            </w:pPr>
            <w:del w:id="3204" w:author="KPMG_PQH" w:date="2026-04-07T11:25:00Z" w16du:dateUtc="2026-04-07T04:25:00Z">
              <w:r w:rsidRPr="00D1096A">
                <w:rPr>
                  <w:rFonts w:ascii="Arial" w:hAnsi="Arial" w:cs="Arial"/>
                  <w:color w:val="000000"/>
                  <w:sz w:val="18"/>
                  <w:szCs w:val="18"/>
                  <w:lang w:eastAsia="en-US"/>
                </w:rPr>
                <w:delText>CONG TY CO PHAN DAU TU THUONG MAI VA DICH VU QUOC TE</w:delText>
              </w:r>
            </w:del>
            <w:ins w:id="3205" w:author="KPMG_PQH" w:date="2026-04-07T11:25:00Z" w16du:dateUtc="2026-04-07T04:25:00Z">
              <w:r w:rsidR="00AB0EE2">
                <w:rPr>
                  <w:rFonts w:ascii="Arial" w:hAnsi="Arial" w:cs="Arial"/>
                  <w:sz w:val="18"/>
                  <w:szCs w:val="18"/>
                </w:rPr>
                <w:t>179 VIET NAM INVESTMENT AND CONSTRUCTION DEVELOPMENT JOINT STOCK COMPANY</w:t>
              </w:r>
            </w:ins>
          </w:p>
        </w:tc>
        <w:tc>
          <w:tcPr>
            <w:tcW w:w="846" w:type="pct"/>
            <w:tcBorders>
              <w:top w:val="nil"/>
              <w:left w:val="nil"/>
              <w:bottom w:val="single" w:sz="4" w:space="0" w:color="auto"/>
              <w:right w:val="single" w:sz="4" w:space="0" w:color="auto"/>
            </w:tcBorders>
            <w:vAlign w:val="center"/>
            <w:hideMark/>
          </w:tcPr>
          <w:p w14:paraId="2AED14C1" w14:textId="6EEE79D1" w:rsidR="00AB0EE2" w:rsidRPr="00322061" w:rsidRDefault="00D1096A" w:rsidP="00AB0EE2">
            <w:pPr>
              <w:jc w:val="center"/>
              <w:rPr>
                <w:rFonts w:ascii="Arial" w:hAnsi="Arial" w:cs="Arial"/>
                <w:color w:val="000000"/>
                <w:sz w:val="18"/>
                <w:szCs w:val="18"/>
                <w:lang w:eastAsia="en-US"/>
              </w:rPr>
            </w:pPr>
            <w:del w:id="3206" w:author="KPMG_PQH" w:date="2026-04-07T11:25:00Z" w16du:dateUtc="2026-04-07T04:25:00Z">
              <w:r w:rsidRPr="00D1096A">
                <w:rPr>
                  <w:rFonts w:ascii="Arial" w:hAnsi="Arial" w:cs="Arial"/>
                  <w:color w:val="000000"/>
                  <w:sz w:val="18"/>
                  <w:szCs w:val="18"/>
                  <w:lang w:eastAsia="en-US"/>
                </w:rPr>
                <w:delText>ILS</w:delText>
              </w:r>
            </w:del>
            <w:ins w:id="3207"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442000F" w14:textId="4DC4293B" w:rsidR="00AB0EE2" w:rsidRPr="00322061" w:rsidRDefault="00D1096A" w:rsidP="00AB0EE2">
            <w:pPr>
              <w:rPr>
                <w:rFonts w:ascii="Arial" w:hAnsi="Arial" w:cs="Arial"/>
                <w:color w:val="000000"/>
                <w:sz w:val="18"/>
                <w:szCs w:val="18"/>
                <w:lang w:eastAsia="en-US"/>
              </w:rPr>
            </w:pPr>
            <w:del w:id="3208" w:author="KPMG_PQH" w:date="2026-04-07T11:25:00Z" w16du:dateUtc="2026-04-07T04:25:00Z">
              <w:r w:rsidRPr="00D1096A">
                <w:rPr>
                  <w:rFonts w:ascii="Arial" w:hAnsi="Arial" w:cs="Arial"/>
                  <w:color w:val="000000"/>
                  <w:sz w:val="18"/>
                  <w:szCs w:val="18"/>
                  <w:lang w:eastAsia="en-US"/>
                </w:rPr>
                <w:delText>Making loss for three consecutive years</w:delText>
              </w:r>
            </w:del>
            <w:ins w:id="3209" w:author="KPMG_PQH" w:date="2026-04-07T11:25:00Z" w16du:dateUtc="2026-04-07T04:25:00Z">
              <w:r w:rsidR="00AB0EE2">
                <w:rPr>
                  <w:rFonts w:ascii="Arial" w:hAnsi="Arial" w:cs="Arial"/>
                  <w:color w:val="000000"/>
                  <w:sz w:val="18"/>
                  <w:szCs w:val="18"/>
                </w:rPr>
                <w:t>Insufficient financial data</w:t>
              </w:r>
            </w:ins>
          </w:p>
        </w:tc>
      </w:tr>
      <w:tr w:rsidR="00AB0EE2" w:rsidRPr="00322061" w14:paraId="436D2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C4E7E3" w14:textId="4C92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w:t>
            </w:r>
          </w:p>
        </w:tc>
        <w:tc>
          <w:tcPr>
            <w:tcW w:w="2351" w:type="pct"/>
            <w:tcBorders>
              <w:top w:val="nil"/>
              <w:left w:val="nil"/>
              <w:bottom w:val="single" w:sz="4" w:space="0" w:color="auto"/>
              <w:right w:val="single" w:sz="4" w:space="0" w:color="auto"/>
            </w:tcBorders>
            <w:vAlign w:val="center"/>
            <w:hideMark/>
          </w:tcPr>
          <w:p w14:paraId="5400B29A" w14:textId="796EA242" w:rsidR="00AB0EE2" w:rsidRPr="00322061" w:rsidRDefault="00D1096A" w:rsidP="00AB0EE2">
            <w:pPr>
              <w:rPr>
                <w:rFonts w:ascii="Arial" w:hAnsi="Arial" w:cs="Arial"/>
                <w:color w:val="000000"/>
                <w:sz w:val="18"/>
                <w:szCs w:val="18"/>
                <w:lang w:eastAsia="en-US"/>
              </w:rPr>
            </w:pPr>
            <w:del w:id="3210" w:author="KPMG_PQH" w:date="2026-04-07T11:25:00Z" w16du:dateUtc="2026-04-07T04:25:00Z">
              <w:r w:rsidRPr="00D1096A">
                <w:rPr>
                  <w:rFonts w:ascii="Arial" w:hAnsi="Arial" w:cs="Arial"/>
                  <w:color w:val="000000"/>
                  <w:sz w:val="18"/>
                  <w:szCs w:val="18"/>
                  <w:lang w:eastAsia="en-US"/>
                </w:rPr>
                <w:delText>CONG TY CO PHAN DHC SUOI DOI</w:delText>
              </w:r>
            </w:del>
            <w:ins w:id="3211" w:author="KPMG_PQH" w:date="2026-04-07T11:25:00Z" w16du:dateUtc="2026-04-07T04:25:00Z">
              <w:r w:rsidR="00AB0EE2">
                <w:rPr>
                  <w:rFonts w:ascii="Arial" w:hAnsi="Arial" w:cs="Arial"/>
                  <w:sz w:val="18"/>
                  <w:szCs w:val="18"/>
                </w:rPr>
                <w:t>219 INVESTMENT AND DEVELOPMENT JOINT STOCK COMPANY</w:t>
              </w:r>
            </w:ins>
          </w:p>
        </w:tc>
        <w:tc>
          <w:tcPr>
            <w:tcW w:w="846" w:type="pct"/>
            <w:tcBorders>
              <w:top w:val="nil"/>
              <w:left w:val="nil"/>
              <w:bottom w:val="single" w:sz="4" w:space="0" w:color="auto"/>
              <w:right w:val="single" w:sz="4" w:space="0" w:color="auto"/>
            </w:tcBorders>
            <w:vAlign w:val="center"/>
            <w:hideMark/>
          </w:tcPr>
          <w:p w14:paraId="39D08E32" w14:textId="2453B869" w:rsidR="00AB0EE2" w:rsidRPr="00322061" w:rsidRDefault="00D1096A" w:rsidP="00AB0EE2">
            <w:pPr>
              <w:jc w:val="center"/>
              <w:rPr>
                <w:rFonts w:ascii="Arial" w:hAnsi="Arial" w:cs="Arial"/>
                <w:color w:val="000000"/>
                <w:sz w:val="18"/>
                <w:szCs w:val="18"/>
                <w:lang w:eastAsia="en-US"/>
              </w:rPr>
            </w:pPr>
            <w:del w:id="3212" w:author="KPMG_PQH" w:date="2026-04-07T11:25:00Z" w16du:dateUtc="2026-04-07T04:25:00Z">
              <w:r w:rsidRPr="00D1096A">
                <w:rPr>
                  <w:rFonts w:ascii="Arial" w:hAnsi="Arial" w:cs="Arial"/>
                  <w:color w:val="000000"/>
                  <w:sz w:val="18"/>
                  <w:szCs w:val="18"/>
                  <w:lang w:eastAsia="en-US"/>
                </w:rPr>
                <w:delText>DSD</w:delText>
              </w:r>
            </w:del>
            <w:ins w:id="3213"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0EBDC40" w14:textId="3AD6667E" w:rsidR="00AB0EE2" w:rsidRPr="00322061" w:rsidRDefault="00D1096A" w:rsidP="00AB0EE2">
            <w:pPr>
              <w:rPr>
                <w:rFonts w:ascii="Arial" w:hAnsi="Arial" w:cs="Arial"/>
                <w:color w:val="000000"/>
                <w:sz w:val="18"/>
                <w:szCs w:val="18"/>
                <w:lang w:eastAsia="en-US"/>
              </w:rPr>
            </w:pPr>
            <w:del w:id="3214" w:author="KPMG_PQH" w:date="2026-04-07T11:25:00Z" w16du:dateUtc="2026-04-07T04:25:00Z">
              <w:r w:rsidRPr="00D1096A">
                <w:rPr>
                  <w:rFonts w:ascii="Arial" w:hAnsi="Arial" w:cs="Arial"/>
                  <w:color w:val="000000"/>
                  <w:sz w:val="18"/>
                  <w:szCs w:val="18"/>
                  <w:lang w:eastAsia="en-US"/>
                </w:rPr>
                <w:delText>Significantly different function</w:delText>
              </w:r>
            </w:del>
            <w:ins w:id="3215" w:author="KPMG_PQH" w:date="2026-04-07T11:25:00Z" w16du:dateUtc="2026-04-07T04:25:00Z">
              <w:r w:rsidR="00AB0EE2">
                <w:rPr>
                  <w:rFonts w:ascii="Arial" w:hAnsi="Arial" w:cs="Arial"/>
                  <w:color w:val="000000"/>
                  <w:sz w:val="18"/>
                  <w:szCs w:val="18"/>
                </w:rPr>
                <w:t>Insufficient financial data</w:t>
              </w:r>
            </w:ins>
          </w:p>
        </w:tc>
      </w:tr>
      <w:tr w:rsidR="00AB0EE2" w:rsidRPr="00322061" w14:paraId="048D31B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582092" w14:textId="111CFC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w:t>
            </w:r>
          </w:p>
        </w:tc>
        <w:tc>
          <w:tcPr>
            <w:tcW w:w="2351" w:type="pct"/>
            <w:tcBorders>
              <w:top w:val="nil"/>
              <w:left w:val="nil"/>
              <w:bottom w:val="single" w:sz="4" w:space="0" w:color="auto"/>
              <w:right w:val="single" w:sz="4" w:space="0" w:color="auto"/>
            </w:tcBorders>
            <w:vAlign w:val="center"/>
            <w:hideMark/>
          </w:tcPr>
          <w:p w14:paraId="25E66991" w14:textId="4E26BB27" w:rsidR="00AB0EE2" w:rsidRPr="00322061" w:rsidRDefault="00AB0EE2" w:rsidP="00AB0EE2">
            <w:pPr>
              <w:rPr>
                <w:rFonts w:ascii="Arial" w:hAnsi="Arial" w:cs="Arial"/>
                <w:color w:val="000000"/>
                <w:sz w:val="18"/>
                <w:szCs w:val="18"/>
                <w:lang w:eastAsia="en-US"/>
              </w:rPr>
            </w:pPr>
            <w:ins w:id="3216" w:author="KPMG_PQH" w:date="2026-04-07T11:25:00Z" w16du:dateUtc="2026-04-07T04:25:00Z">
              <w:r>
                <w:rPr>
                  <w:rFonts w:ascii="Arial" w:hAnsi="Arial" w:cs="Arial"/>
                  <w:sz w:val="18"/>
                  <w:szCs w:val="18"/>
                </w:rPr>
                <w:t>386 HYDRAULIC CONSTRUCTION TECHNOLOGY CORPORATION</w:t>
              </w:r>
            </w:ins>
            <w:moveFromRangeStart w:id="3217" w:author="KPMG_PQH" w:date="2026-04-07T11:25:00Z" w:name="move226453546"/>
            <w:moveFrom w:id="3218" w:author="KPMG_PQH" w:date="2026-04-07T11:25:00Z" w16du:dateUtc="2026-04-07T04:25:00Z">
              <w:r>
                <w:rPr>
                  <w:rFonts w:ascii="Arial" w:hAnsi="Arial" w:cs="Arial"/>
                  <w:sz w:val="18"/>
                  <w:szCs w:val="18"/>
                </w:rPr>
                <w:t>CONG TY CO PHAN DU LICH DICH VU HA NOI</w:t>
              </w:r>
            </w:moveFrom>
            <w:moveFromRangeEnd w:id="3217"/>
          </w:p>
        </w:tc>
        <w:tc>
          <w:tcPr>
            <w:tcW w:w="846" w:type="pct"/>
            <w:tcBorders>
              <w:top w:val="nil"/>
              <w:left w:val="nil"/>
              <w:bottom w:val="single" w:sz="4" w:space="0" w:color="auto"/>
              <w:right w:val="single" w:sz="4" w:space="0" w:color="auto"/>
            </w:tcBorders>
            <w:vAlign w:val="center"/>
            <w:hideMark/>
          </w:tcPr>
          <w:p w14:paraId="136CA211" w14:textId="3EE696AB" w:rsidR="00AB0EE2" w:rsidRPr="00322061" w:rsidRDefault="00D1096A" w:rsidP="00AB0EE2">
            <w:pPr>
              <w:jc w:val="center"/>
              <w:rPr>
                <w:rFonts w:ascii="Arial" w:hAnsi="Arial" w:cs="Arial"/>
                <w:color w:val="000000"/>
                <w:sz w:val="18"/>
                <w:szCs w:val="18"/>
                <w:lang w:eastAsia="en-US"/>
              </w:rPr>
            </w:pPr>
            <w:del w:id="3219" w:author="KPMG_PQH" w:date="2026-04-07T11:25:00Z" w16du:dateUtc="2026-04-07T04:25:00Z">
              <w:r w:rsidRPr="00D1096A">
                <w:rPr>
                  <w:rFonts w:ascii="Arial" w:hAnsi="Arial" w:cs="Arial"/>
                  <w:color w:val="000000"/>
                  <w:sz w:val="18"/>
                  <w:szCs w:val="18"/>
                  <w:lang w:eastAsia="en-US"/>
                </w:rPr>
                <w:delText>TSJ</w:delText>
              </w:r>
            </w:del>
            <w:ins w:id="3220"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992171B" w14:textId="2F2EED3F" w:rsidR="00AB0EE2" w:rsidRPr="00322061" w:rsidRDefault="00D1096A" w:rsidP="00AB0EE2">
            <w:pPr>
              <w:rPr>
                <w:rFonts w:ascii="Arial" w:hAnsi="Arial" w:cs="Arial"/>
                <w:color w:val="000000"/>
                <w:sz w:val="18"/>
                <w:szCs w:val="18"/>
                <w:lang w:eastAsia="en-US"/>
              </w:rPr>
            </w:pPr>
            <w:del w:id="3221" w:author="KPMG_PQH" w:date="2026-04-07T11:25:00Z" w16du:dateUtc="2026-04-07T04:25:00Z">
              <w:r w:rsidRPr="00D1096A">
                <w:rPr>
                  <w:rFonts w:ascii="Arial" w:hAnsi="Arial" w:cs="Arial"/>
                  <w:color w:val="000000"/>
                  <w:sz w:val="18"/>
                  <w:szCs w:val="18"/>
                  <w:lang w:eastAsia="en-US"/>
                </w:rPr>
                <w:delText>Significantly different function</w:delText>
              </w:r>
            </w:del>
            <w:ins w:id="3222" w:author="KPMG_PQH" w:date="2026-04-07T11:25:00Z" w16du:dateUtc="2026-04-07T04:25:00Z">
              <w:r w:rsidR="00AB0EE2">
                <w:rPr>
                  <w:rFonts w:ascii="Arial" w:hAnsi="Arial" w:cs="Arial"/>
                  <w:color w:val="000000"/>
                  <w:sz w:val="18"/>
                  <w:szCs w:val="18"/>
                </w:rPr>
                <w:t>Continuous loss making</w:t>
              </w:r>
            </w:ins>
          </w:p>
        </w:tc>
      </w:tr>
      <w:tr w:rsidR="00AB0EE2" w:rsidRPr="00322061" w14:paraId="1EF394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B9EBB7" w14:textId="799B2B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w:t>
            </w:r>
          </w:p>
        </w:tc>
        <w:tc>
          <w:tcPr>
            <w:tcW w:w="2351" w:type="pct"/>
            <w:tcBorders>
              <w:top w:val="nil"/>
              <w:left w:val="nil"/>
              <w:bottom w:val="single" w:sz="4" w:space="0" w:color="auto"/>
              <w:right w:val="single" w:sz="4" w:space="0" w:color="auto"/>
            </w:tcBorders>
            <w:vAlign w:val="center"/>
            <w:hideMark/>
          </w:tcPr>
          <w:p w14:paraId="72948CF7" w14:textId="36505C89" w:rsidR="00AB0EE2" w:rsidRPr="00322061" w:rsidRDefault="00D1096A" w:rsidP="00AB0EE2">
            <w:pPr>
              <w:rPr>
                <w:rFonts w:ascii="Arial" w:hAnsi="Arial" w:cs="Arial"/>
                <w:color w:val="000000"/>
                <w:sz w:val="18"/>
                <w:szCs w:val="18"/>
                <w:lang w:eastAsia="en-US"/>
              </w:rPr>
            </w:pPr>
            <w:del w:id="3223" w:author="KPMG_PQH" w:date="2026-04-07T11:25:00Z" w16du:dateUtc="2026-04-07T04:25:00Z">
              <w:r w:rsidRPr="00D1096A">
                <w:rPr>
                  <w:rFonts w:ascii="Arial" w:hAnsi="Arial" w:cs="Arial"/>
                  <w:color w:val="000000"/>
                  <w:sz w:val="18"/>
                  <w:szCs w:val="18"/>
                  <w:lang w:eastAsia="en-US"/>
                </w:rPr>
                <w:delText>CONG TY CO PHAN KHOA HOC CONG NGHE VIET NAM</w:delText>
              </w:r>
            </w:del>
            <w:ins w:id="3224" w:author="KPMG_PQH" w:date="2026-04-07T11:25:00Z" w16du:dateUtc="2026-04-07T04:25:00Z">
              <w:r w:rsidR="00AB0EE2">
                <w:rPr>
                  <w:rFonts w:ascii="Arial" w:hAnsi="Arial" w:cs="Arial"/>
                  <w:sz w:val="18"/>
                  <w:szCs w:val="18"/>
                </w:rPr>
                <w:t>3P TECHNOLOGIES SOLUTION JOINT STOCK COMPANY</w:t>
              </w:r>
            </w:ins>
          </w:p>
        </w:tc>
        <w:tc>
          <w:tcPr>
            <w:tcW w:w="846" w:type="pct"/>
            <w:tcBorders>
              <w:top w:val="nil"/>
              <w:left w:val="nil"/>
              <w:bottom w:val="single" w:sz="4" w:space="0" w:color="auto"/>
              <w:right w:val="single" w:sz="4" w:space="0" w:color="auto"/>
            </w:tcBorders>
            <w:vAlign w:val="center"/>
            <w:hideMark/>
          </w:tcPr>
          <w:p w14:paraId="47F0D67E" w14:textId="43FAB4A8" w:rsidR="00AB0EE2" w:rsidRPr="00322061" w:rsidRDefault="00D1096A" w:rsidP="00AB0EE2">
            <w:pPr>
              <w:jc w:val="center"/>
              <w:rPr>
                <w:rFonts w:ascii="Arial" w:hAnsi="Arial" w:cs="Arial"/>
                <w:color w:val="000000"/>
                <w:sz w:val="18"/>
                <w:szCs w:val="18"/>
                <w:lang w:eastAsia="en-US"/>
              </w:rPr>
            </w:pPr>
            <w:del w:id="3225" w:author="KPMG_PQH" w:date="2026-04-07T11:25:00Z" w16du:dateUtc="2026-04-07T04:25:00Z">
              <w:r w:rsidRPr="00D1096A">
                <w:rPr>
                  <w:rFonts w:ascii="Arial" w:hAnsi="Arial" w:cs="Arial"/>
                  <w:color w:val="000000"/>
                  <w:sz w:val="18"/>
                  <w:szCs w:val="18"/>
                  <w:lang w:eastAsia="en-US"/>
                </w:rPr>
                <w:delText>BUD</w:delText>
              </w:r>
            </w:del>
            <w:ins w:id="3226"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D6175DD" w14:textId="03F1766A" w:rsidR="00AB0EE2" w:rsidRPr="00322061" w:rsidRDefault="00D1096A" w:rsidP="00AB0EE2">
            <w:pPr>
              <w:rPr>
                <w:rFonts w:ascii="Arial" w:hAnsi="Arial" w:cs="Arial"/>
                <w:color w:val="000000"/>
                <w:sz w:val="18"/>
                <w:szCs w:val="18"/>
                <w:lang w:eastAsia="en-US"/>
              </w:rPr>
            </w:pPr>
            <w:del w:id="3227" w:author="KPMG_PQH" w:date="2026-04-07T11:25:00Z" w16du:dateUtc="2026-04-07T04:25:00Z">
              <w:r w:rsidRPr="00D1096A">
                <w:rPr>
                  <w:rFonts w:ascii="Arial" w:hAnsi="Arial" w:cs="Arial"/>
                  <w:color w:val="000000"/>
                  <w:sz w:val="18"/>
                  <w:szCs w:val="18"/>
                  <w:lang w:eastAsia="en-US"/>
                </w:rPr>
                <w:delText>Significantly different function</w:delText>
              </w:r>
            </w:del>
            <w:ins w:id="3228" w:author="KPMG_PQH" w:date="2026-04-07T11:25:00Z" w16du:dateUtc="2026-04-07T04:25:00Z">
              <w:r w:rsidR="00AB0EE2">
                <w:rPr>
                  <w:rFonts w:ascii="Arial" w:hAnsi="Arial" w:cs="Arial"/>
                  <w:color w:val="000000"/>
                  <w:sz w:val="18"/>
                  <w:szCs w:val="18"/>
                </w:rPr>
                <w:t>Insufficient financial data</w:t>
              </w:r>
            </w:ins>
          </w:p>
        </w:tc>
      </w:tr>
      <w:tr w:rsidR="00AB0EE2" w:rsidRPr="00322061" w14:paraId="5F62BD1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88439D" w14:textId="59F90D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w:t>
            </w:r>
          </w:p>
        </w:tc>
        <w:tc>
          <w:tcPr>
            <w:tcW w:w="2351" w:type="pct"/>
            <w:tcBorders>
              <w:top w:val="nil"/>
              <w:left w:val="nil"/>
              <w:bottom w:val="single" w:sz="4" w:space="0" w:color="auto"/>
              <w:right w:val="single" w:sz="4" w:space="0" w:color="auto"/>
            </w:tcBorders>
            <w:vAlign w:val="center"/>
            <w:hideMark/>
          </w:tcPr>
          <w:p w14:paraId="63969987" w14:textId="61586AC4" w:rsidR="00AB0EE2" w:rsidRPr="00322061" w:rsidRDefault="00D1096A" w:rsidP="00AB0EE2">
            <w:pPr>
              <w:rPr>
                <w:rFonts w:ascii="Arial" w:hAnsi="Arial" w:cs="Arial"/>
                <w:color w:val="000000"/>
                <w:sz w:val="18"/>
                <w:szCs w:val="18"/>
                <w:lang w:eastAsia="en-US"/>
              </w:rPr>
            </w:pPr>
            <w:del w:id="3229" w:author="KPMG_PQH" w:date="2026-04-07T11:25:00Z" w16du:dateUtc="2026-04-07T04:25:00Z">
              <w:r w:rsidRPr="00D1096A">
                <w:rPr>
                  <w:rFonts w:ascii="Arial" w:hAnsi="Arial" w:cs="Arial"/>
                  <w:color w:val="000000"/>
                  <w:sz w:val="18"/>
                  <w:szCs w:val="18"/>
                  <w:lang w:eastAsia="en-US"/>
                </w:rPr>
                <w:delText>CONG TY CO PHAN MAY MAC BINH DUONG</w:delText>
              </w:r>
            </w:del>
            <w:ins w:id="3230" w:author="KPMG_PQH" w:date="2026-04-07T11:25:00Z" w16du:dateUtc="2026-04-07T04:25:00Z">
              <w:r w:rsidR="00AB0EE2">
                <w:rPr>
                  <w:rFonts w:ascii="Arial" w:hAnsi="Arial" w:cs="Arial"/>
                  <w:sz w:val="18"/>
                  <w:szCs w:val="18"/>
                </w:rPr>
                <w:t>3T GROUP INVEST JOINT STOCK COMPANY</w:t>
              </w:r>
            </w:ins>
          </w:p>
        </w:tc>
        <w:tc>
          <w:tcPr>
            <w:tcW w:w="846" w:type="pct"/>
            <w:tcBorders>
              <w:top w:val="nil"/>
              <w:left w:val="nil"/>
              <w:bottom w:val="single" w:sz="4" w:space="0" w:color="auto"/>
              <w:right w:val="single" w:sz="4" w:space="0" w:color="auto"/>
            </w:tcBorders>
            <w:vAlign w:val="center"/>
            <w:hideMark/>
          </w:tcPr>
          <w:p w14:paraId="238CB26D" w14:textId="1804CC21" w:rsidR="00AB0EE2" w:rsidRPr="00322061" w:rsidRDefault="00D1096A" w:rsidP="00AB0EE2">
            <w:pPr>
              <w:jc w:val="center"/>
              <w:rPr>
                <w:rFonts w:ascii="Arial" w:hAnsi="Arial" w:cs="Arial"/>
                <w:color w:val="000000"/>
                <w:sz w:val="18"/>
                <w:szCs w:val="18"/>
                <w:lang w:eastAsia="en-US"/>
              </w:rPr>
            </w:pPr>
            <w:del w:id="3231" w:author="KPMG_PQH" w:date="2026-04-07T11:25:00Z" w16du:dateUtc="2026-04-07T04:25:00Z">
              <w:r w:rsidRPr="00D1096A">
                <w:rPr>
                  <w:rFonts w:ascii="Arial" w:hAnsi="Arial" w:cs="Arial"/>
                  <w:color w:val="000000"/>
                  <w:sz w:val="18"/>
                  <w:szCs w:val="18"/>
                  <w:lang w:eastAsia="en-US"/>
                </w:rPr>
                <w:delText>BDG</w:delText>
              </w:r>
            </w:del>
            <w:ins w:id="3232"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7A5D17E" w14:textId="0B17C92F" w:rsidR="00AB0EE2" w:rsidRPr="00322061" w:rsidRDefault="00D1096A" w:rsidP="00AB0EE2">
            <w:pPr>
              <w:rPr>
                <w:rFonts w:ascii="Arial" w:hAnsi="Arial" w:cs="Arial"/>
                <w:color w:val="000000"/>
                <w:sz w:val="18"/>
                <w:szCs w:val="18"/>
                <w:lang w:eastAsia="en-US"/>
              </w:rPr>
            </w:pPr>
            <w:del w:id="3233" w:author="KPMG_PQH" w:date="2026-04-07T11:25:00Z" w16du:dateUtc="2026-04-07T04:25:00Z">
              <w:r w:rsidRPr="00D1096A">
                <w:rPr>
                  <w:rFonts w:ascii="Arial" w:hAnsi="Arial" w:cs="Arial"/>
                  <w:color w:val="000000"/>
                  <w:sz w:val="18"/>
                  <w:szCs w:val="18"/>
                  <w:lang w:eastAsia="en-US"/>
                </w:rPr>
                <w:delText>Significantly different product</w:delText>
              </w:r>
            </w:del>
            <w:ins w:id="3234" w:author="KPMG_PQH" w:date="2026-04-07T11:25:00Z" w16du:dateUtc="2026-04-07T04:25:00Z">
              <w:r w:rsidR="00AB0EE2">
                <w:rPr>
                  <w:rFonts w:ascii="Arial" w:hAnsi="Arial" w:cs="Arial"/>
                  <w:color w:val="000000"/>
                  <w:sz w:val="18"/>
                  <w:szCs w:val="18"/>
                </w:rPr>
                <w:t>Insufficient financial data</w:t>
              </w:r>
            </w:ins>
          </w:p>
        </w:tc>
      </w:tr>
      <w:tr w:rsidR="00AB0EE2" w:rsidRPr="00322061" w14:paraId="4C48B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FC1D66" w14:textId="7491BF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w:t>
            </w:r>
          </w:p>
        </w:tc>
        <w:tc>
          <w:tcPr>
            <w:tcW w:w="2351" w:type="pct"/>
            <w:tcBorders>
              <w:top w:val="nil"/>
              <w:left w:val="nil"/>
              <w:bottom w:val="single" w:sz="4" w:space="0" w:color="auto"/>
              <w:right w:val="single" w:sz="4" w:space="0" w:color="auto"/>
            </w:tcBorders>
            <w:vAlign w:val="center"/>
            <w:hideMark/>
          </w:tcPr>
          <w:p w14:paraId="0800C54C" w14:textId="2A8DD695" w:rsidR="00AB0EE2" w:rsidRPr="00322061" w:rsidRDefault="00D1096A" w:rsidP="00AB0EE2">
            <w:pPr>
              <w:rPr>
                <w:rFonts w:ascii="Arial" w:hAnsi="Arial" w:cs="Arial"/>
                <w:color w:val="000000"/>
                <w:sz w:val="18"/>
                <w:szCs w:val="18"/>
                <w:lang w:eastAsia="en-US"/>
              </w:rPr>
            </w:pPr>
            <w:del w:id="3235" w:author="KPMG_PQH" w:date="2026-04-07T11:25:00Z" w16du:dateUtc="2026-04-07T04:25:00Z">
              <w:r w:rsidRPr="00D1096A">
                <w:rPr>
                  <w:rFonts w:ascii="Arial" w:hAnsi="Arial" w:cs="Arial"/>
                  <w:color w:val="000000"/>
                  <w:sz w:val="18"/>
                  <w:szCs w:val="18"/>
                  <w:lang w:eastAsia="en-US"/>
                </w:rPr>
                <w:delText>CONG TY CO PHAN MAY NAM DINH</w:delText>
              </w:r>
            </w:del>
            <w:ins w:id="3236" w:author="KPMG_PQH" w:date="2026-04-07T11:25:00Z" w16du:dateUtc="2026-04-07T04:25:00Z">
              <w:r w:rsidR="00AB0EE2">
                <w:rPr>
                  <w:rFonts w:ascii="Arial" w:hAnsi="Arial" w:cs="Arial"/>
                  <w:sz w:val="18"/>
                  <w:szCs w:val="18"/>
                </w:rPr>
                <w:t>4N VIETNAM JOINT STOCK COMPANY</w:t>
              </w:r>
            </w:ins>
          </w:p>
        </w:tc>
        <w:tc>
          <w:tcPr>
            <w:tcW w:w="846" w:type="pct"/>
            <w:tcBorders>
              <w:top w:val="nil"/>
              <w:left w:val="nil"/>
              <w:bottom w:val="single" w:sz="4" w:space="0" w:color="auto"/>
              <w:right w:val="single" w:sz="4" w:space="0" w:color="auto"/>
            </w:tcBorders>
            <w:vAlign w:val="center"/>
            <w:hideMark/>
          </w:tcPr>
          <w:p w14:paraId="209DB606" w14:textId="1E6DE90C" w:rsidR="00AB0EE2" w:rsidRPr="00322061" w:rsidRDefault="00D1096A" w:rsidP="00AB0EE2">
            <w:pPr>
              <w:jc w:val="center"/>
              <w:rPr>
                <w:rFonts w:ascii="Arial" w:hAnsi="Arial" w:cs="Arial"/>
                <w:color w:val="000000"/>
                <w:sz w:val="18"/>
                <w:szCs w:val="18"/>
                <w:lang w:eastAsia="en-US"/>
              </w:rPr>
            </w:pPr>
            <w:del w:id="3237" w:author="KPMG_PQH" w:date="2026-04-07T11:25:00Z" w16du:dateUtc="2026-04-07T04:25:00Z">
              <w:r w:rsidRPr="00D1096A">
                <w:rPr>
                  <w:rFonts w:ascii="Arial" w:hAnsi="Arial" w:cs="Arial"/>
                  <w:color w:val="000000"/>
                  <w:sz w:val="18"/>
                  <w:szCs w:val="18"/>
                  <w:lang w:eastAsia="en-US"/>
                </w:rPr>
                <w:delText>NJC</w:delText>
              </w:r>
            </w:del>
            <w:ins w:id="3238"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D5CCD9C" w14:textId="79923FCE" w:rsidR="00AB0EE2" w:rsidRPr="00322061" w:rsidRDefault="00D1096A" w:rsidP="00AB0EE2">
            <w:pPr>
              <w:rPr>
                <w:rFonts w:ascii="Arial" w:hAnsi="Arial" w:cs="Arial"/>
                <w:color w:val="000000"/>
                <w:sz w:val="18"/>
                <w:szCs w:val="18"/>
                <w:lang w:eastAsia="en-US"/>
              </w:rPr>
            </w:pPr>
            <w:del w:id="3239" w:author="KPMG_PQH" w:date="2026-04-07T11:25:00Z" w16du:dateUtc="2026-04-07T04:25:00Z">
              <w:r w:rsidRPr="00D1096A">
                <w:rPr>
                  <w:rFonts w:ascii="Arial" w:hAnsi="Arial" w:cs="Arial"/>
                  <w:color w:val="000000"/>
                  <w:sz w:val="18"/>
                  <w:szCs w:val="18"/>
                  <w:lang w:eastAsia="en-US"/>
                </w:rPr>
                <w:delText>Limited information</w:delText>
              </w:r>
            </w:del>
            <w:ins w:id="3240" w:author="KPMG_PQH" w:date="2026-04-07T11:25:00Z" w16du:dateUtc="2026-04-07T04:25:00Z">
              <w:r w:rsidR="00AB0EE2">
                <w:rPr>
                  <w:rFonts w:ascii="Arial" w:hAnsi="Arial" w:cs="Arial"/>
                  <w:color w:val="000000"/>
                  <w:sz w:val="18"/>
                  <w:szCs w:val="18"/>
                </w:rPr>
                <w:t>Insufficient financial data</w:t>
              </w:r>
            </w:ins>
          </w:p>
        </w:tc>
      </w:tr>
      <w:tr w:rsidR="00AB0EE2" w:rsidRPr="00322061" w14:paraId="482164E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26F9BF" w14:textId="191EA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w:t>
            </w:r>
          </w:p>
        </w:tc>
        <w:tc>
          <w:tcPr>
            <w:tcW w:w="2351" w:type="pct"/>
            <w:tcBorders>
              <w:top w:val="nil"/>
              <w:left w:val="nil"/>
              <w:bottom w:val="single" w:sz="4" w:space="0" w:color="auto"/>
              <w:right w:val="single" w:sz="4" w:space="0" w:color="auto"/>
            </w:tcBorders>
            <w:vAlign w:val="center"/>
            <w:hideMark/>
          </w:tcPr>
          <w:p w14:paraId="1E47DD4B" w14:textId="7AA6C8DA" w:rsidR="00AB0EE2" w:rsidRPr="00322061" w:rsidRDefault="00D1096A" w:rsidP="00AB0EE2">
            <w:pPr>
              <w:rPr>
                <w:rFonts w:ascii="Arial" w:hAnsi="Arial" w:cs="Arial"/>
                <w:color w:val="000000"/>
                <w:sz w:val="18"/>
                <w:szCs w:val="18"/>
                <w:lang w:eastAsia="en-US"/>
              </w:rPr>
            </w:pPr>
            <w:del w:id="3241" w:author="KPMG_PQH" w:date="2026-04-07T11:25:00Z" w16du:dateUtc="2026-04-07T04:25:00Z">
              <w:r w:rsidRPr="00D1096A">
                <w:rPr>
                  <w:rFonts w:ascii="Arial" w:hAnsi="Arial" w:cs="Arial"/>
                  <w:color w:val="000000"/>
                  <w:sz w:val="18"/>
                  <w:szCs w:val="18"/>
                  <w:lang w:eastAsia="en-US"/>
                </w:rPr>
                <w:delText>CONG TY CO PHAN MAY THANH TRI</w:delText>
              </w:r>
            </w:del>
            <w:ins w:id="3242" w:author="KPMG_PQH" w:date="2026-04-07T11:25:00Z" w16du:dateUtc="2026-04-07T04:25:00Z">
              <w:r w:rsidR="00AB0EE2">
                <w:rPr>
                  <w:rFonts w:ascii="Arial" w:hAnsi="Arial" w:cs="Arial"/>
                  <w:sz w:val="18"/>
                  <w:szCs w:val="18"/>
                </w:rPr>
                <w:t xml:space="preserve">979 </w:t>
              </w:r>
              <w:proofErr w:type="gramStart"/>
              <w:r w:rsidR="00AB0EE2">
                <w:rPr>
                  <w:rFonts w:ascii="Arial" w:hAnsi="Arial" w:cs="Arial"/>
                  <w:sz w:val="18"/>
                  <w:szCs w:val="18"/>
                </w:rPr>
                <w:t>CONSTRUCTION</w:t>
              </w:r>
              <w:proofErr w:type="gramEnd"/>
              <w:r w:rsidR="00AB0EE2">
                <w:rPr>
                  <w:rFonts w:ascii="Arial" w:hAnsi="Arial" w:cs="Arial"/>
                  <w:sz w:val="18"/>
                  <w:szCs w:val="18"/>
                </w:rPr>
                <w:t xml:space="preserve"> OF PROJECT- CONSULTING JOINT STOCK COMPANY</w:t>
              </w:r>
            </w:ins>
          </w:p>
        </w:tc>
        <w:tc>
          <w:tcPr>
            <w:tcW w:w="846" w:type="pct"/>
            <w:tcBorders>
              <w:top w:val="nil"/>
              <w:left w:val="nil"/>
              <w:bottom w:val="single" w:sz="4" w:space="0" w:color="auto"/>
              <w:right w:val="single" w:sz="4" w:space="0" w:color="auto"/>
            </w:tcBorders>
            <w:vAlign w:val="center"/>
            <w:hideMark/>
          </w:tcPr>
          <w:p w14:paraId="460155F8" w14:textId="6B745FAF" w:rsidR="00AB0EE2" w:rsidRPr="00322061" w:rsidRDefault="00D1096A" w:rsidP="00AB0EE2">
            <w:pPr>
              <w:jc w:val="center"/>
              <w:rPr>
                <w:rFonts w:ascii="Arial" w:hAnsi="Arial" w:cs="Arial"/>
                <w:color w:val="000000"/>
                <w:sz w:val="18"/>
                <w:szCs w:val="18"/>
                <w:lang w:eastAsia="en-US"/>
              </w:rPr>
            </w:pPr>
            <w:del w:id="3243" w:author="KPMG_PQH" w:date="2026-04-07T11:25:00Z" w16du:dateUtc="2026-04-07T04:25:00Z">
              <w:r w:rsidRPr="00D1096A">
                <w:rPr>
                  <w:rFonts w:ascii="Arial" w:hAnsi="Arial" w:cs="Arial"/>
                  <w:color w:val="000000"/>
                  <w:sz w:val="18"/>
                  <w:szCs w:val="18"/>
                  <w:lang w:eastAsia="en-US"/>
                </w:rPr>
                <w:delText>TTG</w:delText>
              </w:r>
            </w:del>
            <w:ins w:id="3244"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C4BEF20" w14:textId="6A87AC97" w:rsidR="00AB0EE2" w:rsidRPr="00322061" w:rsidRDefault="00D1096A" w:rsidP="00AB0EE2">
            <w:pPr>
              <w:rPr>
                <w:rFonts w:ascii="Arial" w:hAnsi="Arial" w:cs="Arial"/>
                <w:color w:val="000000"/>
                <w:sz w:val="18"/>
                <w:szCs w:val="18"/>
                <w:lang w:eastAsia="en-US"/>
              </w:rPr>
            </w:pPr>
            <w:del w:id="3245" w:author="KPMG_PQH" w:date="2026-04-07T11:25:00Z" w16du:dateUtc="2026-04-07T04:25:00Z">
              <w:r w:rsidRPr="00D1096A">
                <w:rPr>
                  <w:rFonts w:ascii="Arial" w:hAnsi="Arial" w:cs="Arial"/>
                  <w:color w:val="000000"/>
                  <w:sz w:val="18"/>
                  <w:szCs w:val="18"/>
                  <w:lang w:eastAsia="en-US"/>
                </w:rPr>
                <w:delText>Making loss for three consecutive years</w:delText>
              </w:r>
            </w:del>
            <w:ins w:id="3246" w:author="KPMG_PQH" w:date="2026-04-07T11:25:00Z" w16du:dateUtc="2026-04-07T04:25:00Z">
              <w:r w:rsidR="00AB0EE2">
                <w:rPr>
                  <w:rFonts w:ascii="Arial" w:hAnsi="Arial" w:cs="Arial"/>
                  <w:color w:val="000000"/>
                  <w:sz w:val="18"/>
                  <w:szCs w:val="18"/>
                </w:rPr>
                <w:t>Non-comparable functions</w:t>
              </w:r>
            </w:ins>
          </w:p>
        </w:tc>
      </w:tr>
      <w:tr w:rsidR="00AB0EE2" w:rsidRPr="00322061" w14:paraId="007288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2900A8" w14:textId="35400C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w:t>
            </w:r>
          </w:p>
        </w:tc>
        <w:tc>
          <w:tcPr>
            <w:tcW w:w="2351" w:type="pct"/>
            <w:tcBorders>
              <w:top w:val="nil"/>
              <w:left w:val="nil"/>
              <w:bottom w:val="single" w:sz="4" w:space="0" w:color="auto"/>
              <w:right w:val="single" w:sz="4" w:space="0" w:color="auto"/>
            </w:tcBorders>
            <w:vAlign w:val="center"/>
            <w:hideMark/>
          </w:tcPr>
          <w:p w14:paraId="740B07D7" w14:textId="71F50BF9" w:rsidR="00AB0EE2" w:rsidRPr="00322061" w:rsidRDefault="00D1096A" w:rsidP="00AB0EE2">
            <w:pPr>
              <w:rPr>
                <w:rFonts w:ascii="Arial" w:hAnsi="Arial" w:cs="Arial"/>
                <w:color w:val="000000"/>
                <w:sz w:val="18"/>
                <w:szCs w:val="18"/>
                <w:lang w:eastAsia="en-US"/>
              </w:rPr>
            </w:pPr>
            <w:del w:id="3247" w:author="KPMG_PQH" w:date="2026-04-07T11:25:00Z" w16du:dateUtc="2026-04-07T04:25:00Z">
              <w:r w:rsidRPr="00D1096A">
                <w:rPr>
                  <w:rFonts w:ascii="Arial" w:hAnsi="Arial" w:cs="Arial"/>
                  <w:color w:val="000000"/>
                  <w:sz w:val="18"/>
                  <w:szCs w:val="18"/>
                  <w:lang w:eastAsia="en-US"/>
                </w:rPr>
                <w:delText>CONG TY CO PHAN SACH VA THIET BI TRUONG HOC LONG AN</w:delText>
              </w:r>
            </w:del>
            <w:ins w:id="3248" w:author="KPMG_PQH" w:date="2026-04-07T11:25:00Z" w16du:dateUtc="2026-04-07T04:25:00Z">
              <w:r w:rsidR="00AB0EE2">
                <w:rPr>
                  <w:rFonts w:ascii="Arial" w:hAnsi="Arial" w:cs="Arial"/>
                  <w:sz w:val="18"/>
                  <w:szCs w:val="18"/>
                </w:rPr>
                <w:t>A&amp;A GREEN PHOENIX GROUP JOINT STOCK COMPANY</w:t>
              </w:r>
            </w:ins>
          </w:p>
        </w:tc>
        <w:tc>
          <w:tcPr>
            <w:tcW w:w="846" w:type="pct"/>
            <w:tcBorders>
              <w:top w:val="nil"/>
              <w:left w:val="nil"/>
              <w:bottom w:val="single" w:sz="4" w:space="0" w:color="auto"/>
              <w:right w:val="single" w:sz="4" w:space="0" w:color="auto"/>
            </w:tcBorders>
            <w:vAlign w:val="center"/>
            <w:hideMark/>
          </w:tcPr>
          <w:p w14:paraId="6638C900" w14:textId="60D9379B" w:rsidR="00AB0EE2" w:rsidRPr="00322061" w:rsidRDefault="00D1096A" w:rsidP="00AB0EE2">
            <w:pPr>
              <w:jc w:val="center"/>
              <w:rPr>
                <w:rFonts w:ascii="Arial" w:hAnsi="Arial" w:cs="Arial"/>
                <w:color w:val="000000"/>
                <w:sz w:val="18"/>
                <w:szCs w:val="18"/>
                <w:lang w:eastAsia="en-US"/>
              </w:rPr>
            </w:pPr>
            <w:del w:id="3249" w:author="KPMG_PQH" w:date="2026-04-07T11:25:00Z" w16du:dateUtc="2026-04-07T04:25:00Z">
              <w:r w:rsidRPr="00D1096A">
                <w:rPr>
                  <w:rFonts w:ascii="Arial" w:hAnsi="Arial" w:cs="Arial"/>
                  <w:color w:val="000000"/>
                  <w:sz w:val="18"/>
                  <w:szCs w:val="18"/>
                  <w:lang w:eastAsia="en-US"/>
                </w:rPr>
                <w:delText>LBE</w:delText>
              </w:r>
            </w:del>
            <w:ins w:id="3250"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B83F59E" w14:textId="083721BC" w:rsidR="00AB0EE2" w:rsidRPr="00322061" w:rsidRDefault="00D1096A" w:rsidP="00AB0EE2">
            <w:pPr>
              <w:rPr>
                <w:rFonts w:ascii="Arial" w:hAnsi="Arial" w:cs="Arial"/>
                <w:color w:val="000000"/>
                <w:sz w:val="18"/>
                <w:szCs w:val="18"/>
                <w:lang w:eastAsia="en-US"/>
              </w:rPr>
            </w:pPr>
            <w:del w:id="3251" w:author="KPMG_PQH" w:date="2026-04-07T11:25:00Z" w16du:dateUtc="2026-04-07T04:25:00Z">
              <w:r w:rsidRPr="00D1096A">
                <w:rPr>
                  <w:rFonts w:ascii="Arial" w:hAnsi="Arial" w:cs="Arial"/>
                  <w:color w:val="000000"/>
                  <w:sz w:val="18"/>
                  <w:szCs w:val="18"/>
                  <w:lang w:eastAsia="en-US"/>
                </w:rPr>
                <w:delText>Significantly different function</w:delText>
              </w:r>
            </w:del>
            <w:ins w:id="3252" w:author="KPMG_PQH" w:date="2026-04-07T11:25:00Z" w16du:dateUtc="2026-04-07T04:25:00Z">
              <w:r w:rsidR="00AB0EE2">
                <w:rPr>
                  <w:rFonts w:ascii="Arial" w:hAnsi="Arial" w:cs="Arial"/>
                  <w:color w:val="000000"/>
                  <w:sz w:val="18"/>
                  <w:szCs w:val="18"/>
                </w:rPr>
                <w:t>Non-comparable products</w:t>
              </w:r>
            </w:ins>
          </w:p>
        </w:tc>
      </w:tr>
      <w:tr w:rsidR="00AB0EE2" w:rsidRPr="00322061" w14:paraId="3B2EF3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E9FD72" w14:textId="4DFFFC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w:t>
            </w:r>
          </w:p>
        </w:tc>
        <w:tc>
          <w:tcPr>
            <w:tcW w:w="2351" w:type="pct"/>
            <w:tcBorders>
              <w:top w:val="nil"/>
              <w:left w:val="nil"/>
              <w:bottom w:val="single" w:sz="4" w:space="0" w:color="auto"/>
              <w:right w:val="single" w:sz="4" w:space="0" w:color="auto"/>
            </w:tcBorders>
            <w:vAlign w:val="center"/>
            <w:hideMark/>
          </w:tcPr>
          <w:p w14:paraId="5FACCB71" w14:textId="4615D667" w:rsidR="00AB0EE2" w:rsidRPr="00322061" w:rsidRDefault="00AB0EE2" w:rsidP="00AB0EE2">
            <w:pPr>
              <w:rPr>
                <w:rFonts w:ascii="Arial" w:hAnsi="Arial" w:cs="Arial"/>
                <w:color w:val="000000"/>
                <w:sz w:val="18"/>
                <w:szCs w:val="18"/>
                <w:lang w:eastAsia="en-US"/>
              </w:rPr>
            </w:pPr>
            <w:ins w:id="3253" w:author="KPMG_PQH" w:date="2026-04-07T11:25:00Z" w16du:dateUtc="2026-04-07T04:25:00Z">
              <w:r>
                <w:rPr>
                  <w:rFonts w:ascii="Arial" w:hAnsi="Arial" w:cs="Arial"/>
                  <w:sz w:val="18"/>
                  <w:szCs w:val="18"/>
                </w:rPr>
                <w:t>ACE UNITED INVESTMENT JOINT STOCK COMPANY</w:t>
              </w:r>
            </w:ins>
            <w:moveFromRangeStart w:id="3254" w:author="KPMG_PQH" w:date="2026-04-07T11:25:00Z" w:name="move226453547"/>
            <w:moveFrom w:id="3255" w:author="KPMG_PQH" w:date="2026-04-07T11:25:00Z" w16du:dateUtc="2026-04-07T04:25:00Z">
              <w:r>
                <w:rPr>
                  <w:rFonts w:ascii="Arial" w:hAnsi="Arial" w:cs="Arial"/>
                  <w:sz w:val="18"/>
                  <w:szCs w:val="18"/>
                </w:rPr>
                <w:t>CONG TY CO PHAN SAN XUAT KINH DOANH XUAT NHAP KHAU BINH THANH</w:t>
              </w:r>
            </w:moveFrom>
            <w:moveFromRangeEnd w:id="3254"/>
          </w:p>
        </w:tc>
        <w:tc>
          <w:tcPr>
            <w:tcW w:w="846" w:type="pct"/>
            <w:tcBorders>
              <w:top w:val="nil"/>
              <w:left w:val="nil"/>
              <w:bottom w:val="single" w:sz="4" w:space="0" w:color="auto"/>
              <w:right w:val="single" w:sz="4" w:space="0" w:color="auto"/>
            </w:tcBorders>
            <w:vAlign w:val="center"/>
            <w:hideMark/>
          </w:tcPr>
          <w:p w14:paraId="030588DE" w14:textId="4ECF1498" w:rsidR="00AB0EE2" w:rsidRPr="00322061" w:rsidRDefault="00D1096A" w:rsidP="00AB0EE2">
            <w:pPr>
              <w:jc w:val="center"/>
              <w:rPr>
                <w:rFonts w:ascii="Arial" w:hAnsi="Arial" w:cs="Arial"/>
                <w:color w:val="000000"/>
                <w:sz w:val="18"/>
                <w:szCs w:val="18"/>
                <w:lang w:eastAsia="en-US"/>
              </w:rPr>
            </w:pPr>
            <w:del w:id="3256" w:author="KPMG_PQH" w:date="2026-04-07T11:25:00Z" w16du:dateUtc="2026-04-07T04:25:00Z">
              <w:r w:rsidRPr="00D1096A">
                <w:rPr>
                  <w:rFonts w:ascii="Arial" w:hAnsi="Arial" w:cs="Arial"/>
                  <w:color w:val="000000"/>
                  <w:sz w:val="18"/>
                  <w:szCs w:val="18"/>
                  <w:lang w:eastAsia="en-US"/>
                </w:rPr>
                <w:delText>GIL</w:delText>
              </w:r>
            </w:del>
            <w:ins w:id="3257"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66065D3" w14:textId="7955E9A0" w:rsidR="00AB0EE2" w:rsidRPr="00322061" w:rsidRDefault="00D1096A" w:rsidP="00AB0EE2">
            <w:pPr>
              <w:rPr>
                <w:rFonts w:ascii="Arial" w:hAnsi="Arial" w:cs="Arial"/>
                <w:color w:val="000000"/>
                <w:sz w:val="18"/>
                <w:szCs w:val="18"/>
                <w:lang w:eastAsia="en-US"/>
              </w:rPr>
            </w:pPr>
            <w:del w:id="3258" w:author="KPMG_PQH" w:date="2026-04-07T11:25:00Z" w16du:dateUtc="2026-04-07T04:25:00Z">
              <w:r w:rsidRPr="00D1096A">
                <w:rPr>
                  <w:rFonts w:ascii="Arial" w:hAnsi="Arial" w:cs="Arial"/>
                  <w:color w:val="000000"/>
                  <w:sz w:val="18"/>
                  <w:szCs w:val="18"/>
                  <w:lang w:eastAsia="en-US"/>
                </w:rPr>
                <w:delText>Significantly different function</w:delText>
              </w:r>
            </w:del>
            <w:ins w:id="3259" w:author="KPMG_PQH" w:date="2026-04-07T11:25:00Z" w16du:dateUtc="2026-04-07T04:25:00Z">
              <w:r w:rsidR="00AB0EE2">
                <w:rPr>
                  <w:rFonts w:ascii="Arial" w:hAnsi="Arial" w:cs="Arial"/>
                  <w:color w:val="000000"/>
                  <w:sz w:val="18"/>
                  <w:szCs w:val="18"/>
                </w:rPr>
                <w:t>Insufficient financial data</w:t>
              </w:r>
            </w:ins>
          </w:p>
        </w:tc>
      </w:tr>
      <w:tr w:rsidR="00AB0EE2" w:rsidRPr="00322061" w14:paraId="34F6C42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F2CB0" w14:textId="2281B1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w:t>
            </w:r>
          </w:p>
        </w:tc>
        <w:tc>
          <w:tcPr>
            <w:tcW w:w="2351" w:type="pct"/>
            <w:tcBorders>
              <w:top w:val="nil"/>
              <w:left w:val="nil"/>
              <w:bottom w:val="single" w:sz="4" w:space="0" w:color="auto"/>
              <w:right w:val="single" w:sz="4" w:space="0" w:color="auto"/>
            </w:tcBorders>
            <w:vAlign w:val="center"/>
            <w:hideMark/>
          </w:tcPr>
          <w:p w14:paraId="79A207EB" w14:textId="6FF09A3B" w:rsidR="00AB0EE2" w:rsidRPr="00322061" w:rsidRDefault="00AB0EE2" w:rsidP="00AB0EE2">
            <w:pPr>
              <w:rPr>
                <w:rFonts w:ascii="Arial" w:hAnsi="Arial" w:cs="Arial"/>
                <w:color w:val="000000"/>
                <w:sz w:val="18"/>
                <w:szCs w:val="18"/>
                <w:lang w:eastAsia="en-US"/>
              </w:rPr>
            </w:pPr>
            <w:ins w:id="3260" w:author="KPMG_PQH" w:date="2026-04-07T11:25:00Z" w16du:dateUtc="2026-04-07T04:25:00Z">
              <w:r>
                <w:rPr>
                  <w:rFonts w:ascii="Arial" w:hAnsi="Arial" w:cs="Arial"/>
                  <w:sz w:val="18"/>
                  <w:szCs w:val="18"/>
                </w:rPr>
                <w:t>ACETECH MATERIAL AND EQUIPMENT TECHNOLOGY JOINT STOCK COMPANY</w:t>
              </w:r>
            </w:ins>
            <w:moveFromRangeStart w:id="3261" w:author="KPMG_PQH" w:date="2026-04-07T11:25:00Z" w:name="move226453548"/>
            <w:moveFrom w:id="3262" w:author="KPMG_PQH" w:date="2026-04-07T11:25:00Z" w16du:dateUtc="2026-04-07T04:25:00Z">
              <w:r>
                <w:rPr>
                  <w:rFonts w:ascii="Arial" w:hAnsi="Arial" w:cs="Arial"/>
                  <w:sz w:val="18"/>
                  <w:szCs w:val="18"/>
                </w:rPr>
                <w:t>CONG TY CO PHAN TAP DOAN HAPACO</w:t>
              </w:r>
            </w:moveFrom>
            <w:moveFromRangeEnd w:id="3261"/>
          </w:p>
        </w:tc>
        <w:tc>
          <w:tcPr>
            <w:tcW w:w="846" w:type="pct"/>
            <w:tcBorders>
              <w:top w:val="nil"/>
              <w:left w:val="nil"/>
              <w:bottom w:val="single" w:sz="4" w:space="0" w:color="auto"/>
              <w:right w:val="single" w:sz="4" w:space="0" w:color="auto"/>
            </w:tcBorders>
            <w:vAlign w:val="center"/>
            <w:hideMark/>
          </w:tcPr>
          <w:p w14:paraId="5816B41C" w14:textId="7C59B40E" w:rsidR="00AB0EE2" w:rsidRPr="00322061" w:rsidRDefault="00D1096A" w:rsidP="00AB0EE2">
            <w:pPr>
              <w:jc w:val="center"/>
              <w:rPr>
                <w:rFonts w:ascii="Arial" w:hAnsi="Arial" w:cs="Arial"/>
                <w:color w:val="000000"/>
                <w:sz w:val="18"/>
                <w:szCs w:val="18"/>
                <w:lang w:eastAsia="en-US"/>
              </w:rPr>
            </w:pPr>
            <w:del w:id="3263" w:author="KPMG_PQH" w:date="2026-04-07T11:25:00Z" w16du:dateUtc="2026-04-07T04:25:00Z">
              <w:r w:rsidRPr="00D1096A">
                <w:rPr>
                  <w:rFonts w:ascii="Arial" w:hAnsi="Arial" w:cs="Arial"/>
                  <w:color w:val="000000"/>
                  <w:sz w:val="18"/>
                  <w:szCs w:val="18"/>
                  <w:lang w:eastAsia="en-US"/>
                </w:rPr>
                <w:delText>HAP</w:delText>
              </w:r>
            </w:del>
            <w:ins w:id="3264"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A088C2E" w14:textId="185D6936" w:rsidR="00AB0EE2" w:rsidRPr="00322061" w:rsidRDefault="00D1096A" w:rsidP="00AB0EE2">
            <w:pPr>
              <w:rPr>
                <w:rFonts w:ascii="Arial" w:hAnsi="Arial" w:cs="Arial"/>
                <w:color w:val="000000"/>
                <w:sz w:val="18"/>
                <w:szCs w:val="18"/>
                <w:lang w:eastAsia="en-US"/>
              </w:rPr>
            </w:pPr>
            <w:del w:id="3265" w:author="KPMG_PQH" w:date="2026-04-07T11:25:00Z" w16du:dateUtc="2026-04-07T04:25:00Z">
              <w:r w:rsidRPr="00D1096A">
                <w:rPr>
                  <w:rFonts w:ascii="Arial" w:hAnsi="Arial" w:cs="Arial"/>
                  <w:color w:val="000000"/>
                  <w:sz w:val="18"/>
                  <w:szCs w:val="18"/>
                  <w:lang w:eastAsia="en-US"/>
                </w:rPr>
                <w:delText>Significantly different function</w:delText>
              </w:r>
            </w:del>
            <w:ins w:id="3266" w:author="KPMG_PQH" w:date="2026-04-07T11:25:00Z" w16du:dateUtc="2026-04-07T04:25:00Z">
              <w:r w:rsidR="00AB0EE2">
                <w:rPr>
                  <w:rFonts w:ascii="Arial" w:hAnsi="Arial" w:cs="Arial"/>
                  <w:color w:val="000000"/>
                  <w:sz w:val="18"/>
                  <w:szCs w:val="18"/>
                </w:rPr>
                <w:t>Non-comparable functions</w:t>
              </w:r>
            </w:ins>
          </w:p>
        </w:tc>
      </w:tr>
      <w:tr w:rsidR="00AB0EE2" w:rsidRPr="00322061" w14:paraId="3780252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9CF3D44" w14:textId="1B5B52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12</w:t>
            </w:r>
          </w:p>
        </w:tc>
        <w:tc>
          <w:tcPr>
            <w:tcW w:w="2351" w:type="pct"/>
            <w:tcBorders>
              <w:top w:val="nil"/>
              <w:left w:val="nil"/>
              <w:bottom w:val="single" w:sz="4" w:space="0" w:color="auto"/>
              <w:right w:val="single" w:sz="4" w:space="0" w:color="auto"/>
            </w:tcBorders>
            <w:vAlign w:val="center"/>
            <w:hideMark/>
          </w:tcPr>
          <w:p w14:paraId="1E6E4FA5" w14:textId="5299F44A" w:rsidR="00AB0EE2" w:rsidRPr="00322061" w:rsidRDefault="00AB0EE2" w:rsidP="00AB0EE2">
            <w:pPr>
              <w:rPr>
                <w:rFonts w:ascii="Arial" w:hAnsi="Arial" w:cs="Arial"/>
                <w:color w:val="000000"/>
                <w:sz w:val="18"/>
                <w:szCs w:val="18"/>
                <w:lang w:eastAsia="en-US"/>
              </w:rPr>
            </w:pPr>
            <w:ins w:id="3267" w:author="KPMG_PQH" w:date="2026-04-07T11:25:00Z" w16du:dateUtc="2026-04-07T04:25:00Z">
              <w:r>
                <w:rPr>
                  <w:rFonts w:ascii="Arial" w:hAnsi="Arial" w:cs="Arial"/>
                  <w:sz w:val="18"/>
                  <w:szCs w:val="18"/>
                </w:rPr>
                <w:t>ACP JOINT STOCK COMPANY</w:t>
              </w:r>
            </w:ins>
            <w:moveFromRangeStart w:id="3268" w:author="KPMG_PQH" w:date="2026-04-07T11:25:00Z" w:name="move226453549"/>
            <w:moveFrom w:id="3269" w:author="KPMG_PQH" w:date="2026-04-07T11:25:00Z" w16du:dateUtc="2026-04-07T04:25:00Z">
              <w:r>
                <w:rPr>
                  <w:rFonts w:ascii="Arial" w:hAnsi="Arial" w:cs="Arial"/>
                  <w:sz w:val="18"/>
                  <w:szCs w:val="18"/>
                </w:rPr>
                <w:t>CONG TY CO PHAN TAP DOAN TIEN SON THANH HOA</w:t>
              </w:r>
            </w:moveFrom>
            <w:moveFromRangeEnd w:id="3268"/>
          </w:p>
        </w:tc>
        <w:tc>
          <w:tcPr>
            <w:tcW w:w="846" w:type="pct"/>
            <w:tcBorders>
              <w:top w:val="nil"/>
              <w:left w:val="nil"/>
              <w:bottom w:val="single" w:sz="4" w:space="0" w:color="auto"/>
              <w:right w:val="single" w:sz="4" w:space="0" w:color="auto"/>
            </w:tcBorders>
            <w:vAlign w:val="center"/>
            <w:hideMark/>
          </w:tcPr>
          <w:p w14:paraId="08F21CD3" w14:textId="773D9325" w:rsidR="00AB0EE2" w:rsidRPr="00322061" w:rsidRDefault="00D1096A" w:rsidP="00AB0EE2">
            <w:pPr>
              <w:jc w:val="center"/>
              <w:rPr>
                <w:rFonts w:ascii="Arial" w:hAnsi="Arial" w:cs="Arial"/>
                <w:color w:val="000000"/>
                <w:sz w:val="18"/>
                <w:szCs w:val="18"/>
                <w:lang w:eastAsia="en-US"/>
              </w:rPr>
            </w:pPr>
            <w:del w:id="3270" w:author="KPMG_PQH" w:date="2026-04-07T11:25:00Z" w16du:dateUtc="2026-04-07T04:25:00Z">
              <w:r w:rsidRPr="00D1096A">
                <w:rPr>
                  <w:rFonts w:ascii="Arial" w:hAnsi="Arial" w:cs="Arial"/>
                  <w:color w:val="000000"/>
                  <w:sz w:val="18"/>
                  <w:szCs w:val="18"/>
                  <w:lang w:eastAsia="en-US"/>
                </w:rPr>
                <w:delText>AAT</w:delText>
              </w:r>
            </w:del>
            <w:ins w:id="3271"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B4880C0" w14:textId="1042F199" w:rsidR="00AB0EE2" w:rsidRPr="00322061" w:rsidRDefault="00D1096A" w:rsidP="00AB0EE2">
            <w:pPr>
              <w:rPr>
                <w:rFonts w:ascii="Arial" w:hAnsi="Arial" w:cs="Arial"/>
                <w:color w:val="000000"/>
                <w:sz w:val="18"/>
                <w:szCs w:val="18"/>
                <w:lang w:eastAsia="en-US"/>
              </w:rPr>
            </w:pPr>
            <w:del w:id="3272" w:author="KPMG_PQH" w:date="2026-04-07T11:25:00Z" w16du:dateUtc="2026-04-07T04:25:00Z">
              <w:r w:rsidRPr="00D1096A">
                <w:rPr>
                  <w:rFonts w:ascii="Arial" w:hAnsi="Arial" w:cs="Arial"/>
                  <w:color w:val="000000"/>
                  <w:sz w:val="18"/>
                  <w:szCs w:val="18"/>
                  <w:lang w:eastAsia="en-US"/>
                </w:rPr>
                <w:delText>Significantly different function</w:delText>
              </w:r>
            </w:del>
            <w:ins w:id="3273" w:author="KPMG_PQH" w:date="2026-04-07T11:25:00Z" w16du:dateUtc="2026-04-07T04:25:00Z">
              <w:r w:rsidR="00AB0EE2">
                <w:rPr>
                  <w:rFonts w:ascii="Arial" w:hAnsi="Arial" w:cs="Arial"/>
                  <w:color w:val="000000"/>
                  <w:sz w:val="18"/>
                  <w:szCs w:val="18"/>
                </w:rPr>
                <w:t>Insufficient financial data</w:t>
              </w:r>
            </w:ins>
          </w:p>
        </w:tc>
      </w:tr>
      <w:tr w:rsidR="00AB0EE2" w:rsidRPr="00322061" w14:paraId="135D6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1D6BF5" w14:textId="49FC10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w:t>
            </w:r>
          </w:p>
        </w:tc>
        <w:tc>
          <w:tcPr>
            <w:tcW w:w="2351" w:type="pct"/>
            <w:tcBorders>
              <w:top w:val="nil"/>
              <w:left w:val="nil"/>
              <w:bottom w:val="single" w:sz="4" w:space="0" w:color="auto"/>
              <w:right w:val="single" w:sz="4" w:space="0" w:color="auto"/>
            </w:tcBorders>
            <w:vAlign w:val="center"/>
            <w:hideMark/>
          </w:tcPr>
          <w:p w14:paraId="65C37157" w14:textId="733B377F" w:rsidR="00AB0EE2" w:rsidRPr="00322061" w:rsidRDefault="00AB0EE2" w:rsidP="00AB0EE2">
            <w:pPr>
              <w:rPr>
                <w:rFonts w:ascii="Arial" w:hAnsi="Arial" w:cs="Arial"/>
                <w:color w:val="000000"/>
                <w:sz w:val="18"/>
                <w:szCs w:val="18"/>
                <w:lang w:eastAsia="en-US"/>
              </w:rPr>
            </w:pPr>
            <w:ins w:id="3274" w:author="KPMG_PQH" w:date="2026-04-07T11:25:00Z" w16du:dateUtc="2026-04-07T04:25:00Z">
              <w:r>
                <w:rPr>
                  <w:rFonts w:ascii="Arial" w:hAnsi="Arial" w:cs="Arial"/>
                  <w:sz w:val="18"/>
                  <w:szCs w:val="18"/>
                </w:rPr>
                <w:t>ALPHA TRADING &amp; ENGINEERING JOINT STOCK COMPANY</w:t>
              </w:r>
            </w:ins>
            <w:moveFromRangeStart w:id="3275" w:author="KPMG_PQH" w:date="2026-04-07T11:25:00Z" w:name="move226453550"/>
            <w:moveFrom w:id="3276" w:author="KPMG_PQH" w:date="2026-04-07T11:25:00Z" w16du:dateUtc="2026-04-07T04:25:00Z">
              <w:r>
                <w:rPr>
                  <w:rFonts w:ascii="Arial" w:hAnsi="Arial" w:cs="Arial"/>
                  <w:sz w:val="18"/>
                  <w:szCs w:val="18"/>
                </w:rPr>
                <w:t>CONG TY CO PHAN THAIHOLDINGS</w:t>
              </w:r>
            </w:moveFrom>
            <w:moveFromRangeEnd w:id="3275"/>
          </w:p>
        </w:tc>
        <w:tc>
          <w:tcPr>
            <w:tcW w:w="846" w:type="pct"/>
            <w:tcBorders>
              <w:top w:val="nil"/>
              <w:left w:val="nil"/>
              <w:bottom w:val="single" w:sz="4" w:space="0" w:color="auto"/>
              <w:right w:val="single" w:sz="4" w:space="0" w:color="auto"/>
            </w:tcBorders>
            <w:vAlign w:val="center"/>
            <w:hideMark/>
          </w:tcPr>
          <w:p w14:paraId="15E0008F" w14:textId="41CCF6D4" w:rsidR="00AB0EE2" w:rsidRPr="00322061" w:rsidRDefault="00D1096A" w:rsidP="00AB0EE2">
            <w:pPr>
              <w:jc w:val="center"/>
              <w:rPr>
                <w:rFonts w:ascii="Arial" w:hAnsi="Arial" w:cs="Arial"/>
                <w:color w:val="000000"/>
                <w:sz w:val="18"/>
                <w:szCs w:val="18"/>
                <w:lang w:eastAsia="en-US"/>
              </w:rPr>
            </w:pPr>
            <w:del w:id="3277" w:author="KPMG_PQH" w:date="2026-04-07T11:25:00Z" w16du:dateUtc="2026-04-07T04:25:00Z">
              <w:r w:rsidRPr="00D1096A">
                <w:rPr>
                  <w:rFonts w:ascii="Arial" w:hAnsi="Arial" w:cs="Arial"/>
                  <w:color w:val="000000"/>
                  <w:sz w:val="18"/>
                  <w:szCs w:val="18"/>
                  <w:lang w:eastAsia="en-US"/>
                </w:rPr>
                <w:delText>THD</w:delText>
              </w:r>
            </w:del>
            <w:ins w:id="3278"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D821B48" w14:textId="6F25E7DF" w:rsidR="00AB0EE2" w:rsidRPr="00322061" w:rsidRDefault="00D1096A" w:rsidP="00AB0EE2">
            <w:pPr>
              <w:rPr>
                <w:rFonts w:ascii="Arial" w:hAnsi="Arial" w:cs="Arial"/>
                <w:color w:val="000000"/>
                <w:sz w:val="18"/>
                <w:szCs w:val="18"/>
                <w:lang w:eastAsia="en-US"/>
              </w:rPr>
            </w:pPr>
            <w:del w:id="3279" w:author="KPMG_PQH" w:date="2026-04-07T11:25:00Z" w16du:dateUtc="2026-04-07T04:25:00Z">
              <w:r w:rsidRPr="00D1096A">
                <w:rPr>
                  <w:rFonts w:ascii="Arial" w:hAnsi="Arial" w:cs="Arial"/>
                  <w:color w:val="000000"/>
                  <w:sz w:val="18"/>
                  <w:szCs w:val="18"/>
                  <w:lang w:eastAsia="en-US"/>
                </w:rPr>
                <w:delText>Significantly different function</w:delText>
              </w:r>
            </w:del>
            <w:ins w:id="3280" w:author="KPMG_PQH" w:date="2026-04-07T11:25:00Z" w16du:dateUtc="2026-04-07T04:25:00Z">
              <w:r w:rsidR="00AB0EE2">
                <w:rPr>
                  <w:rFonts w:ascii="Arial" w:hAnsi="Arial" w:cs="Arial"/>
                  <w:color w:val="000000"/>
                  <w:sz w:val="18"/>
                  <w:szCs w:val="18"/>
                </w:rPr>
                <w:t>Non-comparable products</w:t>
              </w:r>
            </w:ins>
          </w:p>
        </w:tc>
      </w:tr>
      <w:tr w:rsidR="00AB0EE2" w:rsidRPr="00322061" w14:paraId="491EC78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73596D" w14:textId="4A6EE7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w:t>
            </w:r>
          </w:p>
        </w:tc>
        <w:tc>
          <w:tcPr>
            <w:tcW w:w="2351" w:type="pct"/>
            <w:tcBorders>
              <w:top w:val="nil"/>
              <w:left w:val="nil"/>
              <w:bottom w:val="single" w:sz="4" w:space="0" w:color="auto"/>
              <w:right w:val="single" w:sz="4" w:space="0" w:color="auto"/>
            </w:tcBorders>
            <w:vAlign w:val="center"/>
            <w:hideMark/>
          </w:tcPr>
          <w:p w14:paraId="1E3A5A1B" w14:textId="1C3D5372" w:rsidR="00AB0EE2" w:rsidRPr="00322061" w:rsidRDefault="00AB0EE2" w:rsidP="00AB0EE2">
            <w:pPr>
              <w:rPr>
                <w:rFonts w:ascii="Arial" w:hAnsi="Arial" w:cs="Arial"/>
                <w:color w:val="000000"/>
                <w:sz w:val="18"/>
                <w:szCs w:val="18"/>
                <w:lang w:eastAsia="en-US"/>
              </w:rPr>
            </w:pPr>
            <w:ins w:id="3281" w:author="KPMG_PQH" w:date="2026-04-07T11:25:00Z" w16du:dateUtc="2026-04-07T04:25:00Z">
              <w:r>
                <w:rPr>
                  <w:rFonts w:ascii="Arial" w:hAnsi="Arial" w:cs="Arial"/>
                  <w:sz w:val="18"/>
                  <w:szCs w:val="18"/>
                </w:rPr>
                <w:t>ALTTECH VIET NAM TECHNOLOGY AND SCIENTIFIC SOLUTIONS JOINT STOCK COMPANY</w:t>
              </w:r>
            </w:ins>
            <w:moveFromRangeStart w:id="3282" w:author="KPMG_PQH" w:date="2026-04-07T11:25:00Z" w:name="move226453551"/>
            <w:moveFrom w:id="3283" w:author="KPMG_PQH" w:date="2026-04-07T11:25:00Z" w16du:dateUtc="2026-04-07T04:25:00Z">
              <w:r>
                <w:rPr>
                  <w:rFonts w:ascii="Arial" w:hAnsi="Arial" w:cs="Arial"/>
                  <w:sz w:val="18"/>
                  <w:szCs w:val="18"/>
                </w:rPr>
                <w:t>CONG TY CO PHAN THUONG MAI DICH VU THOI TRANG HA NOI</w:t>
              </w:r>
            </w:moveFrom>
            <w:moveFromRangeEnd w:id="3282"/>
          </w:p>
        </w:tc>
        <w:tc>
          <w:tcPr>
            <w:tcW w:w="846" w:type="pct"/>
            <w:tcBorders>
              <w:top w:val="nil"/>
              <w:left w:val="nil"/>
              <w:bottom w:val="single" w:sz="4" w:space="0" w:color="auto"/>
              <w:right w:val="single" w:sz="4" w:space="0" w:color="auto"/>
            </w:tcBorders>
            <w:vAlign w:val="center"/>
            <w:hideMark/>
          </w:tcPr>
          <w:p w14:paraId="3F9F776E" w14:textId="77B6F296" w:rsidR="00AB0EE2" w:rsidRPr="00322061" w:rsidRDefault="00D1096A" w:rsidP="00AB0EE2">
            <w:pPr>
              <w:jc w:val="center"/>
              <w:rPr>
                <w:rFonts w:ascii="Arial" w:hAnsi="Arial" w:cs="Arial"/>
                <w:color w:val="000000"/>
                <w:sz w:val="18"/>
                <w:szCs w:val="18"/>
                <w:lang w:eastAsia="en-US"/>
              </w:rPr>
            </w:pPr>
            <w:del w:id="3284" w:author="KPMG_PQH" w:date="2026-04-07T11:25:00Z" w16du:dateUtc="2026-04-07T04:25:00Z">
              <w:r w:rsidRPr="00D1096A">
                <w:rPr>
                  <w:rFonts w:ascii="Arial" w:hAnsi="Arial" w:cs="Arial"/>
                  <w:color w:val="000000"/>
                  <w:sz w:val="18"/>
                  <w:szCs w:val="18"/>
                  <w:lang w:eastAsia="en-US"/>
                </w:rPr>
                <w:delText>HFS</w:delText>
              </w:r>
            </w:del>
            <w:ins w:id="3285"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3B59B96" w14:textId="40854AD8" w:rsidR="00AB0EE2" w:rsidRPr="00322061" w:rsidRDefault="00D1096A" w:rsidP="00AB0EE2">
            <w:pPr>
              <w:rPr>
                <w:rFonts w:ascii="Arial" w:hAnsi="Arial" w:cs="Arial"/>
                <w:color w:val="000000"/>
                <w:sz w:val="18"/>
                <w:szCs w:val="18"/>
                <w:lang w:eastAsia="en-US"/>
              </w:rPr>
            </w:pPr>
            <w:del w:id="3286" w:author="KPMG_PQH" w:date="2026-04-07T11:25:00Z" w16du:dateUtc="2026-04-07T04:25:00Z">
              <w:r w:rsidRPr="00D1096A">
                <w:rPr>
                  <w:rFonts w:ascii="Arial" w:hAnsi="Arial" w:cs="Arial"/>
                  <w:color w:val="000000"/>
                  <w:sz w:val="18"/>
                  <w:szCs w:val="18"/>
                  <w:lang w:eastAsia="en-US"/>
                </w:rPr>
                <w:delText>Limited information</w:delText>
              </w:r>
            </w:del>
            <w:ins w:id="3287" w:author="KPMG_PQH" w:date="2026-04-07T11:25:00Z" w16du:dateUtc="2026-04-07T04:25:00Z">
              <w:r w:rsidR="00AB0EE2">
                <w:rPr>
                  <w:rFonts w:ascii="Arial" w:hAnsi="Arial" w:cs="Arial"/>
                  <w:color w:val="000000"/>
                  <w:sz w:val="18"/>
                  <w:szCs w:val="18"/>
                </w:rPr>
                <w:t>Insufficient financial data</w:t>
              </w:r>
            </w:ins>
          </w:p>
        </w:tc>
      </w:tr>
      <w:tr w:rsidR="00AB0EE2" w:rsidRPr="00322061" w14:paraId="4064B2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92716" w14:textId="035C4E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w:t>
            </w:r>
          </w:p>
        </w:tc>
        <w:tc>
          <w:tcPr>
            <w:tcW w:w="2351" w:type="pct"/>
            <w:tcBorders>
              <w:top w:val="nil"/>
              <w:left w:val="nil"/>
              <w:bottom w:val="single" w:sz="4" w:space="0" w:color="auto"/>
              <w:right w:val="single" w:sz="4" w:space="0" w:color="auto"/>
            </w:tcBorders>
            <w:vAlign w:val="center"/>
            <w:hideMark/>
          </w:tcPr>
          <w:p w14:paraId="71BD54CD" w14:textId="54951F1A" w:rsidR="00AB0EE2" w:rsidRPr="00322061" w:rsidRDefault="00AB0EE2" w:rsidP="00AB0EE2">
            <w:pPr>
              <w:rPr>
                <w:rFonts w:ascii="Arial" w:hAnsi="Arial" w:cs="Arial"/>
                <w:color w:val="000000"/>
                <w:sz w:val="18"/>
                <w:szCs w:val="18"/>
                <w:lang w:eastAsia="en-US"/>
              </w:rPr>
            </w:pPr>
            <w:ins w:id="3288" w:author="KPMG_PQH" w:date="2026-04-07T11:25:00Z" w16du:dateUtc="2026-04-07T04:25:00Z">
              <w:r>
                <w:rPr>
                  <w:rFonts w:ascii="Arial" w:hAnsi="Arial" w:cs="Arial"/>
                  <w:sz w:val="18"/>
                  <w:szCs w:val="18"/>
                </w:rPr>
                <w:t>AN BINH THANG LONG CONSTRUCTION INVEST JOINT STOCK COMPANY</w:t>
              </w:r>
            </w:ins>
            <w:moveFromRangeStart w:id="3289" w:author="KPMG_PQH" w:date="2026-04-07T11:25:00Z" w:name="move226453552"/>
            <w:moveFrom w:id="3290" w:author="KPMG_PQH" w:date="2026-04-07T11:25:00Z" w16du:dateUtc="2026-04-07T04:25:00Z">
              <w:r>
                <w:rPr>
                  <w:rFonts w:ascii="Arial" w:hAnsi="Arial" w:cs="Arial"/>
                  <w:sz w:val="18"/>
                  <w:szCs w:val="18"/>
                </w:rPr>
                <w:t>CONG TY CO PHAN TONG CONG TY MAY DAP CAU</w:t>
              </w:r>
            </w:moveFrom>
            <w:moveFromRangeEnd w:id="3289"/>
          </w:p>
        </w:tc>
        <w:tc>
          <w:tcPr>
            <w:tcW w:w="846" w:type="pct"/>
            <w:tcBorders>
              <w:top w:val="nil"/>
              <w:left w:val="nil"/>
              <w:bottom w:val="single" w:sz="4" w:space="0" w:color="auto"/>
              <w:right w:val="single" w:sz="4" w:space="0" w:color="auto"/>
            </w:tcBorders>
            <w:vAlign w:val="center"/>
            <w:hideMark/>
          </w:tcPr>
          <w:p w14:paraId="076B2633" w14:textId="77D71217" w:rsidR="00AB0EE2" w:rsidRPr="00322061" w:rsidRDefault="00D1096A" w:rsidP="00AB0EE2">
            <w:pPr>
              <w:jc w:val="center"/>
              <w:rPr>
                <w:rFonts w:ascii="Arial" w:hAnsi="Arial" w:cs="Arial"/>
                <w:color w:val="000000"/>
                <w:sz w:val="18"/>
                <w:szCs w:val="18"/>
                <w:lang w:eastAsia="en-US"/>
              </w:rPr>
            </w:pPr>
            <w:del w:id="3291" w:author="KPMG_PQH" w:date="2026-04-07T11:25:00Z" w16du:dateUtc="2026-04-07T04:25:00Z">
              <w:r w:rsidRPr="00D1096A">
                <w:rPr>
                  <w:rFonts w:ascii="Arial" w:hAnsi="Arial" w:cs="Arial"/>
                  <w:color w:val="000000"/>
                  <w:sz w:val="18"/>
                  <w:szCs w:val="18"/>
                  <w:lang w:eastAsia="en-US"/>
                </w:rPr>
                <w:delText>DCG</w:delText>
              </w:r>
            </w:del>
            <w:ins w:id="3292"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4A53165" w14:textId="10DE00E8" w:rsidR="00AB0EE2" w:rsidRPr="00322061" w:rsidRDefault="00D1096A" w:rsidP="00AB0EE2">
            <w:pPr>
              <w:rPr>
                <w:rFonts w:ascii="Arial" w:hAnsi="Arial" w:cs="Arial"/>
                <w:color w:val="000000"/>
                <w:sz w:val="18"/>
                <w:szCs w:val="18"/>
                <w:lang w:eastAsia="en-US"/>
              </w:rPr>
            </w:pPr>
            <w:del w:id="3293" w:author="KPMG_PQH" w:date="2026-04-07T11:25:00Z" w16du:dateUtc="2026-04-07T04:25:00Z">
              <w:r w:rsidRPr="00D1096A">
                <w:rPr>
                  <w:rFonts w:ascii="Arial" w:hAnsi="Arial" w:cs="Arial"/>
                  <w:color w:val="000000"/>
                  <w:sz w:val="18"/>
                  <w:szCs w:val="18"/>
                  <w:lang w:eastAsia="en-US"/>
                </w:rPr>
                <w:delText>Significantly different product</w:delText>
              </w:r>
            </w:del>
            <w:ins w:id="3294" w:author="KPMG_PQH" w:date="2026-04-07T11:25:00Z" w16du:dateUtc="2026-04-07T04:25:00Z">
              <w:r w:rsidR="00AB0EE2">
                <w:rPr>
                  <w:rFonts w:ascii="Arial" w:hAnsi="Arial" w:cs="Arial"/>
                  <w:color w:val="000000"/>
                  <w:sz w:val="18"/>
                  <w:szCs w:val="18"/>
                </w:rPr>
                <w:t>Insufficient financial data</w:t>
              </w:r>
            </w:ins>
          </w:p>
        </w:tc>
      </w:tr>
      <w:tr w:rsidR="00AB0EE2" w:rsidRPr="00322061" w14:paraId="1DABA5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1C0009" w14:textId="058546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w:t>
            </w:r>
          </w:p>
        </w:tc>
        <w:tc>
          <w:tcPr>
            <w:tcW w:w="2351" w:type="pct"/>
            <w:tcBorders>
              <w:top w:val="nil"/>
              <w:left w:val="nil"/>
              <w:bottom w:val="single" w:sz="4" w:space="0" w:color="auto"/>
              <w:right w:val="single" w:sz="4" w:space="0" w:color="auto"/>
            </w:tcBorders>
            <w:vAlign w:val="center"/>
            <w:hideMark/>
          </w:tcPr>
          <w:p w14:paraId="373A6071" w14:textId="2FD58432" w:rsidR="00AB0EE2" w:rsidRPr="00322061" w:rsidRDefault="00D1096A" w:rsidP="00AB0EE2">
            <w:pPr>
              <w:rPr>
                <w:rFonts w:ascii="Arial" w:hAnsi="Arial" w:cs="Arial"/>
                <w:color w:val="000000"/>
                <w:sz w:val="18"/>
                <w:szCs w:val="18"/>
                <w:lang w:eastAsia="en-US"/>
              </w:rPr>
            </w:pPr>
            <w:del w:id="3295" w:author="KPMG_PQH" w:date="2026-04-07T11:25:00Z" w16du:dateUtc="2026-04-07T04:25:00Z">
              <w:r w:rsidRPr="00D1096A">
                <w:rPr>
                  <w:rFonts w:ascii="Arial" w:hAnsi="Arial" w:cs="Arial"/>
                  <w:color w:val="000000"/>
                  <w:sz w:val="18"/>
                  <w:szCs w:val="18"/>
                  <w:lang w:eastAsia="en-US"/>
                </w:rPr>
                <w:delText>CONG TY CO PHAN TONG CONG TY MAY DONG NAI</w:delText>
              </w:r>
            </w:del>
            <w:ins w:id="3296" w:author="KPMG_PQH" w:date="2026-04-07T11:25:00Z" w16du:dateUtc="2026-04-07T04:25:00Z">
              <w:r w:rsidR="00AB0EE2">
                <w:rPr>
                  <w:rFonts w:ascii="Arial" w:hAnsi="Arial" w:cs="Arial"/>
                  <w:sz w:val="18"/>
                  <w:szCs w:val="18"/>
                </w:rPr>
                <w:t>AN LIVING JOINT STOCK COMPANY</w:t>
              </w:r>
            </w:ins>
          </w:p>
        </w:tc>
        <w:tc>
          <w:tcPr>
            <w:tcW w:w="846" w:type="pct"/>
            <w:tcBorders>
              <w:top w:val="nil"/>
              <w:left w:val="nil"/>
              <w:bottom w:val="single" w:sz="4" w:space="0" w:color="auto"/>
              <w:right w:val="single" w:sz="4" w:space="0" w:color="auto"/>
            </w:tcBorders>
            <w:vAlign w:val="center"/>
            <w:hideMark/>
          </w:tcPr>
          <w:p w14:paraId="55929C9A" w14:textId="2D3D49AF" w:rsidR="00AB0EE2" w:rsidRPr="00322061" w:rsidRDefault="00D1096A" w:rsidP="00AB0EE2">
            <w:pPr>
              <w:jc w:val="center"/>
              <w:rPr>
                <w:rFonts w:ascii="Arial" w:hAnsi="Arial" w:cs="Arial"/>
                <w:color w:val="000000"/>
                <w:sz w:val="18"/>
                <w:szCs w:val="18"/>
                <w:lang w:eastAsia="en-US"/>
              </w:rPr>
            </w:pPr>
            <w:del w:id="3297" w:author="KPMG_PQH" w:date="2026-04-07T11:25:00Z" w16du:dateUtc="2026-04-07T04:25:00Z">
              <w:r w:rsidRPr="00D1096A">
                <w:rPr>
                  <w:rFonts w:ascii="Arial" w:hAnsi="Arial" w:cs="Arial"/>
                  <w:color w:val="000000"/>
                  <w:sz w:val="18"/>
                  <w:szCs w:val="18"/>
                  <w:lang w:eastAsia="en-US"/>
                </w:rPr>
                <w:delText>MDN</w:delText>
              </w:r>
            </w:del>
            <w:ins w:id="3298"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48E99B5" w14:textId="2340780C" w:rsidR="00AB0EE2" w:rsidRPr="00322061" w:rsidRDefault="00D1096A" w:rsidP="00AB0EE2">
            <w:pPr>
              <w:rPr>
                <w:rFonts w:ascii="Arial" w:hAnsi="Arial" w:cs="Arial"/>
                <w:color w:val="000000"/>
                <w:sz w:val="18"/>
                <w:szCs w:val="18"/>
                <w:lang w:eastAsia="en-US"/>
              </w:rPr>
            </w:pPr>
            <w:del w:id="3299" w:author="KPMG_PQH" w:date="2026-04-07T11:25:00Z" w16du:dateUtc="2026-04-07T04:25:00Z">
              <w:r w:rsidRPr="00D1096A">
                <w:rPr>
                  <w:rFonts w:ascii="Arial" w:hAnsi="Arial" w:cs="Arial"/>
                  <w:color w:val="000000"/>
                  <w:sz w:val="18"/>
                  <w:szCs w:val="18"/>
                  <w:lang w:eastAsia="en-US"/>
                </w:rPr>
                <w:delText>Significantly different product</w:delText>
              </w:r>
            </w:del>
            <w:ins w:id="3300" w:author="KPMG_PQH" w:date="2026-04-07T11:25:00Z" w16du:dateUtc="2026-04-07T04:25:00Z">
              <w:r w:rsidR="00AB0EE2">
                <w:rPr>
                  <w:rFonts w:ascii="Arial" w:hAnsi="Arial" w:cs="Arial"/>
                  <w:color w:val="000000"/>
                  <w:sz w:val="18"/>
                  <w:szCs w:val="18"/>
                </w:rPr>
                <w:t>Insufficient financial data</w:t>
              </w:r>
            </w:ins>
          </w:p>
        </w:tc>
      </w:tr>
      <w:tr w:rsidR="00AB0EE2" w:rsidRPr="00322061" w14:paraId="07AC74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0546E0" w14:textId="22C38B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w:t>
            </w:r>
          </w:p>
        </w:tc>
        <w:tc>
          <w:tcPr>
            <w:tcW w:w="2351" w:type="pct"/>
            <w:tcBorders>
              <w:top w:val="nil"/>
              <w:left w:val="nil"/>
              <w:bottom w:val="single" w:sz="4" w:space="0" w:color="auto"/>
              <w:right w:val="single" w:sz="4" w:space="0" w:color="auto"/>
            </w:tcBorders>
            <w:vAlign w:val="center"/>
            <w:hideMark/>
          </w:tcPr>
          <w:p w14:paraId="2E7CD432" w14:textId="7B4A240C" w:rsidR="00AB0EE2" w:rsidRPr="00322061" w:rsidRDefault="00D1096A" w:rsidP="00AB0EE2">
            <w:pPr>
              <w:rPr>
                <w:rFonts w:ascii="Arial" w:hAnsi="Arial" w:cs="Arial"/>
                <w:color w:val="000000"/>
                <w:sz w:val="18"/>
                <w:szCs w:val="18"/>
                <w:lang w:eastAsia="en-US"/>
              </w:rPr>
            </w:pPr>
            <w:del w:id="3301" w:author="KPMG_PQH" w:date="2026-04-07T11:25:00Z" w16du:dateUtc="2026-04-07T04:25:00Z">
              <w:r w:rsidRPr="00D1096A">
                <w:rPr>
                  <w:rFonts w:ascii="Arial" w:hAnsi="Arial" w:cs="Arial"/>
                  <w:color w:val="000000"/>
                  <w:sz w:val="18"/>
                  <w:szCs w:val="18"/>
                  <w:lang w:eastAsia="en-US"/>
                </w:rPr>
                <w:delText>CONG TY CO PHAN VAI SOI MAY MAC MIEN BAC</w:delText>
              </w:r>
            </w:del>
            <w:ins w:id="3302" w:author="KPMG_PQH" w:date="2026-04-07T11:25:00Z" w16du:dateUtc="2026-04-07T04:25:00Z">
              <w:r w:rsidR="00AB0EE2">
                <w:rPr>
                  <w:rFonts w:ascii="Arial" w:hAnsi="Arial" w:cs="Arial"/>
                  <w:sz w:val="18"/>
                  <w:szCs w:val="18"/>
                </w:rPr>
                <w:t>AN PHAT KHANH JOINT STOCK COMPANY</w:t>
              </w:r>
            </w:ins>
          </w:p>
        </w:tc>
        <w:tc>
          <w:tcPr>
            <w:tcW w:w="846" w:type="pct"/>
            <w:tcBorders>
              <w:top w:val="nil"/>
              <w:left w:val="nil"/>
              <w:bottom w:val="single" w:sz="4" w:space="0" w:color="auto"/>
              <w:right w:val="single" w:sz="4" w:space="0" w:color="auto"/>
            </w:tcBorders>
            <w:vAlign w:val="center"/>
            <w:hideMark/>
          </w:tcPr>
          <w:p w14:paraId="05E54D52" w14:textId="6655C955" w:rsidR="00AB0EE2" w:rsidRPr="00322061" w:rsidRDefault="00D1096A" w:rsidP="00AB0EE2">
            <w:pPr>
              <w:jc w:val="center"/>
              <w:rPr>
                <w:rFonts w:ascii="Arial" w:hAnsi="Arial" w:cs="Arial"/>
                <w:color w:val="000000"/>
                <w:sz w:val="18"/>
                <w:szCs w:val="18"/>
                <w:lang w:eastAsia="en-US"/>
              </w:rPr>
            </w:pPr>
            <w:del w:id="3303" w:author="KPMG_PQH" w:date="2026-04-07T11:25:00Z" w16du:dateUtc="2026-04-07T04:25:00Z">
              <w:r w:rsidRPr="00D1096A">
                <w:rPr>
                  <w:rFonts w:ascii="Arial" w:hAnsi="Arial" w:cs="Arial"/>
                  <w:color w:val="000000"/>
                  <w:sz w:val="18"/>
                  <w:szCs w:val="18"/>
                  <w:lang w:eastAsia="en-US"/>
                </w:rPr>
                <w:delText>TET</w:delText>
              </w:r>
            </w:del>
            <w:ins w:id="3304"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8D3FD62" w14:textId="0419AE27" w:rsidR="00AB0EE2" w:rsidRPr="00322061" w:rsidRDefault="00D1096A" w:rsidP="00AB0EE2">
            <w:pPr>
              <w:rPr>
                <w:rFonts w:ascii="Arial" w:hAnsi="Arial" w:cs="Arial"/>
                <w:color w:val="000000"/>
                <w:sz w:val="18"/>
                <w:szCs w:val="18"/>
                <w:lang w:eastAsia="en-US"/>
              </w:rPr>
            </w:pPr>
            <w:del w:id="3305" w:author="KPMG_PQH" w:date="2026-04-07T11:25:00Z" w16du:dateUtc="2026-04-07T04:25:00Z">
              <w:r w:rsidRPr="00D1096A">
                <w:rPr>
                  <w:rFonts w:ascii="Arial" w:hAnsi="Arial" w:cs="Arial"/>
                  <w:color w:val="000000"/>
                  <w:sz w:val="18"/>
                  <w:szCs w:val="18"/>
                  <w:lang w:eastAsia="en-US"/>
                </w:rPr>
                <w:delText>Significantly different product</w:delText>
              </w:r>
            </w:del>
            <w:ins w:id="3306" w:author="KPMG_PQH" w:date="2026-04-07T11:25:00Z" w16du:dateUtc="2026-04-07T04:25:00Z">
              <w:r w:rsidR="00AB0EE2">
                <w:rPr>
                  <w:rFonts w:ascii="Arial" w:hAnsi="Arial" w:cs="Arial"/>
                  <w:color w:val="000000"/>
                  <w:sz w:val="18"/>
                  <w:szCs w:val="18"/>
                </w:rPr>
                <w:t>Insufficient financial data</w:t>
              </w:r>
            </w:ins>
          </w:p>
        </w:tc>
      </w:tr>
      <w:tr w:rsidR="00AB0EE2" w:rsidRPr="00322061" w14:paraId="3CEB0D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E67E0" w14:textId="21D35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w:t>
            </w:r>
          </w:p>
        </w:tc>
        <w:tc>
          <w:tcPr>
            <w:tcW w:w="2351" w:type="pct"/>
            <w:tcBorders>
              <w:top w:val="nil"/>
              <w:left w:val="nil"/>
              <w:bottom w:val="single" w:sz="4" w:space="0" w:color="auto"/>
              <w:right w:val="single" w:sz="4" w:space="0" w:color="auto"/>
            </w:tcBorders>
            <w:vAlign w:val="center"/>
            <w:hideMark/>
          </w:tcPr>
          <w:p w14:paraId="3E13EE31" w14:textId="683AD3B3" w:rsidR="00AB0EE2" w:rsidRPr="00322061" w:rsidRDefault="00AB0EE2" w:rsidP="00AB0EE2">
            <w:pPr>
              <w:rPr>
                <w:rFonts w:ascii="Arial" w:hAnsi="Arial" w:cs="Arial"/>
                <w:color w:val="000000"/>
                <w:sz w:val="18"/>
                <w:szCs w:val="18"/>
                <w:lang w:eastAsia="en-US"/>
              </w:rPr>
            </w:pPr>
            <w:proofErr w:type="gramStart"/>
            <w:ins w:id="3307" w:author="KPMG_PQH" w:date="2026-04-07T11:25:00Z" w16du:dateUtc="2026-04-07T04:25:00Z">
              <w:r>
                <w:rPr>
                  <w:rFonts w:ascii="Arial" w:hAnsi="Arial" w:cs="Arial"/>
                  <w:sz w:val="18"/>
                  <w:szCs w:val="18"/>
                </w:rPr>
                <w:t>AN</w:t>
              </w:r>
              <w:proofErr w:type="gramEnd"/>
              <w:r>
                <w:rPr>
                  <w:rFonts w:ascii="Arial" w:hAnsi="Arial" w:cs="Arial"/>
                  <w:sz w:val="18"/>
                  <w:szCs w:val="18"/>
                </w:rPr>
                <w:t xml:space="preserve"> PHAT REAL ESTATE INVESTMENT TRADING JOINT STOCK COMPANY</w:t>
              </w:r>
            </w:ins>
            <w:moveFromRangeStart w:id="3308" w:author="KPMG_PQH" w:date="2026-04-07T11:25:00Z" w:name="move226453553"/>
            <w:moveFrom w:id="3309" w:author="KPMG_PQH" w:date="2026-04-07T11:25:00Z" w16du:dateUtc="2026-04-07T04:25:00Z">
              <w:r>
                <w:rPr>
                  <w:rFonts w:ascii="Arial" w:hAnsi="Arial" w:cs="Arial"/>
                  <w:sz w:val="18"/>
                  <w:szCs w:val="18"/>
                </w:rPr>
                <w:t>CONG TY CO PHAN VAT TU TONG HOP VA PHAN BON HOA SINH</w:t>
              </w:r>
            </w:moveFrom>
            <w:moveFromRangeEnd w:id="3308"/>
          </w:p>
        </w:tc>
        <w:tc>
          <w:tcPr>
            <w:tcW w:w="846" w:type="pct"/>
            <w:tcBorders>
              <w:top w:val="nil"/>
              <w:left w:val="nil"/>
              <w:bottom w:val="single" w:sz="4" w:space="0" w:color="auto"/>
              <w:right w:val="single" w:sz="4" w:space="0" w:color="auto"/>
            </w:tcBorders>
            <w:vAlign w:val="center"/>
            <w:hideMark/>
          </w:tcPr>
          <w:p w14:paraId="1DA5A458" w14:textId="33D86972" w:rsidR="00AB0EE2" w:rsidRPr="00322061" w:rsidRDefault="00D1096A" w:rsidP="00AB0EE2">
            <w:pPr>
              <w:jc w:val="center"/>
              <w:rPr>
                <w:rFonts w:ascii="Arial" w:hAnsi="Arial" w:cs="Arial"/>
                <w:color w:val="000000"/>
                <w:sz w:val="18"/>
                <w:szCs w:val="18"/>
                <w:lang w:eastAsia="en-US"/>
              </w:rPr>
            </w:pPr>
            <w:del w:id="3310" w:author="KPMG_PQH" w:date="2026-04-07T11:25:00Z" w16du:dateUtc="2026-04-07T04:25:00Z">
              <w:r w:rsidRPr="00D1096A">
                <w:rPr>
                  <w:rFonts w:ascii="Arial" w:hAnsi="Arial" w:cs="Arial"/>
                  <w:color w:val="000000"/>
                  <w:sz w:val="18"/>
                  <w:szCs w:val="18"/>
                  <w:lang w:eastAsia="en-US"/>
                </w:rPr>
                <w:delText>HSI</w:delText>
              </w:r>
            </w:del>
            <w:ins w:id="3311"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69E95F0" w14:textId="10521814" w:rsidR="00AB0EE2" w:rsidRPr="00322061" w:rsidRDefault="00D1096A" w:rsidP="00AB0EE2">
            <w:pPr>
              <w:rPr>
                <w:rFonts w:ascii="Arial" w:hAnsi="Arial" w:cs="Arial"/>
                <w:color w:val="000000"/>
                <w:sz w:val="18"/>
                <w:szCs w:val="18"/>
                <w:lang w:eastAsia="en-US"/>
              </w:rPr>
            </w:pPr>
            <w:del w:id="3312" w:author="KPMG_PQH" w:date="2026-04-07T11:25:00Z" w16du:dateUtc="2026-04-07T04:25:00Z">
              <w:r w:rsidRPr="00D1096A">
                <w:rPr>
                  <w:rFonts w:ascii="Arial" w:hAnsi="Arial" w:cs="Arial"/>
                  <w:color w:val="000000"/>
                  <w:sz w:val="18"/>
                  <w:szCs w:val="18"/>
                  <w:lang w:eastAsia="en-US"/>
                </w:rPr>
                <w:delText>Significantly different function</w:delText>
              </w:r>
            </w:del>
            <w:ins w:id="3313" w:author="KPMG_PQH" w:date="2026-04-07T11:25:00Z" w16du:dateUtc="2026-04-07T04:25:00Z">
              <w:r w:rsidR="00AB0EE2">
                <w:rPr>
                  <w:rFonts w:ascii="Arial" w:hAnsi="Arial" w:cs="Arial"/>
                  <w:color w:val="000000"/>
                  <w:sz w:val="18"/>
                  <w:szCs w:val="18"/>
                </w:rPr>
                <w:t>Non-comparable functions</w:t>
              </w:r>
            </w:ins>
          </w:p>
        </w:tc>
      </w:tr>
      <w:tr w:rsidR="00AB0EE2" w:rsidRPr="00322061" w14:paraId="1D3488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6FD8F5" w14:textId="2121851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w:t>
            </w:r>
          </w:p>
        </w:tc>
        <w:tc>
          <w:tcPr>
            <w:tcW w:w="2351" w:type="pct"/>
            <w:tcBorders>
              <w:top w:val="nil"/>
              <w:left w:val="nil"/>
              <w:bottom w:val="single" w:sz="4" w:space="0" w:color="auto"/>
              <w:right w:val="single" w:sz="4" w:space="0" w:color="auto"/>
            </w:tcBorders>
            <w:vAlign w:val="center"/>
            <w:hideMark/>
          </w:tcPr>
          <w:p w14:paraId="7DE30338" w14:textId="38726CB1" w:rsidR="00AB0EE2" w:rsidRPr="00322061" w:rsidRDefault="00D1096A" w:rsidP="00AB0EE2">
            <w:pPr>
              <w:rPr>
                <w:rFonts w:ascii="Arial" w:hAnsi="Arial" w:cs="Arial"/>
                <w:color w:val="000000"/>
                <w:sz w:val="18"/>
                <w:szCs w:val="18"/>
                <w:lang w:eastAsia="en-US"/>
              </w:rPr>
            </w:pPr>
            <w:del w:id="3314" w:author="KPMG_PQH" w:date="2026-04-07T11:25:00Z" w16du:dateUtc="2026-04-07T04:25:00Z">
              <w:r w:rsidRPr="00D1096A">
                <w:rPr>
                  <w:rFonts w:ascii="Arial" w:hAnsi="Arial" w:cs="Arial"/>
                  <w:color w:val="000000"/>
                  <w:sz w:val="18"/>
                  <w:szCs w:val="18"/>
                  <w:lang w:eastAsia="en-US"/>
                </w:rPr>
                <w:delText>DUC GIANG CORPORATION</w:delText>
              </w:r>
            </w:del>
            <w:ins w:id="3315" w:author="KPMG_PQH" w:date="2026-04-07T11:25:00Z" w16du:dateUtc="2026-04-07T04:25:00Z">
              <w:r w:rsidR="00AB0EE2">
                <w:rPr>
                  <w:rFonts w:ascii="Arial" w:hAnsi="Arial" w:cs="Arial"/>
                  <w:sz w:val="18"/>
                  <w:szCs w:val="18"/>
                </w:rPr>
                <w:t>AN PHU STAR JOINT STOCK COMPANY</w:t>
              </w:r>
            </w:ins>
          </w:p>
        </w:tc>
        <w:tc>
          <w:tcPr>
            <w:tcW w:w="846" w:type="pct"/>
            <w:tcBorders>
              <w:top w:val="nil"/>
              <w:left w:val="nil"/>
              <w:bottom w:val="single" w:sz="4" w:space="0" w:color="auto"/>
              <w:right w:val="single" w:sz="4" w:space="0" w:color="auto"/>
            </w:tcBorders>
            <w:vAlign w:val="center"/>
            <w:hideMark/>
          </w:tcPr>
          <w:p w14:paraId="08FF81D8" w14:textId="18C08956" w:rsidR="00AB0EE2" w:rsidRPr="00322061" w:rsidRDefault="00D1096A" w:rsidP="00AB0EE2">
            <w:pPr>
              <w:jc w:val="center"/>
              <w:rPr>
                <w:rFonts w:ascii="Arial" w:hAnsi="Arial" w:cs="Arial"/>
                <w:color w:val="000000"/>
                <w:sz w:val="18"/>
                <w:szCs w:val="18"/>
                <w:lang w:eastAsia="en-US"/>
              </w:rPr>
            </w:pPr>
            <w:del w:id="3316" w:author="KPMG_PQH" w:date="2026-04-07T11:25:00Z" w16du:dateUtc="2026-04-07T04:25:00Z">
              <w:r w:rsidRPr="00D1096A">
                <w:rPr>
                  <w:rFonts w:ascii="Arial" w:hAnsi="Arial" w:cs="Arial"/>
                  <w:color w:val="000000"/>
                  <w:sz w:val="18"/>
                  <w:szCs w:val="18"/>
                  <w:lang w:eastAsia="en-US"/>
                </w:rPr>
                <w:delText>MGG</w:delText>
              </w:r>
            </w:del>
            <w:ins w:id="3317"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D24F0BE" w14:textId="2D616336" w:rsidR="00AB0EE2" w:rsidRPr="00322061" w:rsidRDefault="00D1096A" w:rsidP="00AB0EE2">
            <w:pPr>
              <w:rPr>
                <w:rFonts w:ascii="Arial" w:hAnsi="Arial" w:cs="Arial"/>
                <w:color w:val="000000"/>
                <w:sz w:val="18"/>
                <w:szCs w:val="18"/>
                <w:lang w:eastAsia="en-US"/>
              </w:rPr>
            </w:pPr>
            <w:del w:id="3318" w:author="KPMG_PQH" w:date="2026-04-07T11:25:00Z" w16du:dateUtc="2026-04-07T04:25:00Z">
              <w:r w:rsidRPr="00D1096A">
                <w:rPr>
                  <w:rFonts w:ascii="Arial" w:hAnsi="Arial" w:cs="Arial"/>
                  <w:color w:val="000000"/>
                  <w:sz w:val="18"/>
                  <w:szCs w:val="18"/>
                  <w:lang w:eastAsia="en-US"/>
                </w:rPr>
                <w:delText>Significantly different product</w:delText>
              </w:r>
            </w:del>
            <w:ins w:id="3319" w:author="KPMG_PQH" w:date="2026-04-07T11:25:00Z" w16du:dateUtc="2026-04-07T04:25:00Z">
              <w:r w:rsidR="00AB0EE2">
                <w:rPr>
                  <w:rFonts w:ascii="Arial" w:hAnsi="Arial" w:cs="Arial"/>
                  <w:color w:val="000000"/>
                  <w:sz w:val="18"/>
                  <w:szCs w:val="18"/>
                </w:rPr>
                <w:t>Insufficient financial data</w:t>
              </w:r>
            </w:ins>
          </w:p>
        </w:tc>
      </w:tr>
      <w:tr w:rsidR="00AB0EE2" w:rsidRPr="00322061" w14:paraId="3C3F01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64C043" w14:textId="44E094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w:t>
            </w:r>
          </w:p>
        </w:tc>
        <w:tc>
          <w:tcPr>
            <w:tcW w:w="2351" w:type="pct"/>
            <w:tcBorders>
              <w:top w:val="nil"/>
              <w:left w:val="nil"/>
              <w:bottom w:val="single" w:sz="4" w:space="0" w:color="auto"/>
              <w:right w:val="single" w:sz="4" w:space="0" w:color="auto"/>
            </w:tcBorders>
            <w:vAlign w:val="center"/>
            <w:hideMark/>
          </w:tcPr>
          <w:p w14:paraId="4B307B31" w14:textId="0C27E696" w:rsidR="00AB0EE2" w:rsidRPr="00322061" w:rsidRDefault="00D1096A" w:rsidP="00AB0EE2">
            <w:pPr>
              <w:rPr>
                <w:rFonts w:ascii="Arial" w:hAnsi="Arial" w:cs="Arial"/>
                <w:color w:val="000000"/>
                <w:sz w:val="18"/>
                <w:szCs w:val="18"/>
                <w:lang w:eastAsia="en-US"/>
              </w:rPr>
            </w:pPr>
            <w:del w:id="3320" w:author="KPMG_PQH" w:date="2026-04-07T11:25:00Z" w16du:dateUtc="2026-04-07T04:25:00Z">
              <w:r w:rsidRPr="00D1096A">
                <w:rPr>
                  <w:rFonts w:ascii="Arial" w:hAnsi="Arial" w:cs="Arial"/>
                  <w:color w:val="000000"/>
                  <w:sz w:val="18"/>
                  <w:szCs w:val="18"/>
                  <w:lang w:eastAsia="en-US"/>
                </w:rPr>
                <w:delText>HUNG YEN GARMENT CORPORATION -</w:delText>
              </w:r>
            </w:del>
            <w:ins w:id="3321" w:author="KPMG_PQH" w:date="2026-04-07T11:25:00Z" w16du:dateUtc="2026-04-07T04:25:00Z">
              <w:r w:rsidR="00AB0EE2">
                <w:rPr>
                  <w:rFonts w:ascii="Arial" w:hAnsi="Arial" w:cs="Arial"/>
                  <w:sz w:val="18"/>
                  <w:szCs w:val="18"/>
                </w:rPr>
                <w:t>AN VIET CATERING</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1DF2F120" w14:textId="71C5C568" w:rsidR="00AB0EE2" w:rsidRPr="00322061" w:rsidRDefault="00D1096A" w:rsidP="00AB0EE2">
            <w:pPr>
              <w:jc w:val="center"/>
              <w:rPr>
                <w:rFonts w:ascii="Arial" w:hAnsi="Arial" w:cs="Arial"/>
                <w:color w:val="000000"/>
                <w:sz w:val="18"/>
                <w:szCs w:val="18"/>
                <w:lang w:eastAsia="en-US"/>
              </w:rPr>
            </w:pPr>
            <w:del w:id="3322" w:author="KPMG_PQH" w:date="2026-04-07T11:25:00Z" w16du:dateUtc="2026-04-07T04:25:00Z">
              <w:r w:rsidRPr="00D1096A">
                <w:rPr>
                  <w:rFonts w:ascii="Arial" w:hAnsi="Arial" w:cs="Arial"/>
                  <w:color w:val="000000"/>
                  <w:sz w:val="18"/>
                  <w:szCs w:val="18"/>
                  <w:lang w:eastAsia="en-US"/>
                </w:rPr>
                <w:delText>HUG</w:delText>
              </w:r>
            </w:del>
            <w:ins w:id="3323"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C1928CD" w14:textId="4B331A78" w:rsidR="00AB0EE2" w:rsidRPr="00322061" w:rsidRDefault="00D1096A" w:rsidP="00AB0EE2">
            <w:pPr>
              <w:rPr>
                <w:rFonts w:ascii="Arial" w:hAnsi="Arial" w:cs="Arial"/>
                <w:color w:val="000000"/>
                <w:sz w:val="18"/>
                <w:szCs w:val="18"/>
                <w:lang w:eastAsia="en-US"/>
              </w:rPr>
            </w:pPr>
            <w:del w:id="3324" w:author="KPMG_PQH" w:date="2026-04-07T11:25:00Z" w16du:dateUtc="2026-04-07T04:25:00Z">
              <w:r w:rsidRPr="00D1096A">
                <w:rPr>
                  <w:rFonts w:ascii="Arial" w:hAnsi="Arial" w:cs="Arial"/>
                  <w:color w:val="000000"/>
                  <w:sz w:val="18"/>
                  <w:szCs w:val="18"/>
                  <w:lang w:eastAsia="en-US"/>
                </w:rPr>
                <w:delText>Limited information</w:delText>
              </w:r>
            </w:del>
            <w:ins w:id="3325" w:author="KPMG_PQH" w:date="2026-04-07T11:25:00Z" w16du:dateUtc="2026-04-07T04:25:00Z">
              <w:r w:rsidR="00AB0EE2">
                <w:rPr>
                  <w:rFonts w:ascii="Arial" w:hAnsi="Arial" w:cs="Arial"/>
                  <w:color w:val="000000"/>
                  <w:sz w:val="18"/>
                  <w:szCs w:val="18"/>
                </w:rPr>
                <w:t>Non-comparable functions</w:t>
              </w:r>
            </w:ins>
          </w:p>
        </w:tc>
      </w:tr>
      <w:tr w:rsidR="00AB0EE2" w:rsidRPr="00322061" w14:paraId="59A7D20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82CAB69" w14:textId="2CEBDB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w:t>
            </w:r>
          </w:p>
        </w:tc>
        <w:tc>
          <w:tcPr>
            <w:tcW w:w="2351" w:type="pct"/>
            <w:tcBorders>
              <w:top w:val="nil"/>
              <w:left w:val="nil"/>
              <w:bottom w:val="single" w:sz="4" w:space="0" w:color="auto"/>
              <w:right w:val="single" w:sz="4" w:space="0" w:color="auto"/>
            </w:tcBorders>
            <w:vAlign w:val="center"/>
            <w:hideMark/>
          </w:tcPr>
          <w:p w14:paraId="44B8C5C4" w14:textId="028B58D2" w:rsidR="00AB0EE2" w:rsidRPr="00322061" w:rsidRDefault="00D1096A" w:rsidP="00AB0EE2">
            <w:pPr>
              <w:rPr>
                <w:rFonts w:ascii="Arial" w:hAnsi="Arial" w:cs="Arial"/>
                <w:color w:val="000000"/>
                <w:sz w:val="18"/>
                <w:szCs w:val="18"/>
                <w:lang w:eastAsia="en-US"/>
              </w:rPr>
            </w:pPr>
            <w:del w:id="3326" w:author="KPMG_PQH" w:date="2026-04-07T11:25:00Z" w16du:dateUtc="2026-04-07T04:25:00Z">
              <w:r w:rsidRPr="00D1096A">
                <w:rPr>
                  <w:rFonts w:ascii="Arial" w:hAnsi="Arial" w:cs="Arial"/>
                  <w:color w:val="000000"/>
                  <w:sz w:val="18"/>
                  <w:szCs w:val="18"/>
                  <w:lang w:eastAsia="en-US"/>
                </w:rPr>
                <w:delText>HUU NGHI GARMENT</w:delText>
              </w:r>
            </w:del>
            <w:ins w:id="3327" w:author="KPMG_PQH" w:date="2026-04-07T11:25:00Z" w16du:dateUtc="2026-04-07T04:25:00Z">
              <w:r w:rsidR="00AB0EE2">
                <w:rPr>
                  <w:rFonts w:ascii="Arial" w:hAnsi="Arial" w:cs="Arial"/>
                  <w:sz w:val="18"/>
                  <w:szCs w:val="18"/>
                </w:rPr>
                <w:t>AN VIET GIA</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7F87DC3F" w14:textId="36DB20FE" w:rsidR="00AB0EE2" w:rsidRPr="00322061" w:rsidRDefault="00D1096A" w:rsidP="00AB0EE2">
            <w:pPr>
              <w:jc w:val="center"/>
              <w:rPr>
                <w:rFonts w:ascii="Arial" w:hAnsi="Arial" w:cs="Arial"/>
                <w:color w:val="000000"/>
                <w:sz w:val="18"/>
                <w:szCs w:val="18"/>
                <w:lang w:eastAsia="en-US"/>
              </w:rPr>
            </w:pPr>
            <w:del w:id="3328" w:author="KPMG_PQH" w:date="2026-04-07T11:25:00Z" w16du:dateUtc="2026-04-07T04:25:00Z">
              <w:r w:rsidRPr="00D1096A">
                <w:rPr>
                  <w:rFonts w:ascii="Arial" w:hAnsi="Arial" w:cs="Arial"/>
                  <w:color w:val="000000"/>
                  <w:sz w:val="18"/>
                  <w:szCs w:val="18"/>
                  <w:lang w:eastAsia="en-US"/>
                </w:rPr>
                <w:delText>HNI</w:delText>
              </w:r>
            </w:del>
            <w:ins w:id="3329"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A195A3F" w14:textId="0F8D8CAA" w:rsidR="00AB0EE2" w:rsidRPr="00322061" w:rsidRDefault="00D1096A" w:rsidP="00AB0EE2">
            <w:pPr>
              <w:rPr>
                <w:rFonts w:ascii="Arial" w:hAnsi="Arial" w:cs="Arial"/>
                <w:color w:val="000000"/>
                <w:sz w:val="18"/>
                <w:szCs w:val="18"/>
                <w:lang w:eastAsia="en-US"/>
              </w:rPr>
            </w:pPr>
            <w:del w:id="3330" w:author="KPMG_PQH" w:date="2026-04-07T11:25:00Z" w16du:dateUtc="2026-04-07T04:25:00Z">
              <w:r w:rsidRPr="00D1096A">
                <w:rPr>
                  <w:rFonts w:ascii="Arial" w:hAnsi="Arial" w:cs="Arial"/>
                  <w:color w:val="000000"/>
                  <w:sz w:val="18"/>
                  <w:szCs w:val="18"/>
                  <w:lang w:eastAsia="en-US"/>
                </w:rPr>
                <w:delText>Significantly different product</w:delText>
              </w:r>
            </w:del>
            <w:ins w:id="3331" w:author="KPMG_PQH" w:date="2026-04-07T11:25:00Z" w16du:dateUtc="2026-04-07T04:25:00Z">
              <w:r w:rsidR="00AB0EE2">
                <w:rPr>
                  <w:rFonts w:ascii="Arial" w:hAnsi="Arial" w:cs="Arial"/>
                  <w:color w:val="000000"/>
                  <w:sz w:val="18"/>
                  <w:szCs w:val="18"/>
                </w:rPr>
                <w:t>Insufficient financial data</w:t>
              </w:r>
            </w:ins>
          </w:p>
        </w:tc>
      </w:tr>
      <w:tr w:rsidR="00AB0EE2" w:rsidRPr="00322061" w14:paraId="08348C8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30C6F6" w14:textId="425E4D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w:t>
            </w:r>
          </w:p>
        </w:tc>
        <w:tc>
          <w:tcPr>
            <w:tcW w:w="2351" w:type="pct"/>
            <w:tcBorders>
              <w:top w:val="nil"/>
              <w:left w:val="nil"/>
              <w:bottom w:val="single" w:sz="4" w:space="0" w:color="auto"/>
              <w:right w:val="single" w:sz="4" w:space="0" w:color="auto"/>
            </w:tcBorders>
            <w:vAlign w:val="center"/>
            <w:hideMark/>
          </w:tcPr>
          <w:p w14:paraId="684D873C" w14:textId="445A1ED0" w:rsidR="00AB0EE2" w:rsidRPr="00322061" w:rsidRDefault="00D1096A" w:rsidP="00AB0EE2">
            <w:pPr>
              <w:rPr>
                <w:rFonts w:ascii="Arial" w:hAnsi="Arial" w:cs="Arial"/>
                <w:color w:val="000000"/>
                <w:sz w:val="18"/>
                <w:szCs w:val="18"/>
                <w:lang w:eastAsia="en-US"/>
              </w:rPr>
            </w:pPr>
            <w:del w:id="3332" w:author="KPMG_PQH" w:date="2026-04-07T11:25:00Z" w16du:dateUtc="2026-04-07T04:25:00Z">
              <w:r w:rsidRPr="00D1096A">
                <w:rPr>
                  <w:rFonts w:ascii="Arial" w:hAnsi="Arial" w:cs="Arial"/>
                  <w:color w:val="000000"/>
                  <w:sz w:val="18"/>
                  <w:szCs w:val="18"/>
                  <w:lang w:eastAsia="en-US"/>
                </w:rPr>
                <w:delText>MIRAE</w:delText>
              </w:r>
            </w:del>
            <w:ins w:id="3333" w:author="KPMG_PQH" w:date="2026-04-07T11:25:00Z" w16du:dateUtc="2026-04-07T04:25:00Z">
              <w:r w:rsidR="00AB0EE2">
                <w:rPr>
                  <w:rFonts w:ascii="Arial" w:hAnsi="Arial" w:cs="Arial"/>
                  <w:sz w:val="18"/>
                  <w:szCs w:val="18"/>
                </w:rPr>
                <w:t>ANH DUONG TRADING COOPERATION AND INVESTMENT</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0149E7A9" w14:textId="505CEF39" w:rsidR="00AB0EE2" w:rsidRPr="00322061" w:rsidRDefault="00D1096A" w:rsidP="00AB0EE2">
            <w:pPr>
              <w:jc w:val="center"/>
              <w:rPr>
                <w:rFonts w:ascii="Arial" w:hAnsi="Arial" w:cs="Arial"/>
                <w:color w:val="000000"/>
                <w:sz w:val="18"/>
                <w:szCs w:val="18"/>
                <w:lang w:eastAsia="en-US"/>
              </w:rPr>
            </w:pPr>
            <w:del w:id="3334" w:author="KPMG_PQH" w:date="2026-04-07T11:25:00Z" w16du:dateUtc="2026-04-07T04:25:00Z">
              <w:r w:rsidRPr="00D1096A">
                <w:rPr>
                  <w:rFonts w:ascii="Arial" w:hAnsi="Arial" w:cs="Arial"/>
                  <w:color w:val="000000"/>
                  <w:sz w:val="18"/>
                  <w:szCs w:val="18"/>
                  <w:lang w:eastAsia="en-US"/>
                </w:rPr>
                <w:delText>KMR</w:delText>
              </w:r>
            </w:del>
            <w:ins w:id="3335"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B48F03A" w14:textId="1852397F" w:rsidR="00AB0EE2" w:rsidRPr="00322061" w:rsidRDefault="00D1096A" w:rsidP="00AB0EE2">
            <w:pPr>
              <w:rPr>
                <w:rFonts w:ascii="Arial" w:hAnsi="Arial" w:cs="Arial"/>
                <w:color w:val="000000"/>
                <w:sz w:val="18"/>
                <w:szCs w:val="18"/>
                <w:lang w:eastAsia="en-US"/>
              </w:rPr>
            </w:pPr>
            <w:del w:id="3336" w:author="KPMG_PQH" w:date="2026-04-07T11:25:00Z" w16du:dateUtc="2026-04-07T04:25:00Z">
              <w:r w:rsidRPr="00D1096A">
                <w:rPr>
                  <w:rFonts w:ascii="Arial" w:hAnsi="Arial" w:cs="Arial"/>
                  <w:color w:val="000000"/>
                  <w:sz w:val="18"/>
                  <w:szCs w:val="18"/>
                  <w:lang w:eastAsia="en-US"/>
                </w:rPr>
                <w:delText>Significantly different product</w:delText>
              </w:r>
            </w:del>
            <w:ins w:id="3337" w:author="KPMG_PQH" w:date="2026-04-07T11:25:00Z" w16du:dateUtc="2026-04-07T04:25:00Z">
              <w:r w:rsidR="00AB0EE2">
                <w:rPr>
                  <w:rFonts w:ascii="Arial" w:hAnsi="Arial" w:cs="Arial"/>
                  <w:color w:val="000000"/>
                  <w:sz w:val="18"/>
                  <w:szCs w:val="18"/>
                </w:rPr>
                <w:t>Insufficient financial data</w:t>
              </w:r>
            </w:ins>
          </w:p>
        </w:tc>
      </w:tr>
      <w:tr w:rsidR="00AB0EE2" w:rsidRPr="00322061" w14:paraId="15D841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0009DE" w14:textId="0F3196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w:t>
            </w:r>
          </w:p>
        </w:tc>
        <w:tc>
          <w:tcPr>
            <w:tcW w:w="2351" w:type="pct"/>
            <w:tcBorders>
              <w:top w:val="nil"/>
              <w:left w:val="nil"/>
              <w:bottom w:val="single" w:sz="4" w:space="0" w:color="auto"/>
              <w:right w:val="single" w:sz="4" w:space="0" w:color="auto"/>
            </w:tcBorders>
            <w:vAlign w:val="center"/>
            <w:hideMark/>
          </w:tcPr>
          <w:p w14:paraId="138784A5" w14:textId="2574842C" w:rsidR="00AB0EE2" w:rsidRPr="00322061" w:rsidRDefault="00D1096A" w:rsidP="00AB0EE2">
            <w:pPr>
              <w:rPr>
                <w:rFonts w:ascii="Arial" w:hAnsi="Arial" w:cs="Arial"/>
                <w:color w:val="000000"/>
                <w:sz w:val="18"/>
                <w:szCs w:val="18"/>
                <w:lang w:eastAsia="en-US"/>
              </w:rPr>
            </w:pPr>
            <w:del w:id="3338" w:author="KPMG_PQH" w:date="2026-04-07T11:25:00Z" w16du:dateUtc="2026-04-07T04:25:00Z">
              <w:r w:rsidRPr="00D1096A">
                <w:rPr>
                  <w:rFonts w:ascii="Arial" w:hAnsi="Arial" w:cs="Arial"/>
                  <w:color w:val="000000"/>
                  <w:sz w:val="18"/>
                  <w:szCs w:val="18"/>
                  <w:lang w:eastAsia="en-US"/>
                </w:rPr>
                <w:delText>SAIGON AQUATIC PRODUCTS TRADING</w:delText>
              </w:r>
            </w:del>
            <w:ins w:id="3339" w:author="KPMG_PQH" w:date="2026-04-07T11:25:00Z" w16du:dateUtc="2026-04-07T04:25:00Z">
              <w:r w:rsidR="00AB0EE2">
                <w:rPr>
                  <w:rFonts w:ascii="Arial" w:hAnsi="Arial" w:cs="Arial"/>
                  <w:sz w:val="18"/>
                  <w:szCs w:val="18"/>
                </w:rPr>
                <w:t>ANH QUANG CONSTRUCTION ENGINEERING</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50F87AD1" w14:textId="01FF46F5" w:rsidR="00AB0EE2" w:rsidRPr="00322061" w:rsidRDefault="00D1096A" w:rsidP="00AB0EE2">
            <w:pPr>
              <w:jc w:val="center"/>
              <w:rPr>
                <w:rFonts w:ascii="Arial" w:hAnsi="Arial" w:cs="Arial"/>
                <w:color w:val="000000"/>
                <w:sz w:val="18"/>
                <w:szCs w:val="18"/>
                <w:lang w:eastAsia="en-US"/>
              </w:rPr>
            </w:pPr>
            <w:del w:id="3340" w:author="KPMG_PQH" w:date="2026-04-07T11:25:00Z" w16du:dateUtc="2026-04-07T04:25:00Z">
              <w:r w:rsidRPr="00D1096A">
                <w:rPr>
                  <w:rFonts w:ascii="Arial" w:hAnsi="Arial" w:cs="Arial"/>
                  <w:color w:val="000000"/>
                  <w:sz w:val="18"/>
                  <w:szCs w:val="18"/>
                  <w:lang w:eastAsia="en-US"/>
                </w:rPr>
                <w:delText>APT</w:delText>
              </w:r>
            </w:del>
            <w:ins w:id="3341"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78C8BB3" w14:textId="3951D69B" w:rsidR="00AB0EE2" w:rsidRPr="00322061" w:rsidRDefault="00D1096A" w:rsidP="00AB0EE2">
            <w:pPr>
              <w:rPr>
                <w:rFonts w:ascii="Arial" w:hAnsi="Arial" w:cs="Arial"/>
                <w:color w:val="000000"/>
                <w:sz w:val="18"/>
                <w:szCs w:val="18"/>
                <w:lang w:eastAsia="en-US"/>
              </w:rPr>
            </w:pPr>
            <w:del w:id="3342" w:author="KPMG_PQH" w:date="2026-04-07T11:25:00Z" w16du:dateUtc="2026-04-07T04:25:00Z">
              <w:r w:rsidRPr="00D1096A">
                <w:rPr>
                  <w:rFonts w:ascii="Arial" w:hAnsi="Arial" w:cs="Arial"/>
                  <w:color w:val="000000"/>
                  <w:sz w:val="18"/>
                  <w:szCs w:val="18"/>
                  <w:lang w:eastAsia="en-US"/>
                </w:rPr>
                <w:delText>Significantly different function</w:delText>
              </w:r>
            </w:del>
            <w:ins w:id="3343" w:author="KPMG_PQH" w:date="2026-04-07T11:25:00Z" w16du:dateUtc="2026-04-07T04:25:00Z">
              <w:r w:rsidR="00AB0EE2">
                <w:rPr>
                  <w:rFonts w:ascii="Arial" w:hAnsi="Arial" w:cs="Arial"/>
                  <w:color w:val="000000"/>
                  <w:sz w:val="18"/>
                  <w:szCs w:val="18"/>
                </w:rPr>
                <w:t>Insufficient financial data</w:t>
              </w:r>
            </w:ins>
          </w:p>
        </w:tc>
      </w:tr>
      <w:tr w:rsidR="00AB0EE2" w:rsidRPr="00322061" w14:paraId="62A22D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61EF6E" w14:textId="4CCB05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w:t>
            </w:r>
          </w:p>
        </w:tc>
        <w:tc>
          <w:tcPr>
            <w:tcW w:w="2351" w:type="pct"/>
            <w:tcBorders>
              <w:top w:val="nil"/>
              <w:left w:val="nil"/>
              <w:bottom w:val="single" w:sz="4" w:space="0" w:color="auto"/>
              <w:right w:val="single" w:sz="4" w:space="0" w:color="auto"/>
            </w:tcBorders>
            <w:vAlign w:val="center"/>
            <w:hideMark/>
          </w:tcPr>
          <w:p w14:paraId="5C2B1624" w14:textId="13A2DB98" w:rsidR="00AB0EE2" w:rsidRPr="00322061" w:rsidRDefault="00D1096A" w:rsidP="00AB0EE2">
            <w:pPr>
              <w:rPr>
                <w:rFonts w:ascii="Arial" w:hAnsi="Arial" w:cs="Arial"/>
                <w:color w:val="000000"/>
                <w:sz w:val="18"/>
                <w:szCs w:val="18"/>
                <w:lang w:eastAsia="en-US"/>
              </w:rPr>
            </w:pPr>
            <w:del w:id="3344" w:author="KPMG_PQH" w:date="2026-04-07T11:25:00Z" w16du:dateUtc="2026-04-07T04:25:00Z">
              <w:r w:rsidRPr="00D1096A">
                <w:rPr>
                  <w:rFonts w:ascii="Arial" w:hAnsi="Arial" w:cs="Arial"/>
                  <w:color w:val="000000"/>
                  <w:sz w:val="18"/>
                  <w:szCs w:val="18"/>
                  <w:lang w:eastAsia="en-US"/>
                </w:rPr>
                <w:delText>SONG HONG GARMENT JOINT STOCK</w:delText>
              </w:r>
            </w:del>
            <w:ins w:id="3345" w:author="KPMG_PQH" w:date="2026-04-07T11:25:00Z" w16du:dateUtc="2026-04-07T04:25:00Z">
              <w:r w:rsidR="00AB0EE2">
                <w:rPr>
                  <w:rFonts w:ascii="Arial" w:hAnsi="Arial" w:cs="Arial"/>
                  <w:sz w:val="18"/>
                  <w:szCs w:val="18"/>
                </w:rPr>
                <w:t>ANH THU TRAINING AND CONSULTING SERVICES</w:t>
              </w:r>
            </w:ins>
            <w:r w:rsidR="00AB0EE2">
              <w:rPr>
                <w:rFonts w:ascii="Arial" w:hAnsi="Arial" w:cs="Arial"/>
                <w:sz w:val="18"/>
                <w:szCs w:val="18"/>
              </w:rPr>
              <w:t xml:space="preserve"> COMPANY</w:t>
            </w:r>
            <w:ins w:id="3346" w:author="KPMG_PQH" w:date="2026-04-07T11:25:00Z" w16du:dateUtc="2026-04-07T04:25:00Z">
              <w:r w:rsidR="00AB0EE2">
                <w:rPr>
                  <w:rFonts w:ascii="Arial" w:hAnsi="Arial" w:cs="Arial"/>
                  <w:sz w:val="18"/>
                  <w:szCs w:val="18"/>
                </w:rPr>
                <w:t xml:space="preserve"> LIMITED</w:t>
              </w:r>
            </w:ins>
          </w:p>
        </w:tc>
        <w:tc>
          <w:tcPr>
            <w:tcW w:w="846" w:type="pct"/>
            <w:tcBorders>
              <w:top w:val="nil"/>
              <w:left w:val="nil"/>
              <w:bottom w:val="single" w:sz="4" w:space="0" w:color="auto"/>
              <w:right w:val="single" w:sz="4" w:space="0" w:color="auto"/>
            </w:tcBorders>
            <w:vAlign w:val="center"/>
            <w:hideMark/>
          </w:tcPr>
          <w:p w14:paraId="7BFD5258" w14:textId="69CF142F" w:rsidR="00AB0EE2" w:rsidRPr="00322061" w:rsidRDefault="00D1096A" w:rsidP="00AB0EE2">
            <w:pPr>
              <w:jc w:val="center"/>
              <w:rPr>
                <w:rFonts w:ascii="Arial" w:hAnsi="Arial" w:cs="Arial"/>
                <w:color w:val="000000"/>
                <w:sz w:val="18"/>
                <w:szCs w:val="18"/>
                <w:lang w:eastAsia="en-US"/>
              </w:rPr>
            </w:pPr>
            <w:del w:id="3347" w:author="KPMG_PQH" w:date="2026-04-07T11:25:00Z" w16du:dateUtc="2026-04-07T04:25:00Z">
              <w:r w:rsidRPr="00D1096A">
                <w:rPr>
                  <w:rFonts w:ascii="Arial" w:hAnsi="Arial" w:cs="Arial"/>
                  <w:color w:val="000000"/>
                  <w:sz w:val="18"/>
                  <w:szCs w:val="18"/>
                  <w:lang w:eastAsia="en-US"/>
                </w:rPr>
                <w:delText>MSH</w:delText>
              </w:r>
            </w:del>
            <w:ins w:id="3348"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04CF00E" w14:textId="4846313B" w:rsidR="00AB0EE2" w:rsidRPr="00322061" w:rsidRDefault="00D1096A" w:rsidP="00AB0EE2">
            <w:pPr>
              <w:rPr>
                <w:rFonts w:ascii="Arial" w:hAnsi="Arial" w:cs="Arial"/>
                <w:color w:val="000000"/>
                <w:sz w:val="18"/>
                <w:szCs w:val="18"/>
                <w:lang w:eastAsia="en-US"/>
              </w:rPr>
            </w:pPr>
            <w:del w:id="3349" w:author="KPMG_PQH" w:date="2026-04-07T11:25:00Z" w16du:dateUtc="2026-04-07T04:25:00Z">
              <w:r w:rsidRPr="00D1096A">
                <w:rPr>
                  <w:rFonts w:ascii="Arial" w:hAnsi="Arial" w:cs="Arial"/>
                  <w:color w:val="000000"/>
                  <w:sz w:val="18"/>
                  <w:szCs w:val="18"/>
                  <w:lang w:eastAsia="en-US"/>
                </w:rPr>
                <w:delText>Significantly different product</w:delText>
              </w:r>
            </w:del>
            <w:ins w:id="3350" w:author="KPMG_PQH" w:date="2026-04-07T11:25:00Z" w16du:dateUtc="2026-04-07T04:25:00Z">
              <w:r w:rsidR="00AB0EE2">
                <w:rPr>
                  <w:rFonts w:ascii="Arial" w:hAnsi="Arial" w:cs="Arial"/>
                  <w:color w:val="000000"/>
                  <w:sz w:val="18"/>
                  <w:szCs w:val="18"/>
                </w:rPr>
                <w:t>Insufficient financial data</w:t>
              </w:r>
            </w:ins>
          </w:p>
        </w:tc>
      </w:tr>
      <w:tr w:rsidR="00AB0EE2" w:rsidRPr="00322061" w14:paraId="22F859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A99E2F" w14:textId="52A162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w:t>
            </w:r>
          </w:p>
        </w:tc>
        <w:tc>
          <w:tcPr>
            <w:tcW w:w="2351" w:type="pct"/>
            <w:tcBorders>
              <w:top w:val="nil"/>
              <w:left w:val="nil"/>
              <w:bottom w:val="single" w:sz="4" w:space="0" w:color="auto"/>
              <w:right w:val="single" w:sz="4" w:space="0" w:color="auto"/>
            </w:tcBorders>
            <w:vAlign w:val="center"/>
            <w:hideMark/>
          </w:tcPr>
          <w:p w14:paraId="40263316" w14:textId="47DB7C53" w:rsidR="00AB0EE2" w:rsidRPr="00322061" w:rsidRDefault="00D1096A" w:rsidP="00AB0EE2">
            <w:pPr>
              <w:rPr>
                <w:rFonts w:ascii="Arial" w:hAnsi="Arial" w:cs="Arial"/>
                <w:color w:val="000000"/>
                <w:sz w:val="18"/>
                <w:szCs w:val="18"/>
                <w:lang w:eastAsia="en-US"/>
              </w:rPr>
            </w:pPr>
            <w:del w:id="3351" w:author="KPMG_PQH" w:date="2026-04-07T11:25:00Z" w16du:dateUtc="2026-04-07T04:25:00Z">
              <w:r w:rsidRPr="00D1096A">
                <w:rPr>
                  <w:rFonts w:ascii="Arial" w:hAnsi="Arial" w:cs="Arial"/>
                  <w:color w:val="000000"/>
                  <w:sz w:val="18"/>
                  <w:szCs w:val="18"/>
                  <w:lang w:eastAsia="en-US"/>
                </w:rPr>
                <w:delText>TDT INVESTMENT AND DEVELOPMENT</w:delText>
              </w:r>
            </w:del>
            <w:ins w:id="3352" w:author="KPMG_PQH" w:date="2026-04-07T11:25:00Z" w16du:dateUtc="2026-04-07T04:25:00Z">
              <w:r w:rsidR="00AB0EE2">
                <w:rPr>
                  <w:rFonts w:ascii="Arial" w:hAnsi="Arial" w:cs="Arial"/>
                  <w:sz w:val="18"/>
                  <w:szCs w:val="18"/>
                </w:rPr>
                <w:t>ANH TUAN TRADING</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1482ADD0" w14:textId="4A3D5877" w:rsidR="00AB0EE2" w:rsidRPr="00322061" w:rsidRDefault="00D1096A" w:rsidP="00AB0EE2">
            <w:pPr>
              <w:jc w:val="center"/>
              <w:rPr>
                <w:rFonts w:ascii="Arial" w:hAnsi="Arial" w:cs="Arial"/>
                <w:color w:val="000000"/>
                <w:sz w:val="18"/>
                <w:szCs w:val="18"/>
                <w:lang w:eastAsia="en-US"/>
              </w:rPr>
            </w:pPr>
            <w:del w:id="3353" w:author="KPMG_PQH" w:date="2026-04-07T11:25:00Z" w16du:dateUtc="2026-04-07T04:25:00Z">
              <w:r w:rsidRPr="00D1096A">
                <w:rPr>
                  <w:rFonts w:ascii="Arial" w:hAnsi="Arial" w:cs="Arial"/>
                  <w:color w:val="000000"/>
                  <w:sz w:val="18"/>
                  <w:szCs w:val="18"/>
                  <w:lang w:eastAsia="en-US"/>
                </w:rPr>
                <w:delText>TDT</w:delText>
              </w:r>
            </w:del>
            <w:ins w:id="3354"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452AE5F" w14:textId="2E779EAE" w:rsidR="00AB0EE2" w:rsidRPr="00322061" w:rsidRDefault="00D1096A" w:rsidP="00AB0EE2">
            <w:pPr>
              <w:rPr>
                <w:rFonts w:ascii="Arial" w:hAnsi="Arial" w:cs="Arial"/>
                <w:color w:val="000000"/>
                <w:sz w:val="18"/>
                <w:szCs w:val="18"/>
                <w:lang w:eastAsia="en-US"/>
              </w:rPr>
            </w:pPr>
            <w:del w:id="3355" w:author="KPMG_PQH" w:date="2026-04-07T11:25:00Z" w16du:dateUtc="2026-04-07T04:25:00Z">
              <w:r w:rsidRPr="00D1096A">
                <w:rPr>
                  <w:rFonts w:ascii="Arial" w:hAnsi="Arial" w:cs="Arial"/>
                  <w:color w:val="000000"/>
                  <w:sz w:val="18"/>
                  <w:szCs w:val="18"/>
                  <w:lang w:eastAsia="en-US"/>
                </w:rPr>
                <w:delText>Significantly different product</w:delText>
              </w:r>
            </w:del>
            <w:ins w:id="3356" w:author="KPMG_PQH" w:date="2026-04-07T11:25:00Z" w16du:dateUtc="2026-04-07T04:25:00Z">
              <w:r w:rsidR="00AB0EE2">
                <w:rPr>
                  <w:rFonts w:ascii="Arial" w:hAnsi="Arial" w:cs="Arial"/>
                  <w:color w:val="000000"/>
                  <w:sz w:val="18"/>
                  <w:szCs w:val="18"/>
                </w:rPr>
                <w:t>Insufficient financial data</w:t>
              </w:r>
            </w:ins>
          </w:p>
        </w:tc>
      </w:tr>
      <w:tr w:rsidR="00AB0EE2" w:rsidRPr="00322061" w14:paraId="53CD24D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A112E8" w14:textId="76816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w:t>
            </w:r>
          </w:p>
        </w:tc>
        <w:tc>
          <w:tcPr>
            <w:tcW w:w="2351" w:type="pct"/>
            <w:tcBorders>
              <w:top w:val="nil"/>
              <w:left w:val="nil"/>
              <w:bottom w:val="single" w:sz="4" w:space="0" w:color="auto"/>
              <w:right w:val="single" w:sz="4" w:space="0" w:color="auto"/>
            </w:tcBorders>
            <w:vAlign w:val="center"/>
            <w:hideMark/>
          </w:tcPr>
          <w:p w14:paraId="3A5F1983" w14:textId="69BEB040" w:rsidR="00AB0EE2" w:rsidRPr="00322061" w:rsidRDefault="00D1096A" w:rsidP="00AB0EE2">
            <w:pPr>
              <w:rPr>
                <w:rFonts w:ascii="Arial" w:hAnsi="Arial" w:cs="Arial"/>
                <w:color w:val="000000"/>
                <w:sz w:val="18"/>
                <w:szCs w:val="18"/>
                <w:lang w:eastAsia="en-US"/>
              </w:rPr>
            </w:pPr>
            <w:del w:id="3357" w:author="KPMG_PQH" w:date="2026-04-07T11:25:00Z" w16du:dateUtc="2026-04-07T04:25:00Z">
              <w:r w:rsidRPr="00D1096A">
                <w:rPr>
                  <w:rFonts w:ascii="Arial" w:hAnsi="Arial" w:cs="Arial"/>
                  <w:color w:val="000000"/>
                  <w:sz w:val="18"/>
                  <w:szCs w:val="18"/>
                  <w:lang w:eastAsia="en-US"/>
                </w:rPr>
                <w:delText>TIEN THANH SERVICE</w:delText>
              </w:r>
            </w:del>
            <w:ins w:id="3358" w:author="KPMG_PQH" w:date="2026-04-07T11:25:00Z" w16du:dateUtc="2026-04-07T04:25:00Z">
              <w:r w:rsidR="00AB0EE2">
                <w:rPr>
                  <w:rFonts w:ascii="Arial" w:hAnsi="Arial" w:cs="Arial"/>
                  <w:sz w:val="18"/>
                  <w:szCs w:val="18"/>
                </w:rPr>
                <w:t>ANT PRODUCTION</w:t>
              </w:r>
            </w:ins>
            <w:r w:rsidR="00AB0EE2">
              <w:rPr>
                <w:rFonts w:ascii="Arial" w:hAnsi="Arial" w:cs="Arial"/>
                <w:sz w:val="18"/>
                <w:szCs w:val="18"/>
              </w:rPr>
              <w:t xml:space="preserve"> AND </w:t>
            </w:r>
            <w:del w:id="3359" w:author="KPMG_PQH" w:date="2026-04-07T11:25:00Z" w16du:dateUtc="2026-04-07T04:25:00Z">
              <w:r w:rsidRPr="00D1096A">
                <w:rPr>
                  <w:rFonts w:ascii="Arial" w:hAnsi="Arial" w:cs="Arial"/>
                  <w:color w:val="000000"/>
                  <w:sz w:val="18"/>
                  <w:szCs w:val="18"/>
                  <w:lang w:eastAsia="en-US"/>
                </w:rPr>
                <w:delText>TRADING</w:delText>
              </w:r>
            </w:del>
            <w:ins w:id="3360" w:author="KPMG_PQH" w:date="2026-04-07T11:25:00Z" w16du:dateUtc="2026-04-07T04:25:00Z">
              <w:r w:rsidR="00AB0EE2">
                <w:rPr>
                  <w:rFonts w:ascii="Arial" w:hAnsi="Arial" w:cs="Arial"/>
                  <w:sz w:val="18"/>
                  <w:szCs w:val="18"/>
                </w:rPr>
                <w:t>EXPORT</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6D627826" w14:textId="537C783E" w:rsidR="00AB0EE2" w:rsidRPr="00322061" w:rsidRDefault="00D1096A" w:rsidP="00AB0EE2">
            <w:pPr>
              <w:jc w:val="center"/>
              <w:rPr>
                <w:rFonts w:ascii="Arial" w:hAnsi="Arial" w:cs="Arial"/>
                <w:color w:val="000000"/>
                <w:sz w:val="18"/>
                <w:szCs w:val="18"/>
                <w:lang w:eastAsia="en-US"/>
              </w:rPr>
            </w:pPr>
            <w:del w:id="3361" w:author="KPMG_PQH" w:date="2026-04-07T11:25:00Z" w16du:dateUtc="2026-04-07T04:25:00Z">
              <w:r w:rsidRPr="00D1096A">
                <w:rPr>
                  <w:rFonts w:ascii="Arial" w:hAnsi="Arial" w:cs="Arial"/>
                  <w:color w:val="000000"/>
                  <w:sz w:val="18"/>
                  <w:szCs w:val="18"/>
                  <w:lang w:eastAsia="en-US"/>
                </w:rPr>
                <w:delText>TTH</w:delText>
              </w:r>
            </w:del>
            <w:ins w:id="3362"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5A84788" w14:textId="691DB910" w:rsidR="00AB0EE2" w:rsidRPr="00322061" w:rsidRDefault="00D1096A" w:rsidP="00AB0EE2">
            <w:pPr>
              <w:rPr>
                <w:rFonts w:ascii="Arial" w:hAnsi="Arial" w:cs="Arial"/>
                <w:color w:val="000000"/>
                <w:sz w:val="18"/>
                <w:szCs w:val="18"/>
                <w:lang w:eastAsia="en-US"/>
              </w:rPr>
            </w:pPr>
            <w:del w:id="3363" w:author="KPMG_PQH" w:date="2026-04-07T11:25:00Z" w16du:dateUtc="2026-04-07T04:25:00Z">
              <w:r w:rsidRPr="00D1096A">
                <w:rPr>
                  <w:rFonts w:ascii="Arial" w:hAnsi="Arial" w:cs="Arial"/>
                  <w:color w:val="000000"/>
                  <w:sz w:val="18"/>
                  <w:szCs w:val="18"/>
                  <w:lang w:eastAsia="en-US"/>
                </w:rPr>
                <w:delText>Significantly different function</w:delText>
              </w:r>
            </w:del>
            <w:ins w:id="3364" w:author="KPMG_PQH" w:date="2026-04-07T11:25:00Z" w16du:dateUtc="2026-04-07T04:25:00Z">
              <w:r w:rsidR="00AB0EE2">
                <w:rPr>
                  <w:rFonts w:ascii="Arial" w:hAnsi="Arial" w:cs="Arial"/>
                  <w:color w:val="000000"/>
                  <w:sz w:val="18"/>
                  <w:szCs w:val="18"/>
                </w:rPr>
                <w:t>Insufficient financial data</w:t>
              </w:r>
            </w:ins>
          </w:p>
        </w:tc>
      </w:tr>
      <w:tr w:rsidR="00AB0EE2" w:rsidRPr="00322061" w14:paraId="2C39A3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0A3BDF" w14:textId="43F6DA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w:t>
            </w:r>
          </w:p>
        </w:tc>
        <w:tc>
          <w:tcPr>
            <w:tcW w:w="2351" w:type="pct"/>
            <w:tcBorders>
              <w:top w:val="nil"/>
              <w:left w:val="nil"/>
              <w:bottom w:val="single" w:sz="4" w:space="0" w:color="auto"/>
              <w:right w:val="single" w:sz="4" w:space="0" w:color="auto"/>
            </w:tcBorders>
            <w:vAlign w:val="center"/>
            <w:hideMark/>
          </w:tcPr>
          <w:p w14:paraId="23A79A9A" w14:textId="34519326" w:rsidR="00AB0EE2" w:rsidRPr="00322061" w:rsidRDefault="00D1096A" w:rsidP="00AB0EE2">
            <w:pPr>
              <w:rPr>
                <w:rFonts w:ascii="Arial" w:hAnsi="Arial" w:cs="Arial"/>
                <w:color w:val="000000"/>
                <w:sz w:val="18"/>
                <w:szCs w:val="18"/>
                <w:lang w:eastAsia="en-US"/>
              </w:rPr>
            </w:pPr>
            <w:del w:id="3365" w:author="KPMG_PQH" w:date="2026-04-07T11:25:00Z" w16du:dateUtc="2026-04-07T04:25:00Z">
              <w:r w:rsidRPr="00D1096A">
                <w:rPr>
                  <w:rFonts w:ascii="Arial" w:hAnsi="Arial" w:cs="Arial"/>
                  <w:color w:val="000000"/>
                  <w:sz w:val="18"/>
                  <w:szCs w:val="18"/>
                  <w:lang w:eastAsia="en-US"/>
                </w:rPr>
                <w:delText>TONG CONG TY CO PHAN MAY VIET TIEN</w:delText>
              </w:r>
            </w:del>
            <w:ins w:id="3366" w:author="KPMG_PQH" w:date="2026-04-07T11:25:00Z" w16du:dateUtc="2026-04-07T04:25:00Z">
              <w:r w:rsidR="00AB0EE2">
                <w:rPr>
                  <w:rFonts w:ascii="Arial" w:hAnsi="Arial" w:cs="Arial"/>
                  <w:sz w:val="18"/>
                  <w:szCs w:val="18"/>
                </w:rPr>
                <w:t>ARCHPLUS ARCHITECTURE AND CONSTRUCTION JOINT STOCK COMPANY</w:t>
              </w:r>
            </w:ins>
          </w:p>
        </w:tc>
        <w:tc>
          <w:tcPr>
            <w:tcW w:w="846" w:type="pct"/>
            <w:tcBorders>
              <w:top w:val="nil"/>
              <w:left w:val="nil"/>
              <w:bottom w:val="single" w:sz="4" w:space="0" w:color="auto"/>
              <w:right w:val="single" w:sz="4" w:space="0" w:color="auto"/>
            </w:tcBorders>
            <w:vAlign w:val="center"/>
            <w:hideMark/>
          </w:tcPr>
          <w:p w14:paraId="6FE2CF73" w14:textId="3886E7B4" w:rsidR="00AB0EE2" w:rsidRPr="00322061" w:rsidRDefault="00D1096A" w:rsidP="00AB0EE2">
            <w:pPr>
              <w:jc w:val="center"/>
              <w:rPr>
                <w:rFonts w:ascii="Arial" w:hAnsi="Arial" w:cs="Arial"/>
                <w:color w:val="000000"/>
                <w:sz w:val="18"/>
                <w:szCs w:val="18"/>
                <w:lang w:eastAsia="en-US"/>
              </w:rPr>
            </w:pPr>
            <w:del w:id="3367" w:author="KPMG_PQH" w:date="2026-04-07T11:25:00Z" w16du:dateUtc="2026-04-07T04:25:00Z">
              <w:r w:rsidRPr="00D1096A">
                <w:rPr>
                  <w:rFonts w:ascii="Arial" w:hAnsi="Arial" w:cs="Arial"/>
                  <w:color w:val="000000"/>
                  <w:sz w:val="18"/>
                  <w:szCs w:val="18"/>
                  <w:lang w:eastAsia="en-US"/>
                </w:rPr>
                <w:delText>VGG</w:delText>
              </w:r>
            </w:del>
            <w:ins w:id="3368"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B3D5D85" w14:textId="2A73C87F" w:rsidR="00AB0EE2" w:rsidRPr="00322061" w:rsidRDefault="00D1096A" w:rsidP="00AB0EE2">
            <w:pPr>
              <w:rPr>
                <w:rFonts w:ascii="Arial" w:hAnsi="Arial" w:cs="Arial"/>
                <w:color w:val="000000"/>
                <w:sz w:val="18"/>
                <w:szCs w:val="18"/>
                <w:lang w:eastAsia="en-US"/>
              </w:rPr>
            </w:pPr>
            <w:del w:id="3369" w:author="KPMG_PQH" w:date="2026-04-07T11:25:00Z" w16du:dateUtc="2026-04-07T04:25:00Z">
              <w:r w:rsidRPr="00D1096A">
                <w:rPr>
                  <w:rFonts w:ascii="Arial" w:hAnsi="Arial" w:cs="Arial"/>
                  <w:color w:val="000000"/>
                  <w:sz w:val="18"/>
                  <w:szCs w:val="18"/>
                  <w:lang w:eastAsia="en-US"/>
                </w:rPr>
                <w:delText>Significant RPTs</w:delText>
              </w:r>
            </w:del>
            <w:ins w:id="3370" w:author="KPMG_PQH" w:date="2026-04-07T11:25:00Z" w16du:dateUtc="2026-04-07T04:25:00Z">
              <w:r w:rsidR="00AB0EE2">
                <w:rPr>
                  <w:rFonts w:ascii="Arial" w:hAnsi="Arial" w:cs="Arial"/>
                  <w:color w:val="000000"/>
                  <w:sz w:val="18"/>
                  <w:szCs w:val="18"/>
                </w:rPr>
                <w:t>Insufficient financial data</w:t>
              </w:r>
            </w:ins>
          </w:p>
        </w:tc>
      </w:tr>
      <w:tr w:rsidR="00AB0EE2" w:rsidRPr="00322061" w14:paraId="4CF047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345E3E" w14:textId="7D257A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w:t>
            </w:r>
          </w:p>
        </w:tc>
        <w:tc>
          <w:tcPr>
            <w:tcW w:w="2351" w:type="pct"/>
            <w:tcBorders>
              <w:top w:val="nil"/>
              <w:left w:val="nil"/>
              <w:bottom w:val="single" w:sz="4" w:space="0" w:color="auto"/>
              <w:right w:val="single" w:sz="4" w:space="0" w:color="auto"/>
            </w:tcBorders>
            <w:vAlign w:val="center"/>
            <w:hideMark/>
          </w:tcPr>
          <w:p w14:paraId="061032EA" w14:textId="36DF7D64" w:rsidR="00AB0EE2" w:rsidRPr="00322061" w:rsidRDefault="00AB0EE2" w:rsidP="00AB0EE2">
            <w:pPr>
              <w:rPr>
                <w:rFonts w:ascii="Arial" w:hAnsi="Arial" w:cs="Arial"/>
                <w:color w:val="000000"/>
                <w:sz w:val="18"/>
                <w:szCs w:val="18"/>
                <w:lang w:eastAsia="en-US"/>
              </w:rPr>
            </w:pPr>
            <w:ins w:id="3371" w:author="KPMG_PQH" w:date="2026-04-07T11:25:00Z" w16du:dateUtc="2026-04-07T04:25:00Z">
              <w:r>
                <w:rPr>
                  <w:rFonts w:ascii="Arial" w:hAnsi="Arial" w:cs="Arial"/>
                  <w:sz w:val="18"/>
                  <w:szCs w:val="18"/>
                </w:rPr>
                <w:t>ATIL MEDIA JOINT STOCK COMPANY</w:t>
              </w:r>
            </w:ins>
            <w:moveFromRangeStart w:id="3372" w:author="KPMG_PQH" w:date="2026-04-07T11:25:00Z" w:name="move226453554"/>
            <w:moveFrom w:id="3373" w:author="KPMG_PQH" w:date="2026-04-07T11:25:00Z" w16du:dateUtc="2026-04-07T04:25:00Z">
              <w:r>
                <w:rPr>
                  <w:rFonts w:ascii="Arial" w:hAnsi="Arial" w:cs="Arial"/>
                  <w:sz w:val="18"/>
                  <w:szCs w:val="18"/>
                </w:rPr>
                <w:t>TONG CONG TY CO PHAN Y TE DANAMECO</w:t>
              </w:r>
            </w:moveFrom>
            <w:moveFromRangeEnd w:id="3372"/>
          </w:p>
        </w:tc>
        <w:tc>
          <w:tcPr>
            <w:tcW w:w="846" w:type="pct"/>
            <w:tcBorders>
              <w:top w:val="nil"/>
              <w:left w:val="nil"/>
              <w:bottom w:val="single" w:sz="4" w:space="0" w:color="auto"/>
              <w:right w:val="single" w:sz="4" w:space="0" w:color="auto"/>
            </w:tcBorders>
            <w:vAlign w:val="center"/>
            <w:hideMark/>
          </w:tcPr>
          <w:p w14:paraId="367DEBF0" w14:textId="36DA2338" w:rsidR="00AB0EE2" w:rsidRPr="00322061" w:rsidRDefault="00D1096A" w:rsidP="00AB0EE2">
            <w:pPr>
              <w:jc w:val="center"/>
              <w:rPr>
                <w:rFonts w:ascii="Arial" w:hAnsi="Arial" w:cs="Arial"/>
                <w:color w:val="000000"/>
                <w:sz w:val="18"/>
                <w:szCs w:val="18"/>
                <w:lang w:eastAsia="en-US"/>
              </w:rPr>
            </w:pPr>
            <w:del w:id="3374" w:author="KPMG_PQH" w:date="2026-04-07T11:25:00Z" w16du:dateUtc="2026-04-07T04:25:00Z">
              <w:r w:rsidRPr="00D1096A">
                <w:rPr>
                  <w:rFonts w:ascii="Arial" w:hAnsi="Arial" w:cs="Arial"/>
                  <w:color w:val="000000"/>
                  <w:sz w:val="18"/>
                  <w:szCs w:val="18"/>
                  <w:lang w:eastAsia="en-US"/>
                </w:rPr>
                <w:delText>DNM</w:delText>
              </w:r>
            </w:del>
            <w:ins w:id="3375"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7D1211E" w14:textId="6985F687" w:rsidR="00AB0EE2" w:rsidRPr="00322061" w:rsidRDefault="00D1096A" w:rsidP="00AB0EE2">
            <w:pPr>
              <w:rPr>
                <w:rFonts w:ascii="Arial" w:hAnsi="Arial" w:cs="Arial"/>
                <w:color w:val="000000"/>
                <w:sz w:val="18"/>
                <w:szCs w:val="18"/>
                <w:lang w:eastAsia="en-US"/>
              </w:rPr>
            </w:pPr>
            <w:del w:id="3376" w:author="KPMG_PQH" w:date="2026-04-07T11:25:00Z" w16du:dateUtc="2026-04-07T04:25:00Z">
              <w:r w:rsidRPr="00D1096A">
                <w:rPr>
                  <w:rFonts w:ascii="Arial" w:hAnsi="Arial" w:cs="Arial"/>
                  <w:color w:val="000000"/>
                  <w:sz w:val="18"/>
                  <w:szCs w:val="18"/>
                  <w:lang w:eastAsia="en-US"/>
                </w:rPr>
                <w:delText>Significantly different product</w:delText>
              </w:r>
            </w:del>
            <w:ins w:id="3377" w:author="KPMG_PQH" w:date="2026-04-07T11:25:00Z" w16du:dateUtc="2026-04-07T04:25:00Z">
              <w:r w:rsidR="00AB0EE2">
                <w:rPr>
                  <w:rFonts w:ascii="Arial" w:hAnsi="Arial" w:cs="Arial"/>
                  <w:color w:val="000000"/>
                  <w:sz w:val="18"/>
                  <w:szCs w:val="18"/>
                </w:rPr>
                <w:t>Insufficient financial data</w:t>
              </w:r>
            </w:ins>
          </w:p>
        </w:tc>
      </w:tr>
      <w:tr w:rsidR="00AB0EE2" w:rsidRPr="00322061" w14:paraId="50C80A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051D21" w14:textId="50CCE8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w:t>
            </w:r>
          </w:p>
        </w:tc>
        <w:tc>
          <w:tcPr>
            <w:tcW w:w="2351" w:type="pct"/>
            <w:tcBorders>
              <w:top w:val="nil"/>
              <w:left w:val="nil"/>
              <w:bottom w:val="single" w:sz="4" w:space="0" w:color="auto"/>
              <w:right w:val="single" w:sz="4" w:space="0" w:color="auto"/>
            </w:tcBorders>
            <w:vAlign w:val="center"/>
            <w:hideMark/>
          </w:tcPr>
          <w:p w14:paraId="143B4B64" w14:textId="534F9B6B" w:rsidR="00AB0EE2" w:rsidRPr="00322061" w:rsidRDefault="00D1096A" w:rsidP="00AB0EE2">
            <w:pPr>
              <w:rPr>
                <w:rFonts w:ascii="Arial" w:hAnsi="Arial" w:cs="Arial"/>
                <w:color w:val="000000"/>
                <w:sz w:val="18"/>
                <w:szCs w:val="18"/>
                <w:lang w:eastAsia="en-US"/>
              </w:rPr>
            </w:pPr>
            <w:del w:id="3378" w:author="KPMG_PQH" w:date="2026-04-07T11:25:00Z" w16du:dateUtc="2026-04-07T04:25:00Z">
              <w:r w:rsidRPr="00D1096A">
                <w:rPr>
                  <w:rFonts w:ascii="Arial" w:hAnsi="Arial" w:cs="Arial"/>
                  <w:color w:val="000000"/>
                  <w:sz w:val="18"/>
                  <w:szCs w:val="18"/>
                  <w:lang w:eastAsia="en-US"/>
                </w:rPr>
                <w:delText>TONG CONG TY MAY NHA BE - CONG TY CO PHAN</w:delText>
              </w:r>
            </w:del>
            <w:ins w:id="3379" w:author="KPMG_PQH" w:date="2026-04-07T11:25:00Z" w16du:dateUtc="2026-04-07T04:25:00Z">
              <w:r w:rsidR="00AB0EE2">
                <w:rPr>
                  <w:rFonts w:ascii="Arial" w:hAnsi="Arial" w:cs="Arial"/>
                  <w:sz w:val="18"/>
                  <w:szCs w:val="18"/>
                </w:rPr>
                <w:t>AZ MEDIA AND ENTERPRISE SOLUTION JOINT STOCK COMPANY</w:t>
              </w:r>
            </w:ins>
          </w:p>
        </w:tc>
        <w:tc>
          <w:tcPr>
            <w:tcW w:w="846" w:type="pct"/>
            <w:tcBorders>
              <w:top w:val="nil"/>
              <w:left w:val="nil"/>
              <w:bottom w:val="single" w:sz="4" w:space="0" w:color="auto"/>
              <w:right w:val="single" w:sz="4" w:space="0" w:color="auto"/>
            </w:tcBorders>
            <w:vAlign w:val="center"/>
            <w:hideMark/>
          </w:tcPr>
          <w:p w14:paraId="41C7EAFC" w14:textId="300A33CF" w:rsidR="00AB0EE2" w:rsidRPr="00322061" w:rsidRDefault="00D1096A" w:rsidP="00AB0EE2">
            <w:pPr>
              <w:jc w:val="center"/>
              <w:rPr>
                <w:rFonts w:ascii="Arial" w:hAnsi="Arial" w:cs="Arial"/>
                <w:color w:val="000000"/>
                <w:sz w:val="18"/>
                <w:szCs w:val="18"/>
                <w:lang w:eastAsia="en-US"/>
              </w:rPr>
            </w:pPr>
            <w:del w:id="3380" w:author="KPMG_PQH" w:date="2026-04-07T11:25:00Z" w16du:dateUtc="2026-04-07T04:25:00Z">
              <w:r w:rsidRPr="00D1096A">
                <w:rPr>
                  <w:rFonts w:ascii="Arial" w:hAnsi="Arial" w:cs="Arial"/>
                  <w:color w:val="000000"/>
                  <w:sz w:val="18"/>
                  <w:szCs w:val="18"/>
                  <w:lang w:eastAsia="en-US"/>
                </w:rPr>
                <w:delText>MNB</w:delText>
              </w:r>
            </w:del>
            <w:ins w:id="3381"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D8E8D1B" w14:textId="1272612C" w:rsidR="00AB0EE2" w:rsidRPr="00322061" w:rsidRDefault="00D1096A" w:rsidP="00AB0EE2">
            <w:pPr>
              <w:rPr>
                <w:rFonts w:ascii="Arial" w:hAnsi="Arial" w:cs="Arial"/>
                <w:color w:val="000000"/>
                <w:sz w:val="18"/>
                <w:szCs w:val="18"/>
                <w:lang w:eastAsia="en-US"/>
              </w:rPr>
            </w:pPr>
            <w:del w:id="3382" w:author="KPMG_PQH" w:date="2026-04-07T11:25:00Z" w16du:dateUtc="2026-04-07T04:25:00Z">
              <w:r w:rsidRPr="00D1096A">
                <w:rPr>
                  <w:rFonts w:ascii="Arial" w:hAnsi="Arial" w:cs="Arial"/>
                  <w:color w:val="000000"/>
                  <w:sz w:val="18"/>
                  <w:szCs w:val="18"/>
                  <w:lang w:eastAsia="en-US"/>
                </w:rPr>
                <w:delText>Significantly different product</w:delText>
              </w:r>
            </w:del>
            <w:ins w:id="3383" w:author="KPMG_PQH" w:date="2026-04-07T11:25:00Z" w16du:dateUtc="2026-04-07T04:25:00Z">
              <w:r w:rsidR="00AB0EE2">
                <w:rPr>
                  <w:rFonts w:ascii="Arial" w:hAnsi="Arial" w:cs="Arial"/>
                  <w:color w:val="000000"/>
                  <w:sz w:val="18"/>
                  <w:szCs w:val="18"/>
                </w:rPr>
                <w:t>Insufficient financial data</w:t>
              </w:r>
            </w:ins>
          </w:p>
        </w:tc>
      </w:tr>
      <w:tr w:rsidR="00AB0EE2" w:rsidRPr="00322061" w14:paraId="62E8E33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53BDB49" w14:textId="4CB82A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w:t>
            </w:r>
          </w:p>
        </w:tc>
        <w:tc>
          <w:tcPr>
            <w:tcW w:w="2351" w:type="pct"/>
            <w:tcBorders>
              <w:top w:val="nil"/>
              <w:left w:val="nil"/>
              <w:bottom w:val="single" w:sz="4" w:space="0" w:color="auto"/>
              <w:right w:val="single" w:sz="4" w:space="0" w:color="auto"/>
            </w:tcBorders>
            <w:vAlign w:val="center"/>
            <w:hideMark/>
          </w:tcPr>
          <w:p w14:paraId="04583F10" w14:textId="490687B6" w:rsidR="00AB0EE2" w:rsidRPr="00322061" w:rsidRDefault="00D1096A" w:rsidP="00AB0EE2">
            <w:pPr>
              <w:rPr>
                <w:rFonts w:ascii="Arial" w:hAnsi="Arial" w:cs="Arial"/>
                <w:color w:val="000000"/>
                <w:sz w:val="18"/>
                <w:szCs w:val="18"/>
                <w:lang w:eastAsia="en-US"/>
              </w:rPr>
            </w:pPr>
            <w:del w:id="3384" w:author="KPMG_PQH" w:date="2026-04-07T11:25:00Z" w16du:dateUtc="2026-04-07T04:25:00Z">
              <w:r w:rsidRPr="00D1096A">
                <w:rPr>
                  <w:rFonts w:ascii="Arial" w:hAnsi="Arial" w:cs="Arial"/>
                  <w:color w:val="000000"/>
                  <w:sz w:val="18"/>
                  <w:szCs w:val="18"/>
                  <w:lang w:eastAsia="en-US"/>
                </w:rPr>
                <w:delText>VINATEX DANANG</w:delText>
              </w:r>
            </w:del>
            <w:ins w:id="3385" w:author="KPMG_PQH" w:date="2026-04-07T11:25:00Z" w16du:dateUtc="2026-04-07T04:25:00Z">
              <w:r w:rsidR="00AB0EE2">
                <w:rPr>
                  <w:rFonts w:ascii="Arial" w:hAnsi="Arial" w:cs="Arial"/>
                  <w:sz w:val="18"/>
                  <w:szCs w:val="18"/>
                </w:rPr>
                <w:t>BAC SON EXPORT GARMENT</w:t>
              </w:r>
            </w:ins>
            <w:r w:rsidR="00AB0EE2">
              <w:rPr>
                <w:rFonts w:ascii="Arial" w:hAnsi="Arial" w:cs="Arial"/>
                <w:sz w:val="18"/>
                <w:szCs w:val="18"/>
              </w:rPr>
              <w:t xml:space="preserve"> JOINT STOCK COMPANY</w:t>
            </w:r>
          </w:p>
        </w:tc>
        <w:tc>
          <w:tcPr>
            <w:tcW w:w="846" w:type="pct"/>
            <w:tcBorders>
              <w:top w:val="nil"/>
              <w:left w:val="nil"/>
              <w:bottom w:val="single" w:sz="4" w:space="0" w:color="auto"/>
              <w:right w:val="single" w:sz="4" w:space="0" w:color="auto"/>
            </w:tcBorders>
            <w:vAlign w:val="center"/>
            <w:hideMark/>
          </w:tcPr>
          <w:p w14:paraId="4877FD7D" w14:textId="1A9129D6" w:rsidR="00AB0EE2" w:rsidRPr="00322061" w:rsidRDefault="00D1096A" w:rsidP="00AB0EE2">
            <w:pPr>
              <w:jc w:val="center"/>
              <w:rPr>
                <w:rFonts w:ascii="Arial" w:hAnsi="Arial" w:cs="Arial"/>
                <w:color w:val="000000"/>
                <w:sz w:val="18"/>
                <w:szCs w:val="18"/>
                <w:lang w:eastAsia="en-US"/>
              </w:rPr>
            </w:pPr>
            <w:del w:id="3386" w:author="KPMG_PQH" w:date="2026-04-07T11:25:00Z" w16du:dateUtc="2026-04-07T04:25:00Z">
              <w:r w:rsidRPr="00D1096A">
                <w:rPr>
                  <w:rFonts w:ascii="Arial" w:hAnsi="Arial" w:cs="Arial"/>
                  <w:color w:val="000000"/>
                  <w:sz w:val="18"/>
                  <w:szCs w:val="18"/>
                  <w:lang w:eastAsia="en-US"/>
                </w:rPr>
                <w:delText>VDN</w:delText>
              </w:r>
            </w:del>
            <w:ins w:id="3387" w:author="KPMG_PQH" w:date="2026-04-07T11:25:00Z" w16du:dateUtc="2026-04-07T04:25:00Z">
              <w:r w:rsidR="00AB0EE2">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E44727C" w14:textId="4DFEAC9D" w:rsidR="00AB0EE2" w:rsidRPr="00322061" w:rsidRDefault="00D1096A" w:rsidP="00AB0EE2">
            <w:pPr>
              <w:rPr>
                <w:rFonts w:ascii="Arial" w:hAnsi="Arial" w:cs="Arial"/>
                <w:color w:val="000000"/>
                <w:sz w:val="18"/>
                <w:szCs w:val="18"/>
                <w:lang w:eastAsia="en-US"/>
              </w:rPr>
            </w:pPr>
            <w:del w:id="3388" w:author="KPMG_PQH" w:date="2026-04-07T11:25:00Z" w16du:dateUtc="2026-04-07T04:25:00Z">
              <w:r w:rsidRPr="00D1096A">
                <w:rPr>
                  <w:rFonts w:ascii="Arial" w:hAnsi="Arial" w:cs="Arial"/>
                  <w:color w:val="000000"/>
                  <w:sz w:val="18"/>
                  <w:szCs w:val="18"/>
                  <w:lang w:eastAsia="en-US"/>
                </w:rPr>
                <w:delText>Significantly different product</w:delText>
              </w:r>
            </w:del>
            <w:ins w:id="3389" w:author="KPMG_PQH" w:date="2026-04-07T11:25:00Z" w16du:dateUtc="2026-04-07T04:25:00Z">
              <w:r w:rsidR="00AB0EE2">
                <w:rPr>
                  <w:rFonts w:ascii="Arial" w:hAnsi="Arial" w:cs="Arial"/>
                  <w:color w:val="000000"/>
                  <w:sz w:val="18"/>
                  <w:szCs w:val="18"/>
                </w:rPr>
                <w:t>Insufficient financial data</w:t>
              </w:r>
            </w:ins>
          </w:p>
        </w:tc>
      </w:tr>
      <w:tr w:rsidR="00AB0EE2" w:rsidRPr="00322061" w14:paraId="029D8440" w14:textId="77777777" w:rsidTr="00777313">
        <w:trPr>
          <w:trHeight w:val="20"/>
          <w:ins w:id="339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B61FC4B" w14:textId="46DE4626" w:rsidR="00AB0EE2" w:rsidRPr="00322061" w:rsidRDefault="00AB0EE2" w:rsidP="00AB0EE2">
            <w:pPr>
              <w:jc w:val="center"/>
              <w:rPr>
                <w:ins w:id="3391" w:author="KPMG_PQH" w:date="2026-04-07T11:25:00Z" w16du:dateUtc="2026-04-07T04:25:00Z"/>
                <w:rFonts w:ascii="Arial" w:hAnsi="Arial" w:cs="Arial"/>
                <w:color w:val="000000"/>
                <w:sz w:val="18"/>
                <w:szCs w:val="18"/>
                <w:lang w:eastAsia="en-US"/>
              </w:rPr>
            </w:pPr>
            <w:ins w:id="3392" w:author="KPMG_PQH" w:date="2026-04-07T11:25:00Z" w16du:dateUtc="2026-04-07T04:25:00Z">
              <w:r>
                <w:rPr>
                  <w:rFonts w:ascii="Arial" w:hAnsi="Arial" w:cs="Arial"/>
                  <w:sz w:val="18"/>
                  <w:szCs w:val="18"/>
                </w:rPr>
                <w:lastRenderedPageBreak/>
                <w:t>31</w:t>
              </w:r>
            </w:ins>
          </w:p>
        </w:tc>
        <w:tc>
          <w:tcPr>
            <w:tcW w:w="2351" w:type="pct"/>
            <w:tcBorders>
              <w:top w:val="nil"/>
              <w:left w:val="nil"/>
              <w:bottom w:val="single" w:sz="4" w:space="0" w:color="auto"/>
              <w:right w:val="single" w:sz="4" w:space="0" w:color="auto"/>
            </w:tcBorders>
            <w:vAlign w:val="center"/>
            <w:hideMark/>
          </w:tcPr>
          <w:p w14:paraId="19188305" w14:textId="2BE1C7A8" w:rsidR="00AB0EE2" w:rsidRPr="00322061" w:rsidRDefault="00AB0EE2" w:rsidP="00AB0EE2">
            <w:pPr>
              <w:rPr>
                <w:ins w:id="3393" w:author="KPMG_PQH" w:date="2026-04-07T11:25:00Z" w16du:dateUtc="2026-04-07T04:25:00Z"/>
                <w:rFonts w:ascii="Arial" w:hAnsi="Arial" w:cs="Arial"/>
                <w:color w:val="000000"/>
                <w:sz w:val="18"/>
                <w:szCs w:val="18"/>
                <w:lang w:eastAsia="en-US"/>
              </w:rPr>
            </w:pPr>
            <w:ins w:id="3394" w:author="KPMG_PQH" w:date="2026-04-07T11:25:00Z" w16du:dateUtc="2026-04-07T04:25:00Z">
              <w:r>
                <w:rPr>
                  <w:rFonts w:ascii="Arial" w:hAnsi="Arial" w:cs="Arial"/>
                  <w:sz w:val="18"/>
                  <w:szCs w:val="18"/>
                </w:rPr>
                <w:t>BACH KHOA INDUSTRY DEVELOPMENT JOINT STOCK COMPANY</w:t>
              </w:r>
            </w:ins>
          </w:p>
        </w:tc>
        <w:tc>
          <w:tcPr>
            <w:tcW w:w="846" w:type="pct"/>
            <w:tcBorders>
              <w:top w:val="nil"/>
              <w:left w:val="nil"/>
              <w:bottom w:val="single" w:sz="4" w:space="0" w:color="auto"/>
              <w:right w:val="single" w:sz="4" w:space="0" w:color="auto"/>
            </w:tcBorders>
            <w:vAlign w:val="center"/>
            <w:hideMark/>
          </w:tcPr>
          <w:p w14:paraId="5C670C04" w14:textId="35CB7AF5" w:rsidR="00AB0EE2" w:rsidRPr="00322061" w:rsidRDefault="00AB0EE2" w:rsidP="00AB0EE2">
            <w:pPr>
              <w:jc w:val="center"/>
              <w:rPr>
                <w:ins w:id="3395" w:author="KPMG_PQH" w:date="2026-04-07T11:25:00Z" w16du:dateUtc="2026-04-07T04:25:00Z"/>
                <w:rFonts w:ascii="Arial" w:hAnsi="Arial" w:cs="Arial"/>
                <w:color w:val="000000"/>
                <w:sz w:val="18"/>
                <w:szCs w:val="18"/>
                <w:lang w:eastAsia="en-US"/>
              </w:rPr>
            </w:pPr>
            <w:ins w:id="339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844CDF1" w14:textId="52E7AFB3" w:rsidR="00AB0EE2" w:rsidRPr="00322061" w:rsidRDefault="00AB0EE2" w:rsidP="00AB0EE2">
            <w:pPr>
              <w:rPr>
                <w:ins w:id="3397" w:author="KPMG_PQH" w:date="2026-04-07T11:25:00Z" w16du:dateUtc="2026-04-07T04:25:00Z"/>
                <w:rFonts w:ascii="Arial" w:hAnsi="Arial" w:cs="Arial"/>
                <w:color w:val="000000"/>
                <w:sz w:val="18"/>
                <w:szCs w:val="18"/>
                <w:lang w:eastAsia="en-US"/>
              </w:rPr>
            </w:pPr>
            <w:ins w:id="3398" w:author="KPMG_PQH" w:date="2026-04-07T11:25:00Z" w16du:dateUtc="2026-04-07T04:25:00Z">
              <w:r>
                <w:rPr>
                  <w:rFonts w:ascii="Arial" w:hAnsi="Arial" w:cs="Arial"/>
                  <w:color w:val="000000"/>
                  <w:sz w:val="18"/>
                  <w:szCs w:val="18"/>
                </w:rPr>
                <w:t>Insufficient financial data</w:t>
              </w:r>
            </w:ins>
          </w:p>
        </w:tc>
      </w:tr>
      <w:tr w:rsidR="00AB0EE2" w:rsidRPr="00322061" w14:paraId="4E311A1D" w14:textId="77777777" w:rsidTr="00777313">
        <w:trPr>
          <w:trHeight w:val="20"/>
          <w:ins w:id="339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FE73BBA" w14:textId="14B8F11A" w:rsidR="00AB0EE2" w:rsidRPr="00322061" w:rsidRDefault="00AB0EE2" w:rsidP="00AB0EE2">
            <w:pPr>
              <w:jc w:val="center"/>
              <w:rPr>
                <w:ins w:id="3400" w:author="KPMG_PQH" w:date="2026-04-07T11:25:00Z" w16du:dateUtc="2026-04-07T04:25:00Z"/>
                <w:rFonts w:ascii="Arial" w:hAnsi="Arial" w:cs="Arial"/>
                <w:color w:val="000000"/>
                <w:sz w:val="18"/>
                <w:szCs w:val="18"/>
                <w:lang w:eastAsia="en-US"/>
              </w:rPr>
            </w:pPr>
            <w:ins w:id="3401" w:author="KPMG_PQH" w:date="2026-04-07T11:25:00Z" w16du:dateUtc="2026-04-07T04:25:00Z">
              <w:r>
                <w:rPr>
                  <w:rFonts w:ascii="Arial" w:hAnsi="Arial" w:cs="Arial"/>
                  <w:sz w:val="18"/>
                  <w:szCs w:val="18"/>
                </w:rPr>
                <w:t>32</w:t>
              </w:r>
            </w:ins>
          </w:p>
        </w:tc>
        <w:tc>
          <w:tcPr>
            <w:tcW w:w="2351" w:type="pct"/>
            <w:tcBorders>
              <w:top w:val="nil"/>
              <w:left w:val="nil"/>
              <w:bottom w:val="single" w:sz="4" w:space="0" w:color="auto"/>
              <w:right w:val="single" w:sz="4" w:space="0" w:color="auto"/>
            </w:tcBorders>
            <w:vAlign w:val="center"/>
            <w:hideMark/>
          </w:tcPr>
          <w:p w14:paraId="14EB3C6C" w14:textId="083F5A00" w:rsidR="00AB0EE2" w:rsidRPr="00322061" w:rsidRDefault="00AB0EE2" w:rsidP="00AB0EE2">
            <w:pPr>
              <w:rPr>
                <w:ins w:id="3402" w:author="KPMG_PQH" w:date="2026-04-07T11:25:00Z" w16du:dateUtc="2026-04-07T04:25:00Z"/>
                <w:rFonts w:ascii="Arial" w:hAnsi="Arial" w:cs="Arial"/>
                <w:color w:val="000000"/>
                <w:sz w:val="18"/>
                <w:szCs w:val="18"/>
                <w:lang w:eastAsia="en-US"/>
              </w:rPr>
            </w:pPr>
            <w:ins w:id="3403" w:author="KPMG_PQH" w:date="2026-04-07T11:25:00Z" w16du:dateUtc="2026-04-07T04:25:00Z">
              <w:r>
                <w:rPr>
                  <w:rFonts w:ascii="Arial" w:hAnsi="Arial" w:cs="Arial"/>
                  <w:sz w:val="18"/>
                  <w:szCs w:val="18"/>
                </w:rPr>
                <w:t>BAJ VIETNAM GARMENT JOINT STOCK COMPANY</w:t>
              </w:r>
            </w:ins>
          </w:p>
        </w:tc>
        <w:tc>
          <w:tcPr>
            <w:tcW w:w="846" w:type="pct"/>
            <w:tcBorders>
              <w:top w:val="nil"/>
              <w:left w:val="nil"/>
              <w:bottom w:val="single" w:sz="4" w:space="0" w:color="auto"/>
              <w:right w:val="single" w:sz="4" w:space="0" w:color="auto"/>
            </w:tcBorders>
            <w:vAlign w:val="center"/>
            <w:hideMark/>
          </w:tcPr>
          <w:p w14:paraId="1F79AA5E" w14:textId="36F9656F" w:rsidR="00AB0EE2" w:rsidRPr="00322061" w:rsidRDefault="00AB0EE2" w:rsidP="00AB0EE2">
            <w:pPr>
              <w:jc w:val="center"/>
              <w:rPr>
                <w:ins w:id="3404" w:author="KPMG_PQH" w:date="2026-04-07T11:25:00Z" w16du:dateUtc="2026-04-07T04:25:00Z"/>
                <w:rFonts w:ascii="Arial" w:hAnsi="Arial" w:cs="Arial"/>
                <w:color w:val="000000"/>
                <w:sz w:val="18"/>
                <w:szCs w:val="18"/>
                <w:lang w:eastAsia="en-US"/>
              </w:rPr>
            </w:pPr>
            <w:ins w:id="340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989954B" w14:textId="75F20B2A" w:rsidR="00AB0EE2" w:rsidRPr="00322061" w:rsidRDefault="00AB0EE2" w:rsidP="00AB0EE2">
            <w:pPr>
              <w:rPr>
                <w:ins w:id="3406" w:author="KPMG_PQH" w:date="2026-04-07T11:25:00Z" w16du:dateUtc="2026-04-07T04:25:00Z"/>
                <w:rFonts w:ascii="Arial" w:hAnsi="Arial" w:cs="Arial"/>
                <w:color w:val="000000"/>
                <w:sz w:val="18"/>
                <w:szCs w:val="18"/>
                <w:lang w:eastAsia="en-US"/>
              </w:rPr>
            </w:pPr>
            <w:ins w:id="3407" w:author="KPMG_PQH" w:date="2026-04-07T11:25:00Z" w16du:dateUtc="2026-04-07T04:25:00Z">
              <w:r>
                <w:rPr>
                  <w:rFonts w:ascii="Arial" w:hAnsi="Arial" w:cs="Arial"/>
                  <w:color w:val="000000"/>
                  <w:sz w:val="18"/>
                  <w:szCs w:val="18"/>
                </w:rPr>
                <w:t>Insufficient financial data</w:t>
              </w:r>
            </w:ins>
          </w:p>
        </w:tc>
      </w:tr>
      <w:tr w:rsidR="00AB0EE2" w:rsidRPr="00322061" w14:paraId="7B487EDE" w14:textId="77777777" w:rsidTr="00777313">
        <w:trPr>
          <w:trHeight w:val="20"/>
          <w:ins w:id="340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CC3A965" w14:textId="4D6A0546" w:rsidR="00AB0EE2" w:rsidRPr="00322061" w:rsidRDefault="00AB0EE2" w:rsidP="00AB0EE2">
            <w:pPr>
              <w:jc w:val="center"/>
              <w:rPr>
                <w:ins w:id="3409" w:author="KPMG_PQH" w:date="2026-04-07T11:25:00Z" w16du:dateUtc="2026-04-07T04:25:00Z"/>
                <w:rFonts w:ascii="Arial" w:hAnsi="Arial" w:cs="Arial"/>
                <w:color w:val="000000"/>
                <w:sz w:val="18"/>
                <w:szCs w:val="18"/>
                <w:lang w:eastAsia="en-US"/>
              </w:rPr>
            </w:pPr>
            <w:ins w:id="3410" w:author="KPMG_PQH" w:date="2026-04-07T11:25:00Z" w16du:dateUtc="2026-04-07T04:25:00Z">
              <w:r>
                <w:rPr>
                  <w:rFonts w:ascii="Arial" w:hAnsi="Arial" w:cs="Arial"/>
                  <w:sz w:val="18"/>
                  <w:szCs w:val="18"/>
                </w:rPr>
                <w:t>33</w:t>
              </w:r>
            </w:ins>
          </w:p>
        </w:tc>
        <w:tc>
          <w:tcPr>
            <w:tcW w:w="2351" w:type="pct"/>
            <w:tcBorders>
              <w:top w:val="nil"/>
              <w:left w:val="nil"/>
              <w:bottom w:val="single" w:sz="4" w:space="0" w:color="auto"/>
              <w:right w:val="single" w:sz="4" w:space="0" w:color="auto"/>
            </w:tcBorders>
            <w:vAlign w:val="center"/>
            <w:hideMark/>
          </w:tcPr>
          <w:p w14:paraId="09465FE3" w14:textId="322E5375" w:rsidR="00AB0EE2" w:rsidRPr="00322061" w:rsidRDefault="00AB0EE2" w:rsidP="00AB0EE2">
            <w:pPr>
              <w:rPr>
                <w:ins w:id="3411" w:author="KPMG_PQH" w:date="2026-04-07T11:25:00Z" w16du:dateUtc="2026-04-07T04:25:00Z"/>
                <w:rFonts w:ascii="Arial" w:hAnsi="Arial" w:cs="Arial"/>
                <w:color w:val="000000"/>
                <w:sz w:val="18"/>
                <w:szCs w:val="18"/>
                <w:lang w:eastAsia="en-US"/>
              </w:rPr>
            </w:pPr>
            <w:ins w:id="3412" w:author="KPMG_PQH" w:date="2026-04-07T11:25:00Z" w16du:dateUtc="2026-04-07T04:25:00Z">
              <w:r>
                <w:rPr>
                  <w:rFonts w:ascii="Arial" w:hAnsi="Arial" w:cs="Arial"/>
                  <w:sz w:val="18"/>
                  <w:szCs w:val="18"/>
                </w:rPr>
                <w:t>BAO LONG GARMENT COMPANY LIMITED</w:t>
              </w:r>
            </w:ins>
          </w:p>
        </w:tc>
        <w:tc>
          <w:tcPr>
            <w:tcW w:w="846" w:type="pct"/>
            <w:tcBorders>
              <w:top w:val="nil"/>
              <w:left w:val="nil"/>
              <w:bottom w:val="single" w:sz="4" w:space="0" w:color="auto"/>
              <w:right w:val="single" w:sz="4" w:space="0" w:color="auto"/>
            </w:tcBorders>
            <w:vAlign w:val="center"/>
            <w:hideMark/>
          </w:tcPr>
          <w:p w14:paraId="6BD932EC" w14:textId="7A00388F" w:rsidR="00AB0EE2" w:rsidRPr="00322061" w:rsidRDefault="00AB0EE2" w:rsidP="00AB0EE2">
            <w:pPr>
              <w:jc w:val="center"/>
              <w:rPr>
                <w:ins w:id="3413" w:author="KPMG_PQH" w:date="2026-04-07T11:25:00Z" w16du:dateUtc="2026-04-07T04:25:00Z"/>
                <w:rFonts w:ascii="Arial" w:hAnsi="Arial" w:cs="Arial"/>
                <w:color w:val="000000"/>
                <w:sz w:val="18"/>
                <w:szCs w:val="18"/>
                <w:lang w:eastAsia="en-US"/>
              </w:rPr>
            </w:pPr>
            <w:ins w:id="341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6836F10" w14:textId="4B47BC20" w:rsidR="00AB0EE2" w:rsidRPr="00322061" w:rsidRDefault="00AB0EE2" w:rsidP="00AB0EE2">
            <w:pPr>
              <w:rPr>
                <w:ins w:id="3415" w:author="KPMG_PQH" w:date="2026-04-07T11:25:00Z" w16du:dateUtc="2026-04-07T04:25:00Z"/>
                <w:rFonts w:ascii="Arial" w:hAnsi="Arial" w:cs="Arial"/>
                <w:color w:val="000000"/>
                <w:sz w:val="18"/>
                <w:szCs w:val="18"/>
                <w:lang w:eastAsia="en-US"/>
              </w:rPr>
            </w:pPr>
            <w:ins w:id="3416" w:author="KPMG_PQH" w:date="2026-04-07T11:25:00Z" w16du:dateUtc="2026-04-07T04:25:00Z">
              <w:r>
                <w:rPr>
                  <w:rFonts w:ascii="Arial" w:hAnsi="Arial" w:cs="Arial"/>
                  <w:color w:val="000000"/>
                  <w:sz w:val="18"/>
                  <w:szCs w:val="18"/>
                </w:rPr>
                <w:t>Continuous loss making</w:t>
              </w:r>
            </w:ins>
          </w:p>
        </w:tc>
      </w:tr>
      <w:tr w:rsidR="00AB0EE2" w:rsidRPr="00322061" w14:paraId="3CE3FEB7" w14:textId="77777777" w:rsidTr="00777313">
        <w:trPr>
          <w:trHeight w:val="20"/>
          <w:ins w:id="341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38047C" w14:textId="65942359" w:rsidR="00AB0EE2" w:rsidRPr="00322061" w:rsidRDefault="00AB0EE2" w:rsidP="00AB0EE2">
            <w:pPr>
              <w:jc w:val="center"/>
              <w:rPr>
                <w:ins w:id="3418" w:author="KPMG_PQH" w:date="2026-04-07T11:25:00Z" w16du:dateUtc="2026-04-07T04:25:00Z"/>
                <w:rFonts w:ascii="Arial" w:hAnsi="Arial" w:cs="Arial"/>
                <w:color w:val="000000"/>
                <w:sz w:val="18"/>
                <w:szCs w:val="18"/>
                <w:lang w:eastAsia="en-US"/>
              </w:rPr>
            </w:pPr>
            <w:ins w:id="3419" w:author="KPMG_PQH" w:date="2026-04-07T11:25:00Z" w16du:dateUtc="2026-04-07T04:25:00Z">
              <w:r>
                <w:rPr>
                  <w:rFonts w:ascii="Arial" w:hAnsi="Arial" w:cs="Arial"/>
                  <w:sz w:val="18"/>
                  <w:szCs w:val="18"/>
                </w:rPr>
                <w:t>34</w:t>
              </w:r>
            </w:ins>
          </w:p>
        </w:tc>
        <w:tc>
          <w:tcPr>
            <w:tcW w:w="2351" w:type="pct"/>
            <w:tcBorders>
              <w:top w:val="nil"/>
              <w:left w:val="nil"/>
              <w:bottom w:val="single" w:sz="4" w:space="0" w:color="auto"/>
              <w:right w:val="single" w:sz="4" w:space="0" w:color="auto"/>
            </w:tcBorders>
            <w:vAlign w:val="center"/>
            <w:hideMark/>
          </w:tcPr>
          <w:p w14:paraId="2B10CA03" w14:textId="143C04E2" w:rsidR="00AB0EE2" w:rsidRPr="00322061" w:rsidRDefault="00AB0EE2" w:rsidP="00AB0EE2">
            <w:pPr>
              <w:rPr>
                <w:ins w:id="3420" w:author="KPMG_PQH" w:date="2026-04-07T11:25:00Z" w16du:dateUtc="2026-04-07T04:25:00Z"/>
                <w:rFonts w:ascii="Arial" w:hAnsi="Arial" w:cs="Arial"/>
                <w:color w:val="000000"/>
                <w:sz w:val="18"/>
                <w:szCs w:val="18"/>
                <w:lang w:eastAsia="en-US"/>
              </w:rPr>
            </w:pPr>
            <w:ins w:id="3421" w:author="KPMG_PQH" w:date="2026-04-07T11:25:00Z" w16du:dateUtc="2026-04-07T04:25:00Z">
              <w:r>
                <w:rPr>
                  <w:rFonts w:ascii="Arial" w:hAnsi="Arial" w:cs="Arial"/>
                  <w:sz w:val="18"/>
                  <w:szCs w:val="18"/>
                </w:rPr>
                <w:t>BAO LONG INVESTMENT JOIN STOCK COMPANY</w:t>
              </w:r>
            </w:ins>
          </w:p>
        </w:tc>
        <w:tc>
          <w:tcPr>
            <w:tcW w:w="846" w:type="pct"/>
            <w:tcBorders>
              <w:top w:val="nil"/>
              <w:left w:val="nil"/>
              <w:bottom w:val="single" w:sz="4" w:space="0" w:color="auto"/>
              <w:right w:val="single" w:sz="4" w:space="0" w:color="auto"/>
            </w:tcBorders>
            <w:vAlign w:val="center"/>
            <w:hideMark/>
          </w:tcPr>
          <w:p w14:paraId="3E229B13" w14:textId="11FA5833" w:rsidR="00AB0EE2" w:rsidRPr="00322061" w:rsidRDefault="00AB0EE2" w:rsidP="00AB0EE2">
            <w:pPr>
              <w:jc w:val="center"/>
              <w:rPr>
                <w:ins w:id="3422" w:author="KPMG_PQH" w:date="2026-04-07T11:25:00Z" w16du:dateUtc="2026-04-07T04:25:00Z"/>
                <w:rFonts w:ascii="Arial" w:hAnsi="Arial" w:cs="Arial"/>
                <w:color w:val="000000"/>
                <w:sz w:val="18"/>
                <w:szCs w:val="18"/>
                <w:lang w:eastAsia="en-US"/>
              </w:rPr>
            </w:pPr>
            <w:ins w:id="342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0A3F467" w14:textId="11862B54" w:rsidR="00AB0EE2" w:rsidRPr="00322061" w:rsidRDefault="00AB0EE2" w:rsidP="00AB0EE2">
            <w:pPr>
              <w:rPr>
                <w:ins w:id="3424" w:author="KPMG_PQH" w:date="2026-04-07T11:25:00Z" w16du:dateUtc="2026-04-07T04:25:00Z"/>
                <w:rFonts w:ascii="Arial" w:hAnsi="Arial" w:cs="Arial"/>
                <w:color w:val="000000"/>
                <w:sz w:val="18"/>
                <w:szCs w:val="18"/>
                <w:lang w:eastAsia="en-US"/>
              </w:rPr>
            </w:pPr>
            <w:ins w:id="3425" w:author="KPMG_PQH" w:date="2026-04-07T11:25:00Z" w16du:dateUtc="2026-04-07T04:25:00Z">
              <w:r>
                <w:rPr>
                  <w:rFonts w:ascii="Arial" w:hAnsi="Arial" w:cs="Arial"/>
                  <w:color w:val="000000"/>
                  <w:sz w:val="18"/>
                  <w:szCs w:val="18"/>
                </w:rPr>
                <w:t>Insufficient financial data</w:t>
              </w:r>
            </w:ins>
          </w:p>
        </w:tc>
      </w:tr>
      <w:tr w:rsidR="00AB0EE2" w:rsidRPr="00322061" w14:paraId="0889F850" w14:textId="77777777" w:rsidTr="00777313">
        <w:trPr>
          <w:trHeight w:val="20"/>
          <w:ins w:id="342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1AF9085" w14:textId="1A1E20A3" w:rsidR="00AB0EE2" w:rsidRPr="00322061" w:rsidRDefault="00AB0EE2" w:rsidP="00AB0EE2">
            <w:pPr>
              <w:jc w:val="center"/>
              <w:rPr>
                <w:ins w:id="3427" w:author="KPMG_PQH" w:date="2026-04-07T11:25:00Z" w16du:dateUtc="2026-04-07T04:25:00Z"/>
                <w:rFonts w:ascii="Arial" w:hAnsi="Arial" w:cs="Arial"/>
                <w:color w:val="000000"/>
                <w:sz w:val="18"/>
                <w:szCs w:val="18"/>
                <w:lang w:eastAsia="en-US"/>
              </w:rPr>
            </w:pPr>
            <w:ins w:id="3428" w:author="KPMG_PQH" w:date="2026-04-07T11:25:00Z" w16du:dateUtc="2026-04-07T04:25:00Z">
              <w:r>
                <w:rPr>
                  <w:rFonts w:ascii="Arial" w:hAnsi="Arial" w:cs="Arial"/>
                  <w:sz w:val="18"/>
                  <w:szCs w:val="18"/>
                </w:rPr>
                <w:t>35</w:t>
              </w:r>
            </w:ins>
          </w:p>
        </w:tc>
        <w:tc>
          <w:tcPr>
            <w:tcW w:w="2351" w:type="pct"/>
            <w:tcBorders>
              <w:top w:val="nil"/>
              <w:left w:val="nil"/>
              <w:bottom w:val="single" w:sz="4" w:space="0" w:color="auto"/>
              <w:right w:val="single" w:sz="4" w:space="0" w:color="auto"/>
            </w:tcBorders>
            <w:vAlign w:val="center"/>
            <w:hideMark/>
          </w:tcPr>
          <w:p w14:paraId="1747F039" w14:textId="1B20C72A" w:rsidR="00AB0EE2" w:rsidRPr="00322061" w:rsidRDefault="00AB0EE2" w:rsidP="00AB0EE2">
            <w:pPr>
              <w:rPr>
                <w:ins w:id="3429" w:author="KPMG_PQH" w:date="2026-04-07T11:25:00Z" w16du:dateUtc="2026-04-07T04:25:00Z"/>
                <w:rFonts w:ascii="Arial" w:hAnsi="Arial" w:cs="Arial"/>
                <w:color w:val="000000"/>
                <w:sz w:val="18"/>
                <w:szCs w:val="18"/>
                <w:lang w:eastAsia="en-US"/>
              </w:rPr>
            </w:pPr>
            <w:ins w:id="3430" w:author="KPMG_PQH" w:date="2026-04-07T11:25:00Z" w16du:dateUtc="2026-04-07T04:25:00Z">
              <w:r>
                <w:rPr>
                  <w:rFonts w:ascii="Arial" w:hAnsi="Arial" w:cs="Arial"/>
                  <w:sz w:val="18"/>
                  <w:szCs w:val="18"/>
                </w:rPr>
                <w:t>BAO TIN VIET NAM TECHNOLOGY COMPANY LIMITED</w:t>
              </w:r>
            </w:ins>
          </w:p>
        </w:tc>
        <w:tc>
          <w:tcPr>
            <w:tcW w:w="846" w:type="pct"/>
            <w:tcBorders>
              <w:top w:val="nil"/>
              <w:left w:val="nil"/>
              <w:bottom w:val="single" w:sz="4" w:space="0" w:color="auto"/>
              <w:right w:val="single" w:sz="4" w:space="0" w:color="auto"/>
            </w:tcBorders>
            <w:vAlign w:val="center"/>
            <w:hideMark/>
          </w:tcPr>
          <w:p w14:paraId="3DD76D22" w14:textId="3B8D016B" w:rsidR="00AB0EE2" w:rsidRPr="00322061" w:rsidRDefault="00AB0EE2" w:rsidP="00AB0EE2">
            <w:pPr>
              <w:jc w:val="center"/>
              <w:rPr>
                <w:ins w:id="3431" w:author="KPMG_PQH" w:date="2026-04-07T11:25:00Z" w16du:dateUtc="2026-04-07T04:25:00Z"/>
                <w:rFonts w:ascii="Arial" w:hAnsi="Arial" w:cs="Arial"/>
                <w:color w:val="000000"/>
                <w:sz w:val="18"/>
                <w:szCs w:val="18"/>
                <w:lang w:eastAsia="en-US"/>
              </w:rPr>
            </w:pPr>
            <w:ins w:id="343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C82948F" w14:textId="56EA4EB4" w:rsidR="00AB0EE2" w:rsidRPr="00322061" w:rsidRDefault="00AB0EE2" w:rsidP="00AB0EE2">
            <w:pPr>
              <w:rPr>
                <w:ins w:id="3433" w:author="KPMG_PQH" w:date="2026-04-07T11:25:00Z" w16du:dateUtc="2026-04-07T04:25:00Z"/>
                <w:rFonts w:ascii="Arial" w:hAnsi="Arial" w:cs="Arial"/>
                <w:color w:val="000000"/>
                <w:sz w:val="18"/>
                <w:szCs w:val="18"/>
                <w:lang w:eastAsia="en-US"/>
              </w:rPr>
            </w:pPr>
            <w:ins w:id="3434" w:author="KPMG_PQH" w:date="2026-04-07T11:25:00Z" w16du:dateUtc="2026-04-07T04:25:00Z">
              <w:r>
                <w:rPr>
                  <w:rFonts w:ascii="Arial" w:hAnsi="Arial" w:cs="Arial"/>
                  <w:color w:val="000000"/>
                  <w:sz w:val="18"/>
                  <w:szCs w:val="18"/>
                </w:rPr>
                <w:t>Insufficient financial data</w:t>
              </w:r>
            </w:ins>
          </w:p>
        </w:tc>
      </w:tr>
      <w:tr w:rsidR="00AB0EE2" w:rsidRPr="00322061" w14:paraId="6B414356" w14:textId="77777777" w:rsidTr="00777313">
        <w:trPr>
          <w:trHeight w:val="20"/>
          <w:ins w:id="343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007B7AE" w14:textId="507A6AEE" w:rsidR="00AB0EE2" w:rsidRPr="00322061" w:rsidRDefault="00AB0EE2" w:rsidP="00AB0EE2">
            <w:pPr>
              <w:jc w:val="center"/>
              <w:rPr>
                <w:ins w:id="3436" w:author="KPMG_PQH" w:date="2026-04-07T11:25:00Z" w16du:dateUtc="2026-04-07T04:25:00Z"/>
                <w:rFonts w:ascii="Arial" w:hAnsi="Arial" w:cs="Arial"/>
                <w:color w:val="000000"/>
                <w:sz w:val="18"/>
                <w:szCs w:val="18"/>
                <w:lang w:eastAsia="en-US"/>
              </w:rPr>
            </w:pPr>
            <w:ins w:id="3437" w:author="KPMG_PQH" w:date="2026-04-07T11:25:00Z" w16du:dateUtc="2026-04-07T04:25:00Z">
              <w:r>
                <w:rPr>
                  <w:rFonts w:ascii="Arial" w:hAnsi="Arial" w:cs="Arial"/>
                  <w:sz w:val="18"/>
                  <w:szCs w:val="18"/>
                </w:rPr>
                <w:t>36</w:t>
              </w:r>
            </w:ins>
          </w:p>
        </w:tc>
        <w:tc>
          <w:tcPr>
            <w:tcW w:w="2351" w:type="pct"/>
            <w:tcBorders>
              <w:top w:val="nil"/>
              <w:left w:val="nil"/>
              <w:bottom w:val="single" w:sz="4" w:space="0" w:color="auto"/>
              <w:right w:val="single" w:sz="4" w:space="0" w:color="auto"/>
            </w:tcBorders>
            <w:vAlign w:val="center"/>
            <w:hideMark/>
          </w:tcPr>
          <w:p w14:paraId="331E64E7" w14:textId="546218A5" w:rsidR="00AB0EE2" w:rsidRPr="00322061" w:rsidRDefault="00AB0EE2" w:rsidP="00AB0EE2">
            <w:pPr>
              <w:rPr>
                <w:ins w:id="3438" w:author="KPMG_PQH" w:date="2026-04-07T11:25:00Z" w16du:dateUtc="2026-04-07T04:25:00Z"/>
                <w:rFonts w:ascii="Arial" w:hAnsi="Arial" w:cs="Arial"/>
                <w:color w:val="000000"/>
                <w:sz w:val="18"/>
                <w:szCs w:val="18"/>
                <w:lang w:eastAsia="en-US"/>
              </w:rPr>
            </w:pPr>
            <w:ins w:id="3439" w:author="KPMG_PQH" w:date="2026-04-07T11:25:00Z" w16du:dateUtc="2026-04-07T04:25:00Z">
              <w:r>
                <w:rPr>
                  <w:rFonts w:ascii="Arial" w:hAnsi="Arial" w:cs="Arial"/>
                  <w:sz w:val="18"/>
                  <w:szCs w:val="18"/>
                </w:rPr>
                <w:t>BDS JOINT STOCK COMPANY</w:t>
              </w:r>
            </w:ins>
          </w:p>
        </w:tc>
        <w:tc>
          <w:tcPr>
            <w:tcW w:w="846" w:type="pct"/>
            <w:tcBorders>
              <w:top w:val="nil"/>
              <w:left w:val="nil"/>
              <w:bottom w:val="single" w:sz="4" w:space="0" w:color="auto"/>
              <w:right w:val="single" w:sz="4" w:space="0" w:color="auto"/>
            </w:tcBorders>
            <w:vAlign w:val="center"/>
            <w:hideMark/>
          </w:tcPr>
          <w:p w14:paraId="3011D1D4" w14:textId="22F52B96" w:rsidR="00AB0EE2" w:rsidRPr="00322061" w:rsidRDefault="00AB0EE2" w:rsidP="00AB0EE2">
            <w:pPr>
              <w:jc w:val="center"/>
              <w:rPr>
                <w:ins w:id="3440" w:author="KPMG_PQH" w:date="2026-04-07T11:25:00Z" w16du:dateUtc="2026-04-07T04:25:00Z"/>
                <w:rFonts w:ascii="Arial" w:hAnsi="Arial" w:cs="Arial"/>
                <w:color w:val="000000"/>
                <w:sz w:val="18"/>
                <w:szCs w:val="18"/>
                <w:lang w:eastAsia="en-US"/>
              </w:rPr>
            </w:pPr>
            <w:ins w:id="344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6AB78AD" w14:textId="39830525" w:rsidR="00AB0EE2" w:rsidRPr="00322061" w:rsidRDefault="00AB0EE2" w:rsidP="00AB0EE2">
            <w:pPr>
              <w:rPr>
                <w:ins w:id="3442" w:author="KPMG_PQH" w:date="2026-04-07T11:25:00Z" w16du:dateUtc="2026-04-07T04:25:00Z"/>
                <w:rFonts w:ascii="Arial" w:hAnsi="Arial" w:cs="Arial"/>
                <w:color w:val="000000"/>
                <w:sz w:val="18"/>
                <w:szCs w:val="18"/>
                <w:lang w:eastAsia="en-US"/>
              </w:rPr>
            </w:pPr>
            <w:ins w:id="3443" w:author="KPMG_PQH" w:date="2026-04-07T11:25:00Z" w16du:dateUtc="2026-04-07T04:25:00Z">
              <w:r>
                <w:rPr>
                  <w:rFonts w:ascii="Arial" w:hAnsi="Arial" w:cs="Arial"/>
                  <w:color w:val="000000"/>
                  <w:sz w:val="18"/>
                  <w:szCs w:val="18"/>
                </w:rPr>
                <w:t>Insufficient financial data</w:t>
              </w:r>
            </w:ins>
          </w:p>
        </w:tc>
      </w:tr>
      <w:tr w:rsidR="00AB0EE2" w:rsidRPr="00322061" w14:paraId="7F88C94A" w14:textId="77777777" w:rsidTr="00777313">
        <w:trPr>
          <w:trHeight w:val="20"/>
          <w:ins w:id="344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1C126D0" w14:textId="469119A4" w:rsidR="00AB0EE2" w:rsidRPr="00322061" w:rsidRDefault="00AB0EE2" w:rsidP="00AB0EE2">
            <w:pPr>
              <w:jc w:val="center"/>
              <w:rPr>
                <w:ins w:id="3445" w:author="KPMG_PQH" w:date="2026-04-07T11:25:00Z" w16du:dateUtc="2026-04-07T04:25:00Z"/>
                <w:rFonts w:ascii="Arial" w:hAnsi="Arial" w:cs="Arial"/>
                <w:color w:val="000000"/>
                <w:sz w:val="18"/>
                <w:szCs w:val="18"/>
                <w:lang w:eastAsia="en-US"/>
              </w:rPr>
            </w:pPr>
            <w:ins w:id="3446" w:author="KPMG_PQH" w:date="2026-04-07T11:25:00Z" w16du:dateUtc="2026-04-07T04:25:00Z">
              <w:r>
                <w:rPr>
                  <w:rFonts w:ascii="Arial" w:hAnsi="Arial" w:cs="Arial"/>
                  <w:sz w:val="18"/>
                  <w:szCs w:val="18"/>
                </w:rPr>
                <w:t>37</w:t>
              </w:r>
            </w:ins>
          </w:p>
        </w:tc>
        <w:tc>
          <w:tcPr>
            <w:tcW w:w="2351" w:type="pct"/>
            <w:tcBorders>
              <w:top w:val="nil"/>
              <w:left w:val="nil"/>
              <w:bottom w:val="single" w:sz="4" w:space="0" w:color="auto"/>
              <w:right w:val="single" w:sz="4" w:space="0" w:color="auto"/>
            </w:tcBorders>
            <w:vAlign w:val="center"/>
            <w:hideMark/>
          </w:tcPr>
          <w:p w14:paraId="29FADB0C" w14:textId="36A67920" w:rsidR="00AB0EE2" w:rsidRPr="00322061" w:rsidRDefault="00AB0EE2" w:rsidP="00AB0EE2">
            <w:pPr>
              <w:rPr>
                <w:ins w:id="3447" w:author="KPMG_PQH" w:date="2026-04-07T11:25:00Z" w16du:dateUtc="2026-04-07T04:25:00Z"/>
                <w:rFonts w:ascii="Arial" w:hAnsi="Arial" w:cs="Arial"/>
                <w:color w:val="000000"/>
                <w:sz w:val="18"/>
                <w:szCs w:val="18"/>
                <w:lang w:eastAsia="en-US"/>
              </w:rPr>
            </w:pPr>
            <w:ins w:id="3448" w:author="KPMG_PQH" w:date="2026-04-07T11:25:00Z" w16du:dateUtc="2026-04-07T04:25:00Z">
              <w:r>
                <w:rPr>
                  <w:rFonts w:ascii="Arial" w:hAnsi="Arial" w:cs="Arial"/>
                  <w:sz w:val="18"/>
                  <w:szCs w:val="18"/>
                </w:rPr>
                <w:t>BENCOM VIETNAM INVESTMENT AND TECHNOLOGY COMPANY LIMITED</w:t>
              </w:r>
            </w:ins>
          </w:p>
        </w:tc>
        <w:tc>
          <w:tcPr>
            <w:tcW w:w="846" w:type="pct"/>
            <w:tcBorders>
              <w:top w:val="nil"/>
              <w:left w:val="nil"/>
              <w:bottom w:val="single" w:sz="4" w:space="0" w:color="auto"/>
              <w:right w:val="single" w:sz="4" w:space="0" w:color="auto"/>
            </w:tcBorders>
            <w:vAlign w:val="center"/>
            <w:hideMark/>
          </w:tcPr>
          <w:p w14:paraId="17B21AE7" w14:textId="274BCAAE" w:rsidR="00AB0EE2" w:rsidRPr="00322061" w:rsidRDefault="00AB0EE2" w:rsidP="00AB0EE2">
            <w:pPr>
              <w:jc w:val="center"/>
              <w:rPr>
                <w:ins w:id="3449" w:author="KPMG_PQH" w:date="2026-04-07T11:25:00Z" w16du:dateUtc="2026-04-07T04:25:00Z"/>
                <w:rFonts w:ascii="Arial" w:hAnsi="Arial" w:cs="Arial"/>
                <w:color w:val="000000"/>
                <w:sz w:val="18"/>
                <w:szCs w:val="18"/>
                <w:lang w:eastAsia="en-US"/>
              </w:rPr>
            </w:pPr>
            <w:ins w:id="345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6BEC498" w14:textId="3F41AE3B" w:rsidR="00AB0EE2" w:rsidRPr="00322061" w:rsidRDefault="00AB0EE2" w:rsidP="00AB0EE2">
            <w:pPr>
              <w:rPr>
                <w:ins w:id="3451" w:author="KPMG_PQH" w:date="2026-04-07T11:25:00Z" w16du:dateUtc="2026-04-07T04:25:00Z"/>
                <w:rFonts w:ascii="Arial" w:hAnsi="Arial" w:cs="Arial"/>
                <w:color w:val="000000"/>
                <w:sz w:val="18"/>
                <w:szCs w:val="18"/>
                <w:lang w:eastAsia="en-US"/>
              </w:rPr>
            </w:pPr>
            <w:ins w:id="3452" w:author="KPMG_PQH" w:date="2026-04-07T11:25:00Z" w16du:dateUtc="2026-04-07T04:25:00Z">
              <w:r>
                <w:rPr>
                  <w:rFonts w:ascii="Arial" w:hAnsi="Arial" w:cs="Arial"/>
                  <w:color w:val="000000"/>
                  <w:sz w:val="18"/>
                  <w:szCs w:val="18"/>
                </w:rPr>
                <w:t>Insufficient financial data</w:t>
              </w:r>
            </w:ins>
          </w:p>
        </w:tc>
      </w:tr>
      <w:tr w:rsidR="00AB0EE2" w:rsidRPr="00322061" w14:paraId="27477FC9" w14:textId="77777777" w:rsidTr="00777313">
        <w:trPr>
          <w:trHeight w:val="20"/>
          <w:ins w:id="345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D9F266D" w14:textId="219A18E2" w:rsidR="00AB0EE2" w:rsidRPr="00322061" w:rsidRDefault="00AB0EE2" w:rsidP="00AB0EE2">
            <w:pPr>
              <w:jc w:val="center"/>
              <w:rPr>
                <w:ins w:id="3454" w:author="KPMG_PQH" w:date="2026-04-07T11:25:00Z" w16du:dateUtc="2026-04-07T04:25:00Z"/>
                <w:rFonts w:ascii="Arial" w:hAnsi="Arial" w:cs="Arial"/>
                <w:color w:val="000000"/>
                <w:sz w:val="18"/>
                <w:szCs w:val="18"/>
                <w:lang w:eastAsia="en-US"/>
              </w:rPr>
            </w:pPr>
            <w:ins w:id="3455" w:author="KPMG_PQH" w:date="2026-04-07T11:25:00Z" w16du:dateUtc="2026-04-07T04:25:00Z">
              <w:r>
                <w:rPr>
                  <w:rFonts w:ascii="Arial" w:hAnsi="Arial" w:cs="Arial"/>
                  <w:sz w:val="18"/>
                  <w:szCs w:val="18"/>
                </w:rPr>
                <w:t>38</w:t>
              </w:r>
            </w:ins>
          </w:p>
        </w:tc>
        <w:tc>
          <w:tcPr>
            <w:tcW w:w="2351" w:type="pct"/>
            <w:tcBorders>
              <w:top w:val="nil"/>
              <w:left w:val="nil"/>
              <w:bottom w:val="single" w:sz="4" w:space="0" w:color="auto"/>
              <w:right w:val="single" w:sz="4" w:space="0" w:color="auto"/>
            </w:tcBorders>
            <w:vAlign w:val="center"/>
            <w:hideMark/>
          </w:tcPr>
          <w:p w14:paraId="1D91F7E5" w14:textId="7578DFB5" w:rsidR="00AB0EE2" w:rsidRPr="00322061" w:rsidRDefault="00AB0EE2" w:rsidP="00AB0EE2">
            <w:pPr>
              <w:rPr>
                <w:ins w:id="3456" w:author="KPMG_PQH" w:date="2026-04-07T11:25:00Z" w16du:dateUtc="2026-04-07T04:25:00Z"/>
                <w:rFonts w:ascii="Arial" w:hAnsi="Arial" w:cs="Arial"/>
                <w:color w:val="000000"/>
                <w:sz w:val="18"/>
                <w:szCs w:val="18"/>
                <w:lang w:eastAsia="en-US"/>
              </w:rPr>
            </w:pPr>
            <w:ins w:id="3457" w:author="KPMG_PQH" w:date="2026-04-07T11:25:00Z" w16du:dateUtc="2026-04-07T04:25:00Z">
              <w:r>
                <w:rPr>
                  <w:rFonts w:ascii="Arial" w:hAnsi="Arial" w:cs="Arial"/>
                  <w:sz w:val="18"/>
                  <w:szCs w:val="18"/>
                </w:rPr>
                <w:t>BIGAPPTECH COMPANY LIMITED</w:t>
              </w:r>
            </w:ins>
          </w:p>
        </w:tc>
        <w:tc>
          <w:tcPr>
            <w:tcW w:w="846" w:type="pct"/>
            <w:tcBorders>
              <w:top w:val="nil"/>
              <w:left w:val="nil"/>
              <w:bottom w:val="single" w:sz="4" w:space="0" w:color="auto"/>
              <w:right w:val="single" w:sz="4" w:space="0" w:color="auto"/>
            </w:tcBorders>
            <w:vAlign w:val="center"/>
            <w:hideMark/>
          </w:tcPr>
          <w:p w14:paraId="03DFCCEF" w14:textId="43EC4527" w:rsidR="00AB0EE2" w:rsidRPr="00322061" w:rsidRDefault="00AB0EE2" w:rsidP="00AB0EE2">
            <w:pPr>
              <w:jc w:val="center"/>
              <w:rPr>
                <w:ins w:id="3458" w:author="KPMG_PQH" w:date="2026-04-07T11:25:00Z" w16du:dateUtc="2026-04-07T04:25:00Z"/>
                <w:rFonts w:ascii="Arial" w:hAnsi="Arial" w:cs="Arial"/>
                <w:color w:val="000000"/>
                <w:sz w:val="18"/>
                <w:szCs w:val="18"/>
                <w:lang w:eastAsia="en-US"/>
              </w:rPr>
            </w:pPr>
            <w:ins w:id="345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BC59DE7" w14:textId="743E6656" w:rsidR="00AB0EE2" w:rsidRPr="00322061" w:rsidRDefault="00AB0EE2" w:rsidP="00AB0EE2">
            <w:pPr>
              <w:rPr>
                <w:ins w:id="3460" w:author="KPMG_PQH" w:date="2026-04-07T11:25:00Z" w16du:dateUtc="2026-04-07T04:25:00Z"/>
                <w:rFonts w:ascii="Arial" w:hAnsi="Arial" w:cs="Arial"/>
                <w:color w:val="000000"/>
                <w:sz w:val="18"/>
                <w:szCs w:val="18"/>
                <w:lang w:eastAsia="en-US"/>
              </w:rPr>
            </w:pPr>
            <w:ins w:id="3461" w:author="KPMG_PQH" w:date="2026-04-07T11:25:00Z" w16du:dateUtc="2026-04-07T04:25:00Z">
              <w:r>
                <w:rPr>
                  <w:rFonts w:ascii="Arial" w:hAnsi="Arial" w:cs="Arial"/>
                  <w:color w:val="000000"/>
                  <w:sz w:val="18"/>
                  <w:szCs w:val="18"/>
                </w:rPr>
                <w:t>Insufficient financial data</w:t>
              </w:r>
            </w:ins>
          </w:p>
        </w:tc>
      </w:tr>
      <w:tr w:rsidR="00AB0EE2" w:rsidRPr="00322061" w14:paraId="55C73AD2" w14:textId="77777777" w:rsidTr="00777313">
        <w:trPr>
          <w:trHeight w:val="20"/>
          <w:ins w:id="346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FE05D4" w14:textId="3BDC903A" w:rsidR="00AB0EE2" w:rsidRPr="00322061" w:rsidRDefault="00AB0EE2" w:rsidP="00AB0EE2">
            <w:pPr>
              <w:jc w:val="center"/>
              <w:rPr>
                <w:ins w:id="3463" w:author="KPMG_PQH" w:date="2026-04-07T11:25:00Z" w16du:dateUtc="2026-04-07T04:25:00Z"/>
                <w:rFonts w:ascii="Arial" w:hAnsi="Arial" w:cs="Arial"/>
                <w:color w:val="000000"/>
                <w:sz w:val="18"/>
                <w:szCs w:val="18"/>
                <w:lang w:eastAsia="en-US"/>
              </w:rPr>
            </w:pPr>
            <w:ins w:id="3464" w:author="KPMG_PQH" w:date="2026-04-07T11:25:00Z" w16du:dateUtc="2026-04-07T04:25:00Z">
              <w:r>
                <w:rPr>
                  <w:rFonts w:ascii="Arial" w:hAnsi="Arial" w:cs="Arial"/>
                  <w:sz w:val="18"/>
                  <w:szCs w:val="18"/>
                </w:rPr>
                <w:t>39</w:t>
              </w:r>
            </w:ins>
          </w:p>
        </w:tc>
        <w:tc>
          <w:tcPr>
            <w:tcW w:w="2351" w:type="pct"/>
            <w:tcBorders>
              <w:top w:val="nil"/>
              <w:left w:val="nil"/>
              <w:bottom w:val="single" w:sz="4" w:space="0" w:color="auto"/>
              <w:right w:val="single" w:sz="4" w:space="0" w:color="auto"/>
            </w:tcBorders>
            <w:vAlign w:val="center"/>
            <w:hideMark/>
          </w:tcPr>
          <w:p w14:paraId="38327E9E" w14:textId="6B1B8CE4" w:rsidR="00AB0EE2" w:rsidRPr="00322061" w:rsidRDefault="00AB0EE2" w:rsidP="00AB0EE2">
            <w:pPr>
              <w:rPr>
                <w:ins w:id="3465" w:author="KPMG_PQH" w:date="2026-04-07T11:25:00Z" w16du:dateUtc="2026-04-07T04:25:00Z"/>
                <w:rFonts w:ascii="Arial" w:hAnsi="Arial" w:cs="Arial"/>
                <w:color w:val="000000"/>
                <w:sz w:val="18"/>
                <w:szCs w:val="18"/>
                <w:lang w:eastAsia="en-US"/>
              </w:rPr>
            </w:pPr>
            <w:ins w:id="3466" w:author="KPMG_PQH" w:date="2026-04-07T11:25:00Z" w16du:dateUtc="2026-04-07T04:25:00Z">
              <w:r>
                <w:rPr>
                  <w:rFonts w:ascii="Arial" w:hAnsi="Arial" w:cs="Arial"/>
                  <w:sz w:val="18"/>
                  <w:szCs w:val="18"/>
                </w:rPr>
                <w:t>BIM KIEN GIANG</w:t>
              </w:r>
            </w:ins>
          </w:p>
        </w:tc>
        <w:tc>
          <w:tcPr>
            <w:tcW w:w="846" w:type="pct"/>
            <w:tcBorders>
              <w:top w:val="nil"/>
              <w:left w:val="nil"/>
              <w:bottom w:val="single" w:sz="4" w:space="0" w:color="auto"/>
              <w:right w:val="single" w:sz="4" w:space="0" w:color="auto"/>
            </w:tcBorders>
            <w:vAlign w:val="center"/>
            <w:hideMark/>
          </w:tcPr>
          <w:p w14:paraId="04303CC2" w14:textId="5D72FC61" w:rsidR="00AB0EE2" w:rsidRPr="00322061" w:rsidRDefault="00AB0EE2" w:rsidP="00AB0EE2">
            <w:pPr>
              <w:jc w:val="center"/>
              <w:rPr>
                <w:ins w:id="3467" w:author="KPMG_PQH" w:date="2026-04-07T11:25:00Z" w16du:dateUtc="2026-04-07T04:25:00Z"/>
                <w:rFonts w:ascii="Arial" w:hAnsi="Arial" w:cs="Arial"/>
                <w:color w:val="000000"/>
                <w:sz w:val="18"/>
                <w:szCs w:val="18"/>
                <w:lang w:eastAsia="en-US"/>
              </w:rPr>
            </w:pPr>
            <w:ins w:id="346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9978B49" w14:textId="4F9D9AAF" w:rsidR="00AB0EE2" w:rsidRPr="00322061" w:rsidRDefault="00AB0EE2" w:rsidP="00AB0EE2">
            <w:pPr>
              <w:rPr>
                <w:ins w:id="3469" w:author="KPMG_PQH" w:date="2026-04-07T11:25:00Z" w16du:dateUtc="2026-04-07T04:25:00Z"/>
                <w:rFonts w:ascii="Arial" w:hAnsi="Arial" w:cs="Arial"/>
                <w:color w:val="000000"/>
                <w:sz w:val="18"/>
                <w:szCs w:val="18"/>
                <w:lang w:eastAsia="en-US"/>
              </w:rPr>
            </w:pPr>
            <w:ins w:id="3470" w:author="KPMG_PQH" w:date="2026-04-07T11:25:00Z" w16du:dateUtc="2026-04-07T04:25:00Z">
              <w:r>
                <w:rPr>
                  <w:rFonts w:ascii="Arial" w:hAnsi="Arial" w:cs="Arial"/>
                  <w:color w:val="000000"/>
                  <w:sz w:val="18"/>
                  <w:szCs w:val="18"/>
                </w:rPr>
                <w:t>Non-comparable functions</w:t>
              </w:r>
            </w:ins>
          </w:p>
        </w:tc>
      </w:tr>
      <w:tr w:rsidR="00AB0EE2" w:rsidRPr="00322061" w14:paraId="7BC3BB66" w14:textId="77777777" w:rsidTr="00777313">
        <w:trPr>
          <w:trHeight w:val="20"/>
          <w:ins w:id="347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728792F" w14:textId="06F577AD" w:rsidR="00AB0EE2" w:rsidRPr="00322061" w:rsidRDefault="00AB0EE2" w:rsidP="00AB0EE2">
            <w:pPr>
              <w:jc w:val="center"/>
              <w:rPr>
                <w:ins w:id="3472" w:author="KPMG_PQH" w:date="2026-04-07T11:25:00Z" w16du:dateUtc="2026-04-07T04:25:00Z"/>
                <w:rFonts w:ascii="Arial" w:hAnsi="Arial" w:cs="Arial"/>
                <w:color w:val="000000"/>
                <w:sz w:val="18"/>
                <w:szCs w:val="18"/>
                <w:lang w:eastAsia="en-US"/>
              </w:rPr>
            </w:pPr>
            <w:ins w:id="3473" w:author="KPMG_PQH" w:date="2026-04-07T11:25:00Z" w16du:dateUtc="2026-04-07T04:25:00Z">
              <w:r>
                <w:rPr>
                  <w:rFonts w:ascii="Arial" w:hAnsi="Arial" w:cs="Arial"/>
                  <w:sz w:val="18"/>
                  <w:szCs w:val="18"/>
                </w:rPr>
                <w:t>40</w:t>
              </w:r>
            </w:ins>
          </w:p>
        </w:tc>
        <w:tc>
          <w:tcPr>
            <w:tcW w:w="2351" w:type="pct"/>
            <w:tcBorders>
              <w:top w:val="nil"/>
              <w:left w:val="nil"/>
              <w:bottom w:val="single" w:sz="4" w:space="0" w:color="auto"/>
              <w:right w:val="single" w:sz="4" w:space="0" w:color="auto"/>
            </w:tcBorders>
            <w:vAlign w:val="center"/>
            <w:hideMark/>
          </w:tcPr>
          <w:p w14:paraId="46BDD352" w14:textId="2E7C398C" w:rsidR="00AB0EE2" w:rsidRPr="00322061" w:rsidRDefault="00AB0EE2" w:rsidP="00AB0EE2">
            <w:pPr>
              <w:rPr>
                <w:ins w:id="3474" w:author="KPMG_PQH" w:date="2026-04-07T11:25:00Z" w16du:dateUtc="2026-04-07T04:25:00Z"/>
                <w:rFonts w:ascii="Arial" w:hAnsi="Arial" w:cs="Arial"/>
                <w:color w:val="000000"/>
                <w:sz w:val="18"/>
                <w:szCs w:val="18"/>
                <w:lang w:eastAsia="en-US"/>
              </w:rPr>
            </w:pPr>
            <w:ins w:id="3475" w:author="KPMG_PQH" w:date="2026-04-07T11:25:00Z" w16du:dateUtc="2026-04-07T04:25:00Z">
              <w:r>
                <w:rPr>
                  <w:rFonts w:ascii="Arial" w:hAnsi="Arial" w:cs="Arial"/>
                  <w:sz w:val="18"/>
                  <w:szCs w:val="18"/>
                </w:rPr>
                <w:t>BINH MINH GARMENT JOINT STOCK COMPANY</w:t>
              </w:r>
            </w:ins>
          </w:p>
        </w:tc>
        <w:tc>
          <w:tcPr>
            <w:tcW w:w="846" w:type="pct"/>
            <w:tcBorders>
              <w:top w:val="nil"/>
              <w:left w:val="nil"/>
              <w:bottom w:val="single" w:sz="4" w:space="0" w:color="auto"/>
              <w:right w:val="single" w:sz="4" w:space="0" w:color="auto"/>
            </w:tcBorders>
            <w:vAlign w:val="center"/>
            <w:hideMark/>
          </w:tcPr>
          <w:p w14:paraId="7B60C30F" w14:textId="3687C0B8" w:rsidR="00AB0EE2" w:rsidRPr="00322061" w:rsidRDefault="00AB0EE2" w:rsidP="00AB0EE2">
            <w:pPr>
              <w:jc w:val="center"/>
              <w:rPr>
                <w:ins w:id="3476" w:author="KPMG_PQH" w:date="2026-04-07T11:25:00Z" w16du:dateUtc="2026-04-07T04:25:00Z"/>
                <w:rFonts w:ascii="Arial" w:hAnsi="Arial" w:cs="Arial"/>
                <w:color w:val="000000"/>
                <w:sz w:val="18"/>
                <w:szCs w:val="18"/>
                <w:lang w:eastAsia="en-US"/>
              </w:rPr>
            </w:pPr>
            <w:ins w:id="3477" w:author="KPMG_PQH" w:date="2026-04-07T11:25:00Z" w16du:dateUtc="2026-04-07T04:25:00Z">
              <w:r>
                <w:rPr>
                  <w:rFonts w:ascii="Arial" w:hAnsi="Arial" w:cs="Arial"/>
                  <w:sz w:val="18"/>
                  <w:szCs w:val="18"/>
                </w:rPr>
                <w:t>BMG</w:t>
              </w:r>
            </w:ins>
          </w:p>
        </w:tc>
        <w:tc>
          <w:tcPr>
            <w:tcW w:w="1498" w:type="pct"/>
            <w:tcBorders>
              <w:top w:val="nil"/>
              <w:left w:val="nil"/>
              <w:bottom w:val="single" w:sz="4" w:space="0" w:color="auto"/>
              <w:right w:val="single" w:sz="4" w:space="0" w:color="auto"/>
            </w:tcBorders>
            <w:vAlign w:val="center"/>
            <w:hideMark/>
          </w:tcPr>
          <w:p w14:paraId="4A280139" w14:textId="42D50001" w:rsidR="00AB0EE2" w:rsidRPr="00322061" w:rsidRDefault="00AB0EE2" w:rsidP="00AB0EE2">
            <w:pPr>
              <w:rPr>
                <w:ins w:id="3478" w:author="KPMG_PQH" w:date="2026-04-07T11:25:00Z" w16du:dateUtc="2026-04-07T04:25:00Z"/>
                <w:rFonts w:ascii="Arial" w:hAnsi="Arial" w:cs="Arial"/>
                <w:color w:val="000000"/>
                <w:sz w:val="18"/>
                <w:szCs w:val="18"/>
                <w:lang w:eastAsia="en-US"/>
              </w:rPr>
            </w:pPr>
            <w:ins w:id="3479" w:author="KPMG_PQH" w:date="2026-04-07T11:25:00Z" w16du:dateUtc="2026-04-07T04:25:00Z">
              <w:r>
                <w:rPr>
                  <w:rFonts w:ascii="Arial" w:hAnsi="Arial" w:cs="Arial"/>
                  <w:color w:val="000000"/>
                  <w:sz w:val="18"/>
                  <w:szCs w:val="18"/>
                </w:rPr>
                <w:t>Non-comparable products</w:t>
              </w:r>
            </w:ins>
          </w:p>
        </w:tc>
      </w:tr>
      <w:tr w:rsidR="00AB0EE2" w:rsidRPr="00322061" w14:paraId="1C1F854A" w14:textId="77777777" w:rsidTr="00777313">
        <w:trPr>
          <w:trHeight w:val="20"/>
          <w:ins w:id="348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EF93423" w14:textId="16E25E60" w:rsidR="00AB0EE2" w:rsidRPr="00322061" w:rsidRDefault="00AB0EE2" w:rsidP="00AB0EE2">
            <w:pPr>
              <w:jc w:val="center"/>
              <w:rPr>
                <w:ins w:id="3481" w:author="KPMG_PQH" w:date="2026-04-07T11:25:00Z" w16du:dateUtc="2026-04-07T04:25:00Z"/>
                <w:rFonts w:ascii="Arial" w:hAnsi="Arial" w:cs="Arial"/>
                <w:color w:val="000000"/>
                <w:sz w:val="18"/>
                <w:szCs w:val="18"/>
                <w:lang w:eastAsia="en-US"/>
              </w:rPr>
            </w:pPr>
            <w:ins w:id="3482" w:author="KPMG_PQH" w:date="2026-04-07T11:25:00Z" w16du:dateUtc="2026-04-07T04:25:00Z">
              <w:r>
                <w:rPr>
                  <w:rFonts w:ascii="Arial" w:hAnsi="Arial" w:cs="Arial"/>
                  <w:sz w:val="18"/>
                  <w:szCs w:val="18"/>
                </w:rPr>
                <w:t>41</w:t>
              </w:r>
            </w:ins>
          </w:p>
        </w:tc>
        <w:tc>
          <w:tcPr>
            <w:tcW w:w="2351" w:type="pct"/>
            <w:tcBorders>
              <w:top w:val="nil"/>
              <w:left w:val="nil"/>
              <w:bottom w:val="single" w:sz="4" w:space="0" w:color="auto"/>
              <w:right w:val="single" w:sz="4" w:space="0" w:color="auto"/>
            </w:tcBorders>
            <w:vAlign w:val="center"/>
            <w:hideMark/>
          </w:tcPr>
          <w:p w14:paraId="5951F4C3" w14:textId="352B8548" w:rsidR="00AB0EE2" w:rsidRPr="00322061" w:rsidRDefault="00AB0EE2" w:rsidP="00AB0EE2">
            <w:pPr>
              <w:rPr>
                <w:ins w:id="3483" w:author="KPMG_PQH" w:date="2026-04-07T11:25:00Z" w16du:dateUtc="2026-04-07T04:25:00Z"/>
                <w:rFonts w:ascii="Arial" w:hAnsi="Arial" w:cs="Arial"/>
                <w:color w:val="000000"/>
                <w:sz w:val="18"/>
                <w:szCs w:val="18"/>
                <w:lang w:eastAsia="en-US"/>
              </w:rPr>
            </w:pPr>
            <w:ins w:id="3484" w:author="KPMG_PQH" w:date="2026-04-07T11:25:00Z" w16du:dateUtc="2026-04-07T04:25:00Z">
              <w:r>
                <w:rPr>
                  <w:rFonts w:ascii="Arial" w:hAnsi="Arial" w:cs="Arial"/>
                  <w:sz w:val="18"/>
                  <w:szCs w:val="18"/>
                </w:rPr>
                <w:t>BINH TIEN IMEX CORPORATION PRIVATE LIMITED</w:t>
              </w:r>
            </w:ins>
          </w:p>
        </w:tc>
        <w:tc>
          <w:tcPr>
            <w:tcW w:w="846" w:type="pct"/>
            <w:tcBorders>
              <w:top w:val="nil"/>
              <w:left w:val="nil"/>
              <w:bottom w:val="single" w:sz="4" w:space="0" w:color="auto"/>
              <w:right w:val="single" w:sz="4" w:space="0" w:color="auto"/>
            </w:tcBorders>
            <w:vAlign w:val="center"/>
            <w:hideMark/>
          </w:tcPr>
          <w:p w14:paraId="3827B2B5" w14:textId="0C512AAD" w:rsidR="00AB0EE2" w:rsidRPr="00322061" w:rsidRDefault="00AB0EE2" w:rsidP="00AB0EE2">
            <w:pPr>
              <w:jc w:val="center"/>
              <w:rPr>
                <w:ins w:id="3485" w:author="KPMG_PQH" w:date="2026-04-07T11:25:00Z" w16du:dateUtc="2026-04-07T04:25:00Z"/>
                <w:rFonts w:ascii="Arial" w:hAnsi="Arial" w:cs="Arial"/>
                <w:color w:val="000000"/>
                <w:sz w:val="18"/>
                <w:szCs w:val="18"/>
                <w:lang w:eastAsia="en-US"/>
              </w:rPr>
            </w:pPr>
            <w:ins w:id="348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5FFA9BC" w14:textId="219A7BF5" w:rsidR="00AB0EE2" w:rsidRPr="00322061" w:rsidRDefault="00AB0EE2" w:rsidP="00AB0EE2">
            <w:pPr>
              <w:rPr>
                <w:ins w:id="3487" w:author="KPMG_PQH" w:date="2026-04-07T11:25:00Z" w16du:dateUtc="2026-04-07T04:25:00Z"/>
                <w:rFonts w:ascii="Arial" w:hAnsi="Arial" w:cs="Arial"/>
                <w:color w:val="000000"/>
                <w:sz w:val="18"/>
                <w:szCs w:val="18"/>
                <w:lang w:eastAsia="en-US"/>
              </w:rPr>
            </w:pPr>
            <w:ins w:id="3488" w:author="KPMG_PQH" w:date="2026-04-07T11:25:00Z" w16du:dateUtc="2026-04-07T04:25:00Z">
              <w:r>
                <w:rPr>
                  <w:rFonts w:ascii="Arial" w:hAnsi="Arial" w:cs="Arial"/>
                  <w:color w:val="000000"/>
                  <w:sz w:val="18"/>
                  <w:szCs w:val="18"/>
                </w:rPr>
                <w:t>Non-comparable products</w:t>
              </w:r>
            </w:ins>
          </w:p>
        </w:tc>
      </w:tr>
      <w:tr w:rsidR="00AB0EE2" w:rsidRPr="00322061" w14:paraId="637A3DF9" w14:textId="77777777" w:rsidTr="00777313">
        <w:trPr>
          <w:trHeight w:val="20"/>
          <w:ins w:id="348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0492242" w14:textId="06752F06" w:rsidR="00AB0EE2" w:rsidRPr="00322061" w:rsidRDefault="00AB0EE2" w:rsidP="00AB0EE2">
            <w:pPr>
              <w:jc w:val="center"/>
              <w:rPr>
                <w:ins w:id="3490" w:author="KPMG_PQH" w:date="2026-04-07T11:25:00Z" w16du:dateUtc="2026-04-07T04:25:00Z"/>
                <w:rFonts w:ascii="Arial" w:hAnsi="Arial" w:cs="Arial"/>
                <w:color w:val="000000"/>
                <w:sz w:val="18"/>
                <w:szCs w:val="18"/>
                <w:lang w:eastAsia="en-US"/>
              </w:rPr>
            </w:pPr>
            <w:ins w:id="3491" w:author="KPMG_PQH" w:date="2026-04-07T11:25:00Z" w16du:dateUtc="2026-04-07T04:25:00Z">
              <w:r>
                <w:rPr>
                  <w:rFonts w:ascii="Arial" w:hAnsi="Arial" w:cs="Arial"/>
                  <w:sz w:val="18"/>
                  <w:szCs w:val="18"/>
                </w:rPr>
                <w:t>42</w:t>
              </w:r>
            </w:ins>
          </w:p>
        </w:tc>
        <w:tc>
          <w:tcPr>
            <w:tcW w:w="2351" w:type="pct"/>
            <w:tcBorders>
              <w:top w:val="nil"/>
              <w:left w:val="nil"/>
              <w:bottom w:val="single" w:sz="4" w:space="0" w:color="auto"/>
              <w:right w:val="single" w:sz="4" w:space="0" w:color="auto"/>
            </w:tcBorders>
            <w:vAlign w:val="center"/>
            <w:hideMark/>
          </w:tcPr>
          <w:p w14:paraId="10B3DE33" w14:textId="18EC2CF1" w:rsidR="00AB0EE2" w:rsidRPr="00322061" w:rsidRDefault="00AB0EE2" w:rsidP="00AB0EE2">
            <w:pPr>
              <w:rPr>
                <w:ins w:id="3492" w:author="KPMG_PQH" w:date="2026-04-07T11:25:00Z" w16du:dateUtc="2026-04-07T04:25:00Z"/>
                <w:rFonts w:ascii="Arial" w:hAnsi="Arial" w:cs="Arial"/>
                <w:color w:val="000000"/>
                <w:sz w:val="18"/>
                <w:szCs w:val="18"/>
                <w:lang w:eastAsia="en-US"/>
              </w:rPr>
            </w:pPr>
            <w:ins w:id="3493" w:author="KPMG_PQH" w:date="2026-04-07T11:25:00Z" w16du:dateUtc="2026-04-07T04:25:00Z">
              <w:r>
                <w:rPr>
                  <w:rFonts w:ascii="Arial" w:hAnsi="Arial" w:cs="Arial"/>
                  <w:sz w:val="18"/>
                  <w:szCs w:val="18"/>
                </w:rPr>
                <w:t>BK ENGINEERING AND CONSTRUCTION COMPANY</w:t>
              </w:r>
            </w:ins>
          </w:p>
        </w:tc>
        <w:tc>
          <w:tcPr>
            <w:tcW w:w="846" w:type="pct"/>
            <w:tcBorders>
              <w:top w:val="nil"/>
              <w:left w:val="nil"/>
              <w:bottom w:val="single" w:sz="4" w:space="0" w:color="auto"/>
              <w:right w:val="single" w:sz="4" w:space="0" w:color="auto"/>
            </w:tcBorders>
            <w:vAlign w:val="center"/>
            <w:hideMark/>
          </w:tcPr>
          <w:p w14:paraId="5F60020D" w14:textId="7D80AE4A" w:rsidR="00AB0EE2" w:rsidRPr="00322061" w:rsidRDefault="00AB0EE2" w:rsidP="00AB0EE2">
            <w:pPr>
              <w:jc w:val="center"/>
              <w:rPr>
                <w:ins w:id="3494" w:author="KPMG_PQH" w:date="2026-04-07T11:25:00Z" w16du:dateUtc="2026-04-07T04:25:00Z"/>
                <w:rFonts w:ascii="Arial" w:hAnsi="Arial" w:cs="Arial"/>
                <w:color w:val="000000"/>
                <w:sz w:val="18"/>
                <w:szCs w:val="18"/>
                <w:lang w:eastAsia="en-US"/>
              </w:rPr>
            </w:pPr>
            <w:ins w:id="349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13B856C" w14:textId="604952E0" w:rsidR="00AB0EE2" w:rsidRPr="00322061" w:rsidRDefault="00AB0EE2" w:rsidP="00AB0EE2">
            <w:pPr>
              <w:rPr>
                <w:ins w:id="3496" w:author="KPMG_PQH" w:date="2026-04-07T11:25:00Z" w16du:dateUtc="2026-04-07T04:25:00Z"/>
                <w:rFonts w:ascii="Arial" w:hAnsi="Arial" w:cs="Arial"/>
                <w:color w:val="000000"/>
                <w:sz w:val="18"/>
                <w:szCs w:val="18"/>
                <w:lang w:eastAsia="en-US"/>
              </w:rPr>
            </w:pPr>
            <w:ins w:id="3497" w:author="KPMG_PQH" w:date="2026-04-07T11:25:00Z" w16du:dateUtc="2026-04-07T04:25:00Z">
              <w:r>
                <w:rPr>
                  <w:rFonts w:ascii="Arial" w:hAnsi="Arial" w:cs="Arial"/>
                  <w:color w:val="000000"/>
                  <w:sz w:val="18"/>
                  <w:szCs w:val="18"/>
                </w:rPr>
                <w:t>Non-comparable functions</w:t>
              </w:r>
            </w:ins>
          </w:p>
        </w:tc>
      </w:tr>
      <w:tr w:rsidR="00AB0EE2" w:rsidRPr="00322061" w14:paraId="468139B4" w14:textId="77777777" w:rsidTr="00777313">
        <w:trPr>
          <w:trHeight w:val="20"/>
          <w:ins w:id="349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3A86D12" w14:textId="4BBDC4CF" w:rsidR="00AB0EE2" w:rsidRPr="00322061" w:rsidRDefault="00AB0EE2" w:rsidP="00AB0EE2">
            <w:pPr>
              <w:jc w:val="center"/>
              <w:rPr>
                <w:ins w:id="3499" w:author="KPMG_PQH" w:date="2026-04-07T11:25:00Z" w16du:dateUtc="2026-04-07T04:25:00Z"/>
                <w:rFonts w:ascii="Arial" w:hAnsi="Arial" w:cs="Arial"/>
                <w:color w:val="000000"/>
                <w:sz w:val="18"/>
                <w:szCs w:val="18"/>
                <w:lang w:eastAsia="en-US"/>
              </w:rPr>
            </w:pPr>
            <w:ins w:id="3500" w:author="KPMG_PQH" w:date="2026-04-07T11:25:00Z" w16du:dateUtc="2026-04-07T04:25:00Z">
              <w:r>
                <w:rPr>
                  <w:rFonts w:ascii="Arial" w:hAnsi="Arial" w:cs="Arial"/>
                  <w:sz w:val="18"/>
                  <w:szCs w:val="18"/>
                </w:rPr>
                <w:t>43</w:t>
              </w:r>
            </w:ins>
          </w:p>
        </w:tc>
        <w:tc>
          <w:tcPr>
            <w:tcW w:w="2351" w:type="pct"/>
            <w:tcBorders>
              <w:top w:val="nil"/>
              <w:left w:val="nil"/>
              <w:bottom w:val="single" w:sz="4" w:space="0" w:color="auto"/>
              <w:right w:val="single" w:sz="4" w:space="0" w:color="auto"/>
            </w:tcBorders>
            <w:vAlign w:val="center"/>
            <w:hideMark/>
          </w:tcPr>
          <w:p w14:paraId="4F6D3B42" w14:textId="4E185248" w:rsidR="00AB0EE2" w:rsidRPr="00322061" w:rsidRDefault="00AB0EE2" w:rsidP="00AB0EE2">
            <w:pPr>
              <w:rPr>
                <w:ins w:id="3501" w:author="KPMG_PQH" w:date="2026-04-07T11:25:00Z" w16du:dateUtc="2026-04-07T04:25:00Z"/>
                <w:rFonts w:ascii="Arial" w:hAnsi="Arial" w:cs="Arial"/>
                <w:color w:val="000000"/>
                <w:sz w:val="18"/>
                <w:szCs w:val="18"/>
                <w:lang w:eastAsia="en-US"/>
              </w:rPr>
            </w:pPr>
            <w:ins w:id="3502" w:author="KPMG_PQH" w:date="2026-04-07T11:25:00Z" w16du:dateUtc="2026-04-07T04:25:00Z">
              <w:r>
                <w:rPr>
                  <w:rFonts w:ascii="Arial" w:hAnsi="Arial" w:cs="Arial"/>
                  <w:sz w:val="18"/>
                  <w:szCs w:val="18"/>
                </w:rPr>
                <w:t>BMC SAI GON CORPORATION</w:t>
              </w:r>
            </w:ins>
          </w:p>
        </w:tc>
        <w:tc>
          <w:tcPr>
            <w:tcW w:w="846" w:type="pct"/>
            <w:tcBorders>
              <w:top w:val="nil"/>
              <w:left w:val="nil"/>
              <w:bottom w:val="single" w:sz="4" w:space="0" w:color="auto"/>
              <w:right w:val="single" w:sz="4" w:space="0" w:color="auto"/>
            </w:tcBorders>
            <w:vAlign w:val="center"/>
            <w:hideMark/>
          </w:tcPr>
          <w:p w14:paraId="2C872626" w14:textId="6AF38668" w:rsidR="00AB0EE2" w:rsidRPr="00322061" w:rsidRDefault="00AB0EE2" w:rsidP="00AB0EE2">
            <w:pPr>
              <w:jc w:val="center"/>
              <w:rPr>
                <w:ins w:id="3503" w:author="KPMG_PQH" w:date="2026-04-07T11:25:00Z" w16du:dateUtc="2026-04-07T04:25:00Z"/>
                <w:rFonts w:ascii="Arial" w:hAnsi="Arial" w:cs="Arial"/>
                <w:color w:val="000000"/>
                <w:sz w:val="18"/>
                <w:szCs w:val="18"/>
                <w:lang w:eastAsia="en-US"/>
              </w:rPr>
            </w:pPr>
            <w:ins w:id="350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7CF4B1B" w14:textId="6DC9C3D4" w:rsidR="00AB0EE2" w:rsidRPr="00322061" w:rsidRDefault="00AB0EE2" w:rsidP="00AB0EE2">
            <w:pPr>
              <w:rPr>
                <w:ins w:id="3505" w:author="KPMG_PQH" w:date="2026-04-07T11:25:00Z" w16du:dateUtc="2026-04-07T04:25:00Z"/>
                <w:rFonts w:ascii="Arial" w:hAnsi="Arial" w:cs="Arial"/>
                <w:color w:val="000000"/>
                <w:sz w:val="18"/>
                <w:szCs w:val="18"/>
                <w:lang w:eastAsia="en-US"/>
              </w:rPr>
            </w:pPr>
            <w:ins w:id="3506" w:author="KPMG_PQH" w:date="2026-04-07T11:25:00Z" w16du:dateUtc="2026-04-07T04:25:00Z">
              <w:r>
                <w:rPr>
                  <w:rFonts w:ascii="Arial" w:hAnsi="Arial" w:cs="Arial"/>
                  <w:color w:val="000000"/>
                  <w:sz w:val="18"/>
                  <w:szCs w:val="18"/>
                </w:rPr>
                <w:t>Insufficient financial data</w:t>
              </w:r>
            </w:ins>
          </w:p>
        </w:tc>
      </w:tr>
      <w:tr w:rsidR="00AB0EE2" w:rsidRPr="00322061" w14:paraId="00E83B66" w14:textId="77777777" w:rsidTr="00777313">
        <w:trPr>
          <w:trHeight w:val="20"/>
          <w:ins w:id="350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68F81A2" w14:textId="435CD482" w:rsidR="00AB0EE2" w:rsidRPr="00322061" w:rsidRDefault="00AB0EE2" w:rsidP="00AB0EE2">
            <w:pPr>
              <w:jc w:val="center"/>
              <w:rPr>
                <w:ins w:id="3508" w:author="KPMG_PQH" w:date="2026-04-07T11:25:00Z" w16du:dateUtc="2026-04-07T04:25:00Z"/>
                <w:rFonts w:ascii="Arial" w:hAnsi="Arial" w:cs="Arial"/>
                <w:color w:val="000000"/>
                <w:sz w:val="18"/>
                <w:szCs w:val="18"/>
                <w:lang w:eastAsia="en-US"/>
              </w:rPr>
            </w:pPr>
            <w:ins w:id="3509" w:author="KPMG_PQH" w:date="2026-04-07T11:25:00Z" w16du:dateUtc="2026-04-07T04:25:00Z">
              <w:r>
                <w:rPr>
                  <w:rFonts w:ascii="Arial" w:hAnsi="Arial" w:cs="Arial"/>
                  <w:sz w:val="18"/>
                  <w:szCs w:val="18"/>
                </w:rPr>
                <w:t>44</w:t>
              </w:r>
            </w:ins>
          </w:p>
        </w:tc>
        <w:tc>
          <w:tcPr>
            <w:tcW w:w="2351" w:type="pct"/>
            <w:tcBorders>
              <w:top w:val="nil"/>
              <w:left w:val="nil"/>
              <w:bottom w:val="single" w:sz="4" w:space="0" w:color="auto"/>
              <w:right w:val="single" w:sz="4" w:space="0" w:color="auto"/>
            </w:tcBorders>
            <w:vAlign w:val="center"/>
            <w:hideMark/>
          </w:tcPr>
          <w:p w14:paraId="2A6D1C7D" w14:textId="5CD81B91" w:rsidR="00AB0EE2" w:rsidRPr="00322061" w:rsidRDefault="00AB0EE2" w:rsidP="00AB0EE2">
            <w:pPr>
              <w:rPr>
                <w:ins w:id="3510" w:author="KPMG_PQH" w:date="2026-04-07T11:25:00Z" w16du:dateUtc="2026-04-07T04:25:00Z"/>
                <w:rFonts w:ascii="Arial" w:hAnsi="Arial" w:cs="Arial"/>
                <w:color w:val="000000"/>
                <w:sz w:val="18"/>
                <w:szCs w:val="18"/>
                <w:lang w:eastAsia="en-US"/>
              </w:rPr>
            </w:pPr>
            <w:ins w:id="3511" w:author="KPMG_PQH" w:date="2026-04-07T11:25:00Z" w16du:dateUtc="2026-04-07T04:25:00Z">
              <w:r>
                <w:rPr>
                  <w:rFonts w:ascii="Arial" w:hAnsi="Arial" w:cs="Arial"/>
                  <w:sz w:val="18"/>
                  <w:szCs w:val="18"/>
                </w:rPr>
                <w:t>BRAND VINA CONSULTANT AND DEVELOPMENT COMMUNICATION JOINT STOCK COMPANY</w:t>
              </w:r>
            </w:ins>
          </w:p>
        </w:tc>
        <w:tc>
          <w:tcPr>
            <w:tcW w:w="846" w:type="pct"/>
            <w:tcBorders>
              <w:top w:val="nil"/>
              <w:left w:val="nil"/>
              <w:bottom w:val="single" w:sz="4" w:space="0" w:color="auto"/>
              <w:right w:val="single" w:sz="4" w:space="0" w:color="auto"/>
            </w:tcBorders>
            <w:vAlign w:val="center"/>
            <w:hideMark/>
          </w:tcPr>
          <w:p w14:paraId="36EAABD2" w14:textId="3304A56E" w:rsidR="00AB0EE2" w:rsidRPr="00322061" w:rsidRDefault="00AB0EE2" w:rsidP="00AB0EE2">
            <w:pPr>
              <w:jc w:val="center"/>
              <w:rPr>
                <w:ins w:id="3512" w:author="KPMG_PQH" w:date="2026-04-07T11:25:00Z" w16du:dateUtc="2026-04-07T04:25:00Z"/>
                <w:rFonts w:ascii="Arial" w:hAnsi="Arial" w:cs="Arial"/>
                <w:color w:val="000000"/>
                <w:sz w:val="18"/>
                <w:szCs w:val="18"/>
                <w:lang w:eastAsia="en-US"/>
              </w:rPr>
            </w:pPr>
            <w:ins w:id="351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3CE6AE8" w14:textId="6788F0E6" w:rsidR="00AB0EE2" w:rsidRPr="00322061" w:rsidRDefault="00AB0EE2" w:rsidP="00AB0EE2">
            <w:pPr>
              <w:rPr>
                <w:ins w:id="3514" w:author="KPMG_PQH" w:date="2026-04-07T11:25:00Z" w16du:dateUtc="2026-04-07T04:25:00Z"/>
                <w:rFonts w:ascii="Arial" w:hAnsi="Arial" w:cs="Arial"/>
                <w:color w:val="000000"/>
                <w:sz w:val="18"/>
                <w:szCs w:val="18"/>
                <w:lang w:eastAsia="en-US"/>
              </w:rPr>
            </w:pPr>
            <w:ins w:id="3515" w:author="KPMG_PQH" w:date="2026-04-07T11:25:00Z" w16du:dateUtc="2026-04-07T04:25:00Z">
              <w:r>
                <w:rPr>
                  <w:rFonts w:ascii="Arial" w:hAnsi="Arial" w:cs="Arial"/>
                  <w:color w:val="000000"/>
                  <w:sz w:val="18"/>
                  <w:szCs w:val="18"/>
                </w:rPr>
                <w:t>Continuous loss making</w:t>
              </w:r>
            </w:ins>
          </w:p>
        </w:tc>
      </w:tr>
      <w:tr w:rsidR="00AB0EE2" w:rsidRPr="00322061" w14:paraId="3966E0EC" w14:textId="77777777" w:rsidTr="00777313">
        <w:trPr>
          <w:trHeight w:val="20"/>
          <w:ins w:id="351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83B67DB" w14:textId="7A9E50F5" w:rsidR="00AB0EE2" w:rsidRPr="00322061" w:rsidRDefault="00AB0EE2" w:rsidP="00AB0EE2">
            <w:pPr>
              <w:jc w:val="center"/>
              <w:rPr>
                <w:ins w:id="3517" w:author="KPMG_PQH" w:date="2026-04-07T11:25:00Z" w16du:dateUtc="2026-04-07T04:25:00Z"/>
                <w:rFonts w:ascii="Arial" w:hAnsi="Arial" w:cs="Arial"/>
                <w:color w:val="000000"/>
                <w:sz w:val="18"/>
                <w:szCs w:val="18"/>
                <w:lang w:eastAsia="en-US"/>
              </w:rPr>
            </w:pPr>
            <w:ins w:id="3518" w:author="KPMG_PQH" w:date="2026-04-07T11:25:00Z" w16du:dateUtc="2026-04-07T04:25:00Z">
              <w:r>
                <w:rPr>
                  <w:rFonts w:ascii="Arial" w:hAnsi="Arial" w:cs="Arial"/>
                  <w:sz w:val="18"/>
                  <w:szCs w:val="18"/>
                </w:rPr>
                <w:t>45</w:t>
              </w:r>
            </w:ins>
          </w:p>
        </w:tc>
        <w:tc>
          <w:tcPr>
            <w:tcW w:w="2351" w:type="pct"/>
            <w:tcBorders>
              <w:top w:val="nil"/>
              <w:left w:val="nil"/>
              <w:bottom w:val="single" w:sz="4" w:space="0" w:color="auto"/>
              <w:right w:val="single" w:sz="4" w:space="0" w:color="auto"/>
            </w:tcBorders>
            <w:vAlign w:val="center"/>
            <w:hideMark/>
          </w:tcPr>
          <w:p w14:paraId="4A0C386A" w14:textId="31BFAFA0" w:rsidR="00AB0EE2" w:rsidRPr="00322061" w:rsidRDefault="00AB0EE2" w:rsidP="00AB0EE2">
            <w:pPr>
              <w:rPr>
                <w:ins w:id="3519" w:author="KPMG_PQH" w:date="2026-04-07T11:25:00Z" w16du:dateUtc="2026-04-07T04:25:00Z"/>
                <w:rFonts w:ascii="Arial" w:hAnsi="Arial" w:cs="Arial"/>
                <w:color w:val="000000"/>
                <w:sz w:val="18"/>
                <w:szCs w:val="18"/>
                <w:lang w:eastAsia="en-US"/>
              </w:rPr>
            </w:pPr>
            <w:ins w:id="3520" w:author="KPMG_PQH" w:date="2026-04-07T11:25:00Z" w16du:dateUtc="2026-04-07T04:25:00Z">
              <w:r>
                <w:rPr>
                  <w:rFonts w:ascii="Arial" w:hAnsi="Arial" w:cs="Arial"/>
                  <w:sz w:val="18"/>
                  <w:szCs w:val="18"/>
                </w:rPr>
                <w:t>BROSTECH CONSTRUCTION AND MECHANICS SERVICE TRADING JOINT STOCK COMPANY</w:t>
              </w:r>
            </w:ins>
          </w:p>
        </w:tc>
        <w:tc>
          <w:tcPr>
            <w:tcW w:w="846" w:type="pct"/>
            <w:tcBorders>
              <w:top w:val="nil"/>
              <w:left w:val="nil"/>
              <w:bottom w:val="single" w:sz="4" w:space="0" w:color="auto"/>
              <w:right w:val="single" w:sz="4" w:space="0" w:color="auto"/>
            </w:tcBorders>
            <w:vAlign w:val="center"/>
            <w:hideMark/>
          </w:tcPr>
          <w:p w14:paraId="51DD297A" w14:textId="142A7CCF" w:rsidR="00AB0EE2" w:rsidRPr="00322061" w:rsidRDefault="00AB0EE2" w:rsidP="00AB0EE2">
            <w:pPr>
              <w:jc w:val="center"/>
              <w:rPr>
                <w:ins w:id="3521" w:author="KPMG_PQH" w:date="2026-04-07T11:25:00Z" w16du:dateUtc="2026-04-07T04:25:00Z"/>
                <w:rFonts w:ascii="Arial" w:hAnsi="Arial" w:cs="Arial"/>
                <w:color w:val="000000"/>
                <w:sz w:val="18"/>
                <w:szCs w:val="18"/>
                <w:lang w:eastAsia="en-US"/>
              </w:rPr>
            </w:pPr>
            <w:ins w:id="352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C8D0789" w14:textId="312E30C4" w:rsidR="00AB0EE2" w:rsidRPr="00322061" w:rsidRDefault="00AB0EE2" w:rsidP="00AB0EE2">
            <w:pPr>
              <w:rPr>
                <w:ins w:id="3523" w:author="KPMG_PQH" w:date="2026-04-07T11:25:00Z" w16du:dateUtc="2026-04-07T04:25:00Z"/>
                <w:rFonts w:ascii="Arial" w:hAnsi="Arial" w:cs="Arial"/>
                <w:color w:val="000000"/>
                <w:sz w:val="18"/>
                <w:szCs w:val="18"/>
                <w:lang w:eastAsia="en-US"/>
              </w:rPr>
            </w:pPr>
            <w:ins w:id="3524" w:author="KPMG_PQH" w:date="2026-04-07T11:25:00Z" w16du:dateUtc="2026-04-07T04:25:00Z">
              <w:r>
                <w:rPr>
                  <w:rFonts w:ascii="Arial" w:hAnsi="Arial" w:cs="Arial"/>
                  <w:color w:val="000000"/>
                  <w:sz w:val="18"/>
                  <w:szCs w:val="18"/>
                </w:rPr>
                <w:t>Insufficient financial data</w:t>
              </w:r>
            </w:ins>
          </w:p>
        </w:tc>
      </w:tr>
      <w:tr w:rsidR="00AB0EE2" w:rsidRPr="00322061" w14:paraId="671ECC05" w14:textId="77777777" w:rsidTr="00777313">
        <w:trPr>
          <w:trHeight w:val="20"/>
          <w:ins w:id="352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ACF8285" w14:textId="4446FFE7" w:rsidR="00AB0EE2" w:rsidRPr="00322061" w:rsidRDefault="00AB0EE2" w:rsidP="00AB0EE2">
            <w:pPr>
              <w:jc w:val="center"/>
              <w:rPr>
                <w:ins w:id="3526" w:author="KPMG_PQH" w:date="2026-04-07T11:25:00Z" w16du:dateUtc="2026-04-07T04:25:00Z"/>
                <w:rFonts w:ascii="Arial" w:hAnsi="Arial" w:cs="Arial"/>
                <w:color w:val="000000"/>
                <w:sz w:val="18"/>
                <w:szCs w:val="18"/>
                <w:lang w:eastAsia="en-US"/>
              </w:rPr>
            </w:pPr>
            <w:ins w:id="3527" w:author="KPMG_PQH" w:date="2026-04-07T11:25:00Z" w16du:dateUtc="2026-04-07T04:25:00Z">
              <w:r>
                <w:rPr>
                  <w:rFonts w:ascii="Arial" w:hAnsi="Arial" w:cs="Arial"/>
                  <w:sz w:val="18"/>
                  <w:szCs w:val="18"/>
                </w:rPr>
                <w:t>46</w:t>
              </w:r>
            </w:ins>
          </w:p>
        </w:tc>
        <w:tc>
          <w:tcPr>
            <w:tcW w:w="2351" w:type="pct"/>
            <w:tcBorders>
              <w:top w:val="nil"/>
              <w:left w:val="nil"/>
              <w:bottom w:val="single" w:sz="4" w:space="0" w:color="auto"/>
              <w:right w:val="single" w:sz="4" w:space="0" w:color="auto"/>
            </w:tcBorders>
            <w:vAlign w:val="center"/>
            <w:hideMark/>
          </w:tcPr>
          <w:p w14:paraId="45CEF86A" w14:textId="4C334BBF" w:rsidR="00AB0EE2" w:rsidRPr="00322061" w:rsidRDefault="00AB0EE2" w:rsidP="00AB0EE2">
            <w:pPr>
              <w:rPr>
                <w:ins w:id="3528" w:author="KPMG_PQH" w:date="2026-04-07T11:25:00Z" w16du:dateUtc="2026-04-07T04:25:00Z"/>
                <w:rFonts w:ascii="Arial" w:hAnsi="Arial" w:cs="Arial"/>
                <w:color w:val="000000"/>
                <w:sz w:val="18"/>
                <w:szCs w:val="18"/>
                <w:lang w:eastAsia="en-US"/>
              </w:rPr>
            </w:pPr>
            <w:ins w:id="3529" w:author="KPMG_PQH" w:date="2026-04-07T11:25:00Z" w16du:dateUtc="2026-04-07T04:25:00Z">
              <w:r>
                <w:rPr>
                  <w:rFonts w:ascii="Arial" w:hAnsi="Arial" w:cs="Arial"/>
                  <w:sz w:val="18"/>
                  <w:szCs w:val="18"/>
                </w:rPr>
                <w:t>C.T - PHUONG NAM JOINT STOCK COMPANY</w:t>
              </w:r>
            </w:ins>
          </w:p>
        </w:tc>
        <w:tc>
          <w:tcPr>
            <w:tcW w:w="846" w:type="pct"/>
            <w:tcBorders>
              <w:top w:val="nil"/>
              <w:left w:val="nil"/>
              <w:bottom w:val="single" w:sz="4" w:space="0" w:color="auto"/>
              <w:right w:val="single" w:sz="4" w:space="0" w:color="auto"/>
            </w:tcBorders>
            <w:vAlign w:val="center"/>
            <w:hideMark/>
          </w:tcPr>
          <w:p w14:paraId="301CDB04" w14:textId="4859DF66" w:rsidR="00AB0EE2" w:rsidRPr="00322061" w:rsidRDefault="00AB0EE2" w:rsidP="00AB0EE2">
            <w:pPr>
              <w:jc w:val="center"/>
              <w:rPr>
                <w:ins w:id="3530" w:author="KPMG_PQH" w:date="2026-04-07T11:25:00Z" w16du:dateUtc="2026-04-07T04:25:00Z"/>
                <w:rFonts w:ascii="Arial" w:hAnsi="Arial" w:cs="Arial"/>
                <w:color w:val="000000"/>
                <w:sz w:val="18"/>
                <w:szCs w:val="18"/>
                <w:lang w:eastAsia="en-US"/>
              </w:rPr>
            </w:pPr>
            <w:ins w:id="353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E0B007E" w14:textId="29D1DD6F" w:rsidR="00AB0EE2" w:rsidRPr="00322061" w:rsidRDefault="00AB0EE2" w:rsidP="00AB0EE2">
            <w:pPr>
              <w:rPr>
                <w:ins w:id="3532" w:author="KPMG_PQH" w:date="2026-04-07T11:25:00Z" w16du:dateUtc="2026-04-07T04:25:00Z"/>
                <w:rFonts w:ascii="Arial" w:hAnsi="Arial" w:cs="Arial"/>
                <w:color w:val="000000"/>
                <w:sz w:val="18"/>
                <w:szCs w:val="18"/>
                <w:lang w:eastAsia="en-US"/>
              </w:rPr>
            </w:pPr>
            <w:ins w:id="3533" w:author="KPMG_PQH" w:date="2026-04-07T11:25:00Z" w16du:dateUtc="2026-04-07T04:25:00Z">
              <w:r>
                <w:rPr>
                  <w:rFonts w:ascii="Arial" w:hAnsi="Arial" w:cs="Arial"/>
                  <w:color w:val="000000"/>
                  <w:sz w:val="18"/>
                  <w:szCs w:val="18"/>
                </w:rPr>
                <w:t>Continuous loss making</w:t>
              </w:r>
            </w:ins>
          </w:p>
        </w:tc>
      </w:tr>
      <w:tr w:rsidR="00AB0EE2" w:rsidRPr="00322061" w14:paraId="37C82DDD" w14:textId="77777777" w:rsidTr="00777313">
        <w:trPr>
          <w:trHeight w:val="20"/>
          <w:ins w:id="353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385CB63" w14:textId="7DC4B211" w:rsidR="00AB0EE2" w:rsidRPr="00322061" w:rsidRDefault="00AB0EE2" w:rsidP="00AB0EE2">
            <w:pPr>
              <w:jc w:val="center"/>
              <w:rPr>
                <w:ins w:id="3535" w:author="KPMG_PQH" w:date="2026-04-07T11:25:00Z" w16du:dateUtc="2026-04-07T04:25:00Z"/>
                <w:rFonts w:ascii="Arial" w:hAnsi="Arial" w:cs="Arial"/>
                <w:color w:val="000000"/>
                <w:sz w:val="18"/>
                <w:szCs w:val="18"/>
                <w:lang w:eastAsia="en-US"/>
              </w:rPr>
            </w:pPr>
            <w:ins w:id="3536" w:author="KPMG_PQH" w:date="2026-04-07T11:25:00Z" w16du:dateUtc="2026-04-07T04:25:00Z">
              <w:r>
                <w:rPr>
                  <w:rFonts w:ascii="Arial" w:hAnsi="Arial" w:cs="Arial"/>
                  <w:sz w:val="18"/>
                  <w:szCs w:val="18"/>
                </w:rPr>
                <w:t>47</w:t>
              </w:r>
            </w:ins>
          </w:p>
        </w:tc>
        <w:tc>
          <w:tcPr>
            <w:tcW w:w="2351" w:type="pct"/>
            <w:tcBorders>
              <w:top w:val="nil"/>
              <w:left w:val="nil"/>
              <w:bottom w:val="single" w:sz="4" w:space="0" w:color="auto"/>
              <w:right w:val="single" w:sz="4" w:space="0" w:color="auto"/>
            </w:tcBorders>
            <w:vAlign w:val="center"/>
            <w:hideMark/>
          </w:tcPr>
          <w:p w14:paraId="5ED85A32" w14:textId="001B9EC1" w:rsidR="00AB0EE2" w:rsidRPr="00322061" w:rsidRDefault="00AB0EE2" w:rsidP="00AB0EE2">
            <w:pPr>
              <w:rPr>
                <w:ins w:id="3537" w:author="KPMG_PQH" w:date="2026-04-07T11:25:00Z" w16du:dateUtc="2026-04-07T04:25:00Z"/>
                <w:rFonts w:ascii="Arial" w:hAnsi="Arial" w:cs="Arial"/>
                <w:color w:val="000000"/>
                <w:sz w:val="18"/>
                <w:szCs w:val="18"/>
                <w:lang w:eastAsia="en-US"/>
              </w:rPr>
            </w:pPr>
            <w:ins w:id="3538" w:author="KPMG_PQH" w:date="2026-04-07T11:25:00Z" w16du:dateUtc="2026-04-07T04:25:00Z">
              <w:r>
                <w:rPr>
                  <w:rFonts w:ascii="Arial" w:hAnsi="Arial" w:cs="Arial"/>
                  <w:sz w:val="18"/>
                  <w:szCs w:val="18"/>
                </w:rPr>
                <w:t>CAT BA LOCAL TOURISM TRADING AND SERVICE JOINT STOCK COMPANY</w:t>
              </w:r>
            </w:ins>
          </w:p>
        </w:tc>
        <w:tc>
          <w:tcPr>
            <w:tcW w:w="846" w:type="pct"/>
            <w:tcBorders>
              <w:top w:val="nil"/>
              <w:left w:val="nil"/>
              <w:bottom w:val="single" w:sz="4" w:space="0" w:color="auto"/>
              <w:right w:val="single" w:sz="4" w:space="0" w:color="auto"/>
            </w:tcBorders>
            <w:vAlign w:val="center"/>
            <w:hideMark/>
          </w:tcPr>
          <w:p w14:paraId="2D092A13" w14:textId="7F8AE20C" w:rsidR="00AB0EE2" w:rsidRPr="00322061" w:rsidRDefault="00AB0EE2" w:rsidP="00AB0EE2">
            <w:pPr>
              <w:jc w:val="center"/>
              <w:rPr>
                <w:ins w:id="3539" w:author="KPMG_PQH" w:date="2026-04-07T11:25:00Z" w16du:dateUtc="2026-04-07T04:25:00Z"/>
                <w:rFonts w:ascii="Arial" w:hAnsi="Arial" w:cs="Arial"/>
                <w:color w:val="000000"/>
                <w:sz w:val="18"/>
                <w:szCs w:val="18"/>
                <w:lang w:eastAsia="en-US"/>
              </w:rPr>
            </w:pPr>
            <w:ins w:id="354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39FE2AF" w14:textId="6B0C46F0" w:rsidR="00AB0EE2" w:rsidRPr="00322061" w:rsidRDefault="00AB0EE2" w:rsidP="00AB0EE2">
            <w:pPr>
              <w:rPr>
                <w:ins w:id="3541" w:author="KPMG_PQH" w:date="2026-04-07T11:25:00Z" w16du:dateUtc="2026-04-07T04:25:00Z"/>
                <w:rFonts w:ascii="Arial" w:hAnsi="Arial" w:cs="Arial"/>
                <w:color w:val="000000"/>
                <w:sz w:val="18"/>
                <w:szCs w:val="18"/>
                <w:lang w:eastAsia="en-US"/>
              </w:rPr>
            </w:pPr>
            <w:ins w:id="3542" w:author="KPMG_PQH" w:date="2026-04-07T11:25:00Z" w16du:dateUtc="2026-04-07T04:25:00Z">
              <w:r>
                <w:rPr>
                  <w:rFonts w:ascii="Arial" w:hAnsi="Arial" w:cs="Arial"/>
                  <w:color w:val="000000"/>
                  <w:sz w:val="18"/>
                  <w:szCs w:val="18"/>
                </w:rPr>
                <w:t>Insufficient financial data</w:t>
              </w:r>
            </w:ins>
          </w:p>
        </w:tc>
      </w:tr>
      <w:tr w:rsidR="00AB0EE2" w:rsidRPr="00322061" w14:paraId="7D7F2950" w14:textId="77777777" w:rsidTr="00777313">
        <w:trPr>
          <w:trHeight w:val="20"/>
          <w:ins w:id="354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5944C68" w14:textId="1608E8B4" w:rsidR="00AB0EE2" w:rsidRPr="00322061" w:rsidRDefault="00AB0EE2" w:rsidP="00AB0EE2">
            <w:pPr>
              <w:jc w:val="center"/>
              <w:rPr>
                <w:ins w:id="3544" w:author="KPMG_PQH" w:date="2026-04-07T11:25:00Z" w16du:dateUtc="2026-04-07T04:25:00Z"/>
                <w:rFonts w:ascii="Arial" w:hAnsi="Arial" w:cs="Arial"/>
                <w:color w:val="000000"/>
                <w:sz w:val="18"/>
                <w:szCs w:val="18"/>
                <w:lang w:eastAsia="en-US"/>
              </w:rPr>
            </w:pPr>
            <w:ins w:id="3545" w:author="KPMG_PQH" w:date="2026-04-07T11:25:00Z" w16du:dateUtc="2026-04-07T04:25:00Z">
              <w:r>
                <w:rPr>
                  <w:rFonts w:ascii="Arial" w:hAnsi="Arial" w:cs="Arial"/>
                  <w:sz w:val="18"/>
                  <w:szCs w:val="18"/>
                </w:rPr>
                <w:t>48</w:t>
              </w:r>
            </w:ins>
          </w:p>
        </w:tc>
        <w:tc>
          <w:tcPr>
            <w:tcW w:w="2351" w:type="pct"/>
            <w:tcBorders>
              <w:top w:val="nil"/>
              <w:left w:val="nil"/>
              <w:bottom w:val="single" w:sz="4" w:space="0" w:color="auto"/>
              <w:right w:val="single" w:sz="4" w:space="0" w:color="auto"/>
            </w:tcBorders>
            <w:vAlign w:val="center"/>
            <w:hideMark/>
          </w:tcPr>
          <w:p w14:paraId="7543F271" w14:textId="54A7D758" w:rsidR="00AB0EE2" w:rsidRPr="00322061" w:rsidRDefault="00AB0EE2" w:rsidP="00AB0EE2">
            <w:pPr>
              <w:rPr>
                <w:ins w:id="3546" w:author="KPMG_PQH" w:date="2026-04-07T11:25:00Z" w16du:dateUtc="2026-04-07T04:25:00Z"/>
                <w:rFonts w:ascii="Arial" w:hAnsi="Arial" w:cs="Arial"/>
                <w:color w:val="000000"/>
                <w:sz w:val="18"/>
                <w:szCs w:val="18"/>
                <w:lang w:eastAsia="en-US"/>
              </w:rPr>
            </w:pPr>
            <w:ins w:id="3547" w:author="KPMG_PQH" w:date="2026-04-07T11:25:00Z" w16du:dateUtc="2026-04-07T04:25:00Z">
              <w:r>
                <w:rPr>
                  <w:rFonts w:ascii="Arial" w:hAnsi="Arial" w:cs="Arial"/>
                  <w:sz w:val="18"/>
                  <w:szCs w:val="18"/>
                </w:rPr>
                <w:t>CAT LONG DAI VIET JOINT STOCK COMPANY</w:t>
              </w:r>
            </w:ins>
          </w:p>
        </w:tc>
        <w:tc>
          <w:tcPr>
            <w:tcW w:w="846" w:type="pct"/>
            <w:tcBorders>
              <w:top w:val="nil"/>
              <w:left w:val="nil"/>
              <w:bottom w:val="single" w:sz="4" w:space="0" w:color="auto"/>
              <w:right w:val="single" w:sz="4" w:space="0" w:color="auto"/>
            </w:tcBorders>
            <w:vAlign w:val="center"/>
            <w:hideMark/>
          </w:tcPr>
          <w:p w14:paraId="4AB8CFE3" w14:textId="1E768879" w:rsidR="00AB0EE2" w:rsidRPr="00322061" w:rsidRDefault="00AB0EE2" w:rsidP="00AB0EE2">
            <w:pPr>
              <w:jc w:val="center"/>
              <w:rPr>
                <w:ins w:id="3548" w:author="KPMG_PQH" w:date="2026-04-07T11:25:00Z" w16du:dateUtc="2026-04-07T04:25:00Z"/>
                <w:rFonts w:ascii="Arial" w:hAnsi="Arial" w:cs="Arial"/>
                <w:color w:val="000000"/>
                <w:sz w:val="18"/>
                <w:szCs w:val="18"/>
                <w:lang w:eastAsia="en-US"/>
              </w:rPr>
            </w:pPr>
            <w:ins w:id="354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F0C149A" w14:textId="70C90194" w:rsidR="00AB0EE2" w:rsidRPr="00322061" w:rsidRDefault="00AB0EE2" w:rsidP="00AB0EE2">
            <w:pPr>
              <w:rPr>
                <w:ins w:id="3550" w:author="KPMG_PQH" w:date="2026-04-07T11:25:00Z" w16du:dateUtc="2026-04-07T04:25:00Z"/>
                <w:rFonts w:ascii="Arial" w:hAnsi="Arial" w:cs="Arial"/>
                <w:color w:val="000000"/>
                <w:sz w:val="18"/>
                <w:szCs w:val="18"/>
                <w:lang w:eastAsia="en-US"/>
              </w:rPr>
            </w:pPr>
            <w:ins w:id="3551" w:author="KPMG_PQH" w:date="2026-04-07T11:25:00Z" w16du:dateUtc="2026-04-07T04:25:00Z">
              <w:r>
                <w:rPr>
                  <w:rFonts w:ascii="Arial" w:hAnsi="Arial" w:cs="Arial"/>
                  <w:color w:val="000000"/>
                  <w:sz w:val="18"/>
                  <w:szCs w:val="18"/>
                </w:rPr>
                <w:t>Insufficient financial data</w:t>
              </w:r>
            </w:ins>
          </w:p>
        </w:tc>
      </w:tr>
      <w:tr w:rsidR="00AB0EE2" w:rsidRPr="00322061" w14:paraId="62736FDC" w14:textId="77777777" w:rsidTr="00777313">
        <w:trPr>
          <w:trHeight w:val="20"/>
          <w:ins w:id="355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60EC4F" w14:textId="5DB291D4" w:rsidR="00AB0EE2" w:rsidRPr="00322061" w:rsidRDefault="00AB0EE2" w:rsidP="00AB0EE2">
            <w:pPr>
              <w:jc w:val="center"/>
              <w:rPr>
                <w:ins w:id="3553" w:author="KPMG_PQH" w:date="2026-04-07T11:25:00Z" w16du:dateUtc="2026-04-07T04:25:00Z"/>
                <w:rFonts w:ascii="Arial" w:hAnsi="Arial" w:cs="Arial"/>
                <w:color w:val="000000"/>
                <w:sz w:val="18"/>
                <w:szCs w:val="18"/>
                <w:lang w:eastAsia="en-US"/>
              </w:rPr>
            </w:pPr>
            <w:ins w:id="3554" w:author="KPMG_PQH" w:date="2026-04-07T11:25:00Z" w16du:dateUtc="2026-04-07T04:25:00Z">
              <w:r>
                <w:rPr>
                  <w:rFonts w:ascii="Arial" w:hAnsi="Arial" w:cs="Arial"/>
                  <w:sz w:val="18"/>
                  <w:szCs w:val="18"/>
                </w:rPr>
                <w:t>49</w:t>
              </w:r>
            </w:ins>
          </w:p>
        </w:tc>
        <w:tc>
          <w:tcPr>
            <w:tcW w:w="2351" w:type="pct"/>
            <w:tcBorders>
              <w:top w:val="nil"/>
              <w:left w:val="nil"/>
              <w:bottom w:val="single" w:sz="4" w:space="0" w:color="auto"/>
              <w:right w:val="single" w:sz="4" w:space="0" w:color="auto"/>
            </w:tcBorders>
            <w:vAlign w:val="center"/>
            <w:hideMark/>
          </w:tcPr>
          <w:p w14:paraId="2B564B1F" w14:textId="31202AD3" w:rsidR="00AB0EE2" w:rsidRPr="00322061" w:rsidRDefault="00AB0EE2" w:rsidP="00AB0EE2">
            <w:pPr>
              <w:rPr>
                <w:ins w:id="3555" w:author="KPMG_PQH" w:date="2026-04-07T11:25:00Z" w16du:dateUtc="2026-04-07T04:25:00Z"/>
                <w:rFonts w:ascii="Arial" w:hAnsi="Arial" w:cs="Arial"/>
                <w:color w:val="000000"/>
                <w:sz w:val="18"/>
                <w:szCs w:val="18"/>
                <w:lang w:eastAsia="en-US"/>
              </w:rPr>
            </w:pPr>
            <w:ins w:id="3556" w:author="KPMG_PQH" w:date="2026-04-07T11:25:00Z" w16du:dateUtc="2026-04-07T04:25:00Z">
              <w:r>
                <w:rPr>
                  <w:rFonts w:ascii="Arial" w:hAnsi="Arial" w:cs="Arial"/>
                  <w:sz w:val="18"/>
                  <w:szCs w:val="18"/>
                </w:rPr>
                <w:t>CHI DONG INTERNATIONAL INVESTMENT CORPORATION</w:t>
              </w:r>
            </w:ins>
          </w:p>
        </w:tc>
        <w:tc>
          <w:tcPr>
            <w:tcW w:w="846" w:type="pct"/>
            <w:tcBorders>
              <w:top w:val="nil"/>
              <w:left w:val="nil"/>
              <w:bottom w:val="single" w:sz="4" w:space="0" w:color="auto"/>
              <w:right w:val="single" w:sz="4" w:space="0" w:color="auto"/>
            </w:tcBorders>
            <w:vAlign w:val="center"/>
            <w:hideMark/>
          </w:tcPr>
          <w:p w14:paraId="288CB57C" w14:textId="38BC8394" w:rsidR="00AB0EE2" w:rsidRPr="00322061" w:rsidRDefault="00AB0EE2" w:rsidP="00AB0EE2">
            <w:pPr>
              <w:jc w:val="center"/>
              <w:rPr>
                <w:ins w:id="3557" w:author="KPMG_PQH" w:date="2026-04-07T11:25:00Z" w16du:dateUtc="2026-04-07T04:25:00Z"/>
                <w:rFonts w:ascii="Arial" w:hAnsi="Arial" w:cs="Arial"/>
                <w:color w:val="000000"/>
                <w:sz w:val="18"/>
                <w:szCs w:val="18"/>
                <w:lang w:eastAsia="en-US"/>
              </w:rPr>
            </w:pPr>
            <w:ins w:id="355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91B2BFE" w14:textId="1FBB50D2" w:rsidR="00AB0EE2" w:rsidRPr="00322061" w:rsidRDefault="00AB0EE2" w:rsidP="00AB0EE2">
            <w:pPr>
              <w:rPr>
                <w:ins w:id="3559" w:author="KPMG_PQH" w:date="2026-04-07T11:25:00Z" w16du:dateUtc="2026-04-07T04:25:00Z"/>
                <w:rFonts w:ascii="Arial" w:hAnsi="Arial" w:cs="Arial"/>
                <w:color w:val="000000"/>
                <w:sz w:val="18"/>
                <w:szCs w:val="18"/>
                <w:lang w:eastAsia="en-US"/>
              </w:rPr>
            </w:pPr>
            <w:ins w:id="3560" w:author="KPMG_PQH" w:date="2026-04-07T11:25:00Z" w16du:dateUtc="2026-04-07T04:25:00Z">
              <w:r>
                <w:rPr>
                  <w:rFonts w:ascii="Arial" w:hAnsi="Arial" w:cs="Arial"/>
                  <w:color w:val="000000"/>
                  <w:sz w:val="18"/>
                  <w:szCs w:val="18"/>
                </w:rPr>
                <w:t>Insufficient financial data</w:t>
              </w:r>
            </w:ins>
          </w:p>
        </w:tc>
      </w:tr>
      <w:tr w:rsidR="00AB0EE2" w:rsidRPr="00322061" w14:paraId="1CD45988" w14:textId="77777777" w:rsidTr="00777313">
        <w:trPr>
          <w:trHeight w:val="20"/>
          <w:ins w:id="356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973ACB" w14:textId="6CD93E73" w:rsidR="00AB0EE2" w:rsidRPr="00322061" w:rsidRDefault="00AB0EE2" w:rsidP="00AB0EE2">
            <w:pPr>
              <w:jc w:val="center"/>
              <w:rPr>
                <w:ins w:id="3562" w:author="KPMG_PQH" w:date="2026-04-07T11:25:00Z" w16du:dateUtc="2026-04-07T04:25:00Z"/>
                <w:rFonts w:ascii="Arial" w:hAnsi="Arial" w:cs="Arial"/>
                <w:color w:val="000000"/>
                <w:sz w:val="18"/>
                <w:szCs w:val="18"/>
                <w:lang w:eastAsia="en-US"/>
              </w:rPr>
            </w:pPr>
            <w:ins w:id="3563" w:author="KPMG_PQH" w:date="2026-04-07T11:25:00Z" w16du:dateUtc="2026-04-07T04:25:00Z">
              <w:r>
                <w:rPr>
                  <w:rFonts w:ascii="Arial" w:hAnsi="Arial" w:cs="Arial"/>
                  <w:sz w:val="18"/>
                  <w:szCs w:val="18"/>
                </w:rPr>
                <w:t>50</w:t>
              </w:r>
            </w:ins>
          </w:p>
        </w:tc>
        <w:tc>
          <w:tcPr>
            <w:tcW w:w="2351" w:type="pct"/>
            <w:tcBorders>
              <w:top w:val="nil"/>
              <w:left w:val="nil"/>
              <w:bottom w:val="single" w:sz="4" w:space="0" w:color="auto"/>
              <w:right w:val="single" w:sz="4" w:space="0" w:color="auto"/>
            </w:tcBorders>
            <w:vAlign w:val="center"/>
            <w:hideMark/>
          </w:tcPr>
          <w:p w14:paraId="21B7387E" w14:textId="0C2DD89C" w:rsidR="00AB0EE2" w:rsidRPr="00322061" w:rsidRDefault="00AB0EE2" w:rsidP="00AB0EE2">
            <w:pPr>
              <w:rPr>
                <w:ins w:id="3564" w:author="KPMG_PQH" w:date="2026-04-07T11:25:00Z" w16du:dateUtc="2026-04-07T04:25:00Z"/>
                <w:rFonts w:ascii="Arial" w:hAnsi="Arial" w:cs="Arial"/>
                <w:color w:val="000000"/>
                <w:sz w:val="18"/>
                <w:szCs w:val="18"/>
                <w:lang w:eastAsia="en-US"/>
              </w:rPr>
            </w:pPr>
            <w:ins w:id="3565" w:author="KPMG_PQH" w:date="2026-04-07T11:25:00Z" w16du:dateUtc="2026-04-07T04:25:00Z">
              <w:r>
                <w:rPr>
                  <w:rFonts w:ascii="Arial" w:hAnsi="Arial" w:cs="Arial"/>
                  <w:sz w:val="18"/>
                  <w:szCs w:val="18"/>
                </w:rPr>
                <w:t>CHIEN THANG INVESTMENT TRADING AND MECHANICAL CORPORATION</w:t>
              </w:r>
            </w:ins>
          </w:p>
        </w:tc>
        <w:tc>
          <w:tcPr>
            <w:tcW w:w="846" w:type="pct"/>
            <w:tcBorders>
              <w:top w:val="nil"/>
              <w:left w:val="nil"/>
              <w:bottom w:val="single" w:sz="4" w:space="0" w:color="auto"/>
              <w:right w:val="single" w:sz="4" w:space="0" w:color="auto"/>
            </w:tcBorders>
            <w:vAlign w:val="center"/>
            <w:hideMark/>
          </w:tcPr>
          <w:p w14:paraId="0CFEFCD7" w14:textId="60DED385" w:rsidR="00AB0EE2" w:rsidRPr="00322061" w:rsidRDefault="00AB0EE2" w:rsidP="00AB0EE2">
            <w:pPr>
              <w:jc w:val="center"/>
              <w:rPr>
                <w:ins w:id="3566" w:author="KPMG_PQH" w:date="2026-04-07T11:25:00Z" w16du:dateUtc="2026-04-07T04:25:00Z"/>
                <w:rFonts w:ascii="Arial" w:hAnsi="Arial" w:cs="Arial"/>
                <w:color w:val="000000"/>
                <w:sz w:val="18"/>
                <w:szCs w:val="18"/>
                <w:lang w:eastAsia="en-US"/>
              </w:rPr>
            </w:pPr>
            <w:ins w:id="356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D367286" w14:textId="551218EA" w:rsidR="00AB0EE2" w:rsidRPr="00322061" w:rsidRDefault="00AB0EE2" w:rsidP="00AB0EE2">
            <w:pPr>
              <w:rPr>
                <w:ins w:id="3568" w:author="KPMG_PQH" w:date="2026-04-07T11:25:00Z" w16du:dateUtc="2026-04-07T04:25:00Z"/>
                <w:rFonts w:ascii="Arial" w:hAnsi="Arial" w:cs="Arial"/>
                <w:color w:val="000000"/>
                <w:sz w:val="18"/>
                <w:szCs w:val="18"/>
                <w:lang w:eastAsia="en-US"/>
              </w:rPr>
            </w:pPr>
            <w:ins w:id="3569" w:author="KPMG_PQH" w:date="2026-04-07T11:25:00Z" w16du:dateUtc="2026-04-07T04:25:00Z">
              <w:r>
                <w:rPr>
                  <w:rFonts w:ascii="Arial" w:hAnsi="Arial" w:cs="Arial"/>
                  <w:color w:val="000000"/>
                  <w:sz w:val="18"/>
                  <w:szCs w:val="18"/>
                </w:rPr>
                <w:t>Non-comparable functions</w:t>
              </w:r>
            </w:ins>
          </w:p>
        </w:tc>
      </w:tr>
      <w:tr w:rsidR="00AB0EE2" w:rsidRPr="00322061" w14:paraId="3FBE1B69" w14:textId="77777777" w:rsidTr="00777313">
        <w:trPr>
          <w:trHeight w:val="20"/>
          <w:ins w:id="357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97B863F" w14:textId="267219B0" w:rsidR="00AB0EE2" w:rsidRPr="00322061" w:rsidRDefault="00AB0EE2" w:rsidP="00AB0EE2">
            <w:pPr>
              <w:jc w:val="center"/>
              <w:rPr>
                <w:ins w:id="3571" w:author="KPMG_PQH" w:date="2026-04-07T11:25:00Z" w16du:dateUtc="2026-04-07T04:25:00Z"/>
                <w:rFonts w:ascii="Arial" w:hAnsi="Arial" w:cs="Arial"/>
                <w:color w:val="000000"/>
                <w:sz w:val="18"/>
                <w:szCs w:val="18"/>
                <w:lang w:eastAsia="en-US"/>
              </w:rPr>
            </w:pPr>
            <w:ins w:id="3572" w:author="KPMG_PQH" w:date="2026-04-07T11:25:00Z" w16du:dateUtc="2026-04-07T04:25:00Z">
              <w:r>
                <w:rPr>
                  <w:rFonts w:ascii="Arial" w:hAnsi="Arial" w:cs="Arial"/>
                  <w:sz w:val="18"/>
                  <w:szCs w:val="18"/>
                </w:rPr>
                <w:t>51</w:t>
              </w:r>
            </w:ins>
          </w:p>
        </w:tc>
        <w:tc>
          <w:tcPr>
            <w:tcW w:w="2351" w:type="pct"/>
            <w:tcBorders>
              <w:top w:val="nil"/>
              <w:left w:val="nil"/>
              <w:bottom w:val="single" w:sz="4" w:space="0" w:color="auto"/>
              <w:right w:val="single" w:sz="4" w:space="0" w:color="auto"/>
            </w:tcBorders>
            <w:vAlign w:val="center"/>
            <w:hideMark/>
          </w:tcPr>
          <w:p w14:paraId="32D9D3D3" w14:textId="5BB4B371" w:rsidR="00AB0EE2" w:rsidRPr="00322061" w:rsidRDefault="00AB0EE2" w:rsidP="00AB0EE2">
            <w:pPr>
              <w:rPr>
                <w:ins w:id="3573" w:author="KPMG_PQH" w:date="2026-04-07T11:25:00Z" w16du:dateUtc="2026-04-07T04:25:00Z"/>
                <w:rFonts w:ascii="Arial" w:hAnsi="Arial" w:cs="Arial"/>
                <w:color w:val="000000"/>
                <w:sz w:val="18"/>
                <w:szCs w:val="18"/>
                <w:lang w:eastAsia="en-US"/>
              </w:rPr>
            </w:pPr>
            <w:ins w:id="3574" w:author="KPMG_PQH" w:date="2026-04-07T11:25:00Z" w16du:dateUtc="2026-04-07T04:25:00Z">
              <w:r>
                <w:rPr>
                  <w:rFonts w:ascii="Arial" w:hAnsi="Arial" w:cs="Arial"/>
                  <w:sz w:val="18"/>
                  <w:szCs w:val="18"/>
                </w:rPr>
                <w:t>CHON THANH MECHANICAL ENGINEERING &amp; METALLURGY CORPORATION</w:t>
              </w:r>
            </w:ins>
          </w:p>
        </w:tc>
        <w:tc>
          <w:tcPr>
            <w:tcW w:w="846" w:type="pct"/>
            <w:tcBorders>
              <w:top w:val="nil"/>
              <w:left w:val="nil"/>
              <w:bottom w:val="single" w:sz="4" w:space="0" w:color="auto"/>
              <w:right w:val="single" w:sz="4" w:space="0" w:color="auto"/>
            </w:tcBorders>
            <w:vAlign w:val="center"/>
            <w:hideMark/>
          </w:tcPr>
          <w:p w14:paraId="69A018EF" w14:textId="57959C8B" w:rsidR="00AB0EE2" w:rsidRPr="00322061" w:rsidRDefault="00AB0EE2" w:rsidP="00AB0EE2">
            <w:pPr>
              <w:jc w:val="center"/>
              <w:rPr>
                <w:ins w:id="3575" w:author="KPMG_PQH" w:date="2026-04-07T11:25:00Z" w16du:dateUtc="2026-04-07T04:25:00Z"/>
                <w:rFonts w:ascii="Arial" w:hAnsi="Arial" w:cs="Arial"/>
                <w:color w:val="000000"/>
                <w:sz w:val="18"/>
                <w:szCs w:val="18"/>
                <w:lang w:eastAsia="en-US"/>
              </w:rPr>
            </w:pPr>
            <w:ins w:id="357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DE971C3" w14:textId="1590871A" w:rsidR="00AB0EE2" w:rsidRPr="00322061" w:rsidRDefault="00AB0EE2" w:rsidP="00AB0EE2">
            <w:pPr>
              <w:rPr>
                <w:ins w:id="3577" w:author="KPMG_PQH" w:date="2026-04-07T11:25:00Z" w16du:dateUtc="2026-04-07T04:25:00Z"/>
                <w:rFonts w:ascii="Arial" w:hAnsi="Arial" w:cs="Arial"/>
                <w:color w:val="000000"/>
                <w:sz w:val="18"/>
                <w:szCs w:val="18"/>
                <w:lang w:eastAsia="en-US"/>
              </w:rPr>
            </w:pPr>
            <w:ins w:id="3578" w:author="KPMG_PQH" w:date="2026-04-07T11:25:00Z" w16du:dateUtc="2026-04-07T04:25:00Z">
              <w:r>
                <w:rPr>
                  <w:rFonts w:ascii="Arial" w:hAnsi="Arial" w:cs="Arial"/>
                  <w:color w:val="000000"/>
                  <w:sz w:val="18"/>
                  <w:szCs w:val="18"/>
                </w:rPr>
                <w:t>Non-comparable functions</w:t>
              </w:r>
            </w:ins>
          </w:p>
        </w:tc>
      </w:tr>
      <w:tr w:rsidR="00AB0EE2" w:rsidRPr="00322061" w14:paraId="17222B6D" w14:textId="77777777" w:rsidTr="00777313">
        <w:trPr>
          <w:trHeight w:val="20"/>
          <w:ins w:id="357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2E4F40" w14:textId="45284129" w:rsidR="00AB0EE2" w:rsidRPr="00322061" w:rsidRDefault="00AB0EE2" w:rsidP="00AB0EE2">
            <w:pPr>
              <w:jc w:val="center"/>
              <w:rPr>
                <w:ins w:id="3580" w:author="KPMG_PQH" w:date="2026-04-07T11:25:00Z" w16du:dateUtc="2026-04-07T04:25:00Z"/>
                <w:rFonts w:ascii="Arial" w:hAnsi="Arial" w:cs="Arial"/>
                <w:color w:val="000000"/>
                <w:sz w:val="18"/>
                <w:szCs w:val="18"/>
                <w:lang w:eastAsia="en-US"/>
              </w:rPr>
            </w:pPr>
            <w:ins w:id="3581" w:author="KPMG_PQH" w:date="2026-04-07T11:25:00Z" w16du:dateUtc="2026-04-07T04:25:00Z">
              <w:r>
                <w:rPr>
                  <w:rFonts w:ascii="Arial" w:hAnsi="Arial" w:cs="Arial"/>
                  <w:sz w:val="18"/>
                  <w:szCs w:val="18"/>
                </w:rPr>
                <w:t>52</w:t>
              </w:r>
            </w:ins>
          </w:p>
        </w:tc>
        <w:tc>
          <w:tcPr>
            <w:tcW w:w="2351" w:type="pct"/>
            <w:tcBorders>
              <w:top w:val="nil"/>
              <w:left w:val="nil"/>
              <w:bottom w:val="single" w:sz="4" w:space="0" w:color="auto"/>
              <w:right w:val="single" w:sz="4" w:space="0" w:color="auto"/>
            </w:tcBorders>
            <w:vAlign w:val="center"/>
            <w:hideMark/>
          </w:tcPr>
          <w:p w14:paraId="3AA34EB9" w14:textId="46A6099B" w:rsidR="00AB0EE2" w:rsidRPr="00322061" w:rsidRDefault="00AB0EE2" w:rsidP="00AB0EE2">
            <w:pPr>
              <w:rPr>
                <w:ins w:id="3582" w:author="KPMG_PQH" w:date="2026-04-07T11:25:00Z" w16du:dateUtc="2026-04-07T04:25:00Z"/>
                <w:rFonts w:ascii="Arial" w:hAnsi="Arial" w:cs="Arial"/>
                <w:color w:val="000000"/>
                <w:sz w:val="18"/>
                <w:szCs w:val="18"/>
                <w:lang w:eastAsia="en-US"/>
              </w:rPr>
            </w:pPr>
            <w:ins w:id="3583" w:author="KPMG_PQH" w:date="2026-04-07T11:25:00Z" w16du:dateUtc="2026-04-07T04:25:00Z">
              <w:r>
                <w:rPr>
                  <w:rFonts w:ascii="Arial" w:hAnsi="Arial" w:cs="Arial"/>
                  <w:sz w:val="18"/>
                  <w:szCs w:val="18"/>
                </w:rPr>
                <w:t>CLEON JOINT STOCK COMPANY</w:t>
              </w:r>
            </w:ins>
          </w:p>
        </w:tc>
        <w:tc>
          <w:tcPr>
            <w:tcW w:w="846" w:type="pct"/>
            <w:tcBorders>
              <w:top w:val="nil"/>
              <w:left w:val="nil"/>
              <w:bottom w:val="single" w:sz="4" w:space="0" w:color="auto"/>
              <w:right w:val="single" w:sz="4" w:space="0" w:color="auto"/>
            </w:tcBorders>
            <w:vAlign w:val="center"/>
            <w:hideMark/>
          </w:tcPr>
          <w:p w14:paraId="260FEE71" w14:textId="17474B8C" w:rsidR="00AB0EE2" w:rsidRPr="00322061" w:rsidRDefault="00AB0EE2" w:rsidP="00AB0EE2">
            <w:pPr>
              <w:jc w:val="center"/>
              <w:rPr>
                <w:ins w:id="3584" w:author="KPMG_PQH" w:date="2026-04-07T11:25:00Z" w16du:dateUtc="2026-04-07T04:25:00Z"/>
                <w:rFonts w:ascii="Arial" w:hAnsi="Arial" w:cs="Arial"/>
                <w:color w:val="000000"/>
                <w:sz w:val="18"/>
                <w:szCs w:val="18"/>
                <w:lang w:eastAsia="en-US"/>
              </w:rPr>
            </w:pPr>
            <w:ins w:id="358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C3B39B8" w14:textId="55F2BD5C" w:rsidR="00AB0EE2" w:rsidRPr="00322061" w:rsidRDefault="00AB0EE2" w:rsidP="00AB0EE2">
            <w:pPr>
              <w:rPr>
                <w:ins w:id="3586" w:author="KPMG_PQH" w:date="2026-04-07T11:25:00Z" w16du:dateUtc="2026-04-07T04:25:00Z"/>
                <w:rFonts w:ascii="Arial" w:hAnsi="Arial" w:cs="Arial"/>
                <w:color w:val="000000"/>
                <w:sz w:val="18"/>
                <w:szCs w:val="18"/>
                <w:lang w:eastAsia="en-US"/>
              </w:rPr>
            </w:pPr>
            <w:ins w:id="3587" w:author="KPMG_PQH" w:date="2026-04-07T11:25:00Z" w16du:dateUtc="2026-04-07T04:25:00Z">
              <w:r>
                <w:rPr>
                  <w:rFonts w:ascii="Arial" w:hAnsi="Arial" w:cs="Arial"/>
                  <w:color w:val="000000"/>
                  <w:sz w:val="18"/>
                  <w:szCs w:val="18"/>
                </w:rPr>
                <w:t>Continuous loss making</w:t>
              </w:r>
            </w:ins>
          </w:p>
        </w:tc>
      </w:tr>
      <w:tr w:rsidR="00AB0EE2" w:rsidRPr="00322061" w14:paraId="7091A1DA" w14:textId="77777777" w:rsidTr="00777313">
        <w:trPr>
          <w:trHeight w:val="20"/>
          <w:ins w:id="358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4E8B770" w14:textId="1D74283D" w:rsidR="00AB0EE2" w:rsidRPr="00322061" w:rsidRDefault="00AB0EE2" w:rsidP="00AB0EE2">
            <w:pPr>
              <w:jc w:val="center"/>
              <w:rPr>
                <w:ins w:id="3589" w:author="KPMG_PQH" w:date="2026-04-07T11:25:00Z" w16du:dateUtc="2026-04-07T04:25:00Z"/>
                <w:rFonts w:ascii="Arial" w:hAnsi="Arial" w:cs="Arial"/>
                <w:color w:val="000000"/>
                <w:sz w:val="18"/>
                <w:szCs w:val="18"/>
                <w:lang w:eastAsia="en-US"/>
              </w:rPr>
            </w:pPr>
            <w:ins w:id="3590" w:author="KPMG_PQH" w:date="2026-04-07T11:25:00Z" w16du:dateUtc="2026-04-07T04:25:00Z">
              <w:r>
                <w:rPr>
                  <w:rFonts w:ascii="Arial" w:hAnsi="Arial" w:cs="Arial"/>
                  <w:sz w:val="18"/>
                  <w:szCs w:val="18"/>
                </w:rPr>
                <w:t>53</w:t>
              </w:r>
            </w:ins>
          </w:p>
        </w:tc>
        <w:tc>
          <w:tcPr>
            <w:tcW w:w="2351" w:type="pct"/>
            <w:tcBorders>
              <w:top w:val="nil"/>
              <w:left w:val="nil"/>
              <w:bottom w:val="single" w:sz="4" w:space="0" w:color="auto"/>
              <w:right w:val="single" w:sz="4" w:space="0" w:color="auto"/>
            </w:tcBorders>
            <w:vAlign w:val="center"/>
            <w:hideMark/>
          </w:tcPr>
          <w:p w14:paraId="3ED1F810" w14:textId="690D49A5" w:rsidR="00AB0EE2" w:rsidRPr="00322061" w:rsidRDefault="00AB0EE2" w:rsidP="00AB0EE2">
            <w:pPr>
              <w:rPr>
                <w:ins w:id="3591" w:author="KPMG_PQH" w:date="2026-04-07T11:25:00Z" w16du:dateUtc="2026-04-07T04:25:00Z"/>
                <w:rFonts w:ascii="Arial" w:hAnsi="Arial" w:cs="Arial"/>
                <w:color w:val="000000"/>
                <w:sz w:val="18"/>
                <w:szCs w:val="18"/>
                <w:lang w:eastAsia="en-US"/>
              </w:rPr>
            </w:pPr>
            <w:ins w:id="3592" w:author="KPMG_PQH" w:date="2026-04-07T11:25:00Z" w16du:dateUtc="2026-04-07T04:25:00Z">
              <w:r>
                <w:rPr>
                  <w:rFonts w:ascii="Arial" w:hAnsi="Arial" w:cs="Arial"/>
                  <w:sz w:val="18"/>
                  <w:szCs w:val="18"/>
                </w:rPr>
                <w:t>CNX TRADING JOINT STOCK COMPANY</w:t>
              </w:r>
            </w:ins>
          </w:p>
        </w:tc>
        <w:tc>
          <w:tcPr>
            <w:tcW w:w="846" w:type="pct"/>
            <w:tcBorders>
              <w:top w:val="nil"/>
              <w:left w:val="nil"/>
              <w:bottom w:val="single" w:sz="4" w:space="0" w:color="auto"/>
              <w:right w:val="single" w:sz="4" w:space="0" w:color="auto"/>
            </w:tcBorders>
            <w:vAlign w:val="center"/>
            <w:hideMark/>
          </w:tcPr>
          <w:p w14:paraId="18265661" w14:textId="4F74A59E" w:rsidR="00AB0EE2" w:rsidRPr="00322061" w:rsidRDefault="00AB0EE2" w:rsidP="00AB0EE2">
            <w:pPr>
              <w:jc w:val="center"/>
              <w:rPr>
                <w:ins w:id="3593" w:author="KPMG_PQH" w:date="2026-04-07T11:25:00Z" w16du:dateUtc="2026-04-07T04:25:00Z"/>
                <w:rFonts w:ascii="Arial" w:hAnsi="Arial" w:cs="Arial"/>
                <w:color w:val="000000"/>
                <w:sz w:val="18"/>
                <w:szCs w:val="18"/>
                <w:lang w:eastAsia="en-US"/>
              </w:rPr>
            </w:pPr>
            <w:ins w:id="359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1CC958B" w14:textId="7F9A8484" w:rsidR="00AB0EE2" w:rsidRPr="00322061" w:rsidRDefault="00AB0EE2" w:rsidP="00AB0EE2">
            <w:pPr>
              <w:rPr>
                <w:ins w:id="3595" w:author="KPMG_PQH" w:date="2026-04-07T11:25:00Z" w16du:dateUtc="2026-04-07T04:25:00Z"/>
                <w:rFonts w:ascii="Arial" w:hAnsi="Arial" w:cs="Arial"/>
                <w:color w:val="000000"/>
                <w:sz w:val="18"/>
                <w:szCs w:val="18"/>
                <w:lang w:eastAsia="en-US"/>
              </w:rPr>
            </w:pPr>
            <w:ins w:id="3596" w:author="KPMG_PQH" w:date="2026-04-07T11:25:00Z" w16du:dateUtc="2026-04-07T04:25:00Z">
              <w:r>
                <w:rPr>
                  <w:rFonts w:ascii="Arial" w:hAnsi="Arial" w:cs="Arial"/>
                  <w:color w:val="000000"/>
                  <w:sz w:val="18"/>
                  <w:szCs w:val="18"/>
                </w:rPr>
                <w:t>Insufficient financial data</w:t>
              </w:r>
            </w:ins>
          </w:p>
        </w:tc>
      </w:tr>
      <w:tr w:rsidR="00AB0EE2" w:rsidRPr="00322061" w14:paraId="43E3BB9D" w14:textId="77777777" w:rsidTr="00777313">
        <w:trPr>
          <w:trHeight w:val="20"/>
          <w:ins w:id="359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FB166B" w14:textId="14E6CB78" w:rsidR="00AB0EE2" w:rsidRPr="00322061" w:rsidRDefault="00AB0EE2" w:rsidP="00AB0EE2">
            <w:pPr>
              <w:jc w:val="center"/>
              <w:rPr>
                <w:ins w:id="3598" w:author="KPMG_PQH" w:date="2026-04-07T11:25:00Z" w16du:dateUtc="2026-04-07T04:25:00Z"/>
                <w:rFonts w:ascii="Arial" w:hAnsi="Arial" w:cs="Arial"/>
                <w:color w:val="000000"/>
                <w:sz w:val="18"/>
                <w:szCs w:val="18"/>
                <w:lang w:eastAsia="en-US"/>
              </w:rPr>
            </w:pPr>
            <w:ins w:id="3599" w:author="KPMG_PQH" w:date="2026-04-07T11:25:00Z" w16du:dateUtc="2026-04-07T04:25:00Z">
              <w:r>
                <w:rPr>
                  <w:rFonts w:ascii="Arial" w:hAnsi="Arial" w:cs="Arial"/>
                  <w:sz w:val="18"/>
                  <w:szCs w:val="18"/>
                </w:rPr>
                <w:t>54</w:t>
              </w:r>
            </w:ins>
          </w:p>
        </w:tc>
        <w:tc>
          <w:tcPr>
            <w:tcW w:w="2351" w:type="pct"/>
            <w:tcBorders>
              <w:top w:val="nil"/>
              <w:left w:val="nil"/>
              <w:bottom w:val="single" w:sz="4" w:space="0" w:color="auto"/>
              <w:right w:val="single" w:sz="4" w:space="0" w:color="auto"/>
            </w:tcBorders>
            <w:vAlign w:val="center"/>
            <w:hideMark/>
          </w:tcPr>
          <w:p w14:paraId="4497C1D7" w14:textId="46714CA2" w:rsidR="00AB0EE2" w:rsidRPr="00322061" w:rsidRDefault="00AB0EE2" w:rsidP="00AB0EE2">
            <w:pPr>
              <w:rPr>
                <w:ins w:id="3600" w:author="KPMG_PQH" w:date="2026-04-07T11:25:00Z" w16du:dateUtc="2026-04-07T04:25:00Z"/>
                <w:rFonts w:ascii="Arial" w:hAnsi="Arial" w:cs="Arial"/>
                <w:color w:val="000000"/>
                <w:sz w:val="18"/>
                <w:szCs w:val="18"/>
                <w:lang w:eastAsia="en-US"/>
              </w:rPr>
            </w:pPr>
            <w:ins w:id="3601" w:author="KPMG_PQH" w:date="2026-04-07T11:25:00Z" w16du:dateUtc="2026-04-07T04:25:00Z">
              <w:r>
                <w:rPr>
                  <w:rFonts w:ascii="Arial" w:hAnsi="Arial" w:cs="Arial"/>
                  <w:sz w:val="18"/>
                  <w:szCs w:val="18"/>
                </w:rPr>
                <w:t>COBY VIET NAM JOINT STOCK COMPANY</w:t>
              </w:r>
            </w:ins>
          </w:p>
        </w:tc>
        <w:tc>
          <w:tcPr>
            <w:tcW w:w="846" w:type="pct"/>
            <w:tcBorders>
              <w:top w:val="nil"/>
              <w:left w:val="nil"/>
              <w:bottom w:val="single" w:sz="4" w:space="0" w:color="auto"/>
              <w:right w:val="single" w:sz="4" w:space="0" w:color="auto"/>
            </w:tcBorders>
            <w:vAlign w:val="center"/>
            <w:hideMark/>
          </w:tcPr>
          <w:p w14:paraId="0CF42D13" w14:textId="20CB371D" w:rsidR="00AB0EE2" w:rsidRPr="00322061" w:rsidRDefault="00AB0EE2" w:rsidP="00AB0EE2">
            <w:pPr>
              <w:jc w:val="center"/>
              <w:rPr>
                <w:ins w:id="3602" w:author="KPMG_PQH" w:date="2026-04-07T11:25:00Z" w16du:dateUtc="2026-04-07T04:25:00Z"/>
                <w:rFonts w:ascii="Arial" w:hAnsi="Arial" w:cs="Arial"/>
                <w:color w:val="000000"/>
                <w:sz w:val="18"/>
                <w:szCs w:val="18"/>
                <w:lang w:eastAsia="en-US"/>
              </w:rPr>
            </w:pPr>
            <w:ins w:id="360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E71EED3" w14:textId="4D48D50C" w:rsidR="00AB0EE2" w:rsidRPr="00322061" w:rsidRDefault="00AB0EE2" w:rsidP="00AB0EE2">
            <w:pPr>
              <w:rPr>
                <w:ins w:id="3604" w:author="KPMG_PQH" w:date="2026-04-07T11:25:00Z" w16du:dateUtc="2026-04-07T04:25:00Z"/>
                <w:rFonts w:ascii="Arial" w:hAnsi="Arial" w:cs="Arial"/>
                <w:color w:val="000000"/>
                <w:sz w:val="18"/>
                <w:szCs w:val="18"/>
                <w:lang w:eastAsia="en-US"/>
              </w:rPr>
            </w:pPr>
            <w:ins w:id="3605" w:author="KPMG_PQH" w:date="2026-04-07T11:25:00Z" w16du:dateUtc="2026-04-07T04:25:00Z">
              <w:r>
                <w:rPr>
                  <w:rFonts w:ascii="Arial" w:hAnsi="Arial" w:cs="Arial"/>
                  <w:color w:val="000000"/>
                  <w:sz w:val="18"/>
                  <w:szCs w:val="18"/>
                </w:rPr>
                <w:t>Insufficient financial data</w:t>
              </w:r>
            </w:ins>
          </w:p>
        </w:tc>
      </w:tr>
      <w:tr w:rsidR="00AB0EE2" w:rsidRPr="00322061" w14:paraId="2AECD22E" w14:textId="77777777" w:rsidTr="00777313">
        <w:trPr>
          <w:trHeight w:val="20"/>
          <w:ins w:id="360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A16143" w14:textId="7BBCF2B6" w:rsidR="00AB0EE2" w:rsidRPr="00322061" w:rsidRDefault="00AB0EE2" w:rsidP="00AB0EE2">
            <w:pPr>
              <w:jc w:val="center"/>
              <w:rPr>
                <w:ins w:id="3607" w:author="KPMG_PQH" w:date="2026-04-07T11:25:00Z" w16du:dateUtc="2026-04-07T04:25:00Z"/>
                <w:rFonts w:ascii="Arial" w:hAnsi="Arial" w:cs="Arial"/>
                <w:color w:val="000000"/>
                <w:sz w:val="18"/>
                <w:szCs w:val="18"/>
                <w:lang w:eastAsia="en-US"/>
              </w:rPr>
            </w:pPr>
            <w:ins w:id="3608" w:author="KPMG_PQH" w:date="2026-04-07T11:25:00Z" w16du:dateUtc="2026-04-07T04:25:00Z">
              <w:r>
                <w:rPr>
                  <w:rFonts w:ascii="Arial" w:hAnsi="Arial" w:cs="Arial"/>
                  <w:sz w:val="18"/>
                  <w:szCs w:val="18"/>
                </w:rPr>
                <w:t>55</w:t>
              </w:r>
            </w:ins>
          </w:p>
        </w:tc>
        <w:tc>
          <w:tcPr>
            <w:tcW w:w="2351" w:type="pct"/>
            <w:tcBorders>
              <w:top w:val="nil"/>
              <w:left w:val="nil"/>
              <w:bottom w:val="single" w:sz="4" w:space="0" w:color="auto"/>
              <w:right w:val="single" w:sz="4" w:space="0" w:color="auto"/>
            </w:tcBorders>
            <w:vAlign w:val="center"/>
            <w:hideMark/>
          </w:tcPr>
          <w:p w14:paraId="541CF80B" w14:textId="26E90E20" w:rsidR="00AB0EE2" w:rsidRPr="00322061" w:rsidRDefault="00AB0EE2" w:rsidP="00AB0EE2">
            <w:pPr>
              <w:rPr>
                <w:ins w:id="3609" w:author="KPMG_PQH" w:date="2026-04-07T11:25:00Z" w16du:dateUtc="2026-04-07T04:25:00Z"/>
                <w:rFonts w:ascii="Arial" w:hAnsi="Arial" w:cs="Arial"/>
                <w:color w:val="000000"/>
                <w:sz w:val="18"/>
                <w:szCs w:val="18"/>
                <w:lang w:eastAsia="en-US"/>
              </w:rPr>
            </w:pPr>
            <w:ins w:id="3610" w:author="KPMG_PQH" w:date="2026-04-07T11:25:00Z" w16du:dateUtc="2026-04-07T04:25:00Z">
              <w:r>
                <w:rPr>
                  <w:rFonts w:ascii="Arial" w:hAnsi="Arial" w:cs="Arial"/>
                  <w:sz w:val="18"/>
                  <w:szCs w:val="18"/>
                </w:rPr>
                <w:t>CONG TY CO PHAN CO KHI NONG NGHIEP VA PHAT TRIEN NONG THON QUYNH PHU</w:t>
              </w:r>
            </w:ins>
          </w:p>
        </w:tc>
        <w:tc>
          <w:tcPr>
            <w:tcW w:w="846" w:type="pct"/>
            <w:tcBorders>
              <w:top w:val="nil"/>
              <w:left w:val="nil"/>
              <w:bottom w:val="single" w:sz="4" w:space="0" w:color="auto"/>
              <w:right w:val="single" w:sz="4" w:space="0" w:color="auto"/>
            </w:tcBorders>
            <w:vAlign w:val="center"/>
            <w:hideMark/>
          </w:tcPr>
          <w:p w14:paraId="76649A61" w14:textId="196C630A" w:rsidR="00AB0EE2" w:rsidRPr="00322061" w:rsidRDefault="00AB0EE2" w:rsidP="00AB0EE2">
            <w:pPr>
              <w:jc w:val="center"/>
              <w:rPr>
                <w:ins w:id="3611" w:author="KPMG_PQH" w:date="2026-04-07T11:25:00Z" w16du:dateUtc="2026-04-07T04:25:00Z"/>
                <w:rFonts w:ascii="Arial" w:hAnsi="Arial" w:cs="Arial"/>
                <w:color w:val="000000"/>
                <w:sz w:val="18"/>
                <w:szCs w:val="18"/>
                <w:lang w:eastAsia="en-US"/>
              </w:rPr>
            </w:pPr>
            <w:ins w:id="361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C837A05" w14:textId="65BC8628" w:rsidR="00AB0EE2" w:rsidRPr="00322061" w:rsidRDefault="00AB0EE2" w:rsidP="00AB0EE2">
            <w:pPr>
              <w:rPr>
                <w:ins w:id="3613" w:author="KPMG_PQH" w:date="2026-04-07T11:25:00Z" w16du:dateUtc="2026-04-07T04:25:00Z"/>
                <w:rFonts w:ascii="Arial" w:hAnsi="Arial" w:cs="Arial"/>
                <w:color w:val="000000"/>
                <w:sz w:val="18"/>
                <w:szCs w:val="18"/>
                <w:lang w:eastAsia="en-US"/>
              </w:rPr>
            </w:pPr>
            <w:ins w:id="3614" w:author="KPMG_PQH" w:date="2026-04-07T11:25:00Z" w16du:dateUtc="2026-04-07T04:25:00Z">
              <w:r>
                <w:rPr>
                  <w:rFonts w:ascii="Arial" w:hAnsi="Arial" w:cs="Arial"/>
                  <w:color w:val="000000"/>
                  <w:sz w:val="18"/>
                  <w:szCs w:val="18"/>
                </w:rPr>
                <w:t>Non-comparable functions</w:t>
              </w:r>
            </w:ins>
          </w:p>
        </w:tc>
      </w:tr>
      <w:tr w:rsidR="00AB0EE2" w:rsidRPr="00322061" w14:paraId="4420A36C" w14:textId="77777777" w:rsidTr="00777313">
        <w:trPr>
          <w:trHeight w:val="20"/>
          <w:ins w:id="361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A4809AC" w14:textId="4AD38FB2" w:rsidR="00AB0EE2" w:rsidRPr="00322061" w:rsidRDefault="00AB0EE2" w:rsidP="00AB0EE2">
            <w:pPr>
              <w:jc w:val="center"/>
              <w:rPr>
                <w:ins w:id="3616" w:author="KPMG_PQH" w:date="2026-04-07T11:25:00Z" w16du:dateUtc="2026-04-07T04:25:00Z"/>
                <w:rFonts w:ascii="Arial" w:hAnsi="Arial" w:cs="Arial"/>
                <w:color w:val="000000"/>
                <w:sz w:val="18"/>
                <w:szCs w:val="18"/>
                <w:lang w:eastAsia="en-US"/>
              </w:rPr>
            </w:pPr>
            <w:ins w:id="3617" w:author="KPMG_PQH" w:date="2026-04-07T11:25:00Z" w16du:dateUtc="2026-04-07T04:25:00Z">
              <w:r>
                <w:rPr>
                  <w:rFonts w:ascii="Arial" w:hAnsi="Arial" w:cs="Arial"/>
                  <w:sz w:val="18"/>
                  <w:szCs w:val="18"/>
                </w:rPr>
                <w:t>56</w:t>
              </w:r>
            </w:ins>
          </w:p>
        </w:tc>
        <w:tc>
          <w:tcPr>
            <w:tcW w:w="2351" w:type="pct"/>
            <w:tcBorders>
              <w:top w:val="nil"/>
              <w:left w:val="nil"/>
              <w:bottom w:val="single" w:sz="4" w:space="0" w:color="auto"/>
              <w:right w:val="single" w:sz="4" w:space="0" w:color="auto"/>
            </w:tcBorders>
            <w:vAlign w:val="center"/>
            <w:hideMark/>
          </w:tcPr>
          <w:p w14:paraId="18A7F8F5" w14:textId="7841D934" w:rsidR="00AB0EE2" w:rsidRPr="00322061" w:rsidRDefault="00AB0EE2" w:rsidP="00AB0EE2">
            <w:pPr>
              <w:rPr>
                <w:ins w:id="3618" w:author="KPMG_PQH" w:date="2026-04-07T11:25:00Z" w16du:dateUtc="2026-04-07T04:25:00Z"/>
                <w:rFonts w:ascii="Arial" w:hAnsi="Arial" w:cs="Arial"/>
                <w:color w:val="000000"/>
                <w:sz w:val="18"/>
                <w:szCs w:val="18"/>
                <w:lang w:eastAsia="en-US"/>
              </w:rPr>
            </w:pPr>
            <w:ins w:id="3619" w:author="KPMG_PQH" w:date="2026-04-07T11:25:00Z" w16du:dateUtc="2026-04-07T04:25:00Z">
              <w:r>
                <w:rPr>
                  <w:rFonts w:ascii="Arial" w:hAnsi="Arial" w:cs="Arial"/>
                  <w:sz w:val="18"/>
                  <w:szCs w:val="18"/>
                </w:rPr>
                <w:t>CONG TY CO PHAN DAU TU PHAT TRIEN VUONG PHAT BINH CHAU</w:t>
              </w:r>
            </w:ins>
          </w:p>
        </w:tc>
        <w:tc>
          <w:tcPr>
            <w:tcW w:w="846" w:type="pct"/>
            <w:tcBorders>
              <w:top w:val="nil"/>
              <w:left w:val="nil"/>
              <w:bottom w:val="single" w:sz="4" w:space="0" w:color="auto"/>
              <w:right w:val="single" w:sz="4" w:space="0" w:color="auto"/>
            </w:tcBorders>
            <w:vAlign w:val="center"/>
            <w:hideMark/>
          </w:tcPr>
          <w:p w14:paraId="7F0690F0" w14:textId="77F906D7" w:rsidR="00AB0EE2" w:rsidRPr="00322061" w:rsidRDefault="00AB0EE2" w:rsidP="00AB0EE2">
            <w:pPr>
              <w:jc w:val="center"/>
              <w:rPr>
                <w:ins w:id="3620" w:author="KPMG_PQH" w:date="2026-04-07T11:25:00Z" w16du:dateUtc="2026-04-07T04:25:00Z"/>
                <w:rFonts w:ascii="Arial" w:hAnsi="Arial" w:cs="Arial"/>
                <w:color w:val="000000"/>
                <w:sz w:val="18"/>
                <w:szCs w:val="18"/>
                <w:lang w:eastAsia="en-US"/>
              </w:rPr>
            </w:pPr>
            <w:ins w:id="362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9F34165" w14:textId="37B84BCA" w:rsidR="00AB0EE2" w:rsidRPr="00322061" w:rsidRDefault="00AB0EE2" w:rsidP="00AB0EE2">
            <w:pPr>
              <w:rPr>
                <w:ins w:id="3622" w:author="KPMG_PQH" w:date="2026-04-07T11:25:00Z" w16du:dateUtc="2026-04-07T04:25:00Z"/>
                <w:rFonts w:ascii="Arial" w:hAnsi="Arial" w:cs="Arial"/>
                <w:color w:val="000000"/>
                <w:sz w:val="18"/>
                <w:szCs w:val="18"/>
                <w:lang w:eastAsia="en-US"/>
              </w:rPr>
            </w:pPr>
            <w:ins w:id="3623" w:author="KPMG_PQH" w:date="2026-04-07T11:25:00Z" w16du:dateUtc="2026-04-07T04:25:00Z">
              <w:r>
                <w:rPr>
                  <w:rFonts w:ascii="Arial" w:hAnsi="Arial" w:cs="Arial"/>
                  <w:color w:val="000000"/>
                  <w:sz w:val="18"/>
                  <w:szCs w:val="18"/>
                </w:rPr>
                <w:t>Insufficient financial data</w:t>
              </w:r>
            </w:ins>
          </w:p>
        </w:tc>
      </w:tr>
      <w:tr w:rsidR="00AB0EE2" w:rsidRPr="00322061" w14:paraId="17747790" w14:textId="77777777" w:rsidTr="00777313">
        <w:trPr>
          <w:trHeight w:val="20"/>
          <w:ins w:id="362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2A3702" w14:textId="212CC7C2" w:rsidR="00AB0EE2" w:rsidRPr="00322061" w:rsidRDefault="00AB0EE2" w:rsidP="00AB0EE2">
            <w:pPr>
              <w:jc w:val="center"/>
              <w:rPr>
                <w:ins w:id="3625" w:author="KPMG_PQH" w:date="2026-04-07T11:25:00Z" w16du:dateUtc="2026-04-07T04:25:00Z"/>
                <w:rFonts w:ascii="Arial" w:hAnsi="Arial" w:cs="Arial"/>
                <w:color w:val="000000"/>
                <w:sz w:val="18"/>
                <w:szCs w:val="18"/>
                <w:lang w:eastAsia="en-US"/>
              </w:rPr>
            </w:pPr>
            <w:ins w:id="3626" w:author="KPMG_PQH" w:date="2026-04-07T11:25:00Z" w16du:dateUtc="2026-04-07T04:25:00Z">
              <w:r>
                <w:rPr>
                  <w:rFonts w:ascii="Arial" w:hAnsi="Arial" w:cs="Arial"/>
                  <w:sz w:val="18"/>
                  <w:szCs w:val="18"/>
                </w:rPr>
                <w:t>57</w:t>
              </w:r>
            </w:ins>
          </w:p>
        </w:tc>
        <w:tc>
          <w:tcPr>
            <w:tcW w:w="2351" w:type="pct"/>
            <w:tcBorders>
              <w:top w:val="nil"/>
              <w:left w:val="nil"/>
              <w:bottom w:val="single" w:sz="4" w:space="0" w:color="auto"/>
              <w:right w:val="single" w:sz="4" w:space="0" w:color="auto"/>
            </w:tcBorders>
            <w:vAlign w:val="center"/>
            <w:hideMark/>
          </w:tcPr>
          <w:p w14:paraId="758D1A38" w14:textId="40E0101D" w:rsidR="00AB0EE2" w:rsidRPr="00322061" w:rsidRDefault="00AB0EE2" w:rsidP="00AB0EE2">
            <w:pPr>
              <w:rPr>
                <w:ins w:id="3627" w:author="KPMG_PQH" w:date="2026-04-07T11:25:00Z" w16du:dateUtc="2026-04-07T04:25:00Z"/>
                <w:rFonts w:ascii="Arial" w:hAnsi="Arial" w:cs="Arial"/>
                <w:color w:val="000000"/>
                <w:sz w:val="18"/>
                <w:szCs w:val="18"/>
                <w:lang w:eastAsia="en-US"/>
              </w:rPr>
            </w:pPr>
            <w:ins w:id="3628" w:author="KPMG_PQH" w:date="2026-04-07T11:25:00Z" w16du:dateUtc="2026-04-07T04:25:00Z">
              <w:r>
                <w:rPr>
                  <w:rFonts w:ascii="Arial" w:hAnsi="Arial" w:cs="Arial"/>
                  <w:sz w:val="18"/>
                  <w:szCs w:val="18"/>
                </w:rPr>
                <w:t>CONG TY CO PHAN DAU TU QUOC TE ASEAN</w:t>
              </w:r>
            </w:ins>
          </w:p>
        </w:tc>
        <w:tc>
          <w:tcPr>
            <w:tcW w:w="846" w:type="pct"/>
            <w:tcBorders>
              <w:top w:val="nil"/>
              <w:left w:val="nil"/>
              <w:bottom w:val="single" w:sz="4" w:space="0" w:color="auto"/>
              <w:right w:val="single" w:sz="4" w:space="0" w:color="auto"/>
            </w:tcBorders>
            <w:vAlign w:val="center"/>
            <w:hideMark/>
          </w:tcPr>
          <w:p w14:paraId="4133D606" w14:textId="4A7183D0" w:rsidR="00AB0EE2" w:rsidRPr="00322061" w:rsidRDefault="00AB0EE2" w:rsidP="00AB0EE2">
            <w:pPr>
              <w:jc w:val="center"/>
              <w:rPr>
                <w:ins w:id="3629" w:author="KPMG_PQH" w:date="2026-04-07T11:25:00Z" w16du:dateUtc="2026-04-07T04:25:00Z"/>
                <w:rFonts w:ascii="Arial" w:hAnsi="Arial" w:cs="Arial"/>
                <w:color w:val="000000"/>
                <w:sz w:val="18"/>
                <w:szCs w:val="18"/>
                <w:lang w:eastAsia="en-US"/>
              </w:rPr>
            </w:pPr>
            <w:ins w:id="363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CA66B6F" w14:textId="011C282E" w:rsidR="00AB0EE2" w:rsidRPr="00322061" w:rsidRDefault="00AB0EE2" w:rsidP="00AB0EE2">
            <w:pPr>
              <w:rPr>
                <w:ins w:id="3631" w:author="KPMG_PQH" w:date="2026-04-07T11:25:00Z" w16du:dateUtc="2026-04-07T04:25:00Z"/>
                <w:rFonts w:ascii="Arial" w:hAnsi="Arial" w:cs="Arial"/>
                <w:color w:val="000000"/>
                <w:sz w:val="18"/>
                <w:szCs w:val="18"/>
                <w:lang w:eastAsia="en-US"/>
              </w:rPr>
            </w:pPr>
            <w:ins w:id="3632" w:author="KPMG_PQH" w:date="2026-04-07T11:25:00Z" w16du:dateUtc="2026-04-07T04:25:00Z">
              <w:r>
                <w:rPr>
                  <w:rFonts w:ascii="Arial" w:hAnsi="Arial" w:cs="Arial"/>
                  <w:color w:val="000000"/>
                  <w:sz w:val="18"/>
                  <w:szCs w:val="18"/>
                </w:rPr>
                <w:t>Insufficient financial data</w:t>
              </w:r>
            </w:ins>
          </w:p>
        </w:tc>
      </w:tr>
      <w:tr w:rsidR="00AB0EE2" w:rsidRPr="00322061" w14:paraId="6439EF2A" w14:textId="77777777" w:rsidTr="00777313">
        <w:trPr>
          <w:trHeight w:val="20"/>
          <w:ins w:id="363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A1B9B10" w14:textId="59DBA951" w:rsidR="00AB0EE2" w:rsidRPr="00322061" w:rsidRDefault="00AB0EE2" w:rsidP="00AB0EE2">
            <w:pPr>
              <w:jc w:val="center"/>
              <w:rPr>
                <w:ins w:id="3634" w:author="KPMG_PQH" w:date="2026-04-07T11:25:00Z" w16du:dateUtc="2026-04-07T04:25:00Z"/>
                <w:rFonts w:ascii="Arial" w:hAnsi="Arial" w:cs="Arial"/>
                <w:color w:val="000000"/>
                <w:sz w:val="18"/>
                <w:szCs w:val="18"/>
                <w:lang w:eastAsia="en-US"/>
              </w:rPr>
            </w:pPr>
            <w:ins w:id="3635" w:author="KPMG_PQH" w:date="2026-04-07T11:25:00Z" w16du:dateUtc="2026-04-07T04:25:00Z">
              <w:r>
                <w:rPr>
                  <w:rFonts w:ascii="Arial" w:hAnsi="Arial" w:cs="Arial"/>
                  <w:sz w:val="18"/>
                  <w:szCs w:val="18"/>
                </w:rPr>
                <w:t>58</w:t>
              </w:r>
            </w:ins>
          </w:p>
        </w:tc>
        <w:tc>
          <w:tcPr>
            <w:tcW w:w="2351" w:type="pct"/>
            <w:tcBorders>
              <w:top w:val="nil"/>
              <w:left w:val="nil"/>
              <w:bottom w:val="single" w:sz="4" w:space="0" w:color="auto"/>
              <w:right w:val="single" w:sz="4" w:space="0" w:color="auto"/>
            </w:tcBorders>
            <w:vAlign w:val="center"/>
            <w:hideMark/>
          </w:tcPr>
          <w:p w14:paraId="4018A727" w14:textId="7B838EFD" w:rsidR="00AB0EE2" w:rsidRPr="00322061" w:rsidRDefault="00AB0EE2" w:rsidP="00AB0EE2">
            <w:pPr>
              <w:rPr>
                <w:ins w:id="3636" w:author="KPMG_PQH" w:date="2026-04-07T11:25:00Z" w16du:dateUtc="2026-04-07T04:25:00Z"/>
                <w:rFonts w:ascii="Arial" w:hAnsi="Arial" w:cs="Arial"/>
                <w:color w:val="000000"/>
                <w:sz w:val="18"/>
                <w:szCs w:val="18"/>
                <w:lang w:eastAsia="en-US"/>
              </w:rPr>
            </w:pPr>
            <w:ins w:id="3637" w:author="KPMG_PQH" w:date="2026-04-07T11:25:00Z" w16du:dateUtc="2026-04-07T04:25:00Z">
              <w:r>
                <w:rPr>
                  <w:rFonts w:ascii="Arial" w:hAnsi="Arial" w:cs="Arial"/>
                  <w:sz w:val="18"/>
                  <w:szCs w:val="18"/>
                </w:rPr>
                <w:t>CONG TY CO PHAN DAU TU VA THUONG MAI LABECO</w:t>
              </w:r>
            </w:ins>
          </w:p>
        </w:tc>
        <w:tc>
          <w:tcPr>
            <w:tcW w:w="846" w:type="pct"/>
            <w:tcBorders>
              <w:top w:val="nil"/>
              <w:left w:val="nil"/>
              <w:bottom w:val="single" w:sz="4" w:space="0" w:color="auto"/>
              <w:right w:val="single" w:sz="4" w:space="0" w:color="auto"/>
            </w:tcBorders>
            <w:vAlign w:val="center"/>
            <w:hideMark/>
          </w:tcPr>
          <w:p w14:paraId="0CD1640E" w14:textId="155BC215" w:rsidR="00AB0EE2" w:rsidRPr="00322061" w:rsidRDefault="00AB0EE2" w:rsidP="00AB0EE2">
            <w:pPr>
              <w:jc w:val="center"/>
              <w:rPr>
                <w:ins w:id="3638" w:author="KPMG_PQH" w:date="2026-04-07T11:25:00Z" w16du:dateUtc="2026-04-07T04:25:00Z"/>
                <w:rFonts w:ascii="Arial" w:hAnsi="Arial" w:cs="Arial"/>
                <w:color w:val="000000"/>
                <w:sz w:val="18"/>
                <w:szCs w:val="18"/>
                <w:lang w:eastAsia="en-US"/>
              </w:rPr>
            </w:pPr>
            <w:ins w:id="3639" w:author="KPMG_PQH" w:date="2026-04-07T11:25:00Z" w16du:dateUtc="2026-04-07T04:25:00Z">
              <w:r>
                <w:rPr>
                  <w:rFonts w:ascii="Arial" w:hAnsi="Arial" w:cs="Arial"/>
                  <w:sz w:val="18"/>
                  <w:szCs w:val="18"/>
                </w:rPr>
                <w:t>LBE</w:t>
              </w:r>
            </w:ins>
          </w:p>
        </w:tc>
        <w:tc>
          <w:tcPr>
            <w:tcW w:w="1498" w:type="pct"/>
            <w:tcBorders>
              <w:top w:val="nil"/>
              <w:left w:val="nil"/>
              <w:bottom w:val="single" w:sz="4" w:space="0" w:color="auto"/>
              <w:right w:val="single" w:sz="4" w:space="0" w:color="auto"/>
            </w:tcBorders>
            <w:vAlign w:val="center"/>
            <w:hideMark/>
          </w:tcPr>
          <w:p w14:paraId="57F81B3E" w14:textId="0AEF3441" w:rsidR="00AB0EE2" w:rsidRPr="00322061" w:rsidRDefault="00AB0EE2" w:rsidP="00AB0EE2">
            <w:pPr>
              <w:rPr>
                <w:ins w:id="3640" w:author="KPMG_PQH" w:date="2026-04-07T11:25:00Z" w16du:dateUtc="2026-04-07T04:25:00Z"/>
                <w:rFonts w:ascii="Arial" w:hAnsi="Arial" w:cs="Arial"/>
                <w:color w:val="000000"/>
                <w:sz w:val="18"/>
                <w:szCs w:val="18"/>
                <w:lang w:eastAsia="en-US"/>
              </w:rPr>
            </w:pPr>
            <w:ins w:id="3641" w:author="KPMG_PQH" w:date="2026-04-07T11:25:00Z" w16du:dateUtc="2026-04-07T04:25:00Z">
              <w:r>
                <w:rPr>
                  <w:rFonts w:ascii="Arial" w:hAnsi="Arial" w:cs="Arial"/>
                  <w:color w:val="000000"/>
                  <w:sz w:val="18"/>
                  <w:szCs w:val="18"/>
                </w:rPr>
                <w:t>Non-comparable functions</w:t>
              </w:r>
            </w:ins>
          </w:p>
        </w:tc>
      </w:tr>
      <w:tr w:rsidR="00AB0EE2" w:rsidRPr="00322061" w14:paraId="6591EB57" w14:textId="77777777" w:rsidTr="00777313">
        <w:trPr>
          <w:trHeight w:val="20"/>
          <w:ins w:id="364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990FB4" w14:textId="41B86A76" w:rsidR="00AB0EE2" w:rsidRPr="00322061" w:rsidRDefault="00AB0EE2" w:rsidP="00AB0EE2">
            <w:pPr>
              <w:jc w:val="center"/>
              <w:rPr>
                <w:ins w:id="3643" w:author="KPMG_PQH" w:date="2026-04-07T11:25:00Z" w16du:dateUtc="2026-04-07T04:25:00Z"/>
                <w:rFonts w:ascii="Arial" w:hAnsi="Arial" w:cs="Arial"/>
                <w:color w:val="000000"/>
                <w:sz w:val="18"/>
                <w:szCs w:val="18"/>
                <w:lang w:eastAsia="en-US"/>
              </w:rPr>
            </w:pPr>
            <w:ins w:id="3644" w:author="KPMG_PQH" w:date="2026-04-07T11:25:00Z" w16du:dateUtc="2026-04-07T04:25:00Z">
              <w:r>
                <w:rPr>
                  <w:rFonts w:ascii="Arial" w:hAnsi="Arial" w:cs="Arial"/>
                  <w:sz w:val="18"/>
                  <w:szCs w:val="18"/>
                </w:rPr>
                <w:t>59</w:t>
              </w:r>
            </w:ins>
          </w:p>
        </w:tc>
        <w:tc>
          <w:tcPr>
            <w:tcW w:w="2351" w:type="pct"/>
            <w:tcBorders>
              <w:top w:val="nil"/>
              <w:left w:val="nil"/>
              <w:bottom w:val="single" w:sz="4" w:space="0" w:color="auto"/>
              <w:right w:val="single" w:sz="4" w:space="0" w:color="auto"/>
            </w:tcBorders>
            <w:vAlign w:val="center"/>
            <w:hideMark/>
          </w:tcPr>
          <w:p w14:paraId="13FC2005" w14:textId="509CB488" w:rsidR="00AB0EE2" w:rsidRPr="00322061" w:rsidRDefault="00AB0EE2" w:rsidP="00AB0EE2">
            <w:pPr>
              <w:rPr>
                <w:ins w:id="3645" w:author="KPMG_PQH" w:date="2026-04-07T11:25:00Z" w16du:dateUtc="2026-04-07T04:25:00Z"/>
                <w:rFonts w:ascii="Arial" w:hAnsi="Arial" w:cs="Arial"/>
                <w:color w:val="000000"/>
                <w:sz w:val="18"/>
                <w:szCs w:val="18"/>
                <w:lang w:eastAsia="en-US"/>
              </w:rPr>
            </w:pPr>
            <w:ins w:id="3646" w:author="KPMG_PQH" w:date="2026-04-07T11:25:00Z" w16du:dateUtc="2026-04-07T04:25:00Z">
              <w:r>
                <w:rPr>
                  <w:rFonts w:ascii="Arial" w:hAnsi="Arial" w:cs="Arial"/>
                  <w:sz w:val="18"/>
                  <w:szCs w:val="18"/>
                </w:rPr>
                <w:t>CONG TY CO PHAN DICH VU MEGA HOME</w:t>
              </w:r>
            </w:ins>
          </w:p>
        </w:tc>
        <w:tc>
          <w:tcPr>
            <w:tcW w:w="846" w:type="pct"/>
            <w:tcBorders>
              <w:top w:val="nil"/>
              <w:left w:val="nil"/>
              <w:bottom w:val="single" w:sz="4" w:space="0" w:color="auto"/>
              <w:right w:val="single" w:sz="4" w:space="0" w:color="auto"/>
            </w:tcBorders>
            <w:vAlign w:val="center"/>
            <w:hideMark/>
          </w:tcPr>
          <w:p w14:paraId="4A651910" w14:textId="2FA6A53A" w:rsidR="00AB0EE2" w:rsidRPr="00322061" w:rsidRDefault="00AB0EE2" w:rsidP="00AB0EE2">
            <w:pPr>
              <w:jc w:val="center"/>
              <w:rPr>
                <w:ins w:id="3647" w:author="KPMG_PQH" w:date="2026-04-07T11:25:00Z" w16du:dateUtc="2026-04-07T04:25:00Z"/>
                <w:rFonts w:ascii="Arial" w:hAnsi="Arial" w:cs="Arial"/>
                <w:color w:val="000000"/>
                <w:sz w:val="18"/>
                <w:szCs w:val="18"/>
                <w:lang w:eastAsia="en-US"/>
              </w:rPr>
            </w:pPr>
            <w:ins w:id="364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37F4BF6" w14:textId="31EAE286" w:rsidR="00AB0EE2" w:rsidRPr="00322061" w:rsidRDefault="00AB0EE2" w:rsidP="00AB0EE2">
            <w:pPr>
              <w:rPr>
                <w:ins w:id="3649" w:author="KPMG_PQH" w:date="2026-04-07T11:25:00Z" w16du:dateUtc="2026-04-07T04:25:00Z"/>
                <w:rFonts w:ascii="Arial" w:hAnsi="Arial" w:cs="Arial"/>
                <w:color w:val="000000"/>
                <w:sz w:val="18"/>
                <w:szCs w:val="18"/>
                <w:lang w:eastAsia="en-US"/>
              </w:rPr>
            </w:pPr>
            <w:ins w:id="3650" w:author="KPMG_PQH" w:date="2026-04-07T11:25:00Z" w16du:dateUtc="2026-04-07T04:25:00Z">
              <w:r>
                <w:rPr>
                  <w:rFonts w:ascii="Arial" w:hAnsi="Arial" w:cs="Arial"/>
                  <w:color w:val="000000"/>
                  <w:sz w:val="18"/>
                  <w:szCs w:val="18"/>
                </w:rPr>
                <w:t>Insufficient financial data</w:t>
              </w:r>
            </w:ins>
          </w:p>
        </w:tc>
      </w:tr>
      <w:tr w:rsidR="00AB0EE2" w:rsidRPr="00322061" w14:paraId="6165EAA3" w14:textId="77777777" w:rsidTr="00777313">
        <w:trPr>
          <w:trHeight w:val="20"/>
          <w:ins w:id="365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9FE53AE" w14:textId="0FDEFCF1" w:rsidR="00AB0EE2" w:rsidRPr="00322061" w:rsidRDefault="00AB0EE2" w:rsidP="00AB0EE2">
            <w:pPr>
              <w:jc w:val="center"/>
              <w:rPr>
                <w:ins w:id="3652" w:author="KPMG_PQH" w:date="2026-04-07T11:25:00Z" w16du:dateUtc="2026-04-07T04:25:00Z"/>
                <w:rFonts w:ascii="Arial" w:hAnsi="Arial" w:cs="Arial"/>
                <w:color w:val="000000"/>
                <w:sz w:val="18"/>
                <w:szCs w:val="18"/>
                <w:lang w:eastAsia="en-US"/>
              </w:rPr>
            </w:pPr>
            <w:ins w:id="3653" w:author="KPMG_PQH" w:date="2026-04-07T11:25:00Z" w16du:dateUtc="2026-04-07T04:25:00Z">
              <w:r>
                <w:rPr>
                  <w:rFonts w:ascii="Arial" w:hAnsi="Arial" w:cs="Arial"/>
                  <w:sz w:val="18"/>
                  <w:szCs w:val="18"/>
                </w:rPr>
                <w:t>60</w:t>
              </w:r>
            </w:ins>
          </w:p>
        </w:tc>
        <w:tc>
          <w:tcPr>
            <w:tcW w:w="2351" w:type="pct"/>
            <w:tcBorders>
              <w:top w:val="nil"/>
              <w:left w:val="nil"/>
              <w:bottom w:val="single" w:sz="4" w:space="0" w:color="auto"/>
              <w:right w:val="single" w:sz="4" w:space="0" w:color="auto"/>
            </w:tcBorders>
            <w:vAlign w:val="center"/>
            <w:hideMark/>
          </w:tcPr>
          <w:p w14:paraId="1CDD0358" w14:textId="572E8D59" w:rsidR="00AB0EE2" w:rsidRPr="00322061" w:rsidRDefault="00AB0EE2" w:rsidP="00AB0EE2">
            <w:pPr>
              <w:rPr>
                <w:ins w:id="3654" w:author="KPMG_PQH" w:date="2026-04-07T11:25:00Z" w16du:dateUtc="2026-04-07T04:25:00Z"/>
                <w:rFonts w:ascii="Arial" w:hAnsi="Arial" w:cs="Arial"/>
                <w:color w:val="000000"/>
                <w:sz w:val="18"/>
                <w:szCs w:val="18"/>
                <w:lang w:eastAsia="en-US"/>
              </w:rPr>
            </w:pPr>
            <w:ins w:id="3655" w:author="KPMG_PQH" w:date="2026-04-07T11:25:00Z" w16du:dateUtc="2026-04-07T04:25:00Z">
              <w:r>
                <w:rPr>
                  <w:rFonts w:ascii="Arial" w:hAnsi="Arial" w:cs="Arial"/>
                  <w:sz w:val="18"/>
                  <w:szCs w:val="18"/>
                </w:rPr>
                <w:t>CONG TY CO PHAN DICH VU TONG HOP TRUONG THINH PHAT</w:t>
              </w:r>
            </w:ins>
          </w:p>
        </w:tc>
        <w:tc>
          <w:tcPr>
            <w:tcW w:w="846" w:type="pct"/>
            <w:tcBorders>
              <w:top w:val="nil"/>
              <w:left w:val="nil"/>
              <w:bottom w:val="single" w:sz="4" w:space="0" w:color="auto"/>
              <w:right w:val="single" w:sz="4" w:space="0" w:color="auto"/>
            </w:tcBorders>
            <w:vAlign w:val="center"/>
            <w:hideMark/>
          </w:tcPr>
          <w:p w14:paraId="65D6053B" w14:textId="5E47ED08" w:rsidR="00AB0EE2" w:rsidRPr="00322061" w:rsidRDefault="00AB0EE2" w:rsidP="00AB0EE2">
            <w:pPr>
              <w:jc w:val="center"/>
              <w:rPr>
                <w:ins w:id="3656" w:author="KPMG_PQH" w:date="2026-04-07T11:25:00Z" w16du:dateUtc="2026-04-07T04:25:00Z"/>
                <w:rFonts w:ascii="Arial" w:hAnsi="Arial" w:cs="Arial"/>
                <w:color w:val="000000"/>
                <w:sz w:val="18"/>
                <w:szCs w:val="18"/>
                <w:lang w:eastAsia="en-US"/>
              </w:rPr>
            </w:pPr>
            <w:ins w:id="365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E93A676" w14:textId="78D41E2D" w:rsidR="00AB0EE2" w:rsidRPr="00322061" w:rsidRDefault="00AB0EE2" w:rsidP="00AB0EE2">
            <w:pPr>
              <w:rPr>
                <w:ins w:id="3658" w:author="KPMG_PQH" w:date="2026-04-07T11:25:00Z" w16du:dateUtc="2026-04-07T04:25:00Z"/>
                <w:rFonts w:ascii="Arial" w:hAnsi="Arial" w:cs="Arial"/>
                <w:color w:val="000000"/>
                <w:sz w:val="18"/>
                <w:szCs w:val="18"/>
                <w:lang w:eastAsia="en-US"/>
              </w:rPr>
            </w:pPr>
            <w:ins w:id="3659" w:author="KPMG_PQH" w:date="2026-04-07T11:25:00Z" w16du:dateUtc="2026-04-07T04:25:00Z">
              <w:r>
                <w:rPr>
                  <w:rFonts w:ascii="Arial" w:hAnsi="Arial" w:cs="Arial"/>
                  <w:color w:val="000000"/>
                  <w:sz w:val="18"/>
                  <w:szCs w:val="18"/>
                </w:rPr>
                <w:t>Insufficient financial data</w:t>
              </w:r>
            </w:ins>
          </w:p>
        </w:tc>
      </w:tr>
      <w:tr w:rsidR="00AB0EE2" w:rsidRPr="00322061" w14:paraId="70982BAE" w14:textId="77777777" w:rsidTr="00777313">
        <w:trPr>
          <w:trHeight w:val="20"/>
          <w:ins w:id="366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E74D07" w14:textId="38DA967D" w:rsidR="00AB0EE2" w:rsidRPr="00322061" w:rsidRDefault="00AB0EE2" w:rsidP="00AB0EE2">
            <w:pPr>
              <w:jc w:val="center"/>
              <w:rPr>
                <w:ins w:id="3661" w:author="KPMG_PQH" w:date="2026-04-07T11:25:00Z" w16du:dateUtc="2026-04-07T04:25:00Z"/>
                <w:rFonts w:ascii="Arial" w:hAnsi="Arial" w:cs="Arial"/>
                <w:color w:val="000000"/>
                <w:sz w:val="18"/>
                <w:szCs w:val="18"/>
                <w:lang w:eastAsia="en-US"/>
              </w:rPr>
            </w:pPr>
            <w:ins w:id="3662" w:author="KPMG_PQH" w:date="2026-04-07T11:25:00Z" w16du:dateUtc="2026-04-07T04:25:00Z">
              <w:r>
                <w:rPr>
                  <w:rFonts w:ascii="Arial" w:hAnsi="Arial" w:cs="Arial"/>
                  <w:sz w:val="18"/>
                  <w:szCs w:val="18"/>
                </w:rPr>
                <w:t>61</w:t>
              </w:r>
            </w:ins>
          </w:p>
        </w:tc>
        <w:tc>
          <w:tcPr>
            <w:tcW w:w="2351" w:type="pct"/>
            <w:tcBorders>
              <w:top w:val="nil"/>
              <w:left w:val="nil"/>
              <w:bottom w:val="single" w:sz="4" w:space="0" w:color="auto"/>
              <w:right w:val="single" w:sz="4" w:space="0" w:color="auto"/>
            </w:tcBorders>
            <w:vAlign w:val="center"/>
            <w:hideMark/>
          </w:tcPr>
          <w:p w14:paraId="4D82C8E7" w14:textId="14674BC9" w:rsidR="00AB0EE2" w:rsidRPr="00322061" w:rsidRDefault="00AB0EE2" w:rsidP="00AB0EE2">
            <w:pPr>
              <w:rPr>
                <w:ins w:id="3663" w:author="KPMG_PQH" w:date="2026-04-07T11:25:00Z" w16du:dateUtc="2026-04-07T04:25:00Z"/>
                <w:rFonts w:ascii="Arial" w:hAnsi="Arial" w:cs="Arial"/>
                <w:color w:val="000000"/>
                <w:sz w:val="18"/>
                <w:szCs w:val="18"/>
                <w:lang w:eastAsia="en-US"/>
              </w:rPr>
            </w:pPr>
            <w:moveToRangeStart w:id="3664" w:author="KPMG_PQH" w:date="2026-04-07T11:25:00Z" w:name="move226453546"/>
            <w:moveTo w:id="3665" w:author="KPMG_PQH" w:date="2026-04-07T11:25:00Z" w16du:dateUtc="2026-04-07T04:25:00Z">
              <w:r>
                <w:rPr>
                  <w:rFonts w:ascii="Arial" w:hAnsi="Arial" w:cs="Arial"/>
                  <w:sz w:val="18"/>
                  <w:szCs w:val="18"/>
                </w:rPr>
                <w:t>CONG TY CO PHAN DU LICH DICH VU HA NOI</w:t>
              </w:r>
            </w:moveTo>
            <w:moveToRangeEnd w:id="3664"/>
          </w:p>
        </w:tc>
        <w:tc>
          <w:tcPr>
            <w:tcW w:w="846" w:type="pct"/>
            <w:tcBorders>
              <w:top w:val="nil"/>
              <w:left w:val="nil"/>
              <w:bottom w:val="single" w:sz="4" w:space="0" w:color="auto"/>
              <w:right w:val="single" w:sz="4" w:space="0" w:color="auto"/>
            </w:tcBorders>
            <w:vAlign w:val="center"/>
            <w:hideMark/>
          </w:tcPr>
          <w:p w14:paraId="2D622B13" w14:textId="147DA257" w:rsidR="00AB0EE2" w:rsidRPr="00322061" w:rsidRDefault="00AB0EE2" w:rsidP="00AB0EE2">
            <w:pPr>
              <w:jc w:val="center"/>
              <w:rPr>
                <w:ins w:id="3666" w:author="KPMG_PQH" w:date="2026-04-07T11:25:00Z" w16du:dateUtc="2026-04-07T04:25:00Z"/>
                <w:rFonts w:ascii="Arial" w:hAnsi="Arial" w:cs="Arial"/>
                <w:color w:val="000000"/>
                <w:sz w:val="18"/>
                <w:szCs w:val="18"/>
                <w:lang w:eastAsia="en-US"/>
              </w:rPr>
            </w:pPr>
            <w:ins w:id="3667" w:author="KPMG_PQH" w:date="2026-04-07T11:25:00Z" w16du:dateUtc="2026-04-07T04:25:00Z">
              <w:r>
                <w:rPr>
                  <w:rFonts w:ascii="Arial" w:hAnsi="Arial" w:cs="Arial"/>
                  <w:sz w:val="18"/>
                  <w:szCs w:val="18"/>
                </w:rPr>
                <w:t>TSJ</w:t>
              </w:r>
            </w:ins>
          </w:p>
        </w:tc>
        <w:tc>
          <w:tcPr>
            <w:tcW w:w="1498" w:type="pct"/>
            <w:tcBorders>
              <w:top w:val="nil"/>
              <w:left w:val="nil"/>
              <w:bottom w:val="single" w:sz="4" w:space="0" w:color="auto"/>
              <w:right w:val="single" w:sz="4" w:space="0" w:color="auto"/>
            </w:tcBorders>
            <w:vAlign w:val="center"/>
            <w:hideMark/>
          </w:tcPr>
          <w:p w14:paraId="2A1B339F" w14:textId="7EB52442" w:rsidR="00AB0EE2" w:rsidRPr="00322061" w:rsidRDefault="00AB0EE2" w:rsidP="00AB0EE2">
            <w:pPr>
              <w:rPr>
                <w:ins w:id="3668" w:author="KPMG_PQH" w:date="2026-04-07T11:25:00Z" w16du:dateUtc="2026-04-07T04:25:00Z"/>
                <w:rFonts w:ascii="Arial" w:hAnsi="Arial" w:cs="Arial"/>
                <w:color w:val="000000"/>
                <w:sz w:val="18"/>
                <w:szCs w:val="18"/>
                <w:lang w:eastAsia="en-US"/>
              </w:rPr>
            </w:pPr>
            <w:ins w:id="3669" w:author="KPMG_PQH" w:date="2026-04-07T11:25:00Z" w16du:dateUtc="2026-04-07T04:25:00Z">
              <w:r>
                <w:rPr>
                  <w:rFonts w:ascii="Arial" w:hAnsi="Arial" w:cs="Arial"/>
                  <w:color w:val="000000"/>
                  <w:sz w:val="18"/>
                  <w:szCs w:val="18"/>
                </w:rPr>
                <w:t>Non-comparable functions</w:t>
              </w:r>
            </w:ins>
          </w:p>
        </w:tc>
      </w:tr>
      <w:tr w:rsidR="00AB0EE2" w:rsidRPr="00322061" w14:paraId="1754F5FD" w14:textId="77777777" w:rsidTr="00777313">
        <w:trPr>
          <w:trHeight w:val="20"/>
          <w:ins w:id="367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8D0B902" w14:textId="6A941F45" w:rsidR="00AB0EE2" w:rsidRPr="00322061" w:rsidRDefault="00AB0EE2" w:rsidP="00AB0EE2">
            <w:pPr>
              <w:jc w:val="center"/>
              <w:rPr>
                <w:ins w:id="3671" w:author="KPMG_PQH" w:date="2026-04-07T11:25:00Z" w16du:dateUtc="2026-04-07T04:25:00Z"/>
                <w:rFonts w:ascii="Arial" w:hAnsi="Arial" w:cs="Arial"/>
                <w:color w:val="000000"/>
                <w:sz w:val="18"/>
                <w:szCs w:val="18"/>
                <w:lang w:eastAsia="en-US"/>
              </w:rPr>
            </w:pPr>
            <w:ins w:id="3672" w:author="KPMG_PQH" w:date="2026-04-07T11:25:00Z" w16du:dateUtc="2026-04-07T04:25:00Z">
              <w:r>
                <w:rPr>
                  <w:rFonts w:ascii="Arial" w:hAnsi="Arial" w:cs="Arial"/>
                  <w:sz w:val="18"/>
                  <w:szCs w:val="18"/>
                </w:rPr>
                <w:t>62</w:t>
              </w:r>
            </w:ins>
          </w:p>
        </w:tc>
        <w:tc>
          <w:tcPr>
            <w:tcW w:w="2351" w:type="pct"/>
            <w:tcBorders>
              <w:top w:val="nil"/>
              <w:left w:val="nil"/>
              <w:bottom w:val="single" w:sz="4" w:space="0" w:color="auto"/>
              <w:right w:val="single" w:sz="4" w:space="0" w:color="auto"/>
            </w:tcBorders>
            <w:vAlign w:val="center"/>
            <w:hideMark/>
          </w:tcPr>
          <w:p w14:paraId="1A5652E0" w14:textId="0EB1B408" w:rsidR="00AB0EE2" w:rsidRPr="00322061" w:rsidRDefault="00AB0EE2" w:rsidP="00AB0EE2">
            <w:pPr>
              <w:rPr>
                <w:ins w:id="3673" w:author="KPMG_PQH" w:date="2026-04-07T11:25:00Z" w16du:dateUtc="2026-04-07T04:25:00Z"/>
                <w:rFonts w:ascii="Arial" w:hAnsi="Arial" w:cs="Arial"/>
                <w:color w:val="000000"/>
                <w:sz w:val="18"/>
                <w:szCs w:val="18"/>
                <w:lang w:eastAsia="en-US"/>
              </w:rPr>
            </w:pPr>
            <w:ins w:id="3674" w:author="KPMG_PQH" w:date="2026-04-07T11:25:00Z" w16du:dateUtc="2026-04-07T04:25:00Z">
              <w:r>
                <w:rPr>
                  <w:rFonts w:ascii="Arial" w:hAnsi="Arial" w:cs="Arial"/>
                  <w:sz w:val="18"/>
                  <w:szCs w:val="18"/>
                </w:rPr>
                <w:t>CONG TY CO PHAN KINH DOANH XUAT NHAP KHAU MAI YEN NGOC</w:t>
              </w:r>
            </w:ins>
          </w:p>
        </w:tc>
        <w:tc>
          <w:tcPr>
            <w:tcW w:w="846" w:type="pct"/>
            <w:tcBorders>
              <w:top w:val="nil"/>
              <w:left w:val="nil"/>
              <w:bottom w:val="single" w:sz="4" w:space="0" w:color="auto"/>
              <w:right w:val="single" w:sz="4" w:space="0" w:color="auto"/>
            </w:tcBorders>
            <w:vAlign w:val="center"/>
            <w:hideMark/>
          </w:tcPr>
          <w:p w14:paraId="7CB62A59" w14:textId="0A065D20" w:rsidR="00AB0EE2" w:rsidRPr="00322061" w:rsidRDefault="00AB0EE2" w:rsidP="00AB0EE2">
            <w:pPr>
              <w:jc w:val="center"/>
              <w:rPr>
                <w:ins w:id="3675" w:author="KPMG_PQH" w:date="2026-04-07T11:25:00Z" w16du:dateUtc="2026-04-07T04:25:00Z"/>
                <w:rFonts w:ascii="Arial" w:hAnsi="Arial" w:cs="Arial"/>
                <w:color w:val="000000"/>
                <w:sz w:val="18"/>
                <w:szCs w:val="18"/>
                <w:lang w:eastAsia="en-US"/>
              </w:rPr>
            </w:pPr>
            <w:ins w:id="367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3838367" w14:textId="7FA5AB54" w:rsidR="00AB0EE2" w:rsidRPr="00322061" w:rsidRDefault="00AB0EE2" w:rsidP="00AB0EE2">
            <w:pPr>
              <w:rPr>
                <w:ins w:id="3677" w:author="KPMG_PQH" w:date="2026-04-07T11:25:00Z" w16du:dateUtc="2026-04-07T04:25:00Z"/>
                <w:rFonts w:ascii="Arial" w:hAnsi="Arial" w:cs="Arial"/>
                <w:color w:val="000000"/>
                <w:sz w:val="18"/>
                <w:szCs w:val="18"/>
                <w:lang w:eastAsia="en-US"/>
              </w:rPr>
            </w:pPr>
            <w:ins w:id="3678" w:author="KPMG_PQH" w:date="2026-04-07T11:25:00Z" w16du:dateUtc="2026-04-07T04:25:00Z">
              <w:r>
                <w:rPr>
                  <w:rFonts w:ascii="Arial" w:hAnsi="Arial" w:cs="Arial"/>
                  <w:color w:val="000000"/>
                  <w:sz w:val="18"/>
                  <w:szCs w:val="18"/>
                </w:rPr>
                <w:t>Insufficient financial data</w:t>
              </w:r>
            </w:ins>
          </w:p>
        </w:tc>
      </w:tr>
      <w:tr w:rsidR="00AB0EE2" w:rsidRPr="00322061" w14:paraId="04F4AC59" w14:textId="77777777" w:rsidTr="00777313">
        <w:trPr>
          <w:trHeight w:val="20"/>
          <w:ins w:id="367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16DB038" w14:textId="5A77E348" w:rsidR="00AB0EE2" w:rsidRPr="00322061" w:rsidRDefault="00AB0EE2" w:rsidP="00AB0EE2">
            <w:pPr>
              <w:jc w:val="center"/>
              <w:rPr>
                <w:ins w:id="3680" w:author="KPMG_PQH" w:date="2026-04-07T11:25:00Z" w16du:dateUtc="2026-04-07T04:25:00Z"/>
                <w:rFonts w:ascii="Arial" w:hAnsi="Arial" w:cs="Arial"/>
                <w:color w:val="000000"/>
                <w:sz w:val="18"/>
                <w:szCs w:val="18"/>
                <w:lang w:eastAsia="en-US"/>
              </w:rPr>
            </w:pPr>
            <w:ins w:id="3681" w:author="KPMG_PQH" w:date="2026-04-07T11:25:00Z" w16du:dateUtc="2026-04-07T04:25:00Z">
              <w:r>
                <w:rPr>
                  <w:rFonts w:ascii="Arial" w:hAnsi="Arial" w:cs="Arial"/>
                  <w:sz w:val="18"/>
                  <w:szCs w:val="18"/>
                </w:rPr>
                <w:lastRenderedPageBreak/>
                <w:t>63</w:t>
              </w:r>
            </w:ins>
          </w:p>
        </w:tc>
        <w:tc>
          <w:tcPr>
            <w:tcW w:w="2351" w:type="pct"/>
            <w:tcBorders>
              <w:top w:val="nil"/>
              <w:left w:val="nil"/>
              <w:bottom w:val="single" w:sz="4" w:space="0" w:color="auto"/>
              <w:right w:val="single" w:sz="4" w:space="0" w:color="auto"/>
            </w:tcBorders>
            <w:vAlign w:val="center"/>
            <w:hideMark/>
          </w:tcPr>
          <w:p w14:paraId="580E2EDB" w14:textId="5C6B9D8A" w:rsidR="00AB0EE2" w:rsidRPr="00322061" w:rsidRDefault="00AB0EE2" w:rsidP="00AB0EE2">
            <w:pPr>
              <w:rPr>
                <w:ins w:id="3682" w:author="KPMG_PQH" w:date="2026-04-07T11:25:00Z" w16du:dateUtc="2026-04-07T04:25:00Z"/>
                <w:rFonts w:ascii="Arial" w:hAnsi="Arial" w:cs="Arial"/>
                <w:color w:val="000000"/>
                <w:sz w:val="18"/>
                <w:szCs w:val="18"/>
                <w:lang w:eastAsia="en-US"/>
              </w:rPr>
            </w:pPr>
            <w:ins w:id="3683" w:author="KPMG_PQH" w:date="2026-04-07T11:25:00Z" w16du:dateUtc="2026-04-07T04:25:00Z">
              <w:r>
                <w:rPr>
                  <w:rFonts w:ascii="Arial" w:hAnsi="Arial" w:cs="Arial"/>
                  <w:sz w:val="18"/>
                  <w:szCs w:val="18"/>
                </w:rPr>
                <w:t>CONG TY CO PHAN PHAT TRIEN DICH VU - THUONG MAI DONG BAC</w:t>
              </w:r>
            </w:ins>
          </w:p>
        </w:tc>
        <w:tc>
          <w:tcPr>
            <w:tcW w:w="846" w:type="pct"/>
            <w:tcBorders>
              <w:top w:val="nil"/>
              <w:left w:val="nil"/>
              <w:bottom w:val="single" w:sz="4" w:space="0" w:color="auto"/>
              <w:right w:val="single" w:sz="4" w:space="0" w:color="auto"/>
            </w:tcBorders>
            <w:vAlign w:val="center"/>
            <w:hideMark/>
          </w:tcPr>
          <w:p w14:paraId="33287195" w14:textId="1AB12584" w:rsidR="00AB0EE2" w:rsidRPr="00322061" w:rsidRDefault="00AB0EE2" w:rsidP="00AB0EE2">
            <w:pPr>
              <w:jc w:val="center"/>
              <w:rPr>
                <w:ins w:id="3684" w:author="KPMG_PQH" w:date="2026-04-07T11:25:00Z" w16du:dateUtc="2026-04-07T04:25:00Z"/>
                <w:rFonts w:ascii="Arial" w:hAnsi="Arial" w:cs="Arial"/>
                <w:color w:val="000000"/>
                <w:sz w:val="18"/>
                <w:szCs w:val="18"/>
                <w:lang w:eastAsia="en-US"/>
              </w:rPr>
            </w:pPr>
            <w:ins w:id="368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19A3BCB" w14:textId="2028AE6C" w:rsidR="00AB0EE2" w:rsidRPr="00322061" w:rsidRDefault="00AB0EE2" w:rsidP="00AB0EE2">
            <w:pPr>
              <w:rPr>
                <w:ins w:id="3686" w:author="KPMG_PQH" w:date="2026-04-07T11:25:00Z" w16du:dateUtc="2026-04-07T04:25:00Z"/>
                <w:rFonts w:ascii="Arial" w:hAnsi="Arial" w:cs="Arial"/>
                <w:color w:val="000000"/>
                <w:sz w:val="18"/>
                <w:szCs w:val="18"/>
                <w:lang w:eastAsia="en-US"/>
              </w:rPr>
            </w:pPr>
            <w:ins w:id="3687" w:author="KPMG_PQH" w:date="2026-04-07T11:25:00Z" w16du:dateUtc="2026-04-07T04:25:00Z">
              <w:r>
                <w:rPr>
                  <w:rFonts w:ascii="Arial" w:hAnsi="Arial" w:cs="Arial"/>
                  <w:color w:val="000000"/>
                  <w:sz w:val="18"/>
                  <w:szCs w:val="18"/>
                </w:rPr>
                <w:t>Insufficient financial data</w:t>
              </w:r>
            </w:ins>
          </w:p>
        </w:tc>
      </w:tr>
      <w:tr w:rsidR="00AB0EE2" w:rsidRPr="00322061" w14:paraId="60888C29" w14:textId="77777777" w:rsidTr="00777313">
        <w:trPr>
          <w:trHeight w:val="20"/>
          <w:ins w:id="368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9847E64" w14:textId="5862323F" w:rsidR="00AB0EE2" w:rsidRPr="00322061" w:rsidRDefault="00AB0EE2" w:rsidP="00AB0EE2">
            <w:pPr>
              <w:jc w:val="center"/>
              <w:rPr>
                <w:ins w:id="3689" w:author="KPMG_PQH" w:date="2026-04-07T11:25:00Z" w16du:dateUtc="2026-04-07T04:25:00Z"/>
                <w:rFonts w:ascii="Arial" w:hAnsi="Arial" w:cs="Arial"/>
                <w:color w:val="000000"/>
                <w:sz w:val="18"/>
                <w:szCs w:val="18"/>
                <w:lang w:eastAsia="en-US"/>
              </w:rPr>
            </w:pPr>
            <w:ins w:id="3690" w:author="KPMG_PQH" w:date="2026-04-07T11:25:00Z" w16du:dateUtc="2026-04-07T04:25:00Z">
              <w:r>
                <w:rPr>
                  <w:rFonts w:ascii="Arial" w:hAnsi="Arial" w:cs="Arial"/>
                  <w:sz w:val="18"/>
                  <w:szCs w:val="18"/>
                </w:rPr>
                <w:t>64</w:t>
              </w:r>
            </w:ins>
          </w:p>
        </w:tc>
        <w:tc>
          <w:tcPr>
            <w:tcW w:w="2351" w:type="pct"/>
            <w:tcBorders>
              <w:top w:val="nil"/>
              <w:left w:val="nil"/>
              <w:bottom w:val="single" w:sz="4" w:space="0" w:color="auto"/>
              <w:right w:val="single" w:sz="4" w:space="0" w:color="auto"/>
            </w:tcBorders>
            <w:vAlign w:val="center"/>
            <w:hideMark/>
          </w:tcPr>
          <w:p w14:paraId="2AF194AD" w14:textId="736BF34D" w:rsidR="00AB0EE2" w:rsidRPr="00322061" w:rsidRDefault="00AB0EE2" w:rsidP="00AB0EE2">
            <w:pPr>
              <w:rPr>
                <w:ins w:id="3691" w:author="KPMG_PQH" w:date="2026-04-07T11:25:00Z" w16du:dateUtc="2026-04-07T04:25:00Z"/>
                <w:rFonts w:ascii="Arial" w:hAnsi="Arial" w:cs="Arial"/>
                <w:color w:val="000000"/>
                <w:sz w:val="18"/>
                <w:szCs w:val="18"/>
                <w:lang w:eastAsia="en-US"/>
              </w:rPr>
            </w:pPr>
            <w:moveToRangeStart w:id="3692" w:author="KPMG_PQH" w:date="2026-04-07T11:25:00Z" w:name="move226453547"/>
            <w:moveTo w:id="3693" w:author="KPMG_PQH" w:date="2026-04-07T11:25:00Z" w16du:dateUtc="2026-04-07T04:25:00Z">
              <w:r>
                <w:rPr>
                  <w:rFonts w:ascii="Arial" w:hAnsi="Arial" w:cs="Arial"/>
                  <w:sz w:val="18"/>
                  <w:szCs w:val="18"/>
                </w:rPr>
                <w:t>CONG TY CO PHAN SAN XUAT KINH DOANH XUAT NHAP KHAU BINH THANH</w:t>
              </w:r>
            </w:moveTo>
            <w:moveToRangeEnd w:id="3692"/>
          </w:p>
        </w:tc>
        <w:tc>
          <w:tcPr>
            <w:tcW w:w="846" w:type="pct"/>
            <w:tcBorders>
              <w:top w:val="nil"/>
              <w:left w:val="nil"/>
              <w:bottom w:val="single" w:sz="4" w:space="0" w:color="auto"/>
              <w:right w:val="single" w:sz="4" w:space="0" w:color="auto"/>
            </w:tcBorders>
            <w:vAlign w:val="center"/>
            <w:hideMark/>
          </w:tcPr>
          <w:p w14:paraId="10E17C3B" w14:textId="330D8647" w:rsidR="00AB0EE2" w:rsidRPr="00322061" w:rsidRDefault="00AB0EE2" w:rsidP="00AB0EE2">
            <w:pPr>
              <w:jc w:val="center"/>
              <w:rPr>
                <w:ins w:id="3694" w:author="KPMG_PQH" w:date="2026-04-07T11:25:00Z" w16du:dateUtc="2026-04-07T04:25:00Z"/>
                <w:rFonts w:ascii="Arial" w:hAnsi="Arial" w:cs="Arial"/>
                <w:color w:val="000000"/>
                <w:sz w:val="18"/>
                <w:szCs w:val="18"/>
                <w:lang w:eastAsia="en-US"/>
              </w:rPr>
            </w:pPr>
            <w:ins w:id="3695" w:author="KPMG_PQH" w:date="2026-04-07T11:25:00Z" w16du:dateUtc="2026-04-07T04:25:00Z">
              <w:r>
                <w:rPr>
                  <w:rFonts w:ascii="Arial" w:hAnsi="Arial" w:cs="Arial"/>
                  <w:sz w:val="18"/>
                  <w:szCs w:val="18"/>
                </w:rPr>
                <w:t>GIL</w:t>
              </w:r>
            </w:ins>
          </w:p>
        </w:tc>
        <w:tc>
          <w:tcPr>
            <w:tcW w:w="1498" w:type="pct"/>
            <w:tcBorders>
              <w:top w:val="nil"/>
              <w:left w:val="nil"/>
              <w:bottom w:val="single" w:sz="4" w:space="0" w:color="auto"/>
              <w:right w:val="single" w:sz="4" w:space="0" w:color="auto"/>
            </w:tcBorders>
            <w:vAlign w:val="center"/>
            <w:hideMark/>
          </w:tcPr>
          <w:p w14:paraId="35678C92" w14:textId="768088CB" w:rsidR="00AB0EE2" w:rsidRPr="00322061" w:rsidRDefault="00AB0EE2" w:rsidP="00AB0EE2">
            <w:pPr>
              <w:rPr>
                <w:ins w:id="3696" w:author="KPMG_PQH" w:date="2026-04-07T11:25:00Z" w16du:dateUtc="2026-04-07T04:25:00Z"/>
                <w:rFonts w:ascii="Arial" w:hAnsi="Arial" w:cs="Arial"/>
                <w:color w:val="000000"/>
                <w:sz w:val="18"/>
                <w:szCs w:val="18"/>
                <w:lang w:eastAsia="en-US"/>
              </w:rPr>
            </w:pPr>
            <w:ins w:id="3697" w:author="KPMG_PQH" w:date="2026-04-07T11:25:00Z" w16du:dateUtc="2026-04-07T04:25:00Z">
              <w:r>
                <w:rPr>
                  <w:rFonts w:ascii="Arial" w:hAnsi="Arial" w:cs="Arial"/>
                  <w:color w:val="000000"/>
                  <w:sz w:val="18"/>
                  <w:szCs w:val="18"/>
                </w:rPr>
                <w:t>Non-comparable functions</w:t>
              </w:r>
            </w:ins>
          </w:p>
        </w:tc>
      </w:tr>
      <w:tr w:rsidR="00AB0EE2" w:rsidRPr="00322061" w14:paraId="23F8539E" w14:textId="77777777" w:rsidTr="00777313">
        <w:trPr>
          <w:trHeight w:val="20"/>
          <w:ins w:id="369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175F9E7" w14:textId="52B04882" w:rsidR="00AB0EE2" w:rsidRPr="00322061" w:rsidRDefault="00AB0EE2" w:rsidP="00AB0EE2">
            <w:pPr>
              <w:jc w:val="center"/>
              <w:rPr>
                <w:ins w:id="3699" w:author="KPMG_PQH" w:date="2026-04-07T11:25:00Z" w16du:dateUtc="2026-04-07T04:25:00Z"/>
                <w:rFonts w:ascii="Arial" w:hAnsi="Arial" w:cs="Arial"/>
                <w:color w:val="000000"/>
                <w:sz w:val="18"/>
                <w:szCs w:val="18"/>
                <w:lang w:eastAsia="en-US"/>
              </w:rPr>
            </w:pPr>
            <w:ins w:id="3700" w:author="KPMG_PQH" w:date="2026-04-07T11:25:00Z" w16du:dateUtc="2026-04-07T04:25:00Z">
              <w:r>
                <w:rPr>
                  <w:rFonts w:ascii="Arial" w:hAnsi="Arial" w:cs="Arial"/>
                  <w:sz w:val="18"/>
                  <w:szCs w:val="18"/>
                </w:rPr>
                <w:t>65</w:t>
              </w:r>
            </w:ins>
          </w:p>
        </w:tc>
        <w:tc>
          <w:tcPr>
            <w:tcW w:w="2351" w:type="pct"/>
            <w:tcBorders>
              <w:top w:val="nil"/>
              <w:left w:val="nil"/>
              <w:bottom w:val="single" w:sz="4" w:space="0" w:color="auto"/>
              <w:right w:val="single" w:sz="4" w:space="0" w:color="auto"/>
            </w:tcBorders>
            <w:vAlign w:val="center"/>
            <w:hideMark/>
          </w:tcPr>
          <w:p w14:paraId="5600FA2B" w14:textId="0F7ABEA1" w:rsidR="00AB0EE2" w:rsidRPr="00322061" w:rsidRDefault="00AB0EE2" w:rsidP="00AB0EE2">
            <w:pPr>
              <w:rPr>
                <w:ins w:id="3701" w:author="KPMG_PQH" w:date="2026-04-07T11:25:00Z" w16du:dateUtc="2026-04-07T04:25:00Z"/>
                <w:rFonts w:ascii="Arial" w:hAnsi="Arial" w:cs="Arial"/>
                <w:color w:val="000000"/>
                <w:sz w:val="18"/>
                <w:szCs w:val="18"/>
                <w:lang w:eastAsia="en-US"/>
              </w:rPr>
            </w:pPr>
            <w:ins w:id="3702" w:author="KPMG_PQH" w:date="2026-04-07T11:25:00Z" w16du:dateUtc="2026-04-07T04:25:00Z">
              <w:r>
                <w:rPr>
                  <w:rFonts w:ascii="Arial" w:hAnsi="Arial" w:cs="Arial"/>
                  <w:sz w:val="18"/>
                  <w:szCs w:val="18"/>
                </w:rPr>
                <w:t>CONG TY CO PHAN SAN XUAT VA PHAT TRIEN CONG NGHE VAT LIEU XAY DUNG AN BINH</w:t>
              </w:r>
            </w:ins>
          </w:p>
        </w:tc>
        <w:tc>
          <w:tcPr>
            <w:tcW w:w="846" w:type="pct"/>
            <w:tcBorders>
              <w:top w:val="nil"/>
              <w:left w:val="nil"/>
              <w:bottom w:val="single" w:sz="4" w:space="0" w:color="auto"/>
              <w:right w:val="single" w:sz="4" w:space="0" w:color="auto"/>
            </w:tcBorders>
            <w:vAlign w:val="center"/>
            <w:hideMark/>
          </w:tcPr>
          <w:p w14:paraId="7E8A2925" w14:textId="79DF63FD" w:rsidR="00AB0EE2" w:rsidRPr="00322061" w:rsidRDefault="00AB0EE2" w:rsidP="00AB0EE2">
            <w:pPr>
              <w:jc w:val="center"/>
              <w:rPr>
                <w:ins w:id="3703" w:author="KPMG_PQH" w:date="2026-04-07T11:25:00Z" w16du:dateUtc="2026-04-07T04:25:00Z"/>
                <w:rFonts w:ascii="Arial" w:hAnsi="Arial" w:cs="Arial"/>
                <w:color w:val="000000"/>
                <w:sz w:val="18"/>
                <w:szCs w:val="18"/>
                <w:lang w:eastAsia="en-US"/>
              </w:rPr>
            </w:pPr>
            <w:ins w:id="370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59755E" w14:textId="05466198" w:rsidR="00AB0EE2" w:rsidRPr="00322061" w:rsidRDefault="00AB0EE2" w:rsidP="00AB0EE2">
            <w:pPr>
              <w:rPr>
                <w:ins w:id="3705" w:author="KPMG_PQH" w:date="2026-04-07T11:25:00Z" w16du:dateUtc="2026-04-07T04:25:00Z"/>
                <w:rFonts w:ascii="Arial" w:hAnsi="Arial" w:cs="Arial"/>
                <w:color w:val="000000"/>
                <w:sz w:val="18"/>
                <w:szCs w:val="18"/>
                <w:lang w:eastAsia="en-US"/>
              </w:rPr>
            </w:pPr>
            <w:ins w:id="3706" w:author="KPMG_PQH" w:date="2026-04-07T11:25:00Z" w16du:dateUtc="2026-04-07T04:25:00Z">
              <w:r>
                <w:rPr>
                  <w:rFonts w:ascii="Arial" w:hAnsi="Arial" w:cs="Arial"/>
                  <w:color w:val="000000"/>
                  <w:sz w:val="18"/>
                  <w:szCs w:val="18"/>
                </w:rPr>
                <w:t>Insufficient financial data</w:t>
              </w:r>
            </w:ins>
          </w:p>
        </w:tc>
      </w:tr>
      <w:tr w:rsidR="00AB0EE2" w:rsidRPr="00322061" w14:paraId="49B5E7E7" w14:textId="77777777" w:rsidTr="00777313">
        <w:trPr>
          <w:trHeight w:val="20"/>
          <w:ins w:id="370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AC9E48" w14:textId="36927BFB" w:rsidR="00AB0EE2" w:rsidRPr="00322061" w:rsidRDefault="00AB0EE2" w:rsidP="00AB0EE2">
            <w:pPr>
              <w:jc w:val="center"/>
              <w:rPr>
                <w:ins w:id="3708" w:author="KPMG_PQH" w:date="2026-04-07T11:25:00Z" w16du:dateUtc="2026-04-07T04:25:00Z"/>
                <w:rFonts w:ascii="Arial" w:hAnsi="Arial" w:cs="Arial"/>
                <w:color w:val="000000"/>
                <w:sz w:val="18"/>
                <w:szCs w:val="18"/>
                <w:lang w:eastAsia="en-US"/>
              </w:rPr>
            </w:pPr>
            <w:ins w:id="3709" w:author="KPMG_PQH" w:date="2026-04-07T11:25:00Z" w16du:dateUtc="2026-04-07T04:25:00Z">
              <w:r>
                <w:rPr>
                  <w:rFonts w:ascii="Arial" w:hAnsi="Arial" w:cs="Arial"/>
                  <w:sz w:val="18"/>
                  <w:szCs w:val="18"/>
                </w:rPr>
                <w:t>66</w:t>
              </w:r>
            </w:ins>
          </w:p>
        </w:tc>
        <w:tc>
          <w:tcPr>
            <w:tcW w:w="2351" w:type="pct"/>
            <w:tcBorders>
              <w:top w:val="nil"/>
              <w:left w:val="nil"/>
              <w:bottom w:val="single" w:sz="4" w:space="0" w:color="auto"/>
              <w:right w:val="single" w:sz="4" w:space="0" w:color="auto"/>
            </w:tcBorders>
            <w:vAlign w:val="center"/>
            <w:hideMark/>
          </w:tcPr>
          <w:p w14:paraId="6140E760" w14:textId="3A99DFFA" w:rsidR="00AB0EE2" w:rsidRPr="00322061" w:rsidRDefault="00AB0EE2" w:rsidP="00AB0EE2">
            <w:pPr>
              <w:rPr>
                <w:ins w:id="3710" w:author="KPMG_PQH" w:date="2026-04-07T11:25:00Z" w16du:dateUtc="2026-04-07T04:25:00Z"/>
                <w:rFonts w:ascii="Arial" w:hAnsi="Arial" w:cs="Arial"/>
                <w:color w:val="000000"/>
                <w:sz w:val="18"/>
                <w:szCs w:val="18"/>
                <w:lang w:eastAsia="en-US"/>
              </w:rPr>
            </w:pPr>
            <w:moveToRangeStart w:id="3711" w:author="KPMG_PQH" w:date="2026-04-07T11:25:00Z" w:name="move226453548"/>
            <w:moveTo w:id="3712" w:author="KPMG_PQH" w:date="2026-04-07T11:25:00Z" w16du:dateUtc="2026-04-07T04:25:00Z">
              <w:r>
                <w:rPr>
                  <w:rFonts w:ascii="Arial" w:hAnsi="Arial" w:cs="Arial"/>
                  <w:sz w:val="18"/>
                  <w:szCs w:val="18"/>
                </w:rPr>
                <w:t>CONG TY CO PHAN TAP DOAN HAPACO</w:t>
              </w:r>
            </w:moveTo>
            <w:moveToRangeEnd w:id="3711"/>
          </w:p>
        </w:tc>
        <w:tc>
          <w:tcPr>
            <w:tcW w:w="846" w:type="pct"/>
            <w:tcBorders>
              <w:top w:val="nil"/>
              <w:left w:val="nil"/>
              <w:bottom w:val="single" w:sz="4" w:space="0" w:color="auto"/>
              <w:right w:val="single" w:sz="4" w:space="0" w:color="auto"/>
            </w:tcBorders>
            <w:vAlign w:val="center"/>
            <w:hideMark/>
          </w:tcPr>
          <w:p w14:paraId="11F9490F" w14:textId="6FF460C2" w:rsidR="00AB0EE2" w:rsidRPr="00322061" w:rsidRDefault="00AB0EE2" w:rsidP="00AB0EE2">
            <w:pPr>
              <w:jc w:val="center"/>
              <w:rPr>
                <w:ins w:id="3713" w:author="KPMG_PQH" w:date="2026-04-07T11:25:00Z" w16du:dateUtc="2026-04-07T04:25:00Z"/>
                <w:rFonts w:ascii="Arial" w:hAnsi="Arial" w:cs="Arial"/>
                <w:color w:val="000000"/>
                <w:sz w:val="18"/>
                <w:szCs w:val="18"/>
                <w:lang w:eastAsia="en-US"/>
              </w:rPr>
            </w:pPr>
            <w:ins w:id="3714" w:author="KPMG_PQH" w:date="2026-04-07T11:25:00Z" w16du:dateUtc="2026-04-07T04:25:00Z">
              <w:r>
                <w:rPr>
                  <w:rFonts w:ascii="Arial" w:hAnsi="Arial" w:cs="Arial"/>
                  <w:sz w:val="18"/>
                  <w:szCs w:val="18"/>
                </w:rPr>
                <w:t>HAP</w:t>
              </w:r>
            </w:ins>
          </w:p>
        </w:tc>
        <w:tc>
          <w:tcPr>
            <w:tcW w:w="1498" w:type="pct"/>
            <w:tcBorders>
              <w:top w:val="nil"/>
              <w:left w:val="nil"/>
              <w:bottom w:val="single" w:sz="4" w:space="0" w:color="auto"/>
              <w:right w:val="single" w:sz="4" w:space="0" w:color="auto"/>
            </w:tcBorders>
            <w:vAlign w:val="center"/>
            <w:hideMark/>
          </w:tcPr>
          <w:p w14:paraId="23748F9B" w14:textId="251DC589" w:rsidR="00AB0EE2" w:rsidRPr="00322061" w:rsidRDefault="00AB0EE2" w:rsidP="00AB0EE2">
            <w:pPr>
              <w:rPr>
                <w:ins w:id="3715" w:author="KPMG_PQH" w:date="2026-04-07T11:25:00Z" w16du:dateUtc="2026-04-07T04:25:00Z"/>
                <w:rFonts w:ascii="Arial" w:hAnsi="Arial" w:cs="Arial"/>
                <w:color w:val="000000"/>
                <w:sz w:val="18"/>
                <w:szCs w:val="18"/>
                <w:lang w:eastAsia="en-US"/>
              </w:rPr>
            </w:pPr>
            <w:ins w:id="3716" w:author="KPMG_PQH" w:date="2026-04-07T11:25:00Z" w16du:dateUtc="2026-04-07T04:25:00Z">
              <w:r>
                <w:rPr>
                  <w:rFonts w:ascii="Arial" w:hAnsi="Arial" w:cs="Arial"/>
                  <w:color w:val="000000"/>
                  <w:sz w:val="18"/>
                  <w:szCs w:val="18"/>
                </w:rPr>
                <w:t>Non-comparable functions</w:t>
              </w:r>
            </w:ins>
          </w:p>
        </w:tc>
      </w:tr>
      <w:tr w:rsidR="00AB0EE2" w:rsidRPr="00322061" w14:paraId="5B617F32" w14:textId="77777777" w:rsidTr="00777313">
        <w:trPr>
          <w:trHeight w:val="20"/>
          <w:ins w:id="371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28E6467" w14:textId="019E1D53" w:rsidR="00AB0EE2" w:rsidRPr="00322061" w:rsidRDefault="00AB0EE2" w:rsidP="00AB0EE2">
            <w:pPr>
              <w:jc w:val="center"/>
              <w:rPr>
                <w:ins w:id="3718" w:author="KPMG_PQH" w:date="2026-04-07T11:25:00Z" w16du:dateUtc="2026-04-07T04:25:00Z"/>
                <w:rFonts w:ascii="Arial" w:hAnsi="Arial" w:cs="Arial"/>
                <w:color w:val="000000"/>
                <w:sz w:val="18"/>
                <w:szCs w:val="18"/>
                <w:lang w:eastAsia="en-US"/>
              </w:rPr>
            </w:pPr>
            <w:ins w:id="3719" w:author="KPMG_PQH" w:date="2026-04-07T11:25:00Z" w16du:dateUtc="2026-04-07T04:25:00Z">
              <w:r>
                <w:rPr>
                  <w:rFonts w:ascii="Arial" w:hAnsi="Arial" w:cs="Arial"/>
                  <w:sz w:val="18"/>
                  <w:szCs w:val="18"/>
                </w:rPr>
                <w:t>67</w:t>
              </w:r>
            </w:ins>
          </w:p>
        </w:tc>
        <w:tc>
          <w:tcPr>
            <w:tcW w:w="2351" w:type="pct"/>
            <w:tcBorders>
              <w:top w:val="nil"/>
              <w:left w:val="nil"/>
              <w:bottom w:val="single" w:sz="4" w:space="0" w:color="auto"/>
              <w:right w:val="single" w:sz="4" w:space="0" w:color="auto"/>
            </w:tcBorders>
            <w:vAlign w:val="center"/>
            <w:hideMark/>
          </w:tcPr>
          <w:p w14:paraId="0BAEBB4F" w14:textId="54370BF0" w:rsidR="00AB0EE2" w:rsidRPr="00322061" w:rsidRDefault="00AB0EE2" w:rsidP="00AB0EE2">
            <w:pPr>
              <w:rPr>
                <w:ins w:id="3720" w:author="KPMG_PQH" w:date="2026-04-07T11:25:00Z" w16du:dateUtc="2026-04-07T04:25:00Z"/>
                <w:rFonts w:ascii="Arial" w:hAnsi="Arial" w:cs="Arial"/>
                <w:color w:val="000000"/>
                <w:sz w:val="18"/>
                <w:szCs w:val="18"/>
                <w:lang w:eastAsia="en-US"/>
              </w:rPr>
            </w:pPr>
            <w:ins w:id="3721" w:author="KPMG_PQH" w:date="2026-04-07T11:25:00Z" w16du:dateUtc="2026-04-07T04:25:00Z">
              <w:r>
                <w:rPr>
                  <w:rFonts w:ascii="Arial" w:hAnsi="Arial" w:cs="Arial"/>
                  <w:sz w:val="18"/>
                  <w:szCs w:val="18"/>
                </w:rPr>
                <w:t>CONG TY CO PHAN TAP DOAN MPT</w:t>
              </w:r>
            </w:ins>
          </w:p>
        </w:tc>
        <w:tc>
          <w:tcPr>
            <w:tcW w:w="846" w:type="pct"/>
            <w:tcBorders>
              <w:top w:val="nil"/>
              <w:left w:val="nil"/>
              <w:bottom w:val="single" w:sz="4" w:space="0" w:color="auto"/>
              <w:right w:val="single" w:sz="4" w:space="0" w:color="auto"/>
            </w:tcBorders>
            <w:vAlign w:val="center"/>
            <w:hideMark/>
          </w:tcPr>
          <w:p w14:paraId="49546ACA" w14:textId="33E849F0" w:rsidR="00AB0EE2" w:rsidRPr="00322061" w:rsidRDefault="00AB0EE2" w:rsidP="00AB0EE2">
            <w:pPr>
              <w:jc w:val="center"/>
              <w:rPr>
                <w:ins w:id="3722" w:author="KPMG_PQH" w:date="2026-04-07T11:25:00Z" w16du:dateUtc="2026-04-07T04:25:00Z"/>
                <w:rFonts w:ascii="Arial" w:hAnsi="Arial" w:cs="Arial"/>
                <w:color w:val="000000"/>
                <w:sz w:val="18"/>
                <w:szCs w:val="18"/>
                <w:lang w:eastAsia="en-US"/>
              </w:rPr>
            </w:pPr>
            <w:ins w:id="3723" w:author="KPMG_PQH" w:date="2026-04-07T11:25:00Z" w16du:dateUtc="2026-04-07T04:25:00Z">
              <w:r>
                <w:rPr>
                  <w:rFonts w:ascii="Arial" w:hAnsi="Arial" w:cs="Arial"/>
                  <w:sz w:val="18"/>
                  <w:szCs w:val="18"/>
                </w:rPr>
                <w:t>MPT</w:t>
              </w:r>
            </w:ins>
          </w:p>
        </w:tc>
        <w:tc>
          <w:tcPr>
            <w:tcW w:w="1498" w:type="pct"/>
            <w:tcBorders>
              <w:top w:val="nil"/>
              <w:left w:val="nil"/>
              <w:bottom w:val="single" w:sz="4" w:space="0" w:color="auto"/>
              <w:right w:val="single" w:sz="4" w:space="0" w:color="auto"/>
            </w:tcBorders>
            <w:vAlign w:val="center"/>
            <w:hideMark/>
          </w:tcPr>
          <w:p w14:paraId="46919DDA" w14:textId="71949686" w:rsidR="00AB0EE2" w:rsidRPr="00322061" w:rsidRDefault="00AB0EE2" w:rsidP="00AB0EE2">
            <w:pPr>
              <w:rPr>
                <w:ins w:id="3724" w:author="KPMG_PQH" w:date="2026-04-07T11:25:00Z" w16du:dateUtc="2026-04-07T04:25:00Z"/>
                <w:rFonts w:ascii="Arial" w:hAnsi="Arial" w:cs="Arial"/>
                <w:color w:val="000000"/>
                <w:sz w:val="18"/>
                <w:szCs w:val="18"/>
                <w:lang w:eastAsia="en-US"/>
              </w:rPr>
            </w:pPr>
            <w:ins w:id="3725" w:author="KPMG_PQH" w:date="2026-04-07T11:25:00Z" w16du:dateUtc="2026-04-07T04:25:00Z">
              <w:r>
                <w:rPr>
                  <w:rFonts w:ascii="Arial" w:hAnsi="Arial" w:cs="Arial"/>
                  <w:color w:val="000000"/>
                  <w:sz w:val="18"/>
                  <w:szCs w:val="18"/>
                </w:rPr>
                <w:t>Insufficient financial data</w:t>
              </w:r>
            </w:ins>
          </w:p>
        </w:tc>
      </w:tr>
      <w:tr w:rsidR="00AB0EE2" w:rsidRPr="00322061" w14:paraId="6F070F9A" w14:textId="77777777" w:rsidTr="00777313">
        <w:trPr>
          <w:trHeight w:val="20"/>
          <w:ins w:id="372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6599A8C" w14:textId="2559EA7A" w:rsidR="00AB0EE2" w:rsidRPr="00322061" w:rsidRDefault="00AB0EE2" w:rsidP="00AB0EE2">
            <w:pPr>
              <w:jc w:val="center"/>
              <w:rPr>
                <w:ins w:id="3727" w:author="KPMG_PQH" w:date="2026-04-07T11:25:00Z" w16du:dateUtc="2026-04-07T04:25:00Z"/>
                <w:rFonts w:ascii="Arial" w:hAnsi="Arial" w:cs="Arial"/>
                <w:color w:val="000000"/>
                <w:sz w:val="18"/>
                <w:szCs w:val="18"/>
                <w:lang w:eastAsia="en-US"/>
              </w:rPr>
            </w:pPr>
            <w:ins w:id="3728" w:author="KPMG_PQH" w:date="2026-04-07T11:25:00Z" w16du:dateUtc="2026-04-07T04:25:00Z">
              <w:r>
                <w:rPr>
                  <w:rFonts w:ascii="Arial" w:hAnsi="Arial" w:cs="Arial"/>
                  <w:sz w:val="18"/>
                  <w:szCs w:val="18"/>
                </w:rPr>
                <w:t>68</w:t>
              </w:r>
            </w:ins>
          </w:p>
        </w:tc>
        <w:tc>
          <w:tcPr>
            <w:tcW w:w="2351" w:type="pct"/>
            <w:tcBorders>
              <w:top w:val="nil"/>
              <w:left w:val="nil"/>
              <w:bottom w:val="single" w:sz="4" w:space="0" w:color="auto"/>
              <w:right w:val="single" w:sz="4" w:space="0" w:color="auto"/>
            </w:tcBorders>
            <w:vAlign w:val="center"/>
            <w:hideMark/>
          </w:tcPr>
          <w:p w14:paraId="768AD096" w14:textId="5D452789" w:rsidR="00AB0EE2" w:rsidRPr="00322061" w:rsidRDefault="00AB0EE2" w:rsidP="00AB0EE2">
            <w:pPr>
              <w:rPr>
                <w:ins w:id="3729" w:author="KPMG_PQH" w:date="2026-04-07T11:25:00Z" w16du:dateUtc="2026-04-07T04:25:00Z"/>
                <w:rFonts w:ascii="Arial" w:hAnsi="Arial" w:cs="Arial"/>
                <w:color w:val="000000"/>
                <w:sz w:val="18"/>
                <w:szCs w:val="18"/>
                <w:lang w:eastAsia="en-US"/>
              </w:rPr>
            </w:pPr>
            <w:moveToRangeStart w:id="3730" w:author="KPMG_PQH" w:date="2026-04-07T11:25:00Z" w:name="move226453549"/>
            <w:moveTo w:id="3731" w:author="KPMG_PQH" w:date="2026-04-07T11:25:00Z" w16du:dateUtc="2026-04-07T04:25:00Z">
              <w:r>
                <w:rPr>
                  <w:rFonts w:ascii="Arial" w:hAnsi="Arial" w:cs="Arial"/>
                  <w:sz w:val="18"/>
                  <w:szCs w:val="18"/>
                </w:rPr>
                <w:t>CONG TY CO PHAN TAP DOAN TIEN SON THANH HOA</w:t>
              </w:r>
            </w:moveTo>
            <w:moveToRangeEnd w:id="3730"/>
          </w:p>
        </w:tc>
        <w:tc>
          <w:tcPr>
            <w:tcW w:w="846" w:type="pct"/>
            <w:tcBorders>
              <w:top w:val="nil"/>
              <w:left w:val="nil"/>
              <w:bottom w:val="single" w:sz="4" w:space="0" w:color="auto"/>
              <w:right w:val="single" w:sz="4" w:space="0" w:color="auto"/>
            </w:tcBorders>
            <w:vAlign w:val="center"/>
            <w:hideMark/>
          </w:tcPr>
          <w:p w14:paraId="467101A1" w14:textId="4D0BCAFB" w:rsidR="00AB0EE2" w:rsidRPr="00322061" w:rsidRDefault="00AB0EE2" w:rsidP="00AB0EE2">
            <w:pPr>
              <w:jc w:val="center"/>
              <w:rPr>
                <w:ins w:id="3732" w:author="KPMG_PQH" w:date="2026-04-07T11:25:00Z" w16du:dateUtc="2026-04-07T04:25:00Z"/>
                <w:rFonts w:ascii="Arial" w:hAnsi="Arial" w:cs="Arial"/>
                <w:color w:val="000000"/>
                <w:sz w:val="18"/>
                <w:szCs w:val="18"/>
                <w:lang w:eastAsia="en-US"/>
              </w:rPr>
            </w:pPr>
            <w:ins w:id="3733" w:author="KPMG_PQH" w:date="2026-04-07T11:25:00Z" w16du:dateUtc="2026-04-07T04:25:00Z">
              <w:r>
                <w:rPr>
                  <w:rFonts w:ascii="Arial" w:hAnsi="Arial" w:cs="Arial"/>
                  <w:sz w:val="18"/>
                  <w:szCs w:val="18"/>
                </w:rPr>
                <w:t>AAT</w:t>
              </w:r>
            </w:ins>
          </w:p>
        </w:tc>
        <w:tc>
          <w:tcPr>
            <w:tcW w:w="1498" w:type="pct"/>
            <w:tcBorders>
              <w:top w:val="nil"/>
              <w:left w:val="nil"/>
              <w:bottom w:val="single" w:sz="4" w:space="0" w:color="auto"/>
              <w:right w:val="single" w:sz="4" w:space="0" w:color="auto"/>
            </w:tcBorders>
            <w:vAlign w:val="center"/>
            <w:hideMark/>
          </w:tcPr>
          <w:p w14:paraId="78585022" w14:textId="638FFFEB" w:rsidR="00AB0EE2" w:rsidRPr="00322061" w:rsidRDefault="00AB0EE2" w:rsidP="00AB0EE2">
            <w:pPr>
              <w:rPr>
                <w:ins w:id="3734" w:author="KPMG_PQH" w:date="2026-04-07T11:25:00Z" w16du:dateUtc="2026-04-07T04:25:00Z"/>
                <w:rFonts w:ascii="Arial" w:hAnsi="Arial" w:cs="Arial"/>
                <w:color w:val="000000"/>
                <w:sz w:val="18"/>
                <w:szCs w:val="18"/>
                <w:lang w:eastAsia="en-US"/>
              </w:rPr>
            </w:pPr>
            <w:ins w:id="3735" w:author="KPMG_PQH" w:date="2026-04-07T11:25:00Z" w16du:dateUtc="2026-04-07T04:25:00Z">
              <w:r>
                <w:rPr>
                  <w:rFonts w:ascii="Arial" w:hAnsi="Arial" w:cs="Arial"/>
                  <w:color w:val="000000"/>
                  <w:sz w:val="18"/>
                  <w:szCs w:val="18"/>
                </w:rPr>
                <w:t>Non-comparable functions</w:t>
              </w:r>
            </w:ins>
          </w:p>
        </w:tc>
      </w:tr>
      <w:tr w:rsidR="00AB0EE2" w:rsidRPr="00322061" w14:paraId="59182973" w14:textId="77777777" w:rsidTr="00777313">
        <w:trPr>
          <w:trHeight w:val="20"/>
          <w:ins w:id="373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EE6C78" w14:textId="5BCD7CFE" w:rsidR="00AB0EE2" w:rsidRPr="00322061" w:rsidRDefault="00AB0EE2" w:rsidP="00AB0EE2">
            <w:pPr>
              <w:jc w:val="center"/>
              <w:rPr>
                <w:ins w:id="3737" w:author="KPMG_PQH" w:date="2026-04-07T11:25:00Z" w16du:dateUtc="2026-04-07T04:25:00Z"/>
                <w:rFonts w:ascii="Arial" w:hAnsi="Arial" w:cs="Arial"/>
                <w:color w:val="000000"/>
                <w:sz w:val="18"/>
                <w:szCs w:val="18"/>
                <w:lang w:eastAsia="en-US"/>
              </w:rPr>
            </w:pPr>
            <w:ins w:id="3738" w:author="KPMG_PQH" w:date="2026-04-07T11:25:00Z" w16du:dateUtc="2026-04-07T04:25:00Z">
              <w:r>
                <w:rPr>
                  <w:rFonts w:ascii="Arial" w:hAnsi="Arial" w:cs="Arial"/>
                  <w:sz w:val="18"/>
                  <w:szCs w:val="18"/>
                </w:rPr>
                <w:t>69</w:t>
              </w:r>
            </w:ins>
          </w:p>
        </w:tc>
        <w:tc>
          <w:tcPr>
            <w:tcW w:w="2351" w:type="pct"/>
            <w:tcBorders>
              <w:top w:val="nil"/>
              <w:left w:val="nil"/>
              <w:bottom w:val="single" w:sz="4" w:space="0" w:color="auto"/>
              <w:right w:val="single" w:sz="4" w:space="0" w:color="auto"/>
            </w:tcBorders>
            <w:vAlign w:val="center"/>
            <w:hideMark/>
          </w:tcPr>
          <w:p w14:paraId="61C43C97" w14:textId="5AC96A34" w:rsidR="00AB0EE2" w:rsidRPr="00322061" w:rsidRDefault="00AB0EE2" w:rsidP="00AB0EE2">
            <w:pPr>
              <w:rPr>
                <w:ins w:id="3739" w:author="KPMG_PQH" w:date="2026-04-07T11:25:00Z" w16du:dateUtc="2026-04-07T04:25:00Z"/>
                <w:rFonts w:ascii="Arial" w:hAnsi="Arial" w:cs="Arial"/>
                <w:color w:val="000000"/>
                <w:sz w:val="18"/>
                <w:szCs w:val="18"/>
                <w:lang w:eastAsia="en-US"/>
              </w:rPr>
            </w:pPr>
            <w:moveToRangeStart w:id="3740" w:author="KPMG_PQH" w:date="2026-04-07T11:25:00Z" w:name="move226453550"/>
            <w:moveTo w:id="3741" w:author="KPMG_PQH" w:date="2026-04-07T11:25:00Z" w16du:dateUtc="2026-04-07T04:25:00Z">
              <w:r>
                <w:rPr>
                  <w:rFonts w:ascii="Arial" w:hAnsi="Arial" w:cs="Arial"/>
                  <w:sz w:val="18"/>
                  <w:szCs w:val="18"/>
                </w:rPr>
                <w:t>CONG TY CO PHAN THAIHOLDINGS</w:t>
              </w:r>
            </w:moveTo>
            <w:moveToRangeEnd w:id="3740"/>
          </w:p>
        </w:tc>
        <w:tc>
          <w:tcPr>
            <w:tcW w:w="846" w:type="pct"/>
            <w:tcBorders>
              <w:top w:val="nil"/>
              <w:left w:val="nil"/>
              <w:bottom w:val="single" w:sz="4" w:space="0" w:color="auto"/>
              <w:right w:val="single" w:sz="4" w:space="0" w:color="auto"/>
            </w:tcBorders>
            <w:vAlign w:val="center"/>
            <w:hideMark/>
          </w:tcPr>
          <w:p w14:paraId="40555694" w14:textId="13CE20F4" w:rsidR="00AB0EE2" w:rsidRPr="00322061" w:rsidRDefault="00AB0EE2" w:rsidP="00AB0EE2">
            <w:pPr>
              <w:jc w:val="center"/>
              <w:rPr>
                <w:ins w:id="3742" w:author="KPMG_PQH" w:date="2026-04-07T11:25:00Z" w16du:dateUtc="2026-04-07T04:25:00Z"/>
                <w:rFonts w:ascii="Arial" w:hAnsi="Arial" w:cs="Arial"/>
                <w:color w:val="000000"/>
                <w:sz w:val="18"/>
                <w:szCs w:val="18"/>
                <w:lang w:eastAsia="en-US"/>
              </w:rPr>
            </w:pPr>
            <w:ins w:id="3743" w:author="KPMG_PQH" w:date="2026-04-07T11:25:00Z" w16du:dateUtc="2026-04-07T04:25:00Z">
              <w:r>
                <w:rPr>
                  <w:rFonts w:ascii="Arial" w:hAnsi="Arial" w:cs="Arial"/>
                  <w:sz w:val="18"/>
                  <w:szCs w:val="18"/>
                </w:rPr>
                <w:t>THD</w:t>
              </w:r>
            </w:ins>
          </w:p>
        </w:tc>
        <w:tc>
          <w:tcPr>
            <w:tcW w:w="1498" w:type="pct"/>
            <w:tcBorders>
              <w:top w:val="nil"/>
              <w:left w:val="nil"/>
              <w:bottom w:val="single" w:sz="4" w:space="0" w:color="auto"/>
              <w:right w:val="single" w:sz="4" w:space="0" w:color="auto"/>
            </w:tcBorders>
            <w:vAlign w:val="center"/>
            <w:hideMark/>
          </w:tcPr>
          <w:p w14:paraId="24E750EC" w14:textId="673E1C4B" w:rsidR="00AB0EE2" w:rsidRPr="00322061" w:rsidRDefault="00AB0EE2" w:rsidP="00AB0EE2">
            <w:pPr>
              <w:rPr>
                <w:ins w:id="3744" w:author="KPMG_PQH" w:date="2026-04-07T11:25:00Z" w16du:dateUtc="2026-04-07T04:25:00Z"/>
                <w:rFonts w:ascii="Arial" w:hAnsi="Arial" w:cs="Arial"/>
                <w:color w:val="000000"/>
                <w:sz w:val="18"/>
                <w:szCs w:val="18"/>
                <w:lang w:eastAsia="en-US"/>
              </w:rPr>
            </w:pPr>
            <w:ins w:id="3745" w:author="KPMG_PQH" w:date="2026-04-07T11:25:00Z" w16du:dateUtc="2026-04-07T04:25:00Z">
              <w:r>
                <w:rPr>
                  <w:rFonts w:ascii="Arial" w:hAnsi="Arial" w:cs="Arial"/>
                  <w:color w:val="000000"/>
                  <w:sz w:val="18"/>
                  <w:szCs w:val="18"/>
                </w:rPr>
                <w:t>Non-comparable functions</w:t>
              </w:r>
            </w:ins>
          </w:p>
        </w:tc>
      </w:tr>
      <w:tr w:rsidR="00AB0EE2" w:rsidRPr="00322061" w14:paraId="75BB1BB4" w14:textId="77777777" w:rsidTr="00777313">
        <w:trPr>
          <w:trHeight w:val="20"/>
          <w:ins w:id="374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EFB1811" w14:textId="55512D2A" w:rsidR="00AB0EE2" w:rsidRPr="00322061" w:rsidRDefault="00AB0EE2" w:rsidP="00AB0EE2">
            <w:pPr>
              <w:jc w:val="center"/>
              <w:rPr>
                <w:ins w:id="3747" w:author="KPMG_PQH" w:date="2026-04-07T11:25:00Z" w16du:dateUtc="2026-04-07T04:25:00Z"/>
                <w:rFonts w:ascii="Arial" w:hAnsi="Arial" w:cs="Arial"/>
                <w:color w:val="000000"/>
                <w:sz w:val="18"/>
                <w:szCs w:val="18"/>
                <w:lang w:eastAsia="en-US"/>
              </w:rPr>
            </w:pPr>
            <w:ins w:id="3748" w:author="KPMG_PQH" w:date="2026-04-07T11:25:00Z" w16du:dateUtc="2026-04-07T04:25:00Z">
              <w:r>
                <w:rPr>
                  <w:rFonts w:ascii="Arial" w:hAnsi="Arial" w:cs="Arial"/>
                  <w:sz w:val="18"/>
                  <w:szCs w:val="18"/>
                </w:rPr>
                <w:t>70</w:t>
              </w:r>
            </w:ins>
          </w:p>
        </w:tc>
        <w:tc>
          <w:tcPr>
            <w:tcW w:w="2351" w:type="pct"/>
            <w:tcBorders>
              <w:top w:val="nil"/>
              <w:left w:val="nil"/>
              <w:bottom w:val="single" w:sz="4" w:space="0" w:color="auto"/>
              <w:right w:val="single" w:sz="4" w:space="0" w:color="auto"/>
            </w:tcBorders>
            <w:vAlign w:val="center"/>
            <w:hideMark/>
          </w:tcPr>
          <w:p w14:paraId="51D6FE3F" w14:textId="4513E6CA" w:rsidR="00AB0EE2" w:rsidRPr="00322061" w:rsidRDefault="00AB0EE2" w:rsidP="00AB0EE2">
            <w:pPr>
              <w:rPr>
                <w:ins w:id="3749" w:author="KPMG_PQH" w:date="2026-04-07T11:25:00Z" w16du:dateUtc="2026-04-07T04:25:00Z"/>
                <w:rFonts w:ascii="Arial" w:hAnsi="Arial" w:cs="Arial"/>
                <w:color w:val="000000"/>
                <w:sz w:val="18"/>
                <w:szCs w:val="18"/>
                <w:lang w:eastAsia="en-US"/>
              </w:rPr>
            </w:pPr>
            <w:ins w:id="3750" w:author="KPMG_PQH" w:date="2026-04-07T11:25:00Z" w16du:dateUtc="2026-04-07T04:25:00Z">
              <w:r>
                <w:rPr>
                  <w:rFonts w:ascii="Arial" w:hAnsi="Arial" w:cs="Arial"/>
                  <w:sz w:val="18"/>
                  <w:szCs w:val="18"/>
                </w:rPr>
                <w:t>CONG TY CO PHAN THE GIOI SO</w:t>
              </w:r>
            </w:ins>
          </w:p>
        </w:tc>
        <w:tc>
          <w:tcPr>
            <w:tcW w:w="846" w:type="pct"/>
            <w:tcBorders>
              <w:top w:val="nil"/>
              <w:left w:val="nil"/>
              <w:bottom w:val="single" w:sz="4" w:space="0" w:color="auto"/>
              <w:right w:val="single" w:sz="4" w:space="0" w:color="auto"/>
            </w:tcBorders>
            <w:vAlign w:val="center"/>
            <w:hideMark/>
          </w:tcPr>
          <w:p w14:paraId="3FE487F6" w14:textId="698D60F1" w:rsidR="00AB0EE2" w:rsidRPr="00322061" w:rsidRDefault="00AB0EE2" w:rsidP="00AB0EE2">
            <w:pPr>
              <w:jc w:val="center"/>
              <w:rPr>
                <w:ins w:id="3751" w:author="KPMG_PQH" w:date="2026-04-07T11:25:00Z" w16du:dateUtc="2026-04-07T04:25:00Z"/>
                <w:rFonts w:ascii="Arial" w:hAnsi="Arial" w:cs="Arial"/>
                <w:color w:val="000000"/>
                <w:sz w:val="18"/>
                <w:szCs w:val="18"/>
                <w:lang w:eastAsia="en-US"/>
              </w:rPr>
            </w:pPr>
            <w:ins w:id="375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D40B060" w14:textId="2646A5C1" w:rsidR="00AB0EE2" w:rsidRPr="00322061" w:rsidRDefault="00AB0EE2" w:rsidP="00AB0EE2">
            <w:pPr>
              <w:rPr>
                <w:ins w:id="3753" w:author="KPMG_PQH" w:date="2026-04-07T11:25:00Z" w16du:dateUtc="2026-04-07T04:25:00Z"/>
                <w:rFonts w:ascii="Arial" w:hAnsi="Arial" w:cs="Arial"/>
                <w:color w:val="000000"/>
                <w:sz w:val="18"/>
                <w:szCs w:val="18"/>
                <w:lang w:eastAsia="en-US"/>
              </w:rPr>
            </w:pPr>
            <w:ins w:id="3754" w:author="KPMG_PQH" w:date="2026-04-07T11:25:00Z" w16du:dateUtc="2026-04-07T04:25:00Z">
              <w:r>
                <w:rPr>
                  <w:rFonts w:ascii="Arial" w:hAnsi="Arial" w:cs="Arial"/>
                  <w:color w:val="000000"/>
                  <w:sz w:val="18"/>
                  <w:szCs w:val="18"/>
                </w:rPr>
                <w:t>Continuous loss making</w:t>
              </w:r>
            </w:ins>
          </w:p>
        </w:tc>
      </w:tr>
      <w:tr w:rsidR="00AB0EE2" w:rsidRPr="00322061" w14:paraId="7C7BBADC" w14:textId="77777777" w:rsidTr="00777313">
        <w:trPr>
          <w:trHeight w:val="20"/>
          <w:ins w:id="375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622B783" w14:textId="77E839BB" w:rsidR="00AB0EE2" w:rsidRPr="00322061" w:rsidRDefault="00AB0EE2" w:rsidP="00AB0EE2">
            <w:pPr>
              <w:jc w:val="center"/>
              <w:rPr>
                <w:ins w:id="3756" w:author="KPMG_PQH" w:date="2026-04-07T11:25:00Z" w16du:dateUtc="2026-04-07T04:25:00Z"/>
                <w:rFonts w:ascii="Arial" w:hAnsi="Arial" w:cs="Arial"/>
                <w:color w:val="000000"/>
                <w:sz w:val="18"/>
                <w:szCs w:val="18"/>
                <w:lang w:eastAsia="en-US"/>
              </w:rPr>
            </w:pPr>
            <w:ins w:id="3757" w:author="KPMG_PQH" w:date="2026-04-07T11:25:00Z" w16du:dateUtc="2026-04-07T04:25:00Z">
              <w:r>
                <w:rPr>
                  <w:rFonts w:ascii="Arial" w:hAnsi="Arial" w:cs="Arial"/>
                  <w:sz w:val="18"/>
                  <w:szCs w:val="18"/>
                </w:rPr>
                <w:t>71</w:t>
              </w:r>
            </w:ins>
          </w:p>
        </w:tc>
        <w:tc>
          <w:tcPr>
            <w:tcW w:w="2351" w:type="pct"/>
            <w:tcBorders>
              <w:top w:val="nil"/>
              <w:left w:val="nil"/>
              <w:bottom w:val="single" w:sz="4" w:space="0" w:color="auto"/>
              <w:right w:val="single" w:sz="4" w:space="0" w:color="auto"/>
            </w:tcBorders>
            <w:vAlign w:val="center"/>
            <w:hideMark/>
          </w:tcPr>
          <w:p w14:paraId="1CE6DE74" w14:textId="2C7B1428" w:rsidR="00AB0EE2" w:rsidRPr="00322061" w:rsidRDefault="00AB0EE2" w:rsidP="00AB0EE2">
            <w:pPr>
              <w:rPr>
                <w:ins w:id="3758" w:author="KPMG_PQH" w:date="2026-04-07T11:25:00Z" w16du:dateUtc="2026-04-07T04:25:00Z"/>
                <w:rFonts w:ascii="Arial" w:hAnsi="Arial" w:cs="Arial"/>
                <w:color w:val="000000"/>
                <w:sz w:val="18"/>
                <w:szCs w:val="18"/>
                <w:lang w:eastAsia="en-US"/>
              </w:rPr>
            </w:pPr>
            <w:ins w:id="3759" w:author="KPMG_PQH" w:date="2026-04-07T11:25:00Z" w16du:dateUtc="2026-04-07T04:25:00Z">
              <w:r>
                <w:rPr>
                  <w:rFonts w:ascii="Arial" w:hAnsi="Arial" w:cs="Arial"/>
                  <w:sz w:val="18"/>
                  <w:szCs w:val="18"/>
                </w:rPr>
                <w:t>CONG TY CO PHAN THE THAO WIN</w:t>
              </w:r>
            </w:ins>
          </w:p>
        </w:tc>
        <w:tc>
          <w:tcPr>
            <w:tcW w:w="846" w:type="pct"/>
            <w:tcBorders>
              <w:top w:val="nil"/>
              <w:left w:val="nil"/>
              <w:bottom w:val="single" w:sz="4" w:space="0" w:color="auto"/>
              <w:right w:val="single" w:sz="4" w:space="0" w:color="auto"/>
            </w:tcBorders>
            <w:vAlign w:val="center"/>
            <w:hideMark/>
          </w:tcPr>
          <w:p w14:paraId="5FF0D504" w14:textId="6FB884BB" w:rsidR="00AB0EE2" w:rsidRPr="00322061" w:rsidRDefault="00AB0EE2" w:rsidP="00AB0EE2">
            <w:pPr>
              <w:jc w:val="center"/>
              <w:rPr>
                <w:ins w:id="3760" w:author="KPMG_PQH" w:date="2026-04-07T11:25:00Z" w16du:dateUtc="2026-04-07T04:25:00Z"/>
                <w:rFonts w:ascii="Arial" w:hAnsi="Arial" w:cs="Arial"/>
                <w:color w:val="000000"/>
                <w:sz w:val="18"/>
                <w:szCs w:val="18"/>
                <w:lang w:eastAsia="en-US"/>
              </w:rPr>
            </w:pPr>
            <w:ins w:id="376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528E23B" w14:textId="7956EEBE" w:rsidR="00AB0EE2" w:rsidRPr="00322061" w:rsidRDefault="00AB0EE2" w:rsidP="00AB0EE2">
            <w:pPr>
              <w:rPr>
                <w:ins w:id="3762" w:author="KPMG_PQH" w:date="2026-04-07T11:25:00Z" w16du:dateUtc="2026-04-07T04:25:00Z"/>
                <w:rFonts w:ascii="Arial" w:hAnsi="Arial" w:cs="Arial"/>
                <w:color w:val="000000"/>
                <w:sz w:val="18"/>
                <w:szCs w:val="18"/>
                <w:lang w:eastAsia="en-US"/>
              </w:rPr>
            </w:pPr>
            <w:ins w:id="3763" w:author="KPMG_PQH" w:date="2026-04-07T11:25:00Z" w16du:dateUtc="2026-04-07T04:25:00Z">
              <w:r>
                <w:rPr>
                  <w:rFonts w:ascii="Arial" w:hAnsi="Arial" w:cs="Arial"/>
                  <w:color w:val="000000"/>
                  <w:sz w:val="18"/>
                  <w:szCs w:val="18"/>
                </w:rPr>
                <w:t>Insufficient financial data</w:t>
              </w:r>
            </w:ins>
          </w:p>
        </w:tc>
      </w:tr>
      <w:tr w:rsidR="00AB0EE2" w:rsidRPr="00322061" w14:paraId="08A3A095" w14:textId="77777777" w:rsidTr="00777313">
        <w:trPr>
          <w:trHeight w:val="20"/>
          <w:ins w:id="376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1BC8A6D" w14:textId="251F00E3" w:rsidR="00AB0EE2" w:rsidRPr="00322061" w:rsidRDefault="00AB0EE2" w:rsidP="00AB0EE2">
            <w:pPr>
              <w:jc w:val="center"/>
              <w:rPr>
                <w:ins w:id="3765" w:author="KPMG_PQH" w:date="2026-04-07T11:25:00Z" w16du:dateUtc="2026-04-07T04:25:00Z"/>
                <w:rFonts w:ascii="Arial" w:hAnsi="Arial" w:cs="Arial"/>
                <w:color w:val="000000"/>
                <w:sz w:val="18"/>
                <w:szCs w:val="18"/>
                <w:lang w:eastAsia="en-US"/>
              </w:rPr>
            </w:pPr>
            <w:ins w:id="3766" w:author="KPMG_PQH" w:date="2026-04-07T11:25:00Z" w16du:dateUtc="2026-04-07T04:25:00Z">
              <w:r>
                <w:rPr>
                  <w:rFonts w:ascii="Arial" w:hAnsi="Arial" w:cs="Arial"/>
                  <w:sz w:val="18"/>
                  <w:szCs w:val="18"/>
                </w:rPr>
                <w:t>72</w:t>
              </w:r>
            </w:ins>
          </w:p>
        </w:tc>
        <w:tc>
          <w:tcPr>
            <w:tcW w:w="2351" w:type="pct"/>
            <w:tcBorders>
              <w:top w:val="nil"/>
              <w:left w:val="nil"/>
              <w:bottom w:val="single" w:sz="4" w:space="0" w:color="auto"/>
              <w:right w:val="single" w:sz="4" w:space="0" w:color="auto"/>
            </w:tcBorders>
            <w:vAlign w:val="center"/>
            <w:hideMark/>
          </w:tcPr>
          <w:p w14:paraId="29173EDB" w14:textId="75706A47" w:rsidR="00AB0EE2" w:rsidRPr="00322061" w:rsidRDefault="00AB0EE2" w:rsidP="00AB0EE2">
            <w:pPr>
              <w:rPr>
                <w:ins w:id="3767" w:author="KPMG_PQH" w:date="2026-04-07T11:25:00Z" w16du:dateUtc="2026-04-07T04:25:00Z"/>
                <w:rFonts w:ascii="Arial" w:hAnsi="Arial" w:cs="Arial"/>
                <w:color w:val="000000"/>
                <w:sz w:val="18"/>
                <w:szCs w:val="18"/>
                <w:lang w:eastAsia="en-US"/>
              </w:rPr>
            </w:pPr>
            <w:moveToRangeStart w:id="3768" w:author="KPMG_PQH" w:date="2026-04-07T11:25:00Z" w:name="move226453551"/>
            <w:moveTo w:id="3769" w:author="KPMG_PQH" w:date="2026-04-07T11:25:00Z" w16du:dateUtc="2026-04-07T04:25:00Z">
              <w:r>
                <w:rPr>
                  <w:rFonts w:ascii="Arial" w:hAnsi="Arial" w:cs="Arial"/>
                  <w:sz w:val="18"/>
                  <w:szCs w:val="18"/>
                </w:rPr>
                <w:t>CONG TY CO PHAN THUONG MAI DICH VU THOI TRANG HA NOI</w:t>
              </w:r>
            </w:moveTo>
            <w:moveToRangeEnd w:id="3768"/>
          </w:p>
        </w:tc>
        <w:tc>
          <w:tcPr>
            <w:tcW w:w="846" w:type="pct"/>
            <w:tcBorders>
              <w:top w:val="nil"/>
              <w:left w:val="nil"/>
              <w:bottom w:val="single" w:sz="4" w:space="0" w:color="auto"/>
              <w:right w:val="single" w:sz="4" w:space="0" w:color="auto"/>
            </w:tcBorders>
            <w:vAlign w:val="center"/>
            <w:hideMark/>
          </w:tcPr>
          <w:p w14:paraId="7BD3276E" w14:textId="3B5E7D64" w:rsidR="00AB0EE2" w:rsidRPr="00322061" w:rsidRDefault="00AB0EE2" w:rsidP="00AB0EE2">
            <w:pPr>
              <w:jc w:val="center"/>
              <w:rPr>
                <w:ins w:id="3770" w:author="KPMG_PQH" w:date="2026-04-07T11:25:00Z" w16du:dateUtc="2026-04-07T04:25:00Z"/>
                <w:rFonts w:ascii="Arial" w:hAnsi="Arial" w:cs="Arial"/>
                <w:color w:val="000000"/>
                <w:sz w:val="18"/>
                <w:szCs w:val="18"/>
                <w:lang w:eastAsia="en-US"/>
              </w:rPr>
            </w:pPr>
            <w:ins w:id="3771" w:author="KPMG_PQH" w:date="2026-04-07T11:25:00Z" w16du:dateUtc="2026-04-07T04:25:00Z">
              <w:r>
                <w:rPr>
                  <w:rFonts w:ascii="Arial" w:hAnsi="Arial" w:cs="Arial"/>
                  <w:sz w:val="18"/>
                  <w:szCs w:val="18"/>
                </w:rPr>
                <w:t>HFS</w:t>
              </w:r>
            </w:ins>
          </w:p>
        </w:tc>
        <w:tc>
          <w:tcPr>
            <w:tcW w:w="1498" w:type="pct"/>
            <w:tcBorders>
              <w:top w:val="nil"/>
              <w:left w:val="nil"/>
              <w:bottom w:val="single" w:sz="4" w:space="0" w:color="auto"/>
              <w:right w:val="single" w:sz="4" w:space="0" w:color="auto"/>
            </w:tcBorders>
            <w:vAlign w:val="center"/>
            <w:hideMark/>
          </w:tcPr>
          <w:p w14:paraId="6E9C98ED" w14:textId="3833A8E1" w:rsidR="00AB0EE2" w:rsidRPr="00322061" w:rsidRDefault="00AB0EE2" w:rsidP="00AB0EE2">
            <w:pPr>
              <w:rPr>
                <w:ins w:id="3772" w:author="KPMG_PQH" w:date="2026-04-07T11:25:00Z" w16du:dateUtc="2026-04-07T04:25:00Z"/>
                <w:rFonts w:ascii="Arial" w:hAnsi="Arial" w:cs="Arial"/>
                <w:color w:val="000000"/>
                <w:sz w:val="18"/>
                <w:szCs w:val="18"/>
                <w:lang w:eastAsia="en-US"/>
              </w:rPr>
            </w:pPr>
            <w:ins w:id="3773" w:author="KPMG_PQH" w:date="2026-04-07T11:25:00Z" w16du:dateUtc="2026-04-07T04:25:00Z">
              <w:r>
                <w:rPr>
                  <w:rFonts w:ascii="Arial" w:hAnsi="Arial" w:cs="Arial"/>
                  <w:color w:val="000000"/>
                  <w:sz w:val="18"/>
                  <w:szCs w:val="18"/>
                </w:rPr>
                <w:t>Continuous loss making</w:t>
              </w:r>
            </w:ins>
          </w:p>
        </w:tc>
      </w:tr>
      <w:tr w:rsidR="00AB0EE2" w:rsidRPr="00322061" w14:paraId="0763F848" w14:textId="77777777" w:rsidTr="00777313">
        <w:trPr>
          <w:trHeight w:val="20"/>
          <w:ins w:id="377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541793" w14:textId="00F3CB64" w:rsidR="00AB0EE2" w:rsidRPr="00322061" w:rsidRDefault="00AB0EE2" w:rsidP="00AB0EE2">
            <w:pPr>
              <w:jc w:val="center"/>
              <w:rPr>
                <w:ins w:id="3775" w:author="KPMG_PQH" w:date="2026-04-07T11:25:00Z" w16du:dateUtc="2026-04-07T04:25:00Z"/>
                <w:rFonts w:ascii="Arial" w:hAnsi="Arial" w:cs="Arial"/>
                <w:color w:val="000000"/>
                <w:sz w:val="18"/>
                <w:szCs w:val="18"/>
                <w:lang w:eastAsia="en-US"/>
              </w:rPr>
            </w:pPr>
            <w:ins w:id="3776" w:author="KPMG_PQH" w:date="2026-04-07T11:25:00Z" w16du:dateUtc="2026-04-07T04:25:00Z">
              <w:r>
                <w:rPr>
                  <w:rFonts w:ascii="Arial" w:hAnsi="Arial" w:cs="Arial"/>
                  <w:sz w:val="18"/>
                  <w:szCs w:val="18"/>
                </w:rPr>
                <w:t>73</w:t>
              </w:r>
            </w:ins>
          </w:p>
        </w:tc>
        <w:tc>
          <w:tcPr>
            <w:tcW w:w="2351" w:type="pct"/>
            <w:tcBorders>
              <w:top w:val="nil"/>
              <w:left w:val="nil"/>
              <w:bottom w:val="single" w:sz="4" w:space="0" w:color="auto"/>
              <w:right w:val="single" w:sz="4" w:space="0" w:color="auto"/>
            </w:tcBorders>
            <w:vAlign w:val="center"/>
            <w:hideMark/>
          </w:tcPr>
          <w:p w14:paraId="1D1912A9" w14:textId="3E6FC9B0" w:rsidR="00AB0EE2" w:rsidRPr="00322061" w:rsidRDefault="00AB0EE2" w:rsidP="00AB0EE2">
            <w:pPr>
              <w:rPr>
                <w:ins w:id="3777" w:author="KPMG_PQH" w:date="2026-04-07T11:25:00Z" w16du:dateUtc="2026-04-07T04:25:00Z"/>
                <w:rFonts w:ascii="Arial" w:hAnsi="Arial" w:cs="Arial"/>
                <w:color w:val="000000"/>
                <w:sz w:val="18"/>
                <w:szCs w:val="18"/>
                <w:lang w:eastAsia="en-US"/>
              </w:rPr>
            </w:pPr>
            <w:ins w:id="3778" w:author="KPMG_PQH" w:date="2026-04-07T11:25:00Z" w16du:dateUtc="2026-04-07T04:25:00Z">
              <w:r>
                <w:rPr>
                  <w:rFonts w:ascii="Arial" w:hAnsi="Arial" w:cs="Arial"/>
                  <w:sz w:val="18"/>
                  <w:szCs w:val="18"/>
                </w:rPr>
                <w:t>CONG TY CO PHAN THUONG MAI VA DICH VU BINH LIEU</w:t>
              </w:r>
            </w:ins>
          </w:p>
        </w:tc>
        <w:tc>
          <w:tcPr>
            <w:tcW w:w="846" w:type="pct"/>
            <w:tcBorders>
              <w:top w:val="nil"/>
              <w:left w:val="nil"/>
              <w:bottom w:val="single" w:sz="4" w:space="0" w:color="auto"/>
              <w:right w:val="single" w:sz="4" w:space="0" w:color="auto"/>
            </w:tcBorders>
            <w:vAlign w:val="center"/>
            <w:hideMark/>
          </w:tcPr>
          <w:p w14:paraId="65ED8FF8" w14:textId="4C345AA8" w:rsidR="00AB0EE2" w:rsidRPr="00322061" w:rsidRDefault="00AB0EE2" w:rsidP="00AB0EE2">
            <w:pPr>
              <w:jc w:val="center"/>
              <w:rPr>
                <w:ins w:id="3779" w:author="KPMG_PQH" w:date="2026-04-07T11:25:00Z" w16du:dateUtc="2026-04-07T04:25:00Z"/>
                <w:rFonts w:ascii="Arial" w:hAnsi="Arial" w:cs="Arial"/>
                <w:color w:val="000000"/>
                <w:sz w:val="18"/>
                <w:szCs w:val="18"/>
                <w:lang w:eastAsia="en-US"/>
              </w:rPr>
            </w:pPr>
            <w:ins w:id="378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5B90E3C" w14:textId="3F9A073C" w:rsidR="00AB0EE2" w:rsidRPr="00322061" w:rsidRDefault="00AB0EE2" w:rsidP="00AB0EE2">
            <w:pPr>
              <w:rPr>
                <w:ins w:id="3781" w:author="KPMG_PQH" w:date="2026-04-07T11:25:00Z" w16du:dateUtc="2026-04-07T04:25:00Z"/>
                <w:rFonts w:ascii="Arial" w:hAnsi="Arial" w:cs="Arial"/>
                <w:color w:val="000000"/>
                <w:sz w:val="18"/>
                <w:szCs w:val="18"/>
                <w:lang w:eastAsia="en-US"/>
              </w:rPr>
            </w:pPr>
            <w:ins w:id="3782" w:author="KPMG_PQH" w:date="2026-04-07T11:25:00Z" w16du:dateUtc="2026-04-07T04:25:00Z">
              <w:r>
                <w:rPr>
                  <w:rFonts w:ascii="Arial" w:hAnsi="Arial" w:cs="Arial"/>
                  <w:color w:val="000000"/>
                  <w:sz w:val="18"/>
                  <w:szCs w:val="18"/>
                </w:rPr>
                <w:t>Non-comparable functions</w:t>
              </w:r>
            </w:ins>
          </w:p>
        </w:tc>
      </w:tr>
      <w:tr w:rsidR="00AB0EE2" w:rsidRPr="00322061" w14:paraId="27E5C5A0" w14:textId="77777777" w:rsidTr="00777313">
        <w:trPr>
          <w:trHeight w:val="20"/>
          <w:ins w:id="378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1388586" w14:textId="0F0AA50C" w:rsidR="00AB0EE2" w:rsidRPr="00322061" w:rsidRDefault="00AB0EE2" w:rsidP="00AB0EE2">
            <w:pPr>
              <w:jc w:val="center"/>
              <w:rPr>
                <w:ins w:id="3784" w:author="KPMG_PQH" w:date="2026-04-07T11:25:00Z" w16du:dateUtc="2026-04-07T04:25:00Z"/>
                <w:rFonts w:ascii="Arial" w:hAnsi="Arial" w:cs="Arial"/>
                <w:color w:val="000000"/>
                <w:sz w:val="18"/>
                <w:szCs w:val="18"/>
                <w:lang w:eastAsia="en-US"/>
              </w:rPr>
            </w:pPr>
            <w:ins w:id="3785" w:author="KPMG_PQH" w:date="2026-04-07T11:25:00Z" w16du:dateUtc="2026-04-07T04:25:00Z">
              <w:r>
                <w:rPr>
                  <w:rFonts w:ascii="Arial" w:hAnsi="Arial" w:cs="Arial"/>
                  <w:sz w:val="18"/>
                  <w:szCs w:val="18"/>
                </w:rPr>
                <w:t>74</w:t>
              </w:r>
            </w:ins>
          </w:p>
        </w:tc>
        <w:tc>
          <w:tcPr>
            <w:tcW w:w="2351" w:type="pct"/>
            <w:tcBorders>
              <w:top w:val="nil"/>
              <w:left w:val="nil"/>
              <w:bottom w:val="single" w:sz="4" w:space="0" w:color="auto"/>
              <w:right w:val="single" w:sz="4" w:space="0" w:color="auto"/>
            </w:tcBorders>
            <w:vAlign w:val="center"/>
            <w:hideMark/>
          </w:tcPr>
          <w:p w14:paraId="10673555" w14:textId="5CF60DB9" w:rsidR="00AB0EE2" w:rsidRPr="00322061" w:rsidRDefault="00AB0EE2" w:rsidP="00AB0EE2">
            <w:pPr>
              <w:rPr>
                <w:ins w:id="3786" w:author="KPMG_PQH" w:date="2026-04-07T11:25:00Z" w16du:dateUtc="2026-04-07T04:25:00Z"/>
                <w:rFonts w:ascii="Arial" w:hAnsi="Arial" w:cs="Arial"/>
                <w:color w:val="000000"/>
                <w:sz w:val="18"/>
                <w:szCs w:val="18"/>
                <w:lang w:eastAsia="en-US"/>
              </w:rPr>
            </w:pPr>
            <w:ins w:id="3787" w:author="KPMG_PQH" w:date="2026-04-07T11:25:00Z" w16du:dateUtc="2026-04-07T04:25:00Z">
              <w:r>
                <w:rPr>
                  <w:rFonts w:ascii="Arial" w:hAnsi="Arial" w:cs="Arial"/>
                  <w:sz w:val="18"/>
                  <w:szCs w:val="18"/>
                </w:rPr>
                <w:t>CONG TY CO PHAN THUONG MAI VA MOI TRUONG MINH NGOC</w:t>
              </w:r>
            </w:ins>
          </w:p>
        </w:tc>
        <w:tc>
          <w:tcPr>
            <w:tcW w:w="846" w:type="pct"/>
            <w:tcBorders>
              <w:top w:val="nil"/>
              <w:left w:val="nil"/>
              <w:bottom w:val="single" w:sz="4" w:space="0" w:color="auto"/>
              <w:right w:val="single" w:sz="4" w:space="0" w:color="auto"/>
            </w:tcBorders>
            <w:vAlign w:val="center"/>
            <w:hideMark/>
          </w:tcPr>
          <w:p w14:paraId="6275B493" w14:textId="57E868B3" w:rsidR="00AB0EE2" w:rsidRPr="00322061" w:rsidRDefault="00AB0EE2" w:rsidP="00AB0EE2">
            <w:pPr>
              <w:jc w:val="center"/>
              <w:rPr>
                <w:ins w:id="3788" w:author="KPMG_PQH" w:date="2026-04-07T11:25:00Z" w16du:dateUtc="2026-04-07T04:25:00Z"/>
                <w:rFonts w:ascii="Arial" w:hAnsi="Arial" w:cs="Arial"/>
                <w:color w:val="000000"/>
                <w:sz w:val="18"/>
                <w:szCs w:val="18"/>
                <w:lang w:eastAsia="en-US"/>
              </w:rPr>
            </w:pPr>
            <w:ins w:id="378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89D5C2B" w14:textId="11CB1302" w:rsidR="00AB0EE2" w:rsidRPr="00322061" w:rsidRDefault="00AB0EE2" w:rsidP="00AB0EE2">
            <w:pPr>
              <w:rPr>
                <w:ins w:id="3790" w:author="KPMG_PQH" w:date="2026-04-07T11:25:00Z" w16du:dateUtc="2026-04-07T04:25:00Z"/>
                <w:rFonts w:ascii="Arial" w:hAnsi="Arial" w:cs="Arial"/>
                <w:color w:val="000000"/>
                <w:sz w:val="18"/>
                <w:szCs w:val="18"/>
                <w:lang w:eastAsia="en-US"/>
              </w:rPr>
            </w:pPr>
            <w:ins w:id="3791" w:author="KPMG_PQH" w:date="2026-04-07T11:25:00Z" w16du:dateUtc="2026-04-07T04:25:00Z">
              <w:r>
                <w:rPr>
                  <w:rFonts w:ascii="Arial" w:hAnsi="Arial" w:cs="Arial"/>
                  <w:color w:val="000000"/>
                  <w:sz w:val="18"/>
                  <w:szCs w:val="18"/>
                </w:rPr>
                <w:t>Insufficient financial data</w:t>
              </w:r>
            </w:ins>
          </w:p>
        </w:tc>
      </w:tr>
      <w:tr w:rsidR="00AB0EE2" w:rsidRPr="00322061" w14:paraId="1B74DA91" w14:textId="77777777" w:rsidTr="00777313">
        <w:trPr>
          <w:trHeight w:val="20"/>
          <w:ins w:id="379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4DB4319" w14:textId="712F3193" w:rsidR="00AB0EE2" w:rsidRPr="00322061" w:rsidRDefault="00AB0EE2" w:rsidP="00AB0EE2">
            <w:pPr>
              <w:jc w:val="center"/>
              <w:rPr>
                <w:ins w:id="3793" w:author="KPMG_PQH" w:date="2026-04-07T11:25:00Z" w16du:dateUtc="2026-04-07T04:25:00Z"/>
                <w:rFonts w:ascii="Arial" w:hAnsi="Arial" w:cs="Arial"/>
                <w:color w:val="000000"/>
                <w:sz w:val="18"/>
                <w:szCs w:val="18"/>
                <w:lang w:eastAsia="en-US"/>
              </w:rPr>
            </w:pPr>
            <w:ins w:id="3794" w:author="KPMG_PQH" w:date="2026-04-07T11:25:00Z" w16du:dateUtc="2026-04-07T04:25:00Z">
              <w:r>
                <w:rPr>
                  <w:rFonts w:ascii="Arial" w:hAnsi="Arial" w:cs="Arial"/>
                  <w:sz w:val="18"/>
                  <w:szCs w:val="18"/>
                </w:rPr>
                <w:t>75</w:t>
              </w:r>
            </w:ins>
          </w:p>
        </w:tc>
        <w:tc>
          <w:tcPr>
            <w:tcW w:w="2351" w:type="pct"/>
            <w:tcBorders>
              <w:top w:val="nil"/>
              <w:left w:val="nil"/>
              <w:bottom w:val="single" w:sz="4" w:space="0" w:color="auto"/>
              <w:right w:val="single" w:sz="4" w:space="0" w:color="auto"/>
            </w:tcBorders>
            <w:vAlign w:val="center"/>
            <w:hideMark/>
          </w:tcPr>
          <w:p w14:paraId="5AA9E3DB" w14:textId="6C8FA229" w:rsidR="00AB0EE2" w:rsidRPr="00322061" w:rsidRDefault="00AB0EE2" w:rsidP="00AB0EE2">
            <w:pPr>
              <w:rPr>
                <w:ins w:id="3795" w:author="KPMG_PQH" w:date="2026-04-07T11:25:00Z" w16du:dateUtc="2026-04-07T04:25:00Z"/>
                <w:rFonts w:ascii="Arial" w:hAnsi="Arial" w:cs="Arial"/>
                <w:color w:val="000000"/>
                <w:sz w:val="18"/>
                <w:szCs w:val="18"/>
                <w:lang w:eastAsia="en-US"/>
              </w:rPr>
            </w:pPr>
            <w:ins w:id="3796" w:author="KPMG_PQH" w:date="2026-04-07T11:25:00Z" w16du:dateUtc="2026-04-07T04:25:00Z">
              <w:r>
                <w:rPr>
                  <w:rFonts w:ascii="Arial" w:hAnsi="Arial" w:cs="Arial"/>
                  <w:sz w:val="18"/>
                  <w:szCs w:val="18"/>
                </w:rPr>
                <w:t>CONG TY CO PHAN TIN GIA</w:t>
              </w:r>
            </w:ins>
          </w:p>
        </w:tc>
        <w:tc>
          <w:tcPr>
            <w:tcW w:w="846" w:type="pct"/>
            <w:tcBorders>
              <w:top w:val="nil"/>
              <w:left w:val="nil"/>
              <w:bottom w:val="single" w:sz="4" w:space="0" w:color="auto"/>
              <w:right w:val="single" w:sz="4" w:space="0" w:color="auto"/>
            </w:tcBorders>
            <w:vAlign w:val="center"/>
            <w:hideMark/>
          </w:tcPr>
          <w:p w14:paraId="4297373A" w14:textId="69570847" w:rsidR="00AB0EE2" w:rsidRPr="00322061" w:rsidRDefault="00AB0EE2" w:rsidP="00AB0EE2">
            <w:pPr>
              <w:jc w:val="center"/>
              <w:rPr>
                <w:ins w:id="3797" w:author="KPMG_PQH" w:date="2026-04-07T11:25:00Z" w16du:dateUtc="2026-04-07T04:25:00Z"/>
                <w:rFonts w:ascii="Arial" w:hAnsi="Arial" w:cs="Arial"/>
                <w:color w:val="000000"/>
                <w:sz w:val="18"/>
                <w:szCs w:val="18"/>
                <w:lang w:eastAsia="en-US"/>
              </w:rPr>
            </w:pPr>
            <w:ins w:id="379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E2E90C6" w14:textId="6266B0BF" w:rsidR="00AB0EE2" w:rsidRPr="00322061" w:rsidRDefault="00AB0EE2" w:rsidP="00AB0EE2">
            <w:pPr>
              <w:rPr>
                <w:ins w:id="3799" w:author="KPMG_PQH" w:date="2026-04-07T11:25:00Z" w16du:dateUtc="2026-04-07T04:25:00Z"/>
                <w:rFonts w:ascii="Arial" w:hAnsi="Arial" w:cs="Arial"/>
                <w:color w:val="000000"/>
                <w:sz w:val="18"/>
                <w:szCs w:val="18"/>
                <w:lang w:eastAsia="en-US"/>
              </w:rPr>
            </w:pPr>
            <w:ins w:id="3800" w:author="KPMG_PQH" w:date="2026-04-07T11:25:00Z" w16du:dateUtc="2026-04-07T04:25:00Z">
              <w:r>
                <w:rPr>
                  <w:rFonts w:ascii="Arial" w:hAnsi="Arial" w:cs="Arial"/>
                  <w:color w:val="000000"/>
                  <w:sz w:val="18"/>
                  <w:szCs w:val="18"/>
                </w:rPr>
                <w:t>Insufficient financial data</w:t>
              </w:r>
            </w:ins>
          </w:p>
        </w:tc>
      </w:tr>
      <w:tr w:rsidR="00AB0EE2" w:rsidRPr="00322061" w14:paraId="6E3FAC49" w14:textId="77777777" w:rsidTr="00777313">
        <w:trPr>
          <w:trHeight w:val="20"/>
          <w:ins w:id="380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CF1AFF5" w14:textId="087250C8" w:rsidR="00AB0EE2" w:rsidRPr="00322061" w:rsidRDefault="00AB0EE2" w:rsidP="00AB0EE2">
            <w:pPr>
              <w:jc w:val="center"/>
              <w:rPr>
                <w:ins w:id="3802" w:author="KPMG_PQH" w:date="2026-04-07T11:25:00Z" w16du:dateUtc="2026-04-07T04:25:00Z"/>
                <w:rFonts w:ascii="Arial" w:hAnsi="Arial" w:cs="Arial"/>
                <w:color w:val="000000"/>
                <w:sz w:val="18"/>
                <w:szCs w:val="18"/>
                <w:lang w:eastAsia="en-US"/>
              </w:rPr>
            </w:pPr>
            <w:ins w:id="3803" w:author="KPMG_PQH" w:date="2026-04-07T11:25:00Z" w16du:dateUtc="2026-04-07T04:25:00Z">
              <w:r>
                <w:rPr>
                  <w:rFonts w:ascii="Arial" w:hAnsi="Arial" w:cs="Arial"/>
                  <w:sz w:val="18"/>
                  <w:szCs w:val="18"/>
                </w:rPr>
                <w:t>76</w:t>
              </w:r>
            </w:ins>
          </w:p>
        </w:tc>
        <w:tc>
          <w:tcPr>
            <w:tcW w:w="2351" w:type="pct"/>
            <w:tcBorders>
              <w:top w:val="nil"/>
              <w:left w:val="nil"/>
              <w:bottom w:val="single" w:sz="4" w:space="0" w:color="auto"/>
              <w:right w:val="single" w:sz="4" w:space="0" w:color="auto"/>
            </w:tcBorders>
            <w:vAlign w:val="center"/>
            <w:hideMark/>
          </w:tcPr>
          <w:p w14:paraId="0EF84E8E" w14:textId="07D6BFEA" w:rsidR="00AB0EE2" w:rsidRPr="00322061" w:rsidRDefault="00AB0EE2" w:rsidP="00AB0EE2">
            <w:pPr>
              <w:rPr>
                <w:ins w:id="3804" w:author="KPMG_PQH" w:date="2026-04-07T11:25:00Z" w16du:dateUtc="2026-04-07T04:25:00Z"/>
                <w:rFonts w:ascii="Arial" w:hAnsi="Arial" w:cs="Arial"/>
                <w:color w:val="000000"/>
                <w:sz w:val="18"/>
                <w:szCs w:val="18"/>
                <w:lang w:eastAsia="en-US"/>
              </w:rPr>
            </w:pPr>
            <w:ins w:id="3805" w:author="KPMG_PQH" w:date="2026-04-07T11:25:00Z" w16du:dateUtc="2026-04-07T04:25:00Z">
              <w:r>
                <w:rPr>
                  <w:rFonts w:ascii="Arial" w:hAnsi="Arial" w:cs="Arial"/>
                  <w:sz w:val="18"/>
                  <w:szCs w:val="18"/>
                </w:rPr>
                <w:t>CONG TY CO PHAN TO HOP CEO VIET NAM</w:t>
              </w:r>
            </w:ins>
          </w:p>
        </w:tc>
        <w:tc>
          <w:tcPr>
            <w:tcW w:w="846" w:type="pct"/>
            <w:tcBorders>
              <w:top w:val="nil"/>
              <w:left w:val="nil"/>
              <w:bottom w:val="single" w:sz="4" w:space="0" w:color="auto"/>
              <w:right w:val="single" w:sz="4" w:space="0" w:color="auto"/>
            </w:tcBorders>
            <w:vAlign w:val="center"/>
            <w:hideMark/>
          </w:tcPr>
          <w:p w14:paraId="66EA5D7F" w14:textId="44000AF0" w:rsidR="00AB0EE2" w:rsidRPr="00322061" w:rsidRDefault="00AB0EE2" w:rsidP="00AB0EE2">
            <w:pPr>
              <w:jc w:val="center"/>
              <w:rPr>
                <w:ins w:id="3806" w:author="KPMG_PQH" w:date="2026-04-07T11:25:00Z" w16du:dateUtc="2026-04-07T04:25:00Z"/>
                <w:rFonts w:ascii="Arial" w:hAnsi="Arial" w:cs="Arial"/>
                <w:color w:val="000000"/>
                <w:sz w:val="18"/>
                <w:szCs w:val="18"/>
                <w:lang w:eastAsia="en-US"/>
              </w:rPr>
            </w:pPr>
            <w:ins w:id="380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811CF04" w14:textId="1BDAC97C" w:rsidR="00AB0EE2" w:rsidRPr="00322061" w:rsidRDefault="00AB0EE2" w:rsidP="00AB0EE2">
            <w:pPr>
              <w:rPr>
                <w:ins w:id="3808" w:author="KPMG_PQH" w:date="2026-04-07T11:25:00Z" w16du:dateUtc="2026-04-07T04:25:00Z"/>
                <w:rFonts w:ascii="Arial" w:hAnsi="Arial" w:cs="Arial"/>
                <w:color w:val="000000"/>
                <w:sz w:val="18"/>
                <w:szCs w:val="18"/>
                <w:lang w:eastAsia="en-US"/>
              </w:rPr>
            </w:pPr>
            <w:ins w:id="3809" w:author="KPMG_PQH" w:date="2026-04-07T11:25:00Z" w16du:dateUtc="2026-04-07T04:25:00Z">
              <w:r>
                <w:rPr>
                  <w:rFonts w:ascii="Arial" w:hAnsi="Arial" w:cs="Arial"/>
                  <w:color w:val="000000"/>
                  <w:sz w:val="18"/>
                  <w:szCs w:val="18"/>
                </w:rPr>
                <w:t>Insufficient financial data</w:t>
              </w:r>
            </w:ins>
          </w:p>
        </w:tc>
      </w:tr>
      <w:tr w:rsidR="00AB0EE2" w:rsidRPr="00322061" w14:paraId="64EF855B" w14:textId="77777777" w:rsidTr="00777313">
        <w:trPr>
          <w:trHeight w:val="20"/>
          <w:ins w:id="381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BC15293" w14:textId="796B9C0B" w:rsidR="00AB0EE2" w:rsidRPr="00322061" w:rsidRDefault="00AB0EE2" w:rsidP="00AB0EE2">
            <w:pPr>
              <w:jc w:val="center"/>
              <w:rPr>
                <w:ins w:id="3811" w:author="KPMG_PQH" w:date="2026-04-07T11:25:00Z" w16du:dateUtc="2026-04-07T04:25:00Z"/>
                <w:rFonts w:ascii="Arial" w:hAnsi="Arial" w:cs="Arial"/>
                <w:color w:val="000000"/>
                <w:sz w:val="18"/>
                <w:szCs w:val="18"/>
                <w:lang w:eastAsia="en-US"/>
              </w:rPr>
            </w:pPr>
            <w:ins w:id="3812" w:author="KPMG_PQH" w:date="2026-04-07T11:25:00Z" w16du:dateUtc="2026-04-07T04:25:00Z">
              <w:r>
                <w:rPr>
                  <w:rFonts w:ascii="Arial" w:hAnsi="Arial" w:cs="Arial"/>
                  <w:sz w:val="18"/>
                  <w:szCs w:val="18"/>
                </w:rPr>
                <w:t>77</w:t>
              </w:r>
            </w:ins>
          </w:p>
        </w:tc>
        <w:tc>
          <w:tcPr>
            <w:tcW w:w="2351" w:type="pct"/>
            <w:tcBorders>
              <w:top w:val="nil"/>
              <w:left w:val="nil"/>
              <w:bottom w:val="single" w:sz="4" w:space="0" w:color="auto"/>
              <w:right w:val="single" w:sz="4" w:space="0" w:color="auto"/>
            </w:tcBorders>
            <w:vAlign w:val="center"/>
            <w:hideMark/>
          </w:tcPr>
          <w:p w14:paraId="62899429" w14:textId="45C2F6B9" w:rsidR="00AB0EE2" w:rsidRPr="00322061" w:rsidRDefault="00AB0EE2" w:rsidP="00AB0EE2">
            <w:pPr>
              <w:rPr>
                <w:ins w:id="3813" w:author="KPMG_PQH" w:date="2026-04-07T11:25:00Z" w16du:dateUtc="2026-04-07T04:25:00Z"/>
                <w:rFonts w:ascii="Arial" w:hAnsi="Arial" w:cs="Arial"/>
                <w:color w:val="000000"/>
                <w:sz w:val="18"/>
                <w:szCs w:val="18"/>
                <w:lang w:eastAsia="en-US"/>
              </w:rPr>
            </w:pPr>
            <w:moveToRangeStart w:id="3814" w:author="KPMG_PQH" w:date="2026-04-07T11:25:00Z" w:name="move226453552"/>
            <w:moveTo w:id="3815" w:author="KPMG_PQH" w:date="2026-04-07T11:25:00Z" w16du:dateUtc="2026-04-07T04:25:00Z">
              <w:r>
                <w:rPr>
                  <w:rFonts w:ascii="Arial" w:hAnsi="Arial" w:cs="Arial"/>
                  <w:sz w:val="18"/>
                  <w:szCs w:val="18"/>
                </w:rPr>
                <w:t>CONG TY CO PHAN TONG CONG TY MAY DAP CAU</w:t>
              </w:r>
            </w:moveTo>
            <w:moveToRangeEnd w:id="3814"/>
          </w:p>
        </w:tc>
        <w:tc>
          <w:tcPr>
            <w:tcW w:w="846" w:type="pct"/>
            <w:tcBorders>
              <w:top w:val="nil"/>
              <w:left w:val="nil"/>
              <w:bottom w:val="single" w:sz="4" w:space="0" w:color="auto"/>
              <w:right w:val="single" w:sz="4" w:space="0" w:color="auto"/>
            </w:tcBorders>
            <w:vAlign w:val="center"/>
            <w:hideMark/>
          </w:tcPr>
          <w:p w14:paraId="5305E307" w14:textId="3DF04F4D" w:rsidR="00AB0EE2" w:rsidRPr="00322061" w:rsidRDefault="00AB0EE2" w:rsidP="00AB0EE2">
            <w:pPr>
              <w:jc w:val="center"/>
              <w:rPr>
                <w:ins w:id="3816" w:author="KPMG_PQH" w:date="2026-04-07T11:25:00Z" w16du:dateUtc="2026-04-07T04:25:00Z"/>
                <w:rFonts w:ascii="Arial" w:hAnsi="Arial" w:cs="Arial"/>
                <w:color w:val="000000"/>
                <w:sz w:val="18"/>
                <w:szCs w:val="18"/>
                <w:lang w:eastAsia="en-US"/>
              </w:rPr>
            </w:pPr>
            <w:ins w:id="3817" w:author="KPMG_PQH" w:date="2026-04-07T11:25:00Z" w16du:dateUtc="2026-04-07T04:25:00Z">
              <w:r>
                <w:rPr>
                  <w:rFonts w:ascii="Arial" w:hAnsi="Arial" w:cs="Arial"/>
                  <w:sz w:val="18"/>
                  <w:szCs w:val="18"/>
                </w:rPr>
                <w:t>DCG</w:t>
              </w:r>
            </w:ins>
          </w:p>
        </w:tc>
        <w:tc>
          <w:tcPr>
            <w:tcW w:w="1498" w:type="pct"/>
            <w:tcBorders>
              <w:top w:val="nil"/>
              <w:left w:val="nil"/>
              <w:bottom w:val="single" w:sz="4" w:space="0" w:color="auto"/>
              <w:right w:val="single" w:sz="4" w:space="0" w:color="auto"/>
            </w:tcBorders>
            <w:vAlign w:val="center"/>
            <w:hideMark/>
          </w:tcPr>
          <w:p w14:paraId="23E3603B" w14:textId="0C0BFA26" w:rsidR="00AB0EE2" w:rsidRPr="00322061" w:rsidRDefault="00AB0EE2" w:rsidP="00AB0EE2">
            <w:pPr>
              <w:rPr>
                <w:ins w:id="3818" w:author="KPMG_PQH" w:date="2026-04-07T11:25:00Z" w16du:dateUtc="2026-04-07T04:25:00Z"/>
                <w:rFonts w:ascii="Arial" w:hAnsi="Arial" w:cs="Arial"/>
                <w:color w:val="000000"/>
                <w:sz w:val="18"/>
                <w:szCs w:val="18"/>
                <w:lang w:eastAsia="en-US"/>
              </w:rPr>
            </w:pPr>
            <w:ins w:id="3819" w:author="KPMG_PQH" w:date="2026-04-07T11:25:00Z" w16du:dateUtc="2026-04-07T04:25:00Z">
              <w:r>
                <w:rPr>
                  <w:rFonts w:ascii="Arial" w:hAnsi="Arial" w:cs="Arial"/>
                  <w:color w:val="000000"/>
                  <w:sz w:val="18"/>
                  <w:szCs w:val="18"/>
                </w:rPr>
                <w:t>Non-comparable products</w:t>
              </w:r>
            </w:ins>
          </w:p>
        </w:tc>
      </w:tr>
      <w:tr w:rsidR="00AB0EE2" w:rsidRPr="00322061" w14:paraId="49E54CAF" w14:textId="77777777" w:rsidTr="00777313">
        <w:trPr>
          <w:trHeight w:val="20"/>
          <w:ins w:id="382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3DBF0AA" w14:textId="7CCC4D33" w:rsidR="00AB0EE2" w:rsidRPr="00322061" w:rsidRDefault="00AB0EE2" w:rsidP="00AB0EE2">
            <w:pPr>
              <w:jc w:val="center"/>
              <w:rPr>
                <w:ins w:id="3821" w:author="KPMG_PQH" w:date="2026-04-07T11:25:00Z" w16du:dateUtc="2026-04-07T04:25:00Z"/>
                <w:rFonts w:ascii="Arial" w:hAnsi="Arial" w:cs="Arial"/>
                <w:color w:val="000000"/>
                <w:sz w:val="18"/>
                <w:szCs w:val="18"/>
                <w:lang w:eastAsia="en-US"/>
              </w:rPr>
            </w:pPr>
            <w:ins w:id="3822" w:author="KPMG_PQH" w:date="2026-04-07T11:25:00Z" w16du:dateUtc="2026-04-07T04:25:00Z">
              <w:r>
                <w:rPr>
                  <w:rFonts w:ascii="Arial" w:hAnsi="Arial" w:cs="Arial"/>
                  <w:sz w:val="18"/>
                  <w:szCs w:val="18"/>
                </w:rPr>
                <w:t>78</w:t>
              </w:r>
            </w:ins>
          </w:p>
        </w:tc>
        <w:tc>
          <w:tcPr>
            <w:tcW w:w="2351" w:type="pct"/>
            <w:tcBorders>
              <w:top w:val="nil"/>
              <w:left w:val="nil"/>
              <w:bottom w:val="single" w:sz="4" w:space="0" w:color="auto"/>
              <w:right w:val="single" w:sz="4" w:space="0" w:color="auto"/>
            </w:tcBorders>
            <w:vAlign w:val="center"/>
            <w:hideMark/>
          </w:tcPr>
          <w:p w14:paraId="37AC8638" w14:textId="43CC5CEE" w:rsidR="00AB0EE2" w:rsidRPr="00322061" w:rsidRDefault="00AB0EE2" w:rsidP="00AB0EE2">
            <w:pPr>
              <w:rPr>
                <w:ins w:id="3823" w:author="KPMG_PQH" w:date="2026-04-07T11:25:00Z" w16du:dateUtc="2026-04-07T04:25:00Z"/>
                <w:rFonts w:ascii="Arial" w:hAnsi="Arial" w:cs="Arial"/>
                <w:color w:val="000000"/>
                <w:sz w:val="18"/>
                <w:szCs w:val="18"/>
                <w:lang w:eastAsia="en-US"/>
              </w:rPr>
            </w:pPr>
            <w:ins w:id="3824" w:author="KPMG_PQH" w:date="2026-04-07T11:25:00Z" w16du:dateUtc="2026-04-07T04:25:00Z">
              <w:r>
                <w:rPr>
                  <w:rFonts w:ascii="Arial" w:hAnsi="Arial" w:cs="Arial"/>
                  <w:sz w:val="18"/>
                  <w:szCs w:val="18"/>
                </w:rPr>
                <w:t>CONG TY CO PHAN VAT LIEU XAY DUNG THANH NIEN VIET</w:t>
              </w:r>
            </w:ins>
          </w:p>
        </w:tc>
        <w:tc>
          <w:tcPr>
            <w:tcW w:w="846" w:type="pct"/>
            <w:tcBorders>
              <w:top w:val="nil"/>
              <w:left w:val="nil"/>
              <w:bottom w:val="single" w:sz="4" w:space="0" w:color="auto"/>
              <w:right w:val="single" w:sz="4" w:space="0" w:color="auto"/>
            </w:tcBorders>
            <w:vAlign w:val="center"/>
            <w:hideMark/>
          </w:tcPr>
          <w:p w14:paraId="70A5F1BA" w14:textId="6BE4CBD8" w:rsidR="00AB0EE2" w:rsidRPr="00322061" w:rsidRDefault="00AB0EE2" w:rsidP="00AB0EE2">
            <w:pPr>
              <w:jc w:val="center"/>
              <w:rPr>
                <w:ins w:id="3825" w:author="KPMG_PQH" w:date="2026-04-07T11:25:00Z" w16du:dateUtc="2026-04-07T04:25:00Z"/>
                <w:rFonts w:ascii="Arial" w:hAnsi="Arial" w:cs="Arial"/>
                <w:color w:val="000000"/>
                <w:sz w:val="18"/>
                <w:szCs w:val="18"/>
                <w:lang w:eastAsia="en-US"/>
              </w:rPr>
            </w:pPr>
            <w:ins w:id="382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9374F2D" w14:textId="4A94129D" w:rsidR="00AB0EE2" w:rsidRPr="00322061" w:rsidRDefault="00AB0EE2" w:rsidP="00AB0EE2">
            <w:pPr>
              <w:rPr>
                <w:ins w:id="3827" w:author="KPMG_PQH" w:date="2026-04-07T11:25:00Z" w16du:dateUtc="2026-04-07T04:25:00Z"/>
                <w:rFonts w:ascii="Arial" w:hAnsi="Arial" w:cs="Arial"/>
                <w:color w:val="000000"/>
                <w:sz w:val="18"/>
                <w:szCs w:val="18"/>
                <w:lang w:eastAsia="en-US"/>
              </w:rPr>
            </w:pPr>
            <w:ins w:id="3828" w:author="KPMG_PQH" w:date="2026-04-07T11:25:00Z" w16du:dateUtc="2026-04-07T04:25:00Z">
              <w:r>
                <w:rPr>
                  <w:rFonts w:ascii="Arial" w:hAnsi="Arial" w:cs="Arial"/>
                  <w:color w:val="000000"/>
                  <w:sz w:val="18"/>
                  <w:szCs w:val="18"/>
                </w:rPr>
                <w:t>Insufficient financial data</w:t>
              </w:r>
            </w:ins>
          </w:p>
        </w:tc>
      </w:tr>
      <w:tr w:rsidR="00AB0EE2" w:rsidRPr="00322061" w14:paraId="0ABD7477" w14:textId="77777777" w:rsidTr="00777313">
        <w:trPr>
          <w:trHeight w:val="20"/>
          <w:ins w:id="382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BBBF85" w14:textId="2E02E496" w:rsidR="00AB0EE2" w:rsidRPr="00322061" w:rsidRDefault="00AB0EE2" w:rsidP="00AB0EE2">
            <w:pPr>
              <w:jc w:val="center"/>
              <w:rPr>
                <w:ins w:id="3830" w:author="KPMG_PQH" w:date="2026-04-07T11:25:00Z" w16du:dateUtc="2026-04-07T04:25:00Z"/>
                <w:rFonts w:ascii="Arial" w:hAnsi="Arial" w:cs="Arial"/>
                <w:color w:val="000000"/>
                <w:sz w:val="18"/>
                <w:szCs w:val="18"/>
                <w:lang w:eastAsia="en-US"/>
              </w:rPr>
            </w:pPr>
            <w:ins w:id="3831" w:author="KPMG_PQH" w:date="2026-04-07T11:25:00Z" w16du:dateUtc="2026-04-07T04:25:00Z">
              <w:r>
                <w:rPr>
                  <w:rFonts w:ascii="Arial" w:hAnsi="Arial" w:cs="Arial"/>
                  <w:sz w:val="18"/>
                  <w:szCs w:val="18"/>
                </w:rPr>
                <w:t>79</w:t>
              </w:r>
            </w:ins>
          </w:p>
        </w:tc>
        <w:tc>
          <w:tcPr>
            <w:tcW w:w="2351" w:type="pct"/>
            <w:tcBorders>
              <w:top w:val="nil"/>
              <w:left w:val="nil"/>
              <w:bottom w:val="single" w:sz="4" w:space="0" w:color="auto"/>
              <w:right w:val="single" w:sz="4" w:space="0" w:color="auto"/>
            </w:tcBorders>
            <w:vAlign w:val="center"/>
            <w:hideMark/>
          </w:tcPr>
          <w:p w14:paraId="49AF4B60" w14:textId="142574DF" w:rsidR="00AB0EE2" w:rsidRPr="00322061" w:rsidRDefault="00AB0EE2" w:rsidP="00AB0EE2">
            <w:pPr>
              <w:rPr>
                <w:ins w:id="3832" w:author="KPMG_PQH" w:date="2026-04-07T11:25:00Z" w16du:dateUtc="2026-04-07T04:25:00Z"/>
                <w:rFonts w:ascii="Arial" w:hAnsi="Arial" w:cs="Arial"/>
                <w:color w:val="000000"/>
                <w:sz w:val="18"/>
                <w:szCs w:val="18"/>
                <w:lang w:eastAsia="en-US"/>
              </w:rPr>
            </w:pPr>
            <w:moveToRangeStart w:id="3833" w:author="KPMG_PQH" w:date="2026-04-07T11:25:00Z" w:name="move226453553"/>
            <w:moveTo w:id="3834" w:author="KPMG_PQH" w:date="2026-04-07T11:25:00Z" w16du:dateUtc="2026-04-07T04:25:00Z">
              <w:r>
                <w:rPr>
                  <w:rFonts w:ascii="Arial" w:hAnsi="Arial" w:cs="Arial"/>
                  <w:sz w:val="18"/>
                  <w:szCs w:val="18"/>
                </w:rPr>
                <w:t>CONG TY CO PHAN VAT TU TONG HOP VA PHAN BON HOA SINH</w:t>
              </w:r>
            </w:moveTo>
            <w:moveToRangeEnd w:id="3833"/>
          </w:p>
        </w:tc>
        <w:tc>
          <w:tcPr>
            <w:tcW w:w="846" w:type="pct"/>
            <w:tcBorders>
              <w:top w:val="nil"/>
              <w:left w:val="nil"/>
              <w:bottom w:val="single" w:sz="4" w:space="0" w:color="auto"/>
              <w:right w:val="single" w:sz="4" w:space="0" w:color="auto"/>
            </w:tcBorders>
            <w:vAlign w:val="center"/>
            <w:hideMark/>
          </w:tcPr>
          <w:p w14:paraId="64EB77AA" w14:textId="5AC77FE5" w:rsidR="00AB0EE2" w:rsidRPr="00322061" w:rsidRDefault="00AB0EE2" w:rsidP="00AB0EE2">
            <w:pPr>
              <w:jc w:val="center"/>
              <w:rPr>
                <w:ins w:id="3835" w:author="KPMG_PQH" w:date="2026-04-07T11:25:00Z" w16du:dateUtc="2026-04-07T04:25:00Z"/>
                <w:rFonts w:ascii="Arial" w:hAnsi="Arial" w:cs="Arial"/>
                <w:color w:val="000000"/>
                <w:sz w:val="18"/>
                <w:szCs w:val="18"/>
                <w:lang w:eastAsia="en-US"/>
              </w:rPr>
            </w:pPr>
            <w:ins w:id="3836" w:author="KPMG_PQH" w:date="2026-04-07T11:25:00Z" w16du:dateUtc="2026-04-07T04:25:00Z">
              <w:r>
                <w:rPr>
                  <w:rFonts w:ascii="Arial" w:hAnsi="Arial" w:cs="Arial"/>
                  <w:sz w:val="18"/>
                  <w:szCs w:val="18"/>
                </w:rPr>
                <w:t>HSI</w:t>
              </w:r>
            </w:ins>
          </w:p>
        </w:tc>
        <w:tc>
          <w:tcPr>
            <w:tcW w:w="1498" w:type="pct"/>
            <w:tcBorders>
              <w:top w:val="nil"/>
              <w:left w:val="nil"/>
              <w:bottom w:val="single" w:sz="4" w:space="0" w:color="auto"/>
              <w:right w:val="single" w:sz="4" w:space="0" w:color="auto"/>
            </w:tcBorders>
            <w:vAlign w:val="center"/>
            <w:hideMark/>
          </w:tcPr>
          <w:p w14:paraId="385AB423" w14:textId="4E81FD5A" w:rsidR="00AB0EE2" w:rsidRPr="00322061" w:rsidRDefault="00AB0EE2" w:rsidP="00AB0EE2">
            <w:pPr>
              <w:rPr>
                <w:ins w:id="3837" w:author="KPMG_PQH" w:date="2026-04-07T11:25:00Z" w16du:dateUtc="2026-04-07T04:25:00Z"/>
                <w:rFonts w:ascii="Arial" w:hAnsi="Arial" w:cs="Arial"/>
                <w:color w:val="000000"/>
                <w:sz w:val="18"/>
                <w:szCs w:val="18"/>
                <w:lang w:eastAsia="en-US"/>
              </w:rPr>
            </w:pPr>
            <w:ins w:id="3838" w:author="KPMG_PQH" w:date="2026-04-07T11:25:00Z" w16du:dateUtc="2026-04-07T04:25:00Z">
              <w:r>
                <w:rPr>
                  <w:rFonts w:ascii="Arial" w:hAnsi="Arial" w:cs="Arial"/>
                  <w:color w:val="000000"/>
                  <w:sz w:val="18"/>
                  <w:szCs w:val="18"/>
                </w:rPr>
                <w:t>Insufficient financial data</w:t>
              </w:r>
            </w:ins>
          </w:p>
        </w:tc>
      </w:tr>
      <w:tr w:rsidR="00AB0EE2" w:rsidRPr="00322061" w14:paraId="21A05293" w14:textId="77777777" w:rsidTr="00777313">
        <w:trPr>
          <w:trHeight w:val="20"/>
          <w:ins w:id="383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129B33A" w14:textId="39A5CF95" w:rsidR="00AB0EE2" w:rsidRPr="00322061" w:rsidRDefault="00AB0EE2" w:rsidP="00AB0EE2">
            <w:pPr>
              <w:jc w:val="center"/>
              <w:rPr>
                <w:ins w:id="3840" w:author="KPMG_PQH" w:date="2026-04-07T11:25:00Z" w16du:dateUtc="2026-04-07T04:25:00Z"/>
                <w:rFonts w:ascii="Arial" w:hAnsi="Arial" w:cs="Arial"/>
                <w:color w:val="000000"/>
                <w:sz w:val="18"/>
                <w:szCs w:val="18"/>
                <w:lang w:eastAsia="en-US"/>
              </w:rPr>
            </w:pPr>
            <w:ins w:id="3841" w:author="KPMG_PQH" w:date="2026-04-07T11:25:00Z" w16du:dateUtc="2026-04-07T04:25:00Z">
              <w:r>
                <w:rPr>
                  <w:rFonts w:ascii="Arial" w:hAnsi="Arial" w:cs="Arial"/>
                  <w:sz w:val="18"/>
                  <w:szCs w:val="18"/>
                </w:rPr>
                <w:t>80</w:t>
              </w:r>
            </w:ins>
          </w:p>
        </w:tc>
        <w:tc>
          <w:tcPr>
            <w:tcW w:w="2351" w:type="pct"/>
            <w:tcBorders>
              <w:top w:val="nil"/>
              <w:left w:val="nil"/>
              <w:bottom w:val="single" w:sz="4" w:space="0" w:color="auto"/>
              <w:right w:val="single" w:sz="4" w:space="0" w:color="auto"/>
            </w:tcBorders>
            <w:vAlign w:val="center"/>
            <w:hideMark/>
          </w:tcPr>
          <w:p w14:paraId="57CD822C" w14:textId="4D08E302" w:rsidR="00AB0EE2" w:rsidRPr="00322061" w:rsidRDefault="00AB0EE2" w:rsidP="00AB0EE2">
            <w:pPr>
              <w:rPr>
                <w:ins w:id="3842" w:author="KPMG_PQH" w:date="2026-04-07T11:25:00Z" w16du:dateUtc="2026-04-07T04:25:00Z"/>
                <w:rFonts w:ascii="Arial" w:hAnsi="Arial" w:cs="Arial"/>
                <w:color w:val="000000"/>
                <w:sz w:val="18"/>
                <w:szCs w:val="18"/>
                <w:lang w:eastAsia="en-US"/>
              </w:rPr>
            </w:pPr>
            <w:ins w:id="3843" w:author="KPMG_PQH" w:date="2026-04-07T11:25:00Z" w16du:dateUtc="2026-04-07T04:25:00Z">
              <w:r>
                <w:rPr>
                  <w:rFonts w:ascii="Arial" w:hAnsi="Arial" w:cs="Arial"/>
                  <w:sz w:val="18"/>
                  <w:szCs w:val="18"/>
                </w:rPr>
                <w:t>CONG TY CO PHAN VIDECOR HA NOI</w:t>
              </w:r>
            </w:ins>
          </w:p>
        </w:tc>
        <w:tc>
          <w:tcPr>
            <w:tcW w:w="846" w:type="pct"/>
            <w:tcBorders>
              <w:top w:val="nil"/>
              <w:left w:val="nil"/>
              <w:bottom w:val="single" w:sz="4" w:space="0" w:color="auto"/>
              <w:right w:val="single" w:sz="4" w:space="0" w:color="auto"/>
            </w:tcBorders>
            <w:vAlign w:val="center"/>
            <w:hideMark/>
          </w:tcPr>
          <w:p w14:paraId="0207C47B" w14:textId="4B245517" w:rsidR="00AB0EE2" w:rsidRPr="00322061" w:rsidRDefault="00AB0EE2" w:rsidP="00AB0EE2">
            <w:pPr>
              <w:jc w:val="center"/>
              <w:rPr>
                <w:ins w:id="3844" w:author="KPMG_PQH" w:date="2026-04-07T11:25:00Z" w16du:dateUtc="2026-04-07T04:25:00Z"/>
                <w:rFonts w:ascii="Arial" w:hAnsi="Arial" w:cs="Arial"/>
                <w:color w:val="000000"/>
                <w:sz w:val="18"/>
                <w:szCs w:val="18"/>
                <w:lang w:eastAsia="en-US"/>
              </w:rPr>
            </w:pPr>
            <w:ins w:id="384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F0944C6" w14:textId="174237D7" w:rsidR="00AB0EE2" w:rsidRPr="00322061" w:rsidRDefault="00AB0EE2" w:rsidP="00AB0EE2">
            <w:pPr>
              <w:rPr>
                <w:ins w:id="3846" w:author="KPMG_PQH" w:date="2026-04-07T11:25:00Z" w16du:dateUtc="2026-04-07T04:25:00Z"/>
                <w:rFonts w:ascii="Arial" w:hAnsi="Arial" w:cs="Arial"/>
                <w:color w:val="000000"/>
                <w:sz w:val="18"/>
                <w:szCs w:val="18"/>
                <w:lang w:eastAsia="en-US"/>
              </w:rPr>
            </w:pPr>
            <w:ins w:id="3847" w:author="KPMG_PQH" w:date="2026-04-07T11:25:00Z" w16du:dateUtc="2026-04-07T04:25:00Z">
              <w:r>
                <w:rPr>
                  <w:rFonts w:ascii="Arial" w:hAnsi="Arial" w:cs="Arial"/>
                  <w:color w:val="000000"/>
                  <w:sz w:val="18"/>
                  <w:szCs w:val="18"/>
                </w:rPr>
                <w:t>Continuous loss making</w:t>
              </w:r>
            </w:ins>
          </w:p>
        </w:tc>
      </w:tr>
      <w:tr w:rsidR="00AB0EE2" w:rsidRPr="00322061" w14:paraId="07BFBC38" w14:textId="77777777" w:rsidTr="00777313">
        <w:trPr>
          <w:trHeight w:val="20"/>
          <w:ins w:id="384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E8C9883" w14:textId="5683D60E" w:rsidR="00AB0EE2" w:rsidRPr="00322061" w:rsidRDefault="00AB0EE2" w:rsidP="00AB0EE2">
            <w:pPr>
              <w:jc w:val="center"/>
              <w:rPr>
                <w:ins w:id="3849" w:author="KPMG_PQH" w:date="2026-04-07T11:25:00Z" w16du:dateUtc="2026-04-07T04:25:00Z"/>
                <w:rFonts w:ascii="Arial" w:hAnsi="Arial" w:cs="Arial"/>
                <w:color w:val="000000"/>
                <w:sz w:val="18"/>
                <w:szCs w:val="18"/>
                <w:lang w:eastAsia="en-US"/>
              </w:rPr>
            </w:pPr>
            <w:ins w:id="3850" w:author="KPMG_PQH" w:date="2026-04-07T11:25:00Z" w16du:dateUtc="2026-04-07T04:25:00Z">
              <w:r>
                <w:rPr>
                  <w:rFonts w:ascii="Arial" w:hAnsi="Arial" w:cs="Arial"/>
                  <w:sz w:val="18"/>
                  <w:szCs w:val="18"/>
                </w:rPr>
                <w:t>81</w:t>
              </w:r>
            </w:ins>
          </w:p>
        </w:tc>
        <w:tc>
          <w:tcPr>
            <w:tcW w:w="2351" w:type="pct"/>
            <w:tcBorders>
              <w:top w:val="nil"/>
              <w:left w:val="nil"/>
              <w:bottom w:val="single" w:sz="4" w:space="0" w:color="auto"/>
              <w:right w:val="single" w:sz="4" w:space="0" w:color="auto"/>
            </w:tcBorders>
            <w:vAlign w:val="center"/>
            <w:hideMark/>
          </w:tcPr>
          <w:p w14:paraId="12C39B88" w14:textId="15A93326" w:rsidR="00AB0EE2" w:rsidRPr="00322061" w:rsidRDefault="00AB0EE2" w:rsidP="00AB0EE2">
            <w:pPr>
              <w:rPr>
                <w:ins w:id="3851" w:author="KPMG_PQH" w:date="2026-04-07T11:25:00Z" w16du:dateUtc="2026-04-07T04:25:00Z"/>
                <w:rFonts w:ascii="Arial" w:hAnsi="Arial" w:cs="Arial"/>
                <w:color w:val="000000"/>
                <w:sz w:val="18"/>
                <w:szCs w:val="18"/>
                <w:lang w:eastAsia="en-US"/>
              </w:rPr>
            </w:pPr>
            <w:ins w:id="3852" w:author="KPMG_PQH" w:date="2026-04-07T11:25:00Z" w16du:dateUtc="2026-04-07T04:25:00Z">
              <w:r>
                <w:rPr>
                  <w:rFonts w:ascii="Arial" w:hAnsi="Arial" w:cs="Arial"/>
                  <w:sz w:val="18"/>
                  <w:szCs w:val="18"/>
                </w:rPr>
                <w:t>CONG TY CO PHAN VIDECOR THAI BINH</w:t>
              </w:r>
            </w:ins>
          </w:p>
        </w:tc>
        <w:tc>
          <w:tcPr>
            <w:tcW w:w="846" w:type="pct"/>
            <w:tcBorders>
              <w:top w:val="nil"/>
              <w:left w:val="nil"/>
              <w:bottom w:val="single" w:sz="4" w:space="0" w:color="auto"/>
              <w:right w:val="single" w:sz="4" w:space="0" w:color="auto"/>
            </w:tcBorders>
            <w:vAlign w:val="center"/>
            <w:hideMark/>
          </w:tcPr>
          <w:p w14:paraId="75325DE3" w14:textId="2840F56E" w:rsidR="00AB0EE2" w:rsidRPr="00322061" w:rsidRDefault="00AB0EE2" w:rsidP="00AB0EE2">
            <w:pPr>
              <w:jc w:val="center"/>
              <w:rPr>
                <w:ins w:id="3853" w:author="KPMG_PQH" w:date="2026-04-07T11:25:00Z" w16du:dateUtc="2026-04-07T04:25:00Z"/>
                <w:rFonts w:ascii="Arial" w:hAnsi="Arial" w:cs="Arial"/>
                <w:color w:val="000000"/>
                <w:sz w:val="18"/>
                <w:szCs w:val="18"/>
                <w:lang w:eastAsia="en-US"/>
              </w:rPr>
            </w:pPr>
            <w:ins w:id="385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848B11F" w14:textId="26F46EF2" w:rsidR="00AB0EE2" w:rsidRPr="00322061" w:rsidRDefault="00AB0EE2" w:rsidP="00AB0EE2">
            <w:pPr>
              <w:rPr>
                <w:ins w:id="3855" w:author="KPMG_PQH" w:date="2026-04-07T11:25:00Z" w16du:dateUtc="2026-04-07T04:25:00Z"/>
                <w:rFonts w:ascii="Arial" w:hAnsi="Arial" w:cs="Arial"/>
                <w:color w:val="000000"/>
                <w:sz w:val="18"/>
                <w:szCs w:val="18"/>
                <w:lang w:eastAsia="en-US"/>
              </w:rPr>
            </w:pPr>
            <w:ins w:id="3856" w:author="KPMG_PQH" w:date="2026-04-07T11:25:00Z" w16du:dateUtc="2026-04-07T04:25:00Z">
              <w:r>
                <w:rPr>
                  <w:rFonts w:ascii="Arial" w:hAnsi="Arial" w:cs="Arial"/>
                  <w:color w:val="000000"/>
                  <w:sz w:val="18"/>
                  <w:szCs w:val="18"/>
                </w:rPr>
                <w:t>Insufficient financial data</w:t>
              </w:r>
            </w:ins>
          </w:p>
        </w:tc>
      </w:tr>
      <w:tr w:rsidR="00AB0EE2" w:rsidRPr="00322061" w14:paraId="42CB98E9" w14:textId="77777777" w:rsidTr="00777313">
        <w:trPr>
          <w:trHeight w:val="20"/>
          <w:ins w:id="385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1A46E88" w14:textId="5EEC18C6" w:rsidR="00AB0EE2" w:rsidRPr="00322061" w:rsidRDefault="00AB0EE2" w:rsidP="00AB0EE2">
            <w:pPr>
              <w:jc w:val="center"/>
              <w:rPr>
                <w:ins w:id="3858" w:author="KPMG_PQH" w:date="2026-04-07T11:25:00Z" w16du:dateUtc="2026-04-07T04:25:00Z"/>
                <w:rFonts w:ascii="Arial" w:hAnsi="Arial" w:cs="Arial"/>
                <w:color w:val="000000"/>
                <w:sz w:val="18"/>
                <w:szCs w:val="18"/>
                <w:lang w:eastAsia="en-US"/>
              </w:rPr>
            </w:pPr>
            <w:ins w:id="3859" w:author="KPMG_PQH" w:date="2026-04-07T11:25:00Z" w16du:dateUtc="2026-04-07T04:25:00Z">
              <w:r>
                <w:rPr>
                  <w:rFonts w:ascii="Arial" w:hAnsi="Arial" w:cs="Arial"/>
                  <w:sz w:val="18"/>
                  <w:szCs w:val="18"/>
                </w:rPr>
                <w:t>82</w:t>
              </w:r>
            </w:ins>
          </w:p>
        </w:tc>
        <w:tc>
          <w:tcPr>
            <w:tcW w:w="2351" w:type="pct"/>
            <w:tcBorders>
              <w:top w:val="nil"/>
              <w:left w:val="nil"/>
              <w:bottom w:val="single" w:sz="4" w:space="0" w:color="auto"/>
              <w:right w:val="single" w:sz="4" w:space="0" w:color="auto"/>
            </w:tcBorders>
            <w:vAlign w:val="center"/>
            <w:hideMark/>
          </w:tcPr>
          <w:p w14:paraId="7C314E77" w14:textId="076E74DD" w:rsidR="00AB0EE2" w:rsidRPr="00322061" w:rsidRDefault="00AB0EE2" w:rsidP="00AB0EE2">
            <w:pPr>
              <w:rPr>
                <w:ins w:id="3860" w:author="KPMG_PQH" w:date="2026-04-07T11:25:00Z" w16du:dateUtc="2026-04-07T04:25:00Z"/>
                <w:rFonts w:ascii="Arial" w:hAnsi="Arial" w:cs="Arial"/>
                <w:color w:val="000000"/>
                <w:sz w:val="18"/>
                <w:szCs w:val="18"/>
                <w:lang w:eastAsia="en-US"/>
              </w:rPr>
            </w:pPr>
            <w:ins w:id="3861" w:author="KPMG_PQH" w:date="2026-04-07T11:25:00Z" w16du:dateUtc="2026-04-07T04:25:00Z">
              <w:r>
                <w:rPr>
                  <w:rFonts w:ascii="Arial" w:hAnsi="Arial" w:cs="Arial"/>
                  <w:sz w:val="18"/>
                  <w:szCs w:val="18"/>
                </w:rPr>
                <w:t>CONG TY CO PHAN XUAT NHAP KHAU VAI FOURTEX</w:t>
              </w:r>
            </w:ins>
          </w:p>
        </w:tc>
        <w:tc>
          <w:tcPr>
            <w:tcW w:w="846" w:type="pct"/>
            <w:tcBorders>
              <w:top w:val="nil"/>
              <w:left w:val="nil"/>
              <w:bottom w:val="single" w:sz="4" w:space="0" w:color="auto"/>
              <w:right w:val="single" w:sz="4" w:space="0" w:color="auto"/>
            </w:tcBorders>
            <w:vAlign w:val="center"/>
            <w:hideMark/>
          </w:tcPr>
          <w:p w14:paraId="0A9C1D20" w14:textId="3285EA4B" w:rsidR="00AB0EE2" w:rsidRPr="00322061" w:rsidRDefault="00AB0EE2" w:rsidP="00AB0EE2">
            <w:pPr>
              <w:jc w:val="center"/>
              <w:rPr>
                <w:ins w:id="3862" w:author="KPMG_PQH" w:date="2026-04-07T11:25:00Z" w16du:dateUtc="2026-04-07T04:25:00Z"/>
                <w:rFonts w:ascii="Arial" w:hAnsi="Arial" w:cs="Arial"/>
                <w:color w:val="000000"/>
                <w:sz w:val="18"/>
                <w:szCs w:val="18"/>
                <w:lang w:eastAsia="en-US"/>
              </w:rPr>
            </w:pPr>
            <w:ins w:id="386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2160BB3" w14:textId="2291D027" w:rsidR="00AB0EE2" w:rsidRPr="00322061" w:rsidRDefault="00AB0EE2" w:rsidP="00AB0EE2">
            <w:pPr>
              <w:rPr>
                <w:ins w:id="3864" w:author="KPMG_PQH" w:date="2026-04-07T11:25:00Z" w16du:dateUtc="2026-04-07T04:25:00Z"/>
                <w:rFonts w:ascii="Arial" w:hAnsi="Arial" w:cs="Arial"/>
                <w:color w:val="000000"/>
                <w:sz w:val="18"/>
                <w:szCs w:val="18"/>
                <w:lang w:eastAsia="en-US"/>
              </w:rPr>
            </w:pPr>
            <w:ins w:id="3865" w:author="KPMG_PQH" w:date="2026-04-07T11:25:00Z" w16du:dateUtc="2026-04-07T04:25:00Z">
              <w:r>
                <w:rPr>
                  <w:rFonts w:ascii="Arial" w:hAnsi="Arial" w:cs="Arial"/>
                  <w:color w:val="000000"/>
                  <w:sz w:val="18"/>
                  <w:szCs w:val="18"/>
                </w:rPr>
                <w:t>Non-comparable functions</w:t>
              </w:r>
            </w:ins>
          </w:p>
        </w:tc>
      </w:tr>
      <w:tr w:rsidR="00AB0EE2" w:rsidRPr="00322061" w14:paraId="67F4FA32" w14:textId="77777777" w:rsidTr="00777313">
        <w:trPr>
          <w:trHeight w:val="20"/>
          <w:ins w:id="386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7B5F60B" w14:textId="2F537ACD" w:rsidR="00AB0EE2" w:rsidRPr="00322061" w:rsidRDefault="00AB0EE2" w:rsidP="00AB0EE2">
            <w:pPr>
              <w:jc w:val="center"/>
              <w:rPr>
                <w:ins w:id="3867" w:author="KPMG_PQH" w:date="2026-04-07T11:25:00Z" w16du:dateUtc="2026-04-07T04:25:00Z"/>
                <w:rFonts w:ascii="Arial" w:hAnsi="Arial" w:cs="Arial"/>
                <w:color w:val="000000"/>
                <w:sz w:val="18"/>
                <w:szCs w:val="18"/>
                <w:lang w:eastAsia="en-US"/>
              </w:rPr>
            </w:pPr>
            <w:ins w:id="3868" w:author="KPMG_PQH" w:date="2026-04-07T11:25:00Z" w16du:dateUtc="2026-04-07T04:25:00Z">
              <w:r>
                <w:rPr>
                  <w:rFonts w:ascii="Arial" w:hAnsi="Arial" w:cs="Arial"/>
                  <w:sz w:val="18"/>
                  <w:szCs w:val="18"/>
                </w:rPr>
                <w:t>83</w:t>
              </w:r>
            </w:ins>
          </w:p>
        </w:tc>
        <w:tc>
          <w:tcPr>
            <w:tcW w:w="2351" w:type="pct"/>
            <w:tcBorders>
              <w:top w:val="nil"/>
              <w:left w:val="nil"/>
              <w:bottom w:val="single" w:sz="4" w:space="0" w:color="auto"/>
              <w:right w:val="single" w:sz="4" w:space="0" w:color="auto"/>
            </w:tcBorders>
            <w:vAlign w:val="center"/>
            <w:hideMark/>
          </w:tcPr>
          <w:p w14:paraId="3AACBDD7" w14:textId="3EB1BFB4" w:rsidR="00AB0EE2" w:rsidRPr="00322061" w:rsidRDefault="00AB0EE2" w:rsidP="00AB0EE2">
            <w:pPr>
              <w:rPr>
                <w:ins w:id="3869" w:author="KPMG_PQH" w:date="2026-04-07T11:25:00Z" w16du:dateUtc="2026-04-07T04:25:00Z"/>
                <w:rFonts w:ascii="Arial" w:hAnsi="Arial" w:cs="Arial"/>
                <w:color w:val="000000"/>
                <w:sz w:val="18"/>
                <w:szCs w:val="18"/>
                <w:lang w:eastAsia="en-US"/>
              </w:rPr>
            </w:pPr>
            <w:ins w:id="3870" w:author="KPMG_PQH" w:date="2026-04-07T11:25:00Z" w16du:dateUtc="2026-04-07T04:25:00Z">
              <w:r>
                <w:rPr>
                  <w:rFonts w:ascii="Arial" w:hAnsi="Arial" w:cs="Arial"/>
                  <w:sz w:val="18"/>
                  <w:szCs w:val="18"/>
                </w:rPr>
                <w:t>CONG TY CP PHAT TRIEN GIA THINH PHAT</w:t>
              </w:r>
            </w:ins>
          </w:p>
        </w:tc>
        <w:tc>
          <w:tcPr>
            <w:tcW w:w="846" w:type="pct"/>
            <w:tcBorders>
              <w:top w:val="nil"/>
              <w:left w:val="nil"/>
              <w:bottom w:val="single" w:sz="4" w:space="0" w:color="auto"/>
              <w:right w:val="single" w:sz="4" w:space="0" w:color="auto"/>
            </w:tcBorders>
            <w:vAlign w:val="center"/>
            <w:hideMark/>
          </w:tcPr>
          <w:p w14:paraId="0FFBC3A4" w14:textId="56BC03BE" w:rsidR="00AB0EE2" w:rsidRPr="00322061" w:rsidRDefault="00AB0EE2" w:rsidP="00AB0EE2">
            <w:pPr>
              <w:jc w:val="center"/>
              <w:rPr>
                <w:ins w:id="3871" w:author="KPMG_PQH" w:date="2026-04-07T11:25:00Z" w16du:dateUtc="2026-04-07T04:25:00Z"/>
                <w:rFonts w:ascii="Arial" w:hAnsi="Arial" w:cs="Arial"/>
                <w:color w:val="000000"/>
                <w:sz w:val="18"/>
                <w:szCs w:val="18"/>
                <w:lang w:eastAsia="en-US"/>
              </w:rPr>
            </w:pPr>
            <w:ins w:id="387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88D1895" w14:textId="41518806" w:rsidR="00AB0EE2" w:rsidRPr="00322061" w:rsidRDefault="00AB0EE2" w:rsidP="00AB0EE2">
            <w:pPr>
              <w:rPr>
                <w:ins w:id="3873" w:author="KPMG_PQH" w:date="2026-04-07T11:25:00Z" w16du:dateUtc="2026-04-07T04:25:00Z"/>
                <w:rFonts w:ascii="Arial" w:hAnsi="Arial" w:cs="Arial"/>
                <w:color w:val="000000"/>
                <w:sz w:val="18"/>
                <w:szCs w:val="18"/>
                <w:lang w:eastAsia="en-US"/>
              </w:rPr>
            </w:pPr>
            <w:ins w:id="3874" w:author="KPMG_PQH" w:date="2026-04-07T11:25:00Z" w16du:dateUtc="2026-04-07T04:25:00Z">
              <w:r>
                <w:rPr>
                  <w:rFonts w:ascii="Arial" w:hAnsi="Arial" w:cs="Arial"/>
                  <w:color w:val="000000"/>
                  <w:sz w:val="18"/>
                  <w:szCs w:val="18"/>
                </w:rPr>
                <w:t>Non-comparable functions</w:t>
              </w:r>
            </w:ins>
          </w:p>
        </w:tc>
      </w:tr>
      <w:tr w:rsidR="00AB0EE2" w:rsidRPr="00322061" w14:paraId="16674C15" w14:textId="77777777" w:rsidTr="00777313">
        <w:trPr>
          <w:trHeight w:val="20"/>
          <w:ins w:id="387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C2F49D9" w14:textId="6D624931" w:rsidR="00AB0EE2" w:rsidRPr="00322061" w:rsidRDefault="00AB0EE2" w:rsidP="00AB0EE2">
            <w:pPr>
              <w:jc w:val="center"/>
              <w:rPr>
                <w:ins w:id="3876" w:author="KPMG_PQH" w:date="2026-04-07T11:25:00Z" w16du:dateUtc="2026-04-07T04:25:00Z"/>
                <w:rFonts w:ascii="Arial" w:hAnsi="Arial" w:cs="Arial"/>
                <w:color w:val="000000"/>
                <w:sz w:val="18"/>
                <w:szCs w:val="18"/>
                <w:lang w:eastAsia="en-US"/>
              </w:rPr>
            </w:pPr>
            <w:ins w:id="3877" w:author="KPMG_PQH" w:date="2026-04-07T11:25:00Z" w16du:dateUtc="2026-04-07T04:25:00Z">
              <w:r>
                <w:rPr>
                  <w:rFonts w:ascii="Arial" w:hAnsi="Arial" w:cs="Arial"/>
                  <w:sz w:val="18"/>
                  <w:szCs w:val="18"/>
                </w:rPr>
                <w:t>84</w:t>
              </w:r>
            </w:ins>
          </w:p>
        </w:tc>
        <w:tc>
          <w:tcPr>
            <w:tcW w:w="2351" w:type="pct"/>
            <w:tcBorders>
              <w:top w:val="nil"/>
              <w:left w:val="nil"/>
              <w:bottom w:val="single" w:sz="4" w:space="0" w:color="auto"/>
              <w:right w:val="single" w:sz="4" w:space="0" w:color="auto"/>
            </w:tcBorders>
            <w:vAlign w:val="center"/>
            <w:hideMark/>
          </w:tcPr>
          <w:p w14:paraId="7D30E311" w14:textId="5C6C6552" w:rsidR="00AB0EE2" w:rsidRPr="00322061" w:rsidRDefault="00AB0EE2" w:rsidP="00AB0EE2">
            <w:pPr>
              <w:rPr>
                <w:ins w:id="3878" w:author="KPMG_PQH" w:date="2026-04-07T11:25:00Z" w16du:dateUtc="2026-04-07T04:25:00Z"/>
                <w:rFonts w:ascii="Arial" w:hAnsi="Arial" w:cs="Arial"/>
                <w:color w:val="000000"/>
                <w:sz w:val="18"/>
                <w:szCs w:val="18"/>
                <w:lang w:eastAsia="en-US"/>
              </w:rPr>
            </w:pPr>
            <w:ins w:id="3879" w:author="KPMG_PQH" w:date="2026-04-07T11:25:00Z" w16du:dateUtc="2026-04-07T04:25:00Z">
              <w:r>
                <w:rPr>
                  <w:rFonts w:ascii="Arial" w:hAnsi="Arial" w:cs="Arial"/>
                  <w:sz w:val="18"/>
                  <w:szCs w:val="18"/>
                </w:rPr>
                <w:t>CONG TY TNHH ANTEN VM</w:t>
              </w:r>
            </w:ins>
          </w:p>
        </w:tc>
        <w:tc>
          <w:tcPr>
            <w:tcW w:w="846" w:type="pct"/>
            <w:tcBorders>
              <w:top w:val="nil"/>
              <w:left w:val="nil"/>
              <w:bottom w:val="single" w:sz="4" w:space="0" w:color="auto"/>
              <w:right w:val="single" w:sz="4" w:space="0" w:color="auto"/>
            </w:tcBorders>
            <w:vAlign w:val="center"/>
            <w:hideMark/>
          </w:tcPr>
          <w:p w14:paraId="57841031" w14:textId="2294E59C" w:rsidR="00AB0EE2" w:rsidRPr="00322061" w:rsidRDefault="00AB0EE2" w:rsidP="00AB0EE2">
            <w:pPr>
              <w:jc w:val="center"/>
              <w:rPr>
                <w:ins w:id="3880" w:author="KPMG_PQH" w:date="2026-04-07T11:25:00Z" w16du:dateUtc="2026-04-07T04:25:00Z"/>
                <w:rFonts w:ascii="Arial" w:hAnsi="Arial" w:cs="Arial"/>
                <w:color w:val="000000"/>
                <w:sz w:val="18"/>
                <w:szCs w:val="18"/>
                <w:lang w:eastAsia="en-US"/>
              </w:rPr>
            </w:pPr>
            <w:ins w:id="388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06DFBF3" w14:textId="427D44B3" w:rsidR="00AB0EE2" w:rsidRPr="00322061" w:rsidRDefault="00AB0EE2" w:rsidP="00AB0EE2">
            <w:pPr>
              <w:rPr>
                <w:ins w:id="3882" w:author="KPMG_PQH" w:date="2026-04-07T11:25:00Z" w16du:dateUtc="2026-04-07T04:25:00Z"/>
                <w:rFonts w:ascii="Arial" w:hAnsi="Arial" w:cs="Arial"/>
                <w:color w:val="000000"/>
                <w:sz w:val="18"/>
                <w:szCs w:val="18"/>
                <w:lang w:eastAsia="en-US"/>
              </w:rPr>
            </w:pPr>
            <w:ins w:id="3883" w:author="KPMG_PQH" w:date="2026-04-07T11:25:00Z" w16du:dateUtc="2026-04-07T04:25:00Z">
              <w:r>
                <w:rPr>
                  <w:rFonts w:ascii="Arial" w:hAnsi="Arial" w:cs="Arial"/>
                  <w:color w:val="000000"/>
                  <w:sz w:val="18"/>
                  <w:szCs w:val="18"/>
                </w:rPr>
                <w:t>Insufficient financial data</w:t>
              </w:r>
            </w:ins>
          </w:p>
        </w:tc>
      </w:tr>
      <w:tr w:rsidR="00AB0EE2" w:rsidRPr="00322061" w14:paraId="5234EC95" w14:textId="77777777" w:rsidTr="00777313">
        <w:trPr>
          <w:trHeight w:val="20"/>
          <w:ins w:id="388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3DE7AF4" w14:textId="47017E14" w:rsidR="00AB0EE2" w:rsidRPr="00322061" w:rsidRDefault="00AB0EE2" w:rsidP="00AB0EE2">
            <w:pPr>
              <w:jc w:val="center"/>
              <w:rPr>
                <w:ins w:id="3885" w:author="KPMG_PQH" w:date="2026-04-07T11:25:00Z" w16du:dateUtc="2026-04-07T04:25:00Z"/>
                <w:rFonts w:ascii="Arial" w:hAnsi="Arial" w:cs="Arial"/>
                <w:color w:val="000000"/>
                <w:sz w:val="18"/>
                <w:szCs w:val="18"/>
                <w:lang w:eastAsia="en-US"/>
              </w:rPr>
            </w:pPr>
            <w:ins w:id="3886" w:author="KPMG_PQH" w:date="2026-04-07T11:25:00Z" w16du:dateUtc="2026-04-07T04:25:00Z">
              <w:r>
                <w:rPr>
                  <w:rFonts w:ascii="Arial" w:hAnsi="Arial" w:cs="Arial"/>
                  <w:sz w:val="18"/>
                  <w:szCs w:val="18"/>
                </w:rPr>
                <w:t>85</w:t>
              </w:r>
            </w:ins>
          </w:p>
        </w:tc>
        <w:tc>
          <w:tcPr>
            <w:tcW w:w="2351" w:type="pct"/>
            <w:tcBorders>
              <w:top w:val="nil"/>
              <w:left w:val="nil"/>
              <w:bottom w:val="single" w:sz="4" w:space="0" w:color="auto"/>
              <w:right w:val="single" w:sz="4" w:space="0" w:color="auto"/>
            </w:tcBorders>
            <w:vAlign w:val="center"/>
            <w:hideMark/>
          </w:tcPr>
          <w:p w14:paraId="591F9FE5" w14:textId="28B8C3C6" w:rsidR="00AB0EE2" w:rsidRPr="00322061" w:rsidRDefault="00AB0EE2" w:rsidP="00AB0EE2">
            <w:pPr>
              <w:rPr>
                <w:ins w:id="3887" w:author="KPMG_PQH" w:date="2026-04-07T11:25:00Z" w16du:dateUtc="2026-04-07T04:25:00Z"/>
                <w:rFonts w:ascii="Arial" w:hAnsi="Arial" w:cs="Arial"/>
                <w:color w:val="000000"/>
                <w:sz w:val="18"/>
                <w:szCs w:val="18"/>
                <w:lang w:eastAsia="en-US"/>
              </w:rPr>
            </w:pPr>
            <w:ins w:id="3888" w:author="KPMG_PQH" w:date="2026-04-07T11:25:00Z" w16du:dateUtc="2026-04-07T04:25:00Z">
              <w:r>
                <w:rPr>
                  <w:rFonts w:ascii="Arial" w:hAnsi="Arial" w:cs="Arial"/>
                  <w:sz w:val="18"/>
                  <w:szCs w:val="18"/>
                </w:rPr>
                <w:t>CONG TY TNHH CO DIEN HAI HA</w:t>
              </w:r>
            </w:ins>
          </w:p>
        </w:tc>
        <w:tc>
          <w:tcPr>
            <w:tcW w:w="846" w:type="pct"/>
            <w:tcBorders>
              <w:top w:val="nil"/>
              <w:left w:val="nil"/>
              <w:bottom w:val="single" w:sz="4" w:space="0" w:color="auto"/>
              <w:right w:val="single" w:sz="4" w:space="0" w:color="auto"/>
            </w:tcBorders>
            <w:vAlign w:val="center"/>
            <w:hideMark/>
          </w:tcPr>
          <w:p w14:paraId="2D45EDB2" w14:textId="2271FC25" w:rsidR="00AB0EE2" w:rsidRPr="00322061" w:rsidRDefault="00AB0EE2" w:rsidP="00AB0EE2">
            <w:pPr>
              <w:jc w:val="center"/>
              <w:rPr>
                <w:ins w:id="3889" w:author="KPMG_PQH" w:date="2026-04-07T11:25:00Z" w16du:dateUtc="2026-04-07T04:25:00Z"/>
                <w:rFonts w:ascii="Arial" w:hAnsi="Arial" w:cs="Arial"/>
                <w:color w:val="000000"/>
                <w:sz w:val="18"/>
                <w:szCs w:val="18"/>
                <w:lang w:eastAsia="en-US"/>
              </w:rPr>
            </w:pPr>
            <w:ins w:id="389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EBC8B32" w14:textId="5E051A3B" w:rsidR="00AB0EE2" w:rsidRPr="00322061" w:rsidRDefault="00AB0EE2" w:rsidP="00AB0EE2">
            <w:pPr>
              <w:rPr>
                <w:ins w:id="3891" w:author="KPMG_PQH" w:date="2026-04-07T11:25:00Z" w16du:dateUtc="2026-04-07T04:25:00Z"/>
                <w:rFonts w:ascii="Arial" w:hAnsi="Arial" w:cs="Arial"/>
                <w:color w:val="000000"/>
                <w:sz w:val="18"/>
                <w:szCs w:val="18"/>
                <w:lang w:eastAsia="en-US"/>
              </w:rPr>
            </w:pPr>
            <w:ins w:id="3892" w:author="KPMG_PQH" w:date="2026-04-07T11:25:00Z" w16du:dateUtc="2026-04-07T04:25:00Z">
              <w:r>
                <w:rPr>
                  <w:rFonts w:ascii="Arial" w:hAnsi="Arial" w:cs="Arial"/>
                  <w:color w:val="000000"/>
                  <w:sz w:val="18"/>
                  <w:szCs w:val="18"/>
                </w:rPr>
                <w:t>Insufficient financial data</w:t>
              </w:r>
            </w:ins>
          </w:p>
        </w:tc>
      </w:tr>
      <w:tr w:rsidR="00AB0EE2" w:rsidRPr="00322061" w14:paraId="2385D95B" w14:textId="77777777" w:rsidTr="00777313">
        <w:trPr>
          <w:trHeight w:val="20"/>
          <w:ins w:id="389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364EDDD" w14:textId="2694848D" w:rsidR="00AB0EE2" w:rsidRPr="00322061" w:rsidRDefault="00AB0EE2" w:rsidP="00AB0EE2">
            <w:pPr>
              <w:jc w:val="center"/>
              <w:rPr>
                <w:ins w:id="3894" w:author="KPMG_PQH" w:date="2026-04-07T11:25:00Z" w16du:dateUtc="2026-04-07T04:25:00Z"/>
                <w:rFonts w:ascii="Arial" w:hAnsi="Arial" w:cs="Arial"/>
                <w:color w:val="000000"/>
                <w:sz w:val="18"/>
                <w:szCs w:val="18"/>
                <w:lang w:eastAsia="en-US"/>
              </w:rPr>
            </w:pPr>
            <w:ins w:id="3895" w:author="KPMG_PQH" w:date="2026-04-07T11:25:00Z" w16du:dateUtc="2026-04-07T04:25:00Z">
              <w:r>
                <w:rPr>
                  <w:rFonts w:ascii="Arial" w:hAnsi="Arial" w:cs="Arial"/>
                  <w:sz w:val="18"/>
                  <w:szCs w:val="18"/>
                </w:rPr>
                <w:t>86</w:t>
              </w:r>
            </w:ins>
          </w:p>
        </w:tc>
        <w:tc>
          <w:tcPr>
            <w:tcW w:w="2351" w:type="pct"/>
            <w:tcBorders>
              <w:top w:val="nil"/>
              <w:left w:val="nil"/>
              <w:bottom w:val="single" w:sz="4" w:space="0" w:color="auto"/>
              <w:right w:val="single" w:sz="4" w:space="0" w:color="auto"/>
            </w:tcBorders>
            <w:vAlign w:val="center"/>
            <w:hideMark/>
          </w:tcPr>
          <w:p w14:paraId="62061A0A" w14:textId="6BFE5E66" w:rsidR="00AB0EE2" w:rsidRPr="00322061" w:rsidRDefault="00AB0EE2" w:rsidP="00AB0EE2">
            <w:pPr>
              <w:rPr>
                <w:ins w:id="3896" w:author="KPMG_PQH" w:date="2026-04-07T11:25:00Z" w16du:dateUtc="2026-04-07T04:25:00Z"/>
                <w:rFonts w:ascii="Arial" w:hAnsi="Arial" w:cs="Arial"/>
                <w:color w:val="000000"/>
                <w:sz w:val="18"/>
                <w:szCs w:val="18"/>
                <w:lang w:eastAsia="en-US"/>
              </w:rPr>
            </w:pPr>
            <w:ins w:id="3897" w:author="KPMG_PQH" w:date="2026-04-07T11:25:00Z" w16du:dateUtc="2026-04-07T04:25:00Z">
              <w:r>
                <w:rPr>
                  <w:rFonts w:ascii="Arial" w:hAnsi="Arial" w:cs="Arial"/>
                  <w:sz w:val="18"/>
                  <w:szCs w:val="18"/>
                </w:rPr>
                <w:t>CONG TY TNHH CO KHI BACH KHOA SAI GON</w:t>
              </w:r>
            </w:ins>
          </w:p>
        </w:tc>
        <w:tc>
          <w:tcPr>
            <w:tcW w:w="846" w:type="pct"/>
            <w:tcBorders>
              <w:top w:val="nil"/>
              <w:left w:val="nil"/>
              <w:bottom w:val="single" w:sz="4" w:space="0" w:color="auto"/>
              <w:right w:val="single" w:sz="4" w:space="0" w:color="auto"/>
            </w:tcBorders>
            <w:vAlign w:val="center"/>
            <w:hideMark/>
          </w:tcPr>
          <w:p w14:paraId="1F21DAE9" w14:textId="5C9F27C3" w:rsidR="00AB0EE2" w:rsidRPr="00322061" w:rsidRDefault="00AB0EE2" w:rsidP="00AB0EE2">
            <w:pPr>
              <w:jc w:val="center"/>
              <w:rPr>
                <w:ins w:id="3898" w:author="KPMG_PQH" w:date="2026-04-07T11:25:00Z" w16du:dateUtc="2026-04-07T04:25:00Z"/>
                <w:rFonts w:ascii="Arial" w:hAnsi="Arial" w:cs="Arial"/>
                <w:color w:val="000000"/>
                <w:sz w:val="18"/>
                <w:szCs w:val="18"/>
                <w:lang w:eastAsia="en-US"/>
              </w:rPr>
            </w:pPr>
            <w:ins w:id="389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0D7D7FC" w14:textId="0994311F" w:rsidR="00AB0EE2" w:rsidRPr="00322061" w:rsidRDefault="00AB0EE2" w:rsidP="00AB0EE2">
            <w:pPr>
              <w:rPr>
                <w:ins w:id="3900" w:author="KPMG_PQH" w:date="2026-04-07T11:25:00Z" w16du:dateUtc="2026-04-07T04:25:00Z"/>
                <w:rFonts w:ascii="Arial" w:hAnsi="Arial" w:cs="Arial"/>
                <w:color w:val="000000"/>
                <w:sz w:val="18"/>
                <w:szCs w:val="18"/>
                <w:lang w:eastAsia="en-US"/>
              </w:rPr>
            </w:pPr>
            <w:ins w:id="3901" w:author="KPMG_PQH" w:date="2026-04-07T11:25:00Z" w16du:dateUtc="2026-04-07T04:25:00Z">
              <w:r>
                <w:rPr>
                  <w:rFonts w:ascii="Arial" w:hAnsi="Arial" w:cs="Arial"/>
                  <w:color w:val="000000"/>
                  <w:sz w:val="18"/>
                  <w:szCs w:val="18"/>
                </w:rPr>
                <w:t>Insufficient financial data</w:t>
              </w:r>
            </w:ins>
          </w:p>
        </w:tc>
      </w:tr>
      <w:tr w:rsidR="00AB0EE2" w:rsidRPr="00322061" w14:paraId="604112BB" w14:textId="77777777" w:rsidTr="00777313">
        <w:trPr>
          <w:trHeight w:val="20"/>
          <w:ins w:id="390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0F046CE" w14:textId="7E2D8AED" w:rsidR="00AB0EE2" w:rsidRPr="00322061" w:rsidRDefault="00AB0EE2" w:rsidP="00AB0EE2">
            <w:pPr>
              <w:jc w:val="center"/>
              <w:rPr>
                <w:ins w:id="3903" w:author="KPMG_PQH" w:date="2026-04-07T11:25:00Z" w16du:dateUtc="2026-04-07T04:25:00Z"/>
                <w:rFonts w:ascii="Arial" w:hAnsi="Arial" w:cs="Arial"/>
                <w:color w:val="000000"/>
                <w:sz w:val="18"/>
                <w:szCs w:val="18"/>
                <w:lang w:eastAsia="en-US"/>
              </w:rPr>
            </w:pPr>
            <w:ins w:id="3904" w:author="KPMG_PQH" w:date="2026-04-07T11:25:00Z" w16du:dateUtc="2026-04-07T04:25:00Z">
              <w:r>
                <w:rPr>
                  <w:rFonts w:ascii="Arial" w:hAnsi="Arial" w:cs="Arial"/>
                  <w:sz w:val="18"/>
                  <w:szCs w:val="18"/>
                </w:rPr>
                <w:t>87</w:t>
              </w:r>
            </w:ins>
          </w:p>
        </w:tc>
        <w:tc>
          <w:tcPr>
            <w:tcW w:w="2351" w:type="pct"/>
            <w:tcBorders>
              <w:top w:val="nil"/>
              <w:left w:val="nil"/>
              <w:bottom w:val="single" w:sz="4" w:space="0" w:color="auto"/>
              <w:right w:val="single" w:sz="4" w:space="0" w:color="auto"/>
            </w:tcBorders>
            <w:vAlign w:val="center"/>
            <w:hideMark/>
          </w:tcPr>
          <w:p w14:paraId="7CD9495D" w14:textId="55894E94" w:rsidR="00AB0EE2" w:rsidRPr="00322061" w:rsidRDefault="00AB0EE2" w:rsidP="00AB0EE2">
            <w:pPr>
              <w:rPr>
                <w:ins w:id="3905" w:author="KPMG_PQH" w:date="2026-04-07T11:25:00Z" w16du:dateUtc="2026-04-07T04:25:00Z"/>
                <w:rFonts w:ascii="Arial" w:hAnsi="Arial" w:cs="Arial"/>
                <w:color w:val="000000"/>
                <w:sz w:val="18"/>
                <w:szCs w:val="18"/>
                <w:lang w:eastAsia="en-US"/>
              </w:rPr>
            </w:pPr>
            <w:ins w:id="3906" w:author="KPMG_PQH" w:date="2026-04-07T11:25:00Z" w16du:dateUtc="2026-04-07T04:25:00Z">
              <w:r>
                <w:rPr>
                  <w:rFonts w:ascii="Arial" w:hAnsi="Arial" w:cs="Arial"/>
                  <w:sz w:val="18"/>
                  <w:szCs w:val="18"/>
                </w:rPr>
                <w:t>CONG TY TNHH HOANG MY</w:t>
              </w:r>
            </w:ins>
          </w:p>
        </w:tc>
        <w:tc>
          <w:tcPr>
            <w:tcW w:w="846" w:type="pct"/>
            <w:tcBorders>
              <w:top w:val="nil"/>
              <w:left w:val="nil"/>
              <w:bottom w:val="single" w:sz="4" w:space="0" w:color="auto"/>
              <w:right w:val="single" w:sz="4" w:space="0" w:color="auto"/>
            </w:tcBorders>
            <w:vAlign w:val="center"/>
            <w:hideMark/>
          </w:tcPr>
          <w:p w14:paraId="36E070A4" w14:textId="652BDF62" w:rsidR="00AB0EE2" w:rsidRPr="00322061" w:rsidRDefault="00AB0EE2" w:rsidP="00AB0EE2">
            <w:pPr>
              <w:jc w:val="center"/>
              <w:rPr>
                <w:ins w:id="3907" w:author="KPMG_PQH" w:date="2026-04-07T11:25:00Z" w16du:dateUtc="2026-04-07T04:25:00Z"/>
                <w:rFonts w:ascii="Arial" w:hAnsi="Arial" w:cs="Arial"/>
                <w:color w:val="000000"/>
                <w:sz w:val="18"/>
                <w:szCs w:val="18"/>
                <w:lang w:eastAsia="en-US"/>
              </w:rPr>
            </w:pPr>
            <w:ins w:id="390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B4E2728" w14:textId="3ED1797D" w:rsidR="00AB0EE2" w:rsidRPr="00322061" w:rsidRDefault="00AB0EE2" w:rsidP="00AB0EE2">
            <w:pPr>
              <w:rPr>
                <w:ins w:id="3909" w:author="KPMG_PQH" w:date="2026-04-07T11:25:00Z" w16du:dateUtc="2026-04-07T04:25:00Z"/>
                <w:rFonts w:ascii="Arial" w:hAnsi="Arial" w:cs="Arial"/>
                <w:color w:val="000000"/>
                <w:sz w:val="18"/>
                <w:szCs w:val="18"/>
                <w:lang w:eastAsia="en-US"/>
              </w:rPr>
            </w:pPr>
            <w:ins w:id="3910" w:author="KPMG_PQH" w:date="2026-04-07T11:25:00Z" w16du:dateUtc="2026-04-07T04:25:00Z">
              <w:r>
                <w:rPr>
                  <w:rFonts w:ascii="Arial" w:hAnsi="Arial" w:cs="Arial"/>
                  <w:color w:val="000000"/>
                  <w:sz w:val="18"/>
                  <w:szCs w:val="18"/>
                </w:rPr>
                <w:t>Insufficient financial data</w:t>
              </w:r>
            </w:ins>
          </w:p>
        </w:tc>
      </w:tr>
      <w:tr w:rsidR="00AB0EE2" w:rsidRPr="00322061" w14:paraId="1B7B6BC7" w14:textId="77777777" w:rsidTr="00777313">
        <w:trPr>
          <w:trHeight w:val="20"/>
          <w:ins w:id="391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786AAC" w14:textId="673816E0" w:rsidR="00AB0EE2" w:rsidRPr="00322061" w:rsidRDefault="00AB0EE2" w:rsidP="00AB0EE2">
            <w:pPr>
              <w:jc w:val="center"/>
              <w:rPr>
                <w:ins w:id="3912" w:author="KPMG_PQH" w:date="2026-04-07T11:25:00Z" w16du:dateUtc="2026-04-07T04:25:00Z"/>
                <w:rFonts w:ascii="Arial" w:hAnsi="Arial" w:cs="Arial"/>
                <w:color w:val="000000"/>
                <w:sz w:val="18"/>
                <w:szCs w:val="18"/>
                <w:lang w:eastAsia="en-US"/>
              </w:rPr>
            </w:pPr>
            <w:ins w:id="3913" w:author="KPMG_PQH" w:date="2026-04-07T11:25:00Z" w16du:dateUtc="2026-04-07T04:25:00Z">
              <w:r>
                <w:rPr>
                  <w:rFonts w:ascii="Arial" w:hAnsi="Arial" w:cs="Arial"/>
                  <w:sz w:val="18"/>
                  <w:szCs w:val="18"/>
                </w:rPr>
                <w:t>88</w:t>
              </w:r>
            </w:ins>
          </w:p>
        </w:tc>
        <w:tc>
          <w:tcPr>
            <w:tcW w:w="2351" w:type="pct"/>
            <w:tcBorders>
              <w:top w:val="nil"/>
              <w:left w:val="nil"/>
              <w:bottom w:val="single" w:sz="4" w:space="0" w:color="auto"/>
              <w:right w:val="single" w:sz="4" w:space="0" w:color="auto"/>
            </w:tcBorders>
            <w:vAlign w:val="center"/>
            <w:hideMark/>
          </w:tcPr>
          <w:p w14:paraId="15A1210D" w14:textId="3E0C7E48" w:rsidR="00AB0EE2" w:rsidRPr="00322061" w:rsidRDefault="00AB0EE2" w:rsidP="00AB0EE2">
            <w:pPr>
              <w:rPr>
                <w:ins w:id="3914" w:author="KPMG_PQH" w:date="2026-04-07T11:25:00Z" w16du:dateUtc="2026-04-07T04:25:00Z"/>
                <w:rFonts w:ascii="Arial" w:hAnsi="Arial" w:cs="Arial"/>
                <w:color w:val="000000"/>
                <w:sz w:val="18"/>
                <w:szCs w:val="18"/>
                <w:lang w:eastAsia="en-US"/>
              </w:rPr>
            </w:pPr>
            <w:ins w:id="3915" w:author="KPMG_PQH" w:date="2026-04-07T11:25:00Z" w16du:dateUtc="2026-04-07T04:25:00Z">
              <w:r>
                <w:rPr>
                  <w:rFonts w:ascii="Arial" w:hAnsi="Arial" w:cs="Arial"/>
                  <w:sz w:val="18"/>
                  <w:szCs w:val="18"/>
                </w:rPr>
                <w:t>CONG TY TNHH MAY AN PHU THINH</w:t>
              </w:r>
            </w:ins>
          </w:p>
        </w:tc>
        <w:tc>
          <w:tcPr>
            <w:tcW w:w="846" w:type="pct"/>
            <w:tcBorders>
              <w:top w:val="nil"/>
              <w:left w:val="nil"/>
              <w:bottom w:val="single" w:sz="4" w:space="0" w:color="auto"/>
              <w:right w:val="single" w:sz="4" w:space="0" w:color="auto"/>
            </w:tcBorders>
            <w:vAlign w:val="center"/>
            <w:hideMark/>
          </w:tcPr>
          <w:p w14:paraId="617DBE05" w14:textId="6466549F" w:rsidR="00AB0EE2" w:rsidRPr="00322061" w:rsidRDefault="00AB0EE2" w:rsidP="00AB0EE2">
            <w:pPr>
              <w:jc w:val="center"/>
              <w:rPr>
                <w:ins w:id="3916" w:author="KPMG_PQH" w:date="2026-04-07T11:25:00Z" w16du:dateUtc="2026-04-07T04:25:00Z"/>
                <w:rFonts w:ascii="Arial" w:hAnsi="Arial" w:cs="Arial"/>
                <w:color w:val="000000"/>
                <w:sz w:val="18"/>
                <w:szCs w:val="18"/>
                <w:lang w:eastAsia="en-US"/>
              </w:rPr>
            </w:pPr>
            <w:ins w:id="391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FEFBEE7" w14:textId="79355653" w:rsidR="00AB0EE2" w:rsidRPr="00322061" w:rsidRDefault="00AB0EE2" w:rsidP="00AB0EE2">
            <w:pPr>
              <w:rPr>
                <w:ins w:id="3918" w:author="KPMG_PQH" w:date="2026-04-07T11:25:00Z" w16du:dateUtc="2026-04-07T04:25:00Z"/>
                <w:rFonts w:ascii="Arial" w:hAnsi="Arial" w:cs="Arial"/>
                <w:color w:val="000000"/>
                <w:sz w:val="18"/>
                <w:szCs w:val="18"/>
                <w:lang w:eastAsia="en-US"/>
              </w:rPr>
            </w:pPr>
            <w:ins w:id="3919" w:author="KPMG_PQH" w:date="2026-04-07T11:25:00Z" w16du:dateUtc="2026-04-07T04:25:00Z">
              <w:r>
                <w:rPr>
                  <w:rFonts w:ascii="Arial" w:hAnsi="Arial" w:cs="Arial"/>
                  <w:color w:val="000000"/>
                  <w:sz w:val="18"/>
                  <w:szCs w:val="18"/>
                </w:rPr>
                <w:t>Insufficient financial data</w:t>
              </w:r>
            </w:ins>
          </w:p>
        </w:tc>
      </w:tr>
      <w:tr w:rsidR="00AB0EE2" w:rsidRPr="00322061" w14:paraId="5B07200F" w14:textId="77777777" w:rsidTr="00777313">
        <w:trPr>
          <w:trHeight w:val="20"/>
          <w:ins w:id="392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8E26C2F" w14:textId="6BF8519A" w:rsidR="00AB0EE2" w:rsidRPr="00322061" w:rsidRDefault="00AB0EE2" w:rsidP="00AB0EE2">
            <w:pPr>
              <w:jc w:val="center"/>
              <w:rPr>
                <w:ins w:id="3921" w:author="KPMG_PQH" w:date="2026-04-07T11:25:00Z" w16du:dateUtc="2026-04-07T04:25:00Z"/>
                <w:rFonts w:ascii="Arial" w:hAnsi="Arial" w:cs="Arial"/>
                <w:color w:val="000000"/>
                <w:sz w:val="18"/>
                <w:szCs w:val="18"/>
                <w:lang w:eastAsia="en-US"/>
              </w:rPr>
            </w:pPr>
            <w:ins w:id="3922" w:author="KPMG_PQH" w:date="2026-04-07T11:25:00Z" w16du:dateUtc="2026-04-07T04:25:00Z">
              <w:r>
                <w:rPr>
                  <w:rFonts w:ascii="Arial" w:hAnsi="Arial" w:cs="Arial"/>
                  <w:sz w:val="18"/>
                  <w:szCs w:val="18"/>
                </w:rPr>
                <w:t>89</w:t>
              </w:r>
            </w:ins>
          </w:p>
        </w:tc>
        <w:tc>
          <w:tcPr>
            <w:tcW w:w="2351" w:type="pct"/>
            <w:tcBorders>
              <w:top w:val="nil"/>
              <w:left w:val="nil"/>
              <w:bottom w:val="single" w:sz="4" w:space="0" w:color="auto"/>
              <w:right w:val="single" w:sz="4" w:space="0" w:color="auto"/>
            </w:tcBorders>
            <w:vAlign w:val="center"/>
            <w:hideMark/>
          </w:tcPr>
          <w:p w14:paraId="515D3E6F" w14:textId="57722896" w:rsidR="00AB0EE2" w:rsidRPr="00322061" w:rsidRDefault="00AB0EE2" w:rsidP="00AB0EE2">
            <w:pPr>
              <w:rPr>
                <w:ins w:id="3923" w:author="KPMG_PQH" w:date="2026-04-07T11:25:00Z" w16du:dateUtc="2026-04-07T04:25:00Z"/>
                <w:rFonts w:ascii="Arial" w:hAnsi="Arial" w:cs="Arial"/>
                <w:color w:val="000000"/>
                <w:sz w:val="18"/>
                <w:szCs w:val="18"/>
                <w:lang w:eastAsia="en-US"/>
              </w:rPr>
            </w:pPr>
            <w:ins w:id="3924" w:author="KPMG_PQH" w:date="2026-04-07T11:25:00Z" w16du:dateUtc="2026-04-07T04:25:00Z">
              <w:r>
                <w:rPr>
                  <w:rFonts w:ascii="Arial" w:hAnsi="Arial" w:cs="Arial"/>
                  <w:sz w:val="18"/>
                  <w:szCs w:val="18"/>
                </w:rPr>
                <w:t>CONG TY TNHH SAN XUAT THUONG MAI DICH VU PHUOC TRUNG</w:t>
              </w:r>
            </w:ins>
          </w:p>
        </w:tc>
        <w:tc>
          <w:tcPr>
            <w:tcW w:w="846" w:type="pct"/>
            <w:tcBorders>
              <w:top w:val="nil"/>
              <w:left w:val="nil"/>
              <w:bottom w:val="single" w:sz="4" w:space="0" w:color="auto"/>
              <w:right w:val="single" w:sz="4" w:space="0" w:color="auto"/>
            </w:tcBorders>
            <w:vAlign w:val="center"/>
            <w:hideMark/>
          </w:tcPr>
          <w:p w14:paraId="01310FBB" w14:textId="00B27679" w:rsidR="00AB0EE2" w:rsidRPr="00322061" w:rsidRDefault="00AB0EE2" w:rsidP="00AB0EE2">
            <w:pPr>
              <w:jc w:val="center"/>
              <w:rPr>
                <w:ins w:id="3925" w:author="KPMG_PQH" w:date="2026-04-07T11:25:00Z" w16du:dateUtc="2026-04-07T04:25:00Z"/>
                <w:rFonts w:ascii="Arial" w:hAnsi="Arial" w:cs="Arial"/>
                <w:color w:val="000000"/>
                <w:sz w:val="18"/>
                <w:szCs w:val="18"/>
                <w:lang w:eastAsia="en-US"/>
              </w:rPr>
            </w:pPr>
            <w:ins w:id="392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2351F85" w14:textId="604559D5" w:rsidR="00AB0EE2" w:rsidRPr="00322061" w:rsidRDefault="00AB0EE2" w:rsidP="00AB0EE2">
            <w:pPr>
              <w:rPr>
                <w:ins w:id="3927" w:author="KPMG_PQH" w:date="2026-04-07T11:25:00Z" w16du:dateUtc="2026-04-07T04:25:00Z"/>
                <w:rFonts w:ascii="Arial" w:hAnsi="Arial" w:cs="Arial"/>
                <w:color w:val="000000"/>
                <w:sz w:val="18"/>
                <w:szCs w:val="18"/>
                <w:lang w:eastAsia="en-US"/>
              </w:rPr>
            </w:pPr>
            <w:ins w:id="3928" w:author="KPMG_PQH" w:date="2026-04-07T11:25:00Z" w16du:dateUtc="2026-04-07T04:25:00Z">
              <w:r>
                <w:rPr>
                  <w:rFonts w:ascii="Arial" w:hAnsi="Arial" w:cs="Arial"/>
                  <w:color w:val="000000"/>
                  <w:sz w:val="18"/>
                  <w:szCs w:val="18"/>
                </w:rPr>
                <w:t>Insufficient financial data</w:t>
              </w:r>
            </w:ins>
          </w:p>
        </w:tc>
      </w:tr>
      <w:tr w:rsidR="00AB0EE2" w:rsidRPr="00322061" w14:paraId="69D64B63" w14:textId="77777777" w:rsidTr="00777313">
        <w:trPr>
          <w:trHeight w:val="20"/>
          <w:ins w:id="392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65D696" w14:textId="519612CE" w:rsidR="00AB0EE2" w:rsidRPr="00322061" w:rsidRDefault="00AB0EE2" w:rsidP="00AB0EE2">
            <w:pPr>
              <w:jc w:val="center"/>
              <w:rPr>
                <w:ins w:id="3930" w:author="KPMG_PQH" w:date="2026-04-07T11:25:00Z" w16du:dateUtc="2026-04-07T04:25:00Z"/>
                <w:rFonts w:ascii="Arial" w:hAnsi="Arial" w:cs="Arial"/>
                <w:color w:val="000000"/>
                <w:sz w:val="18"/>
                <w:szCs w:val="18"/>
                <w:lang w:eastAsia="en-US"/>
              </w:rPr>
            </w:pPr>
            <w:ins w:id="3931" w:author="KPMG_PQH" w:date="2026-04-07T11:25:00Z" w16du:dateUtc="2026-04-07T04:25:00Z">
              <w:r>
                <w:rPr>
                  <w:rFonts w:ascii="Arial" w:hAnsi="Arial" w:cs="Arial"/>
                  <w:sz w:val="18"/>
                  <w:szCs w:val="18"/>
                </w:rPr>
                <w:t>90</w:t>
              </w:r>
            </w:ins>
          </w:p>
        </w:tc>
        <w:tc>
          <w:tcPr>
            <w:tcW w:w="2351" w:type="pct"/>
            <w:tcBorders>
              <w:top w:val="nil"/>
              <w:left w:val="nil"/>
              <w:bottom w:val="single" w:sz="4" w:space="0" w:color="auto"/>
              <w:right w:val="single" w:sz="4" w:space="0" w:color="auto"/>
            </w:tcBorders>
            <w:vAlign w:val="center"/>
            <w:hideMark/>
          </w:tcPr>
          <w:p w14:paraId="4CE60AFD" w14:textId="4198DFF3" w:rsidR="00AB0EE2" w:rsidRPr="00322061" w:rsidRDefault="00AB0EE2" w:rsidP="00AB0EE2">
            <w:pPr>
              <w:rPr>
                <w:ins w:id="3932" w:author="KPMG_PQH" w:date="2026-04-07T11:25:00Z" w16du:dateUtc="2026-04-07T04:25:00Z"/>
                <w:rFonts w:ascii="Arial" w:hAnsi="Arial" w:cs="Arial"/>
                <w:color w:val="000000"/>
                <w:sz w:val="18"/>
                <w:szCs w:val="18"/>
                <w:lang w:eastAsia="en-US"/>
              </w:rPr>
            </w:pPr>
            <w:ins w:id="3933" w:author="KPMG_PQH" w:date="2026-04-07T11:25:00Z" w16du:dateUtc="2026-04-07T04:25:00Z">
              <w:r>
                <w:rPr>
                  <w:rFonts w:ascii="Arial" w:hAnsi="Arial" w:cs="Arial"/>
                  <w:sz w:val="18"/>
                  <w:szCs w:val="18"/>
                </w:rPr>
                <w:t>CONG TY TNHH SAN XUAT THUONG MAI MAY MAC PHAT TRIEN HA NAM AN 2</w:t>
              </w:r>
            </w:ins>
          </w:p>
        </w:tc>
        <w:tc>
          <w:tcPr>
            <w:tcW w:w="846" w:type="pct"/>
            <w:tcBorders>
              <w:top w:val="nil"/>
              <w:left w:val="nil"/>
              <w:bottom w:val="single" w:sz="4" w:space="0" w:color="auto"/>
              <w:right w:val="single" w:sz="4" w:space="0" w:color="auto"/>
            </w:tcBorders>
            <w:vAlign w:val="center"/>
            <w:hideMark/>
          </w:tcPr>
          <w:p w14:paraId="3040653A" w14:textId="084C3782" w:rsidR="00AB0EE2" w:rsidRPr="00322061" w:rsidRDefault="00AB0EE2" w:rsidP="00AB0EE2">
            <w:pPr>
              <w:jc w:val="center"/>
              <w:rPr>
                <w:ins w:id="3934" w:author="KPMG_PQH" w:date="2026-04-07T11:25:00Z" w16du:dateUtc="2026-04-07T04:25:00Z"/>
                <w:rFonts w:ascii="Arial" w:hAnsi="Arial" w:cs="Arial"/>
                <w:color w:val="000000"/>
                <w:sz w:val="18"/>
                <w:szCs w:val="18"/>
                <w:lang w:eastAsia="en-US"/>
              </w:rPr>
            </w:pPr>
            <w:ins w:id="393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1782954" w14:textId="0F386364" w:rsidR="00AB0EE2" w:rsidRPr="00322061" w:rsidRDefault="00AB0EE2" w:rsidP="00AB0EE2">
            <w:pPr>
              <w:rPr>
                <w:ins w:id="3936" w:author="KPMG_PQH" w:date="2026-04-07T11:25:00Z" w16du:dateUtc="2026-04-07T04:25:00Z"/>
                <w:rFonts w:ascii="Arial" w:hAnsi="Arial" w:cs="Arial"/>
                <w:color w:val="000000"/>
                <w:sz w:val="18"/>
                <w:szCs w:val="18"/>
                <w:lang w:eastAsia="en-US"/>
              </w:rPr>
            </w:pPr>
            <w:ins w:id="3937" w:author="KPMG_PQH" w:date="2026-04-07T11:25:00Z" w16du:dateUtc="2026-04-07T04:25:00Z">
              <w:r>
                <w:rPr>
                  <w:rFonts w:ascii="Arial" w:hAnsi="Arial" w:cs="Arial"/>
                  <w:color w:val="000000"/>
                  <w:sz w:val="18"/>
                  <w:szCs w:val="18"/>
                </w:rPr>
                <w:t>Insufficient financial data</w:t>
              </w:r>
            </w:ins>
          </w:p>
        </w:tc>
      </w:tr>
      <w:tr w:rsidR="00AB0EE2" w:rsidRPr="00322061" w14:paraId="41310BB2" w14:textId="77777777" w:rsidTr="00777313">
        <w:trPr>
          <w:trHeight w:val="20"/>
          <w:ins w:id="393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D1706EE" w14:textId="04375FFE" w:rsidR="00AB0EE2" w:rsidRPr="00322061" w:rsidRDefault="00AB0EE2" w:rsidP="00AB0EE2">
            <w:pPr>
              <w:jc w:val="center"/>
              <w:rPr>
                <w:ins w:id="3939" w:author="KPMG_PQH" w:date="2026-04-07T11:25:00Z" w16du:dateUtc="2026-04-07T04:25:00Z"/>
                <w:rFonts w:ascii="Arial" w:hAnsi="Arial" w:cs="Arial"/>
                <w:color w:val="000000"/>
                <w:sz w:val="18"/>
                <w:szCs w:val="18"/>
                <w:lang w:eastAsia="en-US"/>
              </w:rPr>
            </w:pPr>
            <w:ins w:id="3940" w:author="KPMG_PQH" w:date="2026-04-07T11:25:00Z" w16du:dateUtc="2026-04-07T04:25:00Z">
              <w:r>
                <w:rPr>
                  <w:rFonts w:ascii="Arial" w:hAnsi="Arial" w:cs="Arial"/>
                  <w:sz w:val="18"/>
                  <w:szCs w:val="18"/>
                </w:rPr>
                <w:t>91</w:t>
              </w:r>
            </w:ins>
          </w:p>
        </w:tc>
        <w:tc>
          <w:tcPr>
            <w:tcW w:w="2351" w:type="pct"/>
            <w:tcBorders>
              <w:top w:val="nil"/>
              <w:left w:val="nil"/>
              <w:bottom w:val="single" w:sz="4" w:space="0" w:color="auto"/>
              <w:right w:val="single" w:sz="4" w:space="0" w:color="auto"/>
            </w:tcBorders>
            <w:vAlign w:val="center"/>
            <w:hideMark/>
          </w:tcPr>
          <w:p w14:paraId="5771BCDD" w14:textId="151268FA" w:rsidR="00AB0EE2" w:rsidRPr="00322061" w:rsidRDefault="00AB0EE2" w:rsidP="00AB0EE2">
            <w:pPr>
              <w:rPr>
                <w:ins w:id="3941" w:author="KPMG_PQH" w:date="2026-04-07T11:25:00Z" w16du:dateUtc="2026-04-07T04:25:00Z"/>
                <w:rFonts w:ascii="Arial" w:hAnsi="Arial" w:cs="Arial"/>
                <w:color w:val="000000"/>
                <w:sz w:val="18"/>
                <w:szCs w:val="18"/>
                <w:lang w:eastAsia="en-US"/>
              </w:rPr>
            </w:pPr>
            <w:ins w:id="3942" w:author="KPMG_PQH" w:date="2026-04-07T11:25:00Z" w16du:dateUtc="2026-04-07T04:25:00Z">
              <w:r>
                <w:rPr>
                  <w:rFonts w:ascii="Arial" w:hAnsi="Arial" w:cs="Arial"/>
                  <w:sz w:val="18"/>
                  <w:szCs w:val="18"/>
                </w:rPr>
                <w:t>CONG TY TNHH SAN XUAT VA THUONG MAI USTAPE</w:t>
              </w:r>
            </w:ins>
          </w:p>
        </w:tc>
        <w:tc>
          <w:tcPr>
            <w:tcW w:w="846" w:type="pct"/>
            <w:tcBorders>
              <w:top w:val="nil"/>
              <w:left w:val="nil"/>
              <w:bottom w:val="single" w:sz="4" w:space="0" w:color="auto"/>
              <w:right w:val="single" w:sz="4" w:space="0" w:color="auto"/>
            </w:tcBorders>
            <w:vAlign w:val="center"/>
            <w:hideMark/>
          </w:tcPr>
          <w:p w14:paraId="41675369" w14:textId="29A95532" w:rsidR="00AB0EE2" w:rsidRPr="00322061" w:rsidRDefault="00AB0EE2" w:rsidP="00AB0EE2">
            <w:pPr>
              <w:jc w:val="center"/>
              <w:rPr>
                <w:ins w:id="3943" w:author="KPMG_PQH" w:date="2026-04-07T11:25:00Z" w16du:dateUtc="2026-04-07T04:25:00Z"/>
                <w:rFonts w:ascii="Arial" w:hAnsi="Arial" w:cs="Arial"/>
                <w:color w:val="000000"/>
                <w:sz w:val="18"/>
                <w:szCs w:val="18"/>
                <w:lang w:eastAsia="en-US"/>
              </w:rPr>
            </w:pPr>
            <w:ins w:id="394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3F7B6EA" w14:textId="18F6C6E7" w:rsidR="00AB0EE2" w:rsidRPr="00322061" w:rsidRDefault="00AB0EE2" w:rsidP="00AB0EE2">
            <w:pPr>
              <w:rPr>
                <w:ins w:id="3945" w:author="KPMG_PQH" w:date="2026-04-07T11:25:00Z" w16du:dateUtc="2026-04-07T04:25:00Z"/>
                <w:rFonts w:ascii="Arial" w:hAnsi="Arial" w:cs="Arial"/>
                <w:color w:val="000000"/>
                <w:sz w:val="18"/>
                <w:szCs w:val="18"/>
                <w:lang w:eastAsia="en-US"/>
              </w:rPr>
            </w:pPr>
            <w:ins w:id="3946" w:author="KPMG_PQH" w:date="2026-04-07T11:25:00Z" w16du:dateUtc="2026-04-07T04:25:00Z">
              <w:r>
                <w:rPr>
                  <w:rFonts w:ascii="Arial" w:hAnsi="Arial" w:cs="Arial"/>
                  <w:color w:val="000000"/>
                  <w:sz w:val="18"/>
                  <w:szCs w:val="18"/>
                </w:rPr>
                <w:t>Insufficient financial data</w:t>
              </w:r>
            </w:ins>
          </w:p>
        </w:tc>
      </w:tr>
      <w:tr w:rsidR="00AB0EE2" w:rsidRPr="00322061" w14:paraId="15F23017" w14:textId="77777777" w:rsidTr="00777313">
        <w:trPr>
          <w:trHeight w:val="20"/>
          <w:ins w:id="394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19A7998" w14:textId="07F97812" w:rsidR="00AB0EE2" w:rsidRPr="00322061" w:rsidRDefault="00AB0EE2" w:rsidP="00AB0EE2">
            <w:pPr>
              <w:jc w:val="center"/>
              <w:rPr>
                <w:ins w:id="3948" w:author="KPMG_PQH" w:date="2026-04-07T11:25:00Z" w16du:dateUtc="2026-04-07T04:25:00Z"/>
                <w:rFonts w:ascii="Arial" w:hAnsi="Arial" w:cs="Arial"/>
                <w:color w:val="000000"/>
                <w:sz w:val="18"/>
                <w:szCs w:val="18"/>
                <w:lang w:eastAsia="en-US"/>
              </w:rPr>
            </w:pPr>
            <w:ins w:id="3949" w:author="KPMG_PQH" w:date="2026-04-07T11:25:00Z" w16du:dateUtc="2026-04-07T04:25:00Z">
              <w:r>
                <w:rPr>
                  <w:rFonts w:ascii="Arial" w:hAnsi="Arial" w:cs="Arial"/>
                  <w:sz w:val="18"/>
                  <w:szCs w:val="18"/>
                </w:rPr>
                <w:t>92</w:t>
              </w:r>
            </w:ins>
          </w:p>
        </w:tc>
        <w:tc>
          <w:tcPr>
            <w:tcW w:w="2351" w:type="pct"/>
            <w:tcBorders>
              <w:top w:val="nil"/>
              <w:left w:val="nil"/>
              <w:bottom w:val="single" w:sz="4" w:space="0" w:color="auto"/>
              <w:right w:val="single" w:sz="4" w:space="0" w:color="auto"/>
            </w:tcBorders>
            <w:vAlign w:val="center"/>
            <w:hideMark/>
          </w:tcPr>
          <w:p w14:paraId="6E376C18" w14:textId="313531A5" w:rsidR="00AB0EE2" w:rsidRPr="00322061" w:rsidRDefault="00AB0EE2" w:rsidP="00AB0EE2">
            <w:pPr>
              <w:rPr>
                <w:ins w:id="3950" w:author="KPMG_PQH" w:date="2026-04-07T11:25:00Z" w16du:dateUtc="2026-04-07T04:25:00Z"/>
                <w:rFonts w:ascii="Arial" w:hAnsi="Arial" w:cs="Arial"/>
                <w:color w:val="000000"/>
                <w:sz w:val="18"/>
                <w:szCs w:val="18"/>
                <w:lang w:eastAsia="en-US"/>
              </w:rPr>
            </w:pPr>
            <w:ins w:id="3951" w:author="KPMG_PQH" w:date="2026-04-07T11:25:00Z" w16du:dateUtc="2026-04-07T04:25:00Z">
              <w:r>
                <w:rPr>
                  <w:rFonts w:ascii="Arial" w:hAnsi="Arial" w:cs="Arial"/>
                  <w:sz w:val="18"/>
                  <w:szCs w:val="18"/>
                </w:rPr>
                <w:t>CONG TY TNHH T&amp;T HAI DUONG</w:t>
              </w:r>
            </w:ins>
          </w:p>
        </w:tc>
        <w:tc>
          <w:tcPr>
            <w:tcW w:w="846" w:type="pct"/>
            <w:tcBorders>
              <w:top w:val="nil"/>
              <w:left w:val="nil"/>
              <w:bottom w:val="single" w:sz="4" w:space="0" w:color="auto"/>
              <w:right w:val="single" w:sz="4" w:space="0" w:color="auto"/>
            </w:tcBorders>
            <w:vAlign w:val="center"/>
            <w:hideMark/>
          </w:tcPr>
          <w:p w14:paraId="5F3AD78B" w14:textId="7F3B10DD" w:rsidR="00AB0EE2" w:rsidRPr="00322061" w:rsidRDefault="00AB0EE2" w:rsidP="00AB0EE2">
            <w:pPr>
              <w:jc w:val="center"/>
              <w:rPr>
                <w:ins w:id="3952" w:author="KPMG_PQH" w:date="2026-04-07T11:25:00Z" w16du:dateUtc="2026-04-07T04:25:00Z"/>
                <w:rFonts w:ascii="Arial" w:hAnsi="Arial" w:cs="Arial"/>
                <w:color w:val="000000"/>
                <w:sz w:val="18"/>
                <w:szCs w:val="18"/>
                <w:lang w:eastAsia="en-US"/>
              </w:rPr>
            </w:pPr>
            <w:ins w:id="395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6BCF07" w14:textId="43840328" w:rsidR="00AB0EE2" w:rsidRPr="00322061" w:rsidRDefault="00AB0EE2" w:rsidP="00AB0EE2">
            <w:pPr>
              <w:rPr>
                <w:ins w:id="3954" w:author="KPMG_PQH" w:date="2026-04-07T11:25:00Z" w16du:dateUtc="2026-04-07T04:25:00Z"/>
                <w:rFonts w:ascii="Arial" w:hAnsi="Arial" w:cs="Arial"/>
                <w:color w:val="000000"/>
                <w:sz w:val="18"/>
                <w:szCs w:val="18"/>
                <w:lang w:eastAsia="en-US"/>
              </w:rPr>
            </w:pPr>
            <w:ins w:id="3955" w:author="KPMG_PQH" w:date="2026-04-07T11:25:00Z" w16du:dateUtc="2026-04-07T04:25:00Z">
              <w:r>
                <w:rPr>
                  <w:rFonts w:ascii="Arial" w:hAnsi="Arial" w:cs="Arial"/>
                  <w:color w:val="000000"/>
                  <w:sz w:val="18"/>
                  <w:szCs w:val="18"/>
                </w:rPr>
                <w:t>Insufficient information</w:t>
              </w:r>
            </w:ins>
          </w:p>
        </w:tc>
      </w:tr>
      <w:tr w:rsidR="00AB0EE2" w:rsidRPr="00322061" w14:paraId="5A084C1F" w14:textId="77777777" w:rsidTr="00777313">
        <w:trPr>
          <w:trHeight w:val="20"/>
          <w:ins w:id="395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72B8F3E" w14:textId="73DAF5EE" w:rsidR="00AB0EE2" w:rsidRPr="00322061" w:rsidRDefault="00AB0EE2" w:rsidP="00AB0EE2">
            <w:pPr>
              <w:jc w:val="center"/>
              <w:rPr>
                <w:ins w:id="3957" w:author="KPMG_PQH" w:date="2026-04-07T11:25:00Z" w16du:dateUtc="2026-04-07T04:25:00Z"/>
                <w:rFonts w:ascii="Arial" w:hAnsi="Arial" w:cs="Arial"/>
                <w:color w:val="000000"/>
                <w:sz w:val="18"/>
                <w:szCs w:val="18"/>
                <w:lang w:eastAsia="en-US"/>
              </w:rPr>
            </w:pPr>
            <w:ins w:id="3958" w:author="KPMG_PQH" w:date="2026-04-07T11:25:00Z" w16du:dateUtc="2026-04-07T04:25:00Z">
              <w:r>
                <w:rPr>
                  <w:rFonts w:ascii="Arial" w:hAnsi="Arial" w:cs="Arial"/>
                  <w:sz w:val="18"/>
                  <w:szCs w:val="18"/>
                </w:rPr>
                <w:t>93</w:t>
              </w:r>
            </w:ins>
          </w:p>
        </w:tc>
        <w:tc>
          <w:tcPr>
            <w:tcW w:w="2351" w:type="pct"/>
            <w:tcBorders>
              <w:top w:val="nil"/>
              <w:left w:val="nil"/>
              <w:bottom w:val="single" w:sz="4" w:space="0" w:color="auto"/>
              <w:right w:val="single" w:sz="4" w:space="0" w:color="auto"/>
            </w:tcBorders>
            <w:vAlign w:val="center"/>
            <w:hideMark/>
          </w:tcPr>
          <w:p w14:paraId="2D22E96F" w14:textId="1BCD6219" w:rsidR="00AB0EE2" w:rsidRPr="00322061" w:rsidRDefault="00AB0EE2" w:rsidP="00AB0EE2">
            <w:pPr>
              <w:rPr>
                <w:ins w:id="3959" w:author="KPMG_PQH" w:date="2026-04-07T11:25:00Z" w16du:dateUtc="2026-04-07T04:25:00Z"/>
                <w:rFonts w:ascii="Arial" w:hAnsi="Arial" w:cs="Arial"/>
                <w:color w:val="000000"/>
                <w:sz w:val="18"/>
                <w:szCs w:val="18"/>
                <w:lang w:eastAsia="en-US"/>
              </w:rPr>
            </w:pPr>
            <w:ins w:id="3960" w:author="KPMG_PQH" w:date="2026-04-07T11:25:00Z" w16du:dateUtc="2026-04-07T04:25:00Z">
              <w:r>
                <w:rPr>
                  <w:rFonts w:ascii="Arial" w:hAnsi="Arial" w:cs="Arial"/>
                  <w:sz w:val="18"/>
                  <w:szCs w:val="18"/>
                </w:rPr>
                <w:t>CONG TY TNHH THANH BAO TIN</w:t>
              </w:r>
            </w:ins>
          </w:p>
        </w:tc>
        <w:tc>
          <w:tcPr>
            <w:tcW w:w="846" w:type="pct"/>
            <w:tcBorders>
              <w:top w:val="nil"/>
              <w:left w:val="nil"/>
              <w:bottom w:val="single" w:sz="4" w:space="0" w:color="auto"/>
              <w:right w:val="single" w:sz="4" w:space="0" w:color="auto"/>
            </w:tcBorders>
            <w:vAlign w:val="center"/>
            <w:hideMark/>
          </w:tcPr>
          <w:p w14:paraId="2F620BBC" w14:textId="785B10D0" w:rsidR="00AB0EE2" w:rsidRPr="00322061" w:rsidRDefault="00AB0EE2" w:rsidP="00AB0EE2">
            <w:pPr>
              <w:jc w:val="center"/>
              <w:rPr>
                <w:ins w:id="3961" w:author="KPMG_PQH" w:date="2026-04-07T11:25:00Z" w16du:dateUtc="2026-04-07T04:25:00Z"/>
                <w:rFonts w:ascii="Arial" w:hAnsi="Arial" w:cs="Arial"/>
                <w:color w:val="000000"/>
                <w:sz w:val="18"/>
                <w:szCs w:val="18"/>
                <w:lang w:eastAsia="en-US"/>
              </w:rPr>
            </w:pPr>
            <w:ins w:id="396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F68FEEA" w14:textId="2FA2E583" w:rsidR="00AB0EE2" w:rsidRPr="00322061" w:rsidRDefault="00AB0EE2" w:rsidP="00AB0EE2">
            <w:pPr>
              <w:rPr>
                <w:ins w:id="3963" w:author="KPMG_PQH" w:date="2026-04-07T11:25:00Z" w16du:dateUtc="2026-04-07T04:25:00Z"/>
                <w:rFonts w:ascii="Arial" w:hAnsi="Arial" w:cs="Arial"/>
                <w:color w:val="000000"/>
                <w:sz w:val="18"/>
                <w:szCs w:val="18"/>
                <w:lang w:eastAsia="en-US"/>
              </w:rPr>
            </w:pPr>
            <w:ins w:id="3964" w:author="KPMG_PQH" w:date="2026-04-07T11:25:00Z" w16du:dateUtc="2026-04-07T04:25:00Z">
              <w:r>
                <w:rPr>
                  <w:rFonts w:ascii="Arial" w:hAnsi="Arial" w:cs="Arial"/>
                  <w:color w:val="000000"/>
                  <w:sz w:val="18"/>
                  <w:szCs w:val="18"/>
                </w:rPr>
                <w:t>Insufficient financial data</w:t>
              </w:r>
            </w:ins>
          </w:p>
        </w:tc>
      </w:tr>
      <w:tr w:rsidR="00AB0EE2" w:rsidRPr="00322061" w14:paraId="78B5ABD7" w14:textId="77777777" w:rsidTr="00777313">
        <w:trPr>
          <w:trHeight w:val="20"/>
          <w:ins w:id="396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B5D176F" w14:textId="48D01B6C" w:rsidR="00AB0EE2" w:rsidRPr="00322061" w:rsidRDefault="00AB0EE2" w:rsidP="00AB0EE2">
            <w:pPr>
              <w:jc w:val="center"/>
              <w:rPr>
                <w:ins w:id="3966" w:author="KPMG_PQH" w:date="2026-04-07T11:25:00Z" w16du:dateUtc="2026-04-07T04:25:00Z"/>
                <w:rFonts w:ascii="Arial" w:hAnsi="Arial" w:cs="Arial"/>
                <w:color w:val="000000"/>
                <w:sz w:val="18"/>
                <w:szCs w:val="18"/>
                <w:lang w:eastAsia="en-US"/>
              </w:rPr>
            </w:pPr>
            <w:ins w:id="3967" w:author="KPMG_PQH" w:date="2026-04-07T11:25:00Z" w16du:dateUtc="2026-04-07T04:25:00Z">
              <w:r>
                <w:rPr>
                  <w:rFonts w:ascii="Arial" w:hAnsi="Arial" w:cs="Arial"/>
                  <w:sz w:val="18"/>
                  <w:szCs w:val="18"/>
                </w:rPr>
                <w:t>94</w:t>
              </w:r>
            </w:ins>
          </w:p>
        </w:tc>
        <w:tc>
          <w:tcPr>
            <w:tcW w:w="2351" w:type="pct"/>
            <w:tcBorders>
              <w:top w:val="nil"/>
              <w:left w:val="nil"/>
              <w:bottom w:val="single" w:sz="4" w:space="0" w:color="auto"/>
              <w:right w:val="single" w:sz="4" w:space="0" w:color="auto"/>
            </w:tcBorders>
            <w:vAlign w:val="center"/>
            <w:hideMark/>
          </w:tcPr>
          <w:p w14:paraId="0D58AC75" w14:textId="3A42EBAF" w:rsidR="00AB0EE2" w:rsidRPr="00322061" w:rsidRDefault="00AB0EE2" w:rsidP="00AB0EE2">
            <w:pPr>
              <w:rPr>
                <w:ins w:id="3968" w:author="KPMG_PQH" w:date="2026-04-07T11:25:00Z" w16du:dateUtc="2026-04-07T04:25:00Z"/>
                <w:rFonts w:ascii="Arial" w:hAnsi="Arial" w:cs="Arial"/>
                <w:color w:val="000000"/>
                <w:sz w:val="18"/>
                <w:szCs w:val="18"/>
                <w:lang w:eastAsia="en-US"/>
              </w:rPr>
            </w:pPr>
            <w:ins w:id="3969" w:author="KPMG_PQH" w:date="2026-04-07T11:25:00Z" w16du:dateUtc="2026-04-07T04:25:00Z">
              <w:r>
                <w:rPr>
                  <w:rFonts w:ascii="Arial" w:hAnsi="Arial" w:cs="Arial"/>
                  <w:sz w:val="18"/>
                  <w:szCs w:val="18"/>
                </w:rPr>
                <w:t>CONG TY TNHH THUONG MAI - SAN XUAT THANG LONG</w:t>
              </w:r>
            </w:ins>
          </w:p>
        </w:tc>
        <w:tc>
          <w:tcPr>
            <w:tcW w:w="846" w:type="pct"/>
            <w:tcBorders>
              <w:top w:val="nil"/>
              <w:left w:val="nil"/>
              <w:bottom w:val="single" w:sz="4" w:space="0" w:color="auto"/>
              <w:right w:val="single" w:sz="4" w:space="0" w:color="auto"/>
            </w:tcBorders>
            <w:vAlign w:val="center"/>
            <w:hideMark/>
          </w:tcPr>
          <w:p w14:paraId="1DDCC1A6" w14:textId="40079FBB" w:rsidR="00AB0EE2" w:rsidRPr="00322061" w:rsidRDefault="00AB0EE2" w:rsidP="00AB0EE2">
            <w:pPr>
              <w:jc w:val="center"/>
              <w:rPr>
                <w:ins w:id="3970" w:author="KPMG_PQH" w:date="2026-04-07T11:25:00Z" w16du:dateUtc="2026-04-07T04:25:00Z"/>
                <w:rFonts w:ascii="Arial" w:hAnsi="Arial" w:cs="Arial"/>
                <w:color w:val="000000"/>
                <w:sz w:val="18"/>
                <w:szCs w:val="18"/>
                <w:lang w:eastAsia="en-US"/>
              </w:rPr>
            </w:pPr>
            <w:ins w:id="397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8FDB92C" w14:textId="1314853E" w:rsidR="00AB0EE2" w:rsidRPr="00322061" w:rsidRDefault="00AB0EE2" w:rsidP="00AB0EE2">
            <w:pPr>
              <w:rPr>
                <w:ins w:id="3972" w:author="KPMG_PQH" w:date="2026-04-07T11:25:00Z" w16du:dateUtc="2026-04-07T04:25:00Z"/>
                <w:rFonts w:ascii="Arial" w:hAnsi="Arial" w:cs="Arial"/>
                <w:color w:val="000000"/>
                <w:sz w:val="18"/>
                <w:szCs w:val="18"/>
                <w:lang w:eastAsia="en-US"/>
              </w:rPr>
            </w:pPr>
            <w:ins w:id="3973" w:author="KPMG_PQH" w:date="2026-04-07T11:25:00Z" w16du:dateUtc="2026-04-07T04:25:00Z">
              <w:r>
                <w:rPr>
                  <w:rFonts w:ascii="Arial" w:hAnsi="Arial" w:cs="Arial"/>
                  <w:color w:val="000000"/>
                  <w:sz w:val="18"/>
                  <w:szCs w:val="18"/>
                </w:rPr>
                <w:t>Insufficient financial data</w:t>
              </w:r>
            </w:ins>
          </w:p>
        </w:tc>
      </w:tr>
      <w:tr w:rsidR="00AB0EE2" w:rsidRPr="00322061" w14:paraId="5ECA972B" w14:textId="77777777" w:rsidTr="00777313">
        <w:trPr>
          <w:trHeight w:val="20"/>
          <w:ins w:id="397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C8E55A8" w14:textId="10849643" w:rsidR="00AB0EE2" w:rsidRPr="00322061" w:rsidRDefault="00AB0EE2" w:rsidP="00AB0EE2">
            <w:pPr>
              <w:jc w:val="center"/>
              <w:rPr>
                <w:ins w:id="3975" w:author="KPMG_PQH" w:date="2026-04-07T11:25:00Z" w16du:dateUtc="2026-04-07T04:25:00Z"/>
                <w:rFonts w:ascii="Arial" w:hAnsi="Arial" w:cs="Arial"/>
                <w:color w:val="000000"/>
                <w:sz w:val="18"/>
                <w:szCs w:val="18"/>
                <w:lang w:eastAsia="en-US"/>
              </w:rPr>
            </w:pPr>
            <w:ins w:id="3976" w:author="KPMG_PQH" w:date="2026-04-07T11:25:00Z" w16du:dateUtc="2026-04-07T04:25:00Z">
              <w:r>
                <w:rPr>
                  <w:rFonts w:ascii="Arial" w:hAnsi="Arial" w:cs="Arial"/>
                  <w:sz w:val="18"/>
                  <w:szCs w:val="18"/>
                </w:rPr>
                <w:t>95</w:t>
              </w:r>
            </w:ins>
          </w:p>
        </w:tc>
        <w:tc>
          <w:tcPr>
            <w:tcW w:w="2351" w:type="pct"/>
            <w:tcBorders>
              <w:top w:val="nil"/>
              <w:left w:val="nil"/>
              <w:bottom w:val="single" w:sz="4" w:space="0" w:color="auto"/>
              <w:right w:val="single" w:sz="4" w:space="0" w:color="auto"/>
            </w:tcBorders>
            <w:vAlign w:val="center"/>
            <w:hideMark/>
          </w:tcPr>
          <w:p w14:paraId="2B79064B" w14:textId="1AC42B07" w:rsidR="00AB0EE2" w:rsidRPr="00322061" w:rsidRDefault="00AB0EE2" w:rsidP="00AB0EE2">
            <w:pPr>
              <w:rPr>
                <w:ins w:id="3977" w:author="KPMG_PQH" w:date="2026-04-07T11:25:00Z" w16du:dateUtc="2026-04-07T04:25:00Z"/>
                <w:rFonts w:ascii="Arial" w:hAnsi="Arial" w:cs="Arial"/>
                <w:color w:val="000000"/>
                <w:sz w:val="18"/>
                <w:szCs w:val="18"/>
                <w:lang w:eastAsia="en-US"/>
              </w:rPr>
            </w:pPr>
            <w:ins w:id="3978" w:author="KPMG_PQH" w:date="2026-04-07T11:25:00Z" w16du:dateUtc="2026-04-07T04:25:00Z">
              <w:r>
                <w:rPr>
                  <w:rFonts w:ascii="Arial" w:hAnsi="Arial" w:cs="Arial"/>
                  <w:sz w:val="18"/>
                  <w:szCs w:val="18"/>
                </w:rPr>
                <w:t>CONG TY TNHH THUONG MAI DICH VU HOANH SON</w:t>
              </w:r>
            </w:ins>
          </w:p>
        </w:tc>
        <w:tc>
          <w:tcPr>
            <w:tcW w:w="846" w:type="pct"/>
            <w:tcBorders>
              <w:top w:val="nil"/>
              <w:left w:val="nil"/>
              <w:bottom w:val="single" w:sz="4" w:space="0" w:color="auto"/>
              <w:right w:val="single" w:sz="4" w:space="0" w:color="auto"/>
            </w:tcBorders>
            <w:vAlign w:val="center"/>
            <w:hideMark/>
          </w:tcPr>
          <w:p w14:paraId="5CF33340" w14:textId="66FD8CBA" w:rsidR="00AB0EE2" w:rsidRPr="00322061" w:rsidRDefault="00AB0EE2" w:rsidP="00AB0EE2">
            <w:pPr>
              <w:jc w:val="center"/>
              <w:rPr>
                <w:ins w:id="3979" w:author="KPMG_PQH" w:date="2026-04-07T11:25:00Z" w16du:dateUtc="2026-04-07T04:25:00Z"/>
                <w:rFonts w:ascii="Arial" w:hAnsi="Arial" w:cs="Arial"/>
                <w:color w:val="000000"/>
                <w:sz w:val="18"/>
                <w:szCs w:val="18"/>
                <w:lang w:eastAsia="en-US"/>
              </w:rPr>
            </w:pPr>
            <w:ins w:id="398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9020D71" w14:textId="08F18A9C" w:rsidR="00AB0EE2" w:rsidRPr="00322061" w:rsidRDefault="00AB0EE2" w:rsidP="00AB0EE2">
            <w:pPr>
              <w:rPr>
                <w:ins w:id="3981" w:author="KPMG_PQH" w:date="2026-04-07T11:25:00Z" w16du:dateUtc="2026-04-07T04:25:00Z"/>
                <w:rFonts w:ascii="Arial" w:hAnsi="Arial" w:cs="Arial"/>
                <w:color w:val="000000"/>
                <w:sz w:val="18"/>
                <w:szCs w:val="18"/>
                <w:lang w:eastAsia="en-US"/>
              </w:rPr>
            </w:pPr>
            <w:ins w:id="3982" w:author="KPMG_PQH" w:date="2026-04-07T11:25:00Z" w16du:dateUtc="2026-04-07T04:25:00Z">
              <w:r>
                <w:rPr>
                  <w:rFonts w:ascii="Arial" w:hAnsi="Arial" w:cs="Arial"/>
                  <w:color w:val="000000"/>
                  <w:sz w:val="18"/>
                  <w:szCs w:val="18"/>
                </w:rPr>
                <w:t>Insufficient financial data</w:t>
              </w:r>
            </w:ins>
          </w:p>
        </w:tc>
      </w:tr>
      <w:tr w:rsidR="00AB0EE2" w:rsidRPr="00322061" w14:paraId="5B4795C0" w14:textId="77777777" w:rsidTr="00777313">
        <w:trPr>
          <w:trHeight w:val="20"/>
          <w:ins w:id="398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1634D9" w14:textId="2028E76E" w:rsidR="00AB0EE2" w:rsidRPr="00322061" w:rsidRDefault="00AB0EE2" w:rsidP="00AB0EE2">
            <w:pPr>
              <w:jc w:val="center"/>
              <w:rPr>
                <w:ins w:id="3984" w:author="KPMG_PQH" w:date="2026-04-07T11:25:00Z" w16du:dateUtc="2026-04-07T04:25:00Z"/>
                <w:rFonts w:ascii="Arial" w:hAnsi="Arial" w:cs="Arial"/>
                <w:color w:val="000000"/>
                <w:sz w:val="18"/>
                <w:szCs w:val="18"/>
                <w:lang w:eastAsia="en-US"/>
              </w:rPr>
            </w:pPr>
            <w:ins w:id="3985" w:author="KPMG_PQH" w:date="2026-04-07T11:25:00Z" w16du:dateUtc="2026-04-07T04:25:00Z">
              <w:r>
                <w:rPr>
                  <w:rFonts w:ascii="Arial" w:hAnsi="Arial" w:cs="Arial"/>
                  <w:sz w:val="18"/>
                  <w:szCs w:val="18"/>
                </w:rPr>
                <w:t>96</w:t>
              </w:r>
            </w:ins>
          </w:p>
        </w:tc>
        <w:tc>
          <w:tcPr>
            <w:tcW w:w="2351" w:type="pct"/>
            <w:tcBorders>
              <w:top w:val="nil"/>
              <w:left w:val="nil"/>
              <w:bottom w:val="single" w:sz="4" w:space="0" w:color="auto"/>
              <w:right w:val="single" w:sz="4" w:space="0" w:color="auto"/>
            </w:tcBorders>
            <w:vAlign w:val="center"/>
            <w:hideMark/>
          </w:tcPr>
          <w:p w14:paraId="77F635B5" w14:textId="14F29105" w:rsidR="00AB0EE2" w:rsidRPr="00322061" w:rsidRDefault="00AB0EE2" w:rsidP="00AB0EE2">
            <w:pPr>
              <w:rPr>
                <w:ins w:id="3986" w:author="KPMG_PQH" w:date="2026-04-07T11:25:00Z" w16du:dateUtc="2026-04-07T04:25:00Z"/>
                <w:rFonts w:ascii="Arial" w:hAnsi="Arial" w:cs="Arial"/>
                <w:color w:val="000000"/>
                <w:sz w:val="18"/>
                <w:szCs w:val="18"/>
                <w:lang w:eastAsia="en-US"/>
              </w:rPr>
            </w:pPr>
            <w:ins w:id="3987" w:author="KPMG_PQH" w:date="2026-04-07T11:25:00Z" w16du:dateUtc="2026-04-07T04:25:00Z">
              <w:r>
                <w:rPr>
                  <w:rFonts w:ascii="Arial" w:hAnsi="Arial" w:cs="Arial"/>
                  <w:sz w:val="18"/>
                  <w:szCs w:val="18"/>
                </w:rPr>
                <w:t>CONG TY TNHH VIET THANH</w:t>
              </w:r>
            </w:ins>
          </w:p>
        </w:tc>
        <w:tc>
          <w:tcPr>
            <w:tcW w:w="846" w:type="pct"/>
            <w:tcBorders>
              <w:top w:val="nil"/>
              <w:left w:val="nil"/>
              <w:bottom w:val="single" w:sz="4" w:space="0" w:color="auto"/>
              <w:right w:val="single" w:sz="4" w:space="0" w:color="auto"/>
            </w:tcBorders>
            <w:vAlign w:val="center"/>
            <w:hideMark/>
          </w:tcPr>
          <w:p w14:paraId="3B774888" w14:textId="23B8F87D" w:rsidR="00AB0EE2" w:rsidRPr="00322061" w:rsidRDefault="00AB0EE2" w:rsidP="00AB0EE2">
            <w:pPr>
              <w:jc w:val="center"/>
              <w:rPr>
                <w:ins w:id="3988" w:author="KPMG_PQH" w:date="2026-04-07T11:25:00Z" w16du:dateUtc="2026-04-07T04:25:00Z"/>
                <w:rFonts w:ascii="Arial" w:hAnsi="Arial" w:cs="Arial"/>
                <w:color w:val="000000"/>
                <w:sz w:val="18"/>
                <w:szCs w:val="18"/>
                <w:lang w:eastAsia="en-US"/>
              </w:rPr>
            </w:pPr>
            <w:ins w:id="398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A2652E9" w14:textId="48A4460F" w:rsidR="00AB0EE2" w:rsidRPr="00322061" w:rsidRDefault="00AB0EE2" w:rsidP="00AB0EE2">
            <w:pPr>
              <w:rPr>
                <w:ins w:id="3990" w:author="KPMG_PQH" w:date="2026-04-07T11:25:00Z" w16du:dateUtc="2026-04-07T04:25:00Z"/>
                <w:rFonts w:ascii="Arial" w:hAnsi="Arial" w:cs="Arial"/>
                <w:color w:val="000000"/>
                <w:sz w:val="18"/>
                <w:szCs w:val="18"/>
                <w:lang w:eastAsia="en-US"/>
              </w:rPr>
            </w:pPr>
            <w:ins w:id="3991" w:author="KPMG_PQH" w:date="2026-04-07T11:25:00Z" w16du:dateUtc="2026-04-07T04:25:00Z">
              <w:r>
                <w:rPr>
                  <w:rFonts w:ascii="Arial" w:hAnsi="Arial" w:cs="Arial"/>
                  <w:color w:val="000000"/>
                  <w:sz w:val="18"/>
                  <w:szCs w:val="18"/>
                </w:rPr>
                <w:t>Insufficient financial data</w:t>
              </w:r>
            </w:ins>
          </w:p>
        </w:tc>
      </w:tr>
      <w:tr w:rsidR="00AB0EE2" w:rsidRPr="00322061" w14:paraId="2E4547BA" w14:textId="77777777" w:rsidTr="00777313">
        <w:trPr>
          <w:trHeight w:val="20"/>
          <w:ins w:id="399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448D02C" w14:textId="3A65975D" w:rsidR="00AB0EE2" w:rsidRPr="00322061" w:rsidRDefault="00AB0EE2" w:rsidP="00AB0EE2">
            <w:pPr>
              <w:jc w:val="center"/>
              <w:rPr>
                <w:ins w:id="3993" w:author="KPMG_PQH" w:date="2026-04-07T11:25:00Z" w16du:dateUtc="2026-04-07T04:25:00Z"/>
                <w:rFonts w:ascii="Arial" w:hAnsi="Arial" w:cs="Arial"/>
                <w:color w:val="000000"/>
                <w:sz w:val="18"/>
                <w:szCs w:val="18"/>
                <w:lang w:eastAsia="en-US"/>
              </w:rPr>
            </w:pPr>
            <w:ins w:id="3994" w:author="KPMG_PQH" w:date="2026-04-07T11:25:00Z" w16du:dateUtc="2026-04-07T04:25:00Z">
              <w:r>
                <w:rPr>
                  <w:rFonts w:ascii="Arial" w:hAnsi="Arial" w:cs="Arial"/>
                  <w:sz w:val="18"/>
                  <w:szCs w:val="18"/>
                </w:rPr>
                <w:t>97</w:t>
              </w:r>
            </w:ins>
          </w:p>
        </w:tc>
        <w:tc>
          <w:tcPr>
            <w:tcW w:w="2351" w:type="pct"/>
            <w:tcBorders>
              <w:top w:val="nil"/>
              <w:left w:val="nil"/>
              <w:bottom w:val="single" w:sz="4" w:space="0" w:color="auto"/>
              <w:right w:val="single" w:sz="4" w:space="0" w:color="auto"/>
            </w:tcBorders>
            <w:vAlign w:val="center"/>
            <w:hideMark/>
          </w:tcPr>
          <w:p w14:paraId="586717A0" w14:textId="6E7BFC3F" w:rsidR="00AB0EE2" w:rsidRPr="00322061" w:rsidRDefault="00AB0EE2" w:rsidP="00AB0EE2">
            <w:pPr>
              <w:rPr>
                <w:ins w:id="3995" w:author="KPMG_PQH" w:date="2026-04-07T11:25:00Z" w16du:dateUtc="2026-04-07T04:25:00Z"/>
                <w:rFonts w:ascii="Arial" w:hAnsi="Arial" w:cs="Arial"/>
                <w:color w:val="000000"/>
                <w:sz w:val="18"/>
                <w:szCs w:val="18"/>
                <w:lang w:eastAsia="en-US"/>
              </w:rPr>
            </w:pPr>
            <w:ins w:id="3996" w:author="KPMG_PQH" w:date="2026-04-07T11:25:00Z" w16du:dateUtc="2026-04-07T04:25:00Z">
              <w:r>
                <w:rPr>
                  <w:rFonts w:ascii="Arial" w:hAnsi="Arial" w:cs="Arial"/>
                  <w:sz w:val="18"/>
                  <w:szCs w:val="18"/>
                </w:rPr>
                <w:t>CONG TY TRACH NHIEM HUU HAN SAN XUAT THUONG MAI MAY XUAT KHAU HOANG LONG</w:t>
              </w:r>
            </w:ins>
          </w:p>
        </w:tc>
        <w:tc>
          <w:tcPr>
            <w:tcW w:w="846" w:type="pct"/>
            <w:tcBorders>
              <w:top w:val="nil"/>
              <w:left w:val="nil"/>
              <w:bottom w:val="single" w:sz="4" w:space="0" w:color="auto"/>
              <w:right w:val="single" w:sz="4" w:space="0" w:color="auto"/>
            </w:tcBorders>
            <w:vAlign w:val="center"/>
            <w:hideMark/>
          </w:tcPr>
          <w:p w14:paraId="060247B2" w14:textId="11348632" w:rsidR="00AB0EE2" w:rsidRPr="00322061" w:rsidRDefault="00AB0EE2" w:rsidP="00AB0EE2">
            <w:pPr>
              <w:jc w:val="center"/>
              <w:rPr>
                <w:ins w:id="3997" w:author="KPMG_PQH" w:date="2026-04-07T11:25:00Z" w16du:dateUtc="2026-04-07T04:25:00Z"/>
                <w:rFonts w:ascii="Arial" w:hAnsi="Arial" w:cs="Arial"/>
                <w:color w:val="000000"/>
                <w:sz w:val="18"/>
                <w:szCs w:val="18"/>
                <w:lang w:eastAsia="en-US"/>
              </w:rPr>
            </w:pPr>
            <w:ins w:id="399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08520BA" w14:textId="33FAC79B" w:rsidR="00AB0EE2" w:rsidRPr="00322061" w:rsidRDefault="00AB0EE2" w:rsidP="00AB0EE2">
            <w:pPr>
              <w:rPr>
                <w:ins w:id="3999" w:author="KPMG_PQH" w:date="2026-04-07T11:25:00Z" w16du:dateUtc="2026-04-07T04:25:00Z"/>
                <w:rFonts w:ascii="Arial" w:hAnsi="Arial" w:cs="Arial"/>
                <w:color w:val="000000"/>
                <w:sz w:val="18"/>
                <w:szCs w:val="18"/>
                <w:lang w:eastAsia="en-US"/>
              </w:rPr>
            </w:pPr>
            <w:ins w:id="4000" w:author="KPMG_PQH" w:date="2026-04-07T11:25:00Z" w16du:dateUtc="2026-04-07T04:25:00Z">
              <w:r>
                <w:rPr>
                  <w:rFonts w:ascii="Arial" w:hAnsi="Arial" w:cs="Arial"/>
                  <w:color w:val="000000"/>
                  <w:sz w:val="18"/>
                  <w:szCs w:val="18"/>
                </w:rPr>
                <w:t>Insufficient information</w:t>
              </w:r>
            </w:ins>
          </w:p>
        </w:tc>
      </w:tr>
      <w:tr w:rsidR="00AB0EE2" w:rsidRPr="00322061" w14:paraId="5151295E" w14:textId="77777777" w:rsidTr="00777313">
        <w:trPr>
          <w:trHeight w:val="20"/>
          <w:ins w:id="400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2DD8157" w14:textId="3CCF4AD1" w:rsidR="00AB0EE2" w:rsidRPr="00322061" w:rsidRDefault="00AB0EE2" w:rsidP="00AB0EE2">
            <w:pPr>
              <w:jc w:val="center"/>
              <w:rPr>
                <w:ins w:id="4002" w:author="KPMG_PQH" w:date="2026-04-07T11:25:00Z" w16du:dateUtc="2026-04-07T04:25:00Z"/>
                <w:rFonts w:ascii="Arial" w:hAnsi="Arial" w:cs="Arial"/>
                <w:color w:val="000000"/>
                <w:sz w:val="18"/>
                <w:szCs w:val="18"/>
                <w:lang w:eastAsia="en-US"/>
              </w:rPr>
            </w:pPr>
            <w:ins w:id="4003" w:author="KPMG_PQH" w:date="2026-04-07T11:25:00Z" w16du:dateUtc="2026-04-07T04:25:00Z">
              <w:r>
                <w:rPr>
                  <w:rFonts w:ascii="Arial" w:hAnsi="Arial" w:cs="Arial"/>
                  <w:sz w:val="18"/>
                  <w:szCs w:val="18"/>
                </w:rPr>
                <w:lastRenderedPageBreak/>
                <w:t>98</w:t>
              </w:r>
            </w:ins>
          </w:p>
        </w:tc>
        <w:tc>
          <w:tcPr>
            <w:tcW w:w="2351" w:type="pct"/>
            <w:tcBorders>
              <w:top w:val="nil"/>
              <w:left w:val="nil"/>
              <w:bottom w:val="single" w:sz="4" w:space="0" w:color="auto"/>
              <w:right w:val="single" w:sz="4" w:space="0" w:color="auto"/>
            </w:tcBorders>
            <w:vAlign w:val="center"/>
            <w:hideMark/>
          </w:tcPr>
          <w:p w14:paraId="76B7A71E" w14:textId="07FABE5E" w:rsidR="00AB0EE2" w:rsidRPr="00322061" w:rsidRDefault="00AB0EE2" w:rsidP="00AB0EE2">
            <w:pPr>
              <w:rPr>
                <w:ins w:id="4004" w:author="KPMG_PQH" w:date="2026-04-07T11:25:00Z" w16du:dateUtc="2026-04-07T04:25:00Z"/>
                <w:rFonts w:ascii="Arial" w:hAnsi="Arial" w:cs="Arial"/>
                <w:color w:val="000000"/>
                <w:sz w:val="18"/>
                <w:szCs w:val="18"/>
                <w:lang w:eastAsia="en-US"/>
              </w:rPr>
            </w:pPr>
            <w:ins w:id="4005" w:author="KPMG_PQH" w:date="2026-04-07T11:25:00Z" w16du:dateUtc="2026-04-07T04:25:00Z">
              <w:r>
                <w:rPr>
                  <w:rFonts w:ascii="Arial" w:hAnsi="Arial" w:cs="Arial"/>
                  <w:sz w:val="18"/>
                  <w:szCs w:val="18"/>
                </w:rPr>
                <w:t>CONSTRUCTION INVESTMENT CONSULTANCY OF HA NOI JOINT STOCK COMPANY</w:t>
              </w:r>
            </w:ins>
          </w:p>
        </w:tc>
        <w:tc>
          <w:tcPr>
            <w:tcW w:w="846" w:type="pct"/>
            <w:tcBorders>
              <w:top w:val="nil"/>
              <w:left w:val="nil"/>
              <w:bottom w:val="single" w:sz="4" w:space="0" w:color="auto"/>
              <w:right w:val="single" w:sz="4" w:space="0" w:color="auto"/>
            </w:tcBorders>
            <w:vAlign w:val="center"/>
            <w:hideMark/>
          </w:tcPr>
          <w:p w14:paraId="7E9312CB" w14:textId="14536259" w:rsidR="00AB0EE2" w:rsidRPr="00322061" w:rsidRDefault="00AB0EE2" w:rsidP="00AB0EE2">
            <w:pPr>
              <w:jc w:val="center"/>
              <w:rPr>
                <w:ins w:id="4006" w:author="KPMG_PQH" w:date="2026-04-07T11:25:00Z" w16du:dateUtc="2026-04-07T04:25:00Z"/>
                <w:rFonts w:ascii="Arial" w:hAnsi="Arial" w:cs="Arial"/>
                <w:color w:val="000000"/>
                <w:sz w:val="18"/>
                <w:szCs w:val="18"/>
                <w:lang w:eastAsia="en-US"/>
              </w:rPr>
            </w:pPr>
            <w:ins w:id="400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B450156" w14:textId="75D43655" w:rsidR="00AB0EE2" w:rsidRPr="00322061" w:rsidRDefault="00AB0EE2" w:rsidP="00AB0EE2">
            <w:pPr>
              <w:rPr>
                <w:ins w:id="4008" w:author="KPMG_PQH" w:date="2026-04-07T11:25:00Z" w16du:dateUtc="2026-04-07T04:25:00Z"/>
                <w:rFonts w:ascii="Arial" w:hAnsi="Arial" w:cs="Arial"/>
                <w:color w:val="000000"/>
                <w:sz w:val="18"/>
                <w:szCs w:val="18"/>
                <w:lang w:eastAsia="en-US"/>
              </w:rPr>
            </w:pPr>
            <w:ins w:id="4009" w:author="KPMG_PQH" w:date="2026-04-07T11:25:00Z" w16du:dateUtc="2026-04-07T04:25:00Z">
              <w:r>
                <w:rPr>
                  <w:rFonts w:ascii="Arial" w:hAnsi="Arial" w:cs="Arial"/>
                  <w:color w:val="000000"/>
                  <w:sz w:val="18"/>
                  <w:szCs w:val="18"/>
                </w:rPr>
                <w:t>Non-comparable functions</w:t>
              </w:r>
            </w:ins>
          </w:p>
        </w:tc>
      </w:tr>
      <w:tr w:rsidR="00AB0EE2" w:rsidRPr="00322061" w14:paraId="7BFCAEBA" w14:textId="77777777" w:rsidTr="00777313">
        <w:trPr>
          <w:trHeight w:val="20"/>
          <w:ins w:id="401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1ACCEFF" w14:textId="3BB82B9F" w:rsidR="00AB0EE2" w:rsidRPr="00322061" w:rsidRDefault="00AB0EE2" w:rsidP="00AB0EE2">
            <w:pPr>
              <w:jc w:val="center"/>
              <w:rPr>
                <w:ins w:id="4011" w:author="KPMG_PQH" w:date="2026-04-07T11:25:00Z" w16du:dateUtc="2026-04-07T04:25:00Z"/>
                <w:rFonts w:ascii="Arial" w:hAnsi="Arial" w:cs="Arial"/>
                <w:color w:val="000000"/>
                <w:sz w:val="18"/>
                <w:szCs w:val="18"/>
                <w:lang w:eastAsia="en-US"/>
              </w:rPr>
            </w:pPr>
            <w:ins w:id="4012" w:author="KPMG_PQH" w:date="2026-04-07T11:25:00Z" w16du:dateUtc="2026-04-07T04:25:00Z">
              <w:r>
                <w:rPr>
                  <w:rFonts w:ascii="Arial" w:hAnsi="Arial" w:cs="Arial"/>
                  <w:sz w:val="18"/>
                  <w:szCs w:val="18"/>
                </w:rPr>
                <w:t>99</w:t>
              </w:r>
            </w:ins>
          </w:p>
        </w:tc>
        <w:tc>
          <w:tcPr>
            <w:tcW w:w="2351" w:type="pct"/>
            <w:tcBorders>
              <w:top w:val="nil"/>
              <w:left w:val="nil"/>
              <w:bottom w:val="single" w:sz="4" w:space="0" w:color="auto"/>
              <w:right w:val="single" w:sz="4" w:space="0" w:color="auto"/>
            </w:tcBorders>
            <w:vAlign w:val="center"/>
            <w:hideMark/>
          </w:tcPr>
          <w:p w14:paraId="4D8DC9ED" w14:textId="5A1B9A81" w:rsidR="00AB0EE2" w:rsidRPr="00322061" w:rsidRDefault="00AB0EE2" w:rsidP="00AB0EE2">
            <w:pPr>
              <w:rPr>
                <w:ins w:id="4013" w:author="KPMG_PQH" w:date="2026-04-07T11:25:00Z" w16du:dateUtc="2026-04-07T04:25:00Z"/>
                <w:rFonts w:ascii="Arial" w:hAnsi="Arial" w:cs="Arial"/>
                <w:color w:val="000000"/>
                <w:sz w:val="18"/>
                <w:szCs w:val="18"/>
                <w:lang w:eastAsia="en-US"/>
              </w:rPr>
            </w:pPr>
            <w:ins w:id="4014" w:author="KPMG_PQH" w:date="2026-04-07T11:25:00Z" w16du:dateUtc="2026-04-07T04:25:00Z">
              <w:r>
                <w:rPr>
                  <w:rFonts w:ascii="Arial" w:hAnsi="Arial" w:cs="Arial"/>
                  <w:sz w:val="18"/>
                  <w:szCs w:val="18"/>
                </w:rPr>
                <w:t>CTV INVESTMENT JOINT STOCK COMPANY</w:t>
              </w:r>
            </w:ins>
          </w:p>
        </w:tc>
        <w:tc>
          <w:tcPr>
            <w:tcW w:w="846" w:type="pct"/>
            <w:tcBorders>
              <w:top w:val="nil"/>
              <w:left w:val="nil"/>
              <w:bottom w:val="single" w:sz="4" w:space="0" w:color="auto"/>
              <w:right w:val="single" w:sz="4" w:space="0" w:color="auto"/>
            </w:tcBorders>
            <w:vAlign w:val="center"/>
            <w:hideMark/>
          </w:tcPr>
          <w:p w14:paraId="53887944" w14:textId="438045C3" w:rsidR="00AB0EE2" w:rsidRPr="00322061" w:rsidRDefault="00AB0EE2" w:rsidP="00AB0EE2">
            <w:pPr>
              <w:jc w:val="center"/>
              <w:rPr>
                <w:ins w:id="4015" w:author="KPMG_PQH" w:date="2026-04-07T11:25:00Z" w16du:dateUtc="2026-04-07T04:25:00Z"/>
                <w:rFonts w:ascii="Arial" w:hAnsi="Arial" w:cs="Arial"/>
                <w:color w:val="000000"/>
                <w:sz w:val="18"/>
                <w:szCs w:val="18"/>
                <w:lang w:eastAsia="en-US"/>
              </w:rPr>
            </w:pPr>
            <w:ins w:id="401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5A0FC52" w14:textId="6361374C" w:rsidR="00AB0EE2" w:rsidRPr="00322061" w:rsidRDefault="00AB0EE2" w:rsidP="00AB0EE2">
            <w:pPr>
              <w:rPr>
                <w:ins w:id="4017" w:author="KPMG_PQH" w:date="2026-04-07T11:25:00Z" w16du:dateUtc="2026-04-07T04:25:00Z"/>
                <w:rFonts w:ascii="Arial" w:hAnsi="Arial" w:cs="Arial"/>
                <w:color w:val="000000"/>
                <w:sz w:val="18"/>
                <w:szCs w:val="18"/>
                <w:lang w:eastAsia="en-US"/>
              </w:rPr>
            </w:pPr>
            <w:ins w:id="4018" w:author="KPMG_PQH" w:date="2026-04-07T11:25:00Z" w16du:dateUtc="2026-04-07T04:25:00Z">
              <w:r>
                <w:rPr>
                  <w:rFonts w:ascii="Arial" w:hAnsi="Arial" w:cs="Arial"/>
                  <w:color w:val="000000"/>
                  <w:sz w:val="18"/>
                  <w:szCs w:val="18"/>
                </w:rPr>
                <w:t>Continuous loss making</w:t>
              </w:r>
            </w:ins>
          </w:p>
        </w:tc>
      </w:tr>
      <w:tr w:rsidR="00AB0EE2" w:rsidRPr="00322061" w14:paraId="19804696" w14:textId="77777777" w:rsidTr="00777313">
        <w:trPr>
          <w:trHeight w:val="20"/>
          <w:ins w:id="401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C806B7" w14:textId="664A7303" w:rsidR="00AB0EE2" w:rsidRPr="00322061" w:rsidRDefault="00AB0EE2" w:rsidP="00AB0EE2">
            <w:pPr>
              <w:jc w:val="center"/>
              <w:rPr>
                <w:ins w:id="4020" w:author="KPMG_PQH" w:date="2026-04-07T11:25:00Z" w16du:dateUtc="2026-04-07T04:25:00Z"/>
                <w:rFonts w:ascii="Arial" w:hAnsi="Arial" w:cs="Arial"/>
                <w:color w:val="000000"/>
                <w:sz w:val="18"/>
                <w:szCs w:val="18"/>
                <w:lang w:eastAsia="en-US"/>
              </w:rPr>
            </w:pPr>
            <w:ins w:id="4021" w:author="KPMG_PQH" w:date="2026-04-07T11:25:00Z" w16du:dateUtc="2026-04-07T04:25:00Z">
              <w:r>
                <w:rPr>
                  <w:rFonts w:ascii="Arial" w:hAnsi="Arial" w:cs="Arial"/>
                  <w:sz w:val="18"/>
                  <w:szCs w:val="18"/>
                </w:rPr>
                <w:t>100</w:t>
              </w:r>
            </w:ins>
          </w:p>
        </w:tc>
        <w:tc>
          <w:tcPr>
            <w:tcW w:w="2351" w:type="pct"/>
            <w:tcBorders>
              <w:top w:val="nil"/>
              <w:left w:val="nil"/>
              <w:bottom w:val="single" w:sz="4" w:space="0" w:color="auto"/>
              <w:right w:val="single" w:sz="4" w:space="0" w:color="auto"/>
            </w:tcBorders>
            <w:vAlign w:val="center"/>
            <w:hideMark/>
          </w:tcPr>
          <w:p w14:paraId="3FB658BF" w14:textId="7D325CEC" w:rsidR="00AB0EE2" w:rsidRPr="00322061" w:rsidRDefault="00AB0EE2" w:rsidP="00AB0EE2">
            <w:pPr>
              <w:rPr>
                <w:ins w:id="4022" w:author="KPMG_PQH" w:date="2026-04-07T11:25:00Z" w16du:dateUtc="2026-04-07T04:25:00Z"/>
                <w:rFonts w:ascii="Arial" w:hAnsi="Arial" w:cs="Arial"/>
                <w:color w:val="000000"/>
                <w:sz w:val="18"/>
                <w:szCs w:val="18"/>
                <w:lang w:eastAsia="en-US"/>
              </w:rPr>
            </w:pPr>
            <w:ins w:id="4023" w:author="KPMG_PQH" w:date="2026-04-07T11:25:00Z" w16du:dateUtc="2026-04-07T04:25:00Z">
              <w:r>
                <w:rPr>
                  <w:rFonts w:ascii="Arial" w:hAnsi="Arial" w:cs="Arial"/>
                  <w:sz w:val="18"/>
                  <w:szCs w:val="18"/>
                </w:rPr>
                <w:t>CUU LONG GARMENT TRADE COMPANY LIMITED</w:t>
              </w:r>
            </w:ins>
          </w:p>
        </w:tc>
        <w:tc>
          <w:tcPr>
            <w:tcW w:w="846" w:type="pct"/>
            <w:tcBorders>
              <w:top w:val="nil"/>
              <w:left w:val="nil"/>
              <w:bottom w:val="single" w:sz="4" w:space="0" w:color="auto"/>
              <w:right w:val="single" w:sz="4" w:space="0" w:color="auto"/>
            </w:tcBorders>
            <w:vAlign w:val="center"/>
            <w:hideMark/>
          </w:tcPr>
          <w:p w14:paraId="51776F0D" w14:textId="470F990E" w:rsidR="00AB0EE2" w:rsidRPr="00322061" w:rsidRDefault="00AB0EE2" w:rsidP="00AB0EE2">
            <w:pPr>
              <w:jc w:val="center"/>
              <w:rPr>
                <w:ins w:id="4024" w:author="KPMG_PQH" w:date="2026-04-07T11:25:00Z" w16du:dateUtc="2026-04-07T04:25:00Z"/>
                <w:rFonts w:ascii="Arial" w:hAnsi="Arial" w:cs="Arial"/>
                <w:color w:val="000000"/>
                <w:sz w:val="18"/>
                <w:szCs w:val="18"/>
                <w:lang w:eastAsia="en-US"/>
              </w:rPr>
            </w:pPr>
            <w:ins w:id="402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DEC337D" w14:textId="201725BE" w:rsidR="00AB0EE2" w:rsidRPr="00322061" w:rsidRDefault="00AB0EE2" w:rsidP="00AB0EE2">
            <w:pPr>
              <w:rPr>
                <w:ins w:id="4026" w:author="KPMG_PQH" w:date="2026-04-07T11:25:00Z" w16du:dateUtc="2026-04-07T04:25:00Z"/>
                <w:rFonts w:ascii="Arial" w:hAnsi="Arial" w:cs="Arial"/>
                <w:color w:val="000000"/>
                <w:sz w:val="18"/>
                <w:szCs w:val="18"/>
                <w:lang w:eastAsia="en-US"/>
              </w:rPr>
            </w:pPr>
            <w:ins w:id="4027" w:author="KPMG_PQH" w:date="2026-04-07T11:25:00Z" w16du:dateUtc="2026-04-07T04:25:00Z">
              <w:r>
                <w:rPr>
                  <w:rFonts w:ascii="Arial" w:hAnsi="Arial" w:cs="Arial"/>
                  <w:color w:val="000000"/>
                  <w:sz w:val="18"/>
                  <w:szCs w:val="18"/>
                </w:rPr>
                <w:t>Insufficient financial data</w:t>
              </w:r>
            </w:ins>
          </w:p>
        </w:tc>
      </w:tr>
      <w:tr w:rsidR="00AB0EE2" w:rsidRPr="00322061" w14:paraId="4AE6C665" w14:textId="77777777" w:rsidTr="00777313">
        <w:trPr>
          <w:trHeight w:val="20"/>
          <w:ins w:id="402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920ABDA" w14:textId="7C30859B" w:rsidR="00AB0EE2" w:rsidRPr="00322061" w:rsidRDefault="00AB0EE2" w:rsidP="00AB0EE2">
            <w:pPr>
              <w:jc w:val="center"/>
              <w:rPr>
                <w:ins w:id="4029" w:author="KPMG_PQH" w:date="2026-04-07T11:25:00Z" w16du:dateUtc="2026-04-07T04:25:00Z"/>
                <w:rFonts w:ascii="Arial" w:hAnsi="Arial" w:cs="Arial"/>
                <w:color w:val="000000"/>
                <w:sz w:val="18"/>
                <w:szCs w:val="18"/>
                <w:lang w:eastAsia="en-US"/>
              </w:rPr>
            </w:pPr>
            <w:ins w:id="4030" w:author="KPMG_PQH" w:date="2026-04-07T11:25:00Z" w16du:dateUtc="2026-04-07T04:25:00Z">
              <w:r>
                <w:rPr>
                  <w:rFonts w:ascii="Arial" w:hAnsi="Arial" w:cs="Arial"/>
                  <w:sz w:val="18"/>
                  <w:szCs w:val="18"/>
                </w:rPr>
                <w:t>101</w:t>
              </w:r>
            </w:ins>
          </w:p>
        </w:tc>
        <w:tc>
          <w:tcPr>
            <w:tcW w:w="2351" w:type="pct"/>
            <w:tcBorders>
              <w:top w:val="nil"/>
              <w:left w:val="nil"/>
              <w:bottom w:val="single" w:sz="4" w:space="0" w:color="auto"/>
              <w:right w:val="single" w:sz="4" w:space="0" w:color="auto"/>
            </w:tcBorders>
            <w:vAlign w:val="center"/>
            <w:hideMark/>
          </w:tcPr>
          <w:p w14:paraId="256DAF5A" w14:textId="640176DC" w:rsidR="00AB0EE2" w:rsidRPr="00322061" w:rsidRDefault="00AB0EE2" w:rsidP="00AB0EE2">
            <w:pPr>
              <w:rPr>
                <w:ins w:id="4031" w:author="KPMG_PQH" w:date="2026-04-07T11:25:00Z" w16du:dateUtc="2026-04-07T04:25:00Z"/>
                <w:rFonts w:ascii="Arial" w:hAnsi="Arial" w:cs="Arial"/>
                <w:color w:val="000000"/>
                <w:sz w:val="18"/>
                <w:szCs w:val="18"/>
                <w:lang w:eastAsia="en-US"/>
              </w:rPr>
            </w:pPr>
            <w:ins w:id="4032" w:author="KPMG_PQH" w:date="2026-04-07T11:25:00Z" w16du:dateUtc="2026-04-07T04:25:00Z">
              <w:r>
                <w:rPr>
                  <w:rFonts w:ascii="Arial" w:hAnsi="Arial" w:cs="Arial"/>
                  <w:sz w:val="18"/>
                  <w:szCs w:val="18"/>
                </w:rPr>
                <w:t>DAI DUC PHAT GRAMENT COMPANY LIMITED</w:t>
              </w:r>
            </w:ins>
          </w:p>
        </w:tc>
        <w:tc>
          <w:tcPr>
            <w:tcW w:w="846" w:type="pct"/>
            <w:tcBorders>
              <w:top w:val="nil"/>
              <w:left w:val="nil"/>
              <w:bottom w:val="single" w:sz="4" w:space="0" w:color="auto"/>
              <w:right w:val="single" w:sz="4" w:space="0" w:color="auto"/>
            </w:tcBorders>
            <w:vAlign w:val="center"/>
            <w:hideMark/>
          </w:tcPr>
          <w:p w14:paraId="7BECCB69" w14:textId="6D5783A5" w:rsidR="00AB0EE2" w:rsidRPr="00322061" w:rsidRDefault="00AB0EE2" w:rsidP="00AB0EE2">
            <w:pPr>
              <w:jc w:val="center"/>
              <w:rPr>
                <w:ins w:id="4033" w:author="KPMG_PQH" w:date="2026-04-07T11:25:00Z" w16du:dateUtc="2026-04-07T04:25:00Z"/>
                <w:rFonts w:ascii="Arial" w:hAnsi="Arial" w:cs="Arial"/>
                <w:color w:val="000000"/>
                <w:sz w:val="18"/>
                <w:szCs w:val="18"/>
                <w:lang w:eastAsia="en-US"/>
              </w:rPr>
            </w:pPr>
            <w:ins w:id="403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644726E" w14:textId="40F5AB0A" w:rsidR="00AB0EE2" w:rsidRPr="00322061" w:rsidRDefault="00AB0EE2" w:rsidP="00AB0EE2">
            <w:pPr>
              <w:rPr>
                <w:ins w:id="4035" w:author="KPMG_PQH" w:date="2026-04-07T11:25:00Z" w16du:dateUtc="2026-04-07T04:25:00Z"/>
                <w:rFonts w:ascii="Arial" w:hAnsi="Arial" w:cs="Arial"/>
                <w:color w:val="000000"/>
                <w:sz w:val="18"/>
                <w:szCs w:val="18"/>
                <w:lang w:eastAsia="en-US"/>
              </w:rPr>
            </w:pPr>
            <w:ins w:id="4036" w:author="KPMG_PQH" w:date="2026-04-07T11:25:00Z" w16du:dateUtc="2026-04-07T04:25:00Z">
              <w:r>
                <w:rPr>
                  <w:rFonts w:ascii="Arial" w:hAnsi="Arial" w:cs="Arial"/>
                  <w:color w:val="000000"/>
                  <w:sz w:val="18"/>
                  <w:szCs w:val="18"/>
                </w:rPr>
                <w:t>Insufficient financial data</w:t>
              </w:r>
            </w:ins>
          </w:p>
        </w:tc>
      </w:tr>
      <w:tr w:rsidR="00AB0EE2" w:rsidRPr="00322061" w14:paraId="7753118E" w14:textId="77777777" w:rsidTr="00777313">
        <w:trPr>
          <w:trHeight w:val="20"/>
          <w:ins w:id="403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55E1C4" w14:textId="028B8FB7" w:rsidR="00AB0EE2" w:rsidRPr="00322061" w:rsidRDefault="00AB0EE2" w:rsidP="00AB0EE2">
            <w:pPr>
              <w:jc w:val="center"/>
              <w:rPr>
                <w:ins w:id="4038" w:author="KPMG_PQH" w:date="2026-04-07T11:25:00Z" w16du:dateUtc="2026-04-07T04:25:00Z"/>
                <w:rFonts w:ascii="Arial" w:hAnsi="Arial" w:cs="Arial"/>
                <w:color w:val="000000"/>
                <w:sz w:val="18"/>
                <w:szCs w:val="18"/>
                <w:lang w:eastAsia="en-US"/>
              </w:rPr>
            </w:pPr>
            <w:ins w:id="4039" w:author="KPMG_PQH" w:date="2026-04-07T11:25:00Z" w16du:dateUtc="2026-04-07T04:25:00Z">
              <w:r>
                <w:rPr>
                  <w:rFonts w:ascii="Arial" w:hAnsi="Arial" w:cs="Arial"/>
                  <w:sz w:val="18"/>
                  <w:szCs w:val="18"/>
                </w:rPr>
                <w:t>102</w:t>
              </w:r>
            </w:ins>
          </w:p>
        </w:tc>
        <w:tc>
          <w:tcPr>
            <w:tcW w:w="2351" w:type="pct"/>
            <w:tcBorders>
              <w:top w:val="nil"/>
              <w:left w:val="nil"/>
              <w:bottom w:val="single" w:sz="4" w:space="0" w:color="auto"/>
              <w:right w:val="single" w:sz="4" w:space="0" w:color="auto"/>
            </w:tcBorders>
            <w:vAlign w:val="center"/>
            <w:hideMark/>
          </w:tcPr>
          <w:p w14:paraId="03C2E437" w14:textId="2648B565" w:rsidR="00AB0EE2" w:rsidRPr="00322061" w:rsidRDefault="00AB0EE2" w:rsidP="00AB0EE2">
            <w:pPr>
              <w:rPr>
                <w:ins w:id="4040" w:author="KPMG_PQH" w:date="2026-04-07T11:25:00Z" w16du:dateUtc="2026-04-07T04:25:00Z"/>
                <w:rFonts w:ascii="Arial" w:hAnsi="Arial" w:cs="Arial"/>
                <w:color w:val="000000"/>
                <w:sz w:val="18"/>
                <w:szCs w:val="18"/>
                <w:lang w:eastAsia="en-US"/>
              </w:rPr>
            </w:pPr>
            <w:ins w:id="4041" w:author="KPMG_PQH" w:date="2026-04-07T11:25:00Z" w16du:dateUtc="2026-04-07T04:25:00Z">
              <w:r>
                <w:rPr>
                  <w:rFonts w:ascii="Arial" w:hAnsi="Arial" w:cs="Arial"/>
                  <w:sz w:val="18"/>
                  <w:szCs w:val="18"/>
                </w:rPr>
                <w:t>DATA PROCESSING AND MEDIA CORPORATION</w:t>
              </w:r>
            </w:ins>
          </w:p>
        </w:tc>
        <w:tc>
          <w:tcPr>
            <w:tcW w:w="846" w:type="pct"/>
            <w:tcBorders>
              <w:top w:val="nil"/>
              <w:left w:val="nil"/>
              <w:bottom w:val="single" w:sz="4" w:space="0" w:color="auto"/>
              <w:right w:val="single" w:sz="4" w:space="0" w:color="auto"/>
            </w:tcBorders>
            <w:vAlign w:val="center"/>
            <w:hideMark/>
          </w:tcPr>
          <w:p w14:paraId="66B9B472" w14:textId="6284E66C" w:rsidR="00AB0EE2" w:rsidRPr="00322061" w:rsidRDefault="00AB0EE2" w:rsidP="00AB0EE2">
            <w:pPr>
              <w:jc w:val="center"/>
              <w:rPr>
                <w:ins w:id="4042" w:author="KPMG_PQH" w:date="2026-04-07T11:25:00Z" w16du:dateUtc="2026-04-07T04:25:00Z"/>
                <w:rFonts w:ascii="Arial" w:hAnsi="Arial" w:cs="Arial"/>
                <w:color w:val="000000"/>
                <w:sz w:val="18"/>
                <w:szCs w:val="18"/>
                <w:lang w:eastAsia="en-US"/>
              </w:rPr>
            </w:pPr>
            <w:ins w:id="404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D4C6888" w14:textId="59711F09" w:rsidR="00AB0EE2" w:rsidRPr="00322061" w:rsidRDefault="00AB0EE2" w:rsidP="00AB0EE2">
            <w:pPr>
              <w:rPr>
                <w:ins w:id="4044" w:author="KPMG_PQH" w:date="2026-04-07T11:25:00Z" w16du:dateUtc="2026-04-07T04:25:00Z"/>
                <w:rFonts w:ascii="Arial" w:hAnsi="Arial" w:cs="Arial"/>
                <w:color w:val="000000"/>
                <w:sz w:val="18"/>
                <w:szCs w:val="18"/>
                <w:lang w:eastAsia="en-US"/>
              </w:rPr>
            </w:pPr>
            <w:ins w:id="4045" w:author="KPMG_PQH" w:date="2026-04-07T11:25:00Z" w16du:dateUtc="2026-04-07T04:25:00Z">
              <w:r>
                <w:rPr>
                  <w:rFonts w:ascii="Arial" w:hAnsi="Arial" w:cs="Arial"/>
                  <w:color w:val="000000"/>
                  <w:sz w:val="18"/>
                  <w:szCs w:val="18"/>
                </w:rPr>
                <w:t>Non-comparable functions</w:t>
              </w:r>
            </w:ins>
          </w:p>
        </w:tc>
      </w:tr>
      <w:tr w:rsidR="00AB0EE2" w:rsidRPr="00322061" w14:paraId="1444247A" w14:textId="77777777" w:rsidTr="00777313">
        <w:trPr>
          <w:trHeight w:val="20"/>
          <w:ins w:id="404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8D56102" w14:textId="695D6365" w:rsidR="00AB0EE2" w:rsidRPr="00322061" w:rsidRDefault="00AB0EE2" w:rsidP="00AB0EE2">
            <w:pPr>
              <w:jc w:val="center"/>
              <w:rPr>
                <w:ins w:id="4047" w:author="KPMG_PQH" w:date="2026-04-07T11:25:00Z" w16du:dateUtc="2026-04-07T04:25:00Z"/>
                <w:rFonts w:ascii="Arial" w:hAnsi="Arial" w:cs="Arial"/>
                <w:color w:val="000000"/>
                <w:sz w:val="18"/>
                <w:szCs w:val="18"/>
                <w:lang w:eastAsia="en-US"/>
              </w:rPr>
            </w:pPr>
            <w:ins w:id="4048" w:author="KPMG_PQH" w:date="2026-04-07T11:25:00Z" w16du:dateUtc="2026-04-07T04:25:00Z">
              <w:r>
                <w:rPr>
                  <w:rFonts w:ascii="Arial" w:hAnsi="Arial" w:cs="Arial"/>
                  <w:sz w:val="18"/>
                  <w:szCs w:val="18"/>
                </w:rPr>
                <w:t>103</w:t>
              </w:r>
            </w:ins>
          </w:p>
        </w:tc>
        <w:tc>
          <w:tcPr>
            <w:tcW w:w="2351" w:type="pct"/>
            <w:tcBorders>
              <w:top w:val="nil"/>
              <w:left w:val="nil"/>
              <w:bottom w:val="single" w:sz="4" w:space="0" w:color="auto"/>
              <w:right w:val="single" w:sz="4" w:space="0" w:color="auto"/>
            </w:tcBorders>
            <w:vAlign w:val="center"/>
            <w:hideMark/>
          </w:tcPr>
          <w:p w14:paraId="3CF75D46" w14:textId="26B5A7B7" w:rsidR="00AB0EE2" w:rsidRPr="00322061" w:rsidRDefault="00AB0EE2" w:rsidP="00AB0EE2">
            <w:pPr>
              <w:rPr>
                <w:ins w:id="4049" w:author="KPMG_PQH" w:date="2026-04-07T11:25:00Z" w16du:dateUtc="2026-04-07T04:25:00Z"/>
                <w:rFonts w:ascii="Arial" w:hAnsi="Arial" w:cs="Arial"/>
                <w:color w:val="000000"/>
                <w:sz w:val="18"/>
                <w:szCs w:val="18"/>
                <w:lang w:eastAsia="en-US"/>
              </w:rPr>
            </w:pPr>
            <w:ins w:id="4050" w:author="KPMG_PQH" w:date="2026-04-07T11:25:00Z" w16du:dateUtc="2026-04-07T04:25:00Z">
              <w:r>
                <w:rPr>
                  <w:rFonts w:ascii="Arial" w:hAnsi="Arial" w:cs="Arial"/>
                  <w:sz w:val="18"/>
                  <w:szCs w:val="18"/>
                </w:rPr>
                <w:t>DAYSTAR IMPORT EXPORT - PRODUCTION JOINT STOCK COMPANY</w:t>
              </w:r>
            </w:ins>
          </w:p>
        </w:tc>
        <w:tc>
          <w:tcPr>
            <w:tcW w:w="846" w:type="pct"/>
            <w:tcBorders>
              <w:top w:val="nil"/>
              <w:left w:val="nil"/>
              <w:bottom w:val="single" w:sz="4" w:space="0" w:color="auto"/>
              <w:right w:val="single" w:sz="4" w:space="0" w:color="auto"/>
            </w:tcBorders>
            <w:vAlign w:val="center"/>
            <w:hideMark/>
          </w:tcPr>
          <w:p w14:paraId="78C20E35" w14:textId="0B82BA0E" w:rsidR="00AB0EE2" w:rsidRPr="00322061" w:rsidRDefault="00AB0EE2" w:rsidP="00AB0EE2">
            <w:pPr>
              <w:jc w:val="center"/>
              <w:rPr>
                <w:ins w:id="4051" w:author="KPMG_PQH" w:date="2026-04-07T11:25:00Z" w16du:dateUtc="2026-04-07T04:25:00Z"/>
                <w:rFonts w:ascii="Arial" w:hAnsi="Arial" w:cs="Arial"/>
                <w:color w:val="000000"/>
                <w:sz w:val="18"/>
                <w:szCs w:val="18"/>
                <w:lang w:eastAsia="en-US"/>
              </w:rPr>
            </w:pPr>
            <w:ins w:id="405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7A807E8" w14:textId="7270669F" w:rsidR="00AB0EE2" w:rsidRPr="00322061" w:rsidRDefault="00AB0EE2" w:rsidP="00AB0EE2">
            <w:pPr>
              <w:rPr>
                <w:ins w:id="4053" w:author="KPMG_PQH" w:date="2026-04-07T11:25:00Z" w16du:dateUtc="2026-04-07T04:25:00Z"/>
                <w:rFonts w:ascii="Arial" w:hAnsi="Arial" w:cs="Arial"/>
                <w:color w:val="000000"/>
                <w:sz w:val="18"/>
                <w:szCs w:val="18"/>
                <w:lang w:eastAsia="en-US"/>
              </w:rPr>
            </w:pPr>
            <w:ins w:id="4054" w:author="KPMG_PQH" w:date="2026-04-07T11:25:00Z" w16du:dateUtc="2026-04-07T04:25:00Z">
              <w:r>
                <w:rPr>
                  <w:rFonts w:ascii="Arial" w:hAnsi="Arial" w:cs="Arial"/>
                  <w:color w:val="000000"/>
                  <w:sz w:val="18"/>
                  <w:szCs w:val="18"/>
                </w:rPr>
                <w:t>Non-comparable functions</w:t>
              </w:r>
            </w:ins>
          </w:p>
        </w:tc>
      </w:tr>
      <w:tr w:rsidR="00AB0EE2" w:rsidRPr="00322061" w14:paraId="77F69680" w14:textId="77777777" w:rsidTr="00777313">
        <w:trPr>
          <w:trHeight w:val="20"/>
          <w:ins w:id="405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53823F4" w14:textId="5F1F0AB7" w:rsidR="00AB0EE2" w:rsidRPr="00322061" w:rsidRDefault="00AB0EE2" w:rsidP="00AB0EE2">
            <w:pPr>
              <w:jc w:val="center"/>
              <w:rPr>
                <w:ins w:id="4056" w:author="KPMG_PQH" w:date="2026-04-07T11:25:00Z" w16du:dateUtc="2026-04-07T04:25:00Z"/>
                <w:rFonts w:ascii="Arial" w:hAnsi="Arial" w:cs="Arial"/>
                <w:color w:val="000000"/>
                <w:sz w:val="18"/>
                <w:szCs w:val="18"/>
                <w:lang w:eastAsia="en-US"/>
              </w:rPr>
            </w:pPr>
            <w:ins w:id="4057" w:author="KPMG_PQH" w:date="2026-04-07T11:25:00Z" w16du:dateUtc="2026-04-07T04:25:00Z">
              <w:r>
                <w:rPr>
                  <w:rFonts w:ascii="Arial" w:hAnsi="Arial" w:cs="Arial"/>
                  <w:sz w:val="18"/>
                  <w:szCs w:val="18"/>
                </w:rPr>
                <w:t>104</w:t>
              </w:r>
            </w:ins>
          </w:p>
        </w:tc>
        <w:tc>
          <w:tcPr>
            <w:tcW w:w="2351" w:type="pct"/>
            <w:tcBorders>
              <w:top w:val="nil"/>
              <w:left w:val="nil"/>
              <w:bottom w:val="single" w:sz="4" w:space="0" w:color="auto"/>
              <w:right w:val="single" w:sz="4" w:space="0" w:color="auto"/>
            </w:tcBorders>
            <w:vAlign w:val="center"/>
            <w:hideMark/>
          </w:tcPr>
          <w:p w14:paraId="25C813FF" w14:textId="0709D37C" w:rsidR="00AB0EE2" w:rsidRPr="00322061" w:rsidRDefault="00AB0EE2" w:rsidP="00AB0EE2">
            <w:pPr>
              <w:rPr>
                <w:ins w:id="4058" w:author="KPMG_PQH" w:date="2026-04-07T11:25:00Z" w16du:dateUtc="2026-04-07T04:25:00Z"/>
                <w:rFonts w:ascii="Arial" w:hAnsi="Arial" w:cs="Arial"/>
                <w:color w:val="000000"/>
                <w:sz w:val="18"/>
                <w:szCs w:val="18"/>
                <w:lang w:eastAsia="en-US"/>
              </w:rPr>
            </w:pPr>
            <w:ins w:id="4059" w:author="KPMG_PQH" w:date="2026-04-07T11:25:00Z" w16du:dateUtc="2026-04-07T04:25:00Z">
              <w:r>
                <w:rPr>
                  <w:rFonts w:ascii="Arial" w:hAnsi="Arial" w:cs="Arial"/>
                  <w:sz w:val="18"/>
                  <w:szCs w:val="18"/>
                </w:rPr>
                <w:t>DDP SAKURA INVESTMENT JOINT STOCK COMPANY</w:t>
              </w:r>
            </w:ins>
          </w:p>
        </w:tc>
        <w:tc>
          <w:tcPr>
            <w:tcW w:w="846" w:type="pct"/>
            <w:tcBorders>
              <w:top w:val="nil"/>
              <w:left w:val="nil"/>
              <w:bottom w:val="single" w:sz="4" w:space="0" w:color="auto"/>
              <w:right w:val="single" w:sz="4" w:space="0" w:color="auto"/>
            </w:tcBorders>
            <w:vAlign w:val="center"/>
            <w:hideMark/>
          </w:tcPr>
          <w:p w14:paraId="07B3D4A3" w14:textId="4F72106D" w:rsidR="00AB0EE2" w:rsidRPr="00322061" w:rsidRDefault="00AB0EE2" w:rsidP="00AB0EE2">
            <w:pPr>
              <w:jc w:val="center"/>
              <w:rPr>
                <w:ins w:id="4060" w:author="KPMG_PQH" w:date="2026-04-07T11:25:00Z" w16du:dateUtc="2026-04-07T04:25:00Z"/>
                <w:rFonts w:ascii="Arial" w:hAnsi="Arial" w:cs="Arial"/>
                <w:color w:val="000000"/>
                <w:sz w:val="18"/>
                <w:szCs w:val="18"/>
                <w:lang w:eastAsia="en-US"/>
              </w:rPr>
            </w:pPr>
            <w:ins w:id="406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8F13122" w14:textId="53603735" w:rsidR="00AB0EE2" w:rsidRPr="00322061" w:rsidRDefault="00AB0EE2" w:rsidP="00AB0EE2">
            <w:pPr>
              <w:rPr>
                <w:ins w:id="4062" w:author="KPMG_PQH" w:date="2026-04-07T11:25:00Z" w16du:dateUtc="2026-04-07T04:25:00Z"/>
                <w:rFonts w:ascii="Arial" w:hAnsi="Arial" w:cs="Arial"/>
                <w:color w:val="000000"/>
                <w:sz w:val="18"/>
                <w:szCs w:val="18"/>
                <w:lang w:eastAsia="en-US"/>
              </w:rPr>
            </w:pPr>
            <w:ins w:id="4063" w:author="KPMG_PQH" w:date="2026-04-07T11:25:00Z" w16du:dateUtc="2026-04-07T04:25:00Z">
              <w:r>
                <w:rPr>
                  <w:rFonts w:ascii="Arial" w:hAnsi="Arial" w:cs="Arial"/>
                  <w:color w:val="000000"/>
                  <w:sz w:val="18"/>
                  <w:szCs w:val="18"/>
                </w:rPr>
                <w:t>Insufficient financial data</w:t>
              </w:r>
            </w:ins>
          </w:p>
        </w:tc>
      </w:tr>
      <w:tr w:rsidR="00AB0EE2" w:rsidRPr="00322061" w14:paraId="77E5575F" w14:textId="77777777" w:rsidTr="00777313">
        <w:trPr>
          <w:trHeight w:val="20"/>
          <w:ins w:id="406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9F8B2B2" w14:textId="119E249B" w:rsidR="00AB0EE2" w:rsidRPr="00322061" w:rsidRDefault="00AB0EE2" w:rsidP="00AB0EE2">
            <w:pPr>
              <w:jc w:val="center"/>
              <w:rPr>
                <w:ins w:id="4065" w:author="KPMG_PQH" w:date="2026-04-07T11:25:00Z" w16du:dateUtc="2026-04-07T04:25:00Z"/>
                <w:rFonts w:ascii="Arial" w:hAnsi="Arial" w:cs="Arial"/>
                <w:color w:val="000000"/>
                <w:sz w:val="18"/>
                <w:szCs w:val="18"/>
                <w:lang w:eastAsia="en-US"/>
              </w:rPr>
            </w:pPr>
            <w:ins w:id="4066" w:author="KPMG_PQH" w:date="2026-04-07T11:25:00Z" w16du:dateUtc="2026-04-07T04:25:00Z">
              <w:r>
                <w:rPr>
                  <w:rFonts w:ascii="Arial" w:hAnsi="Arial" w:cs="Arial"/>
                  <w:sz w:val="18"/>
                  <w:szCs w:val="18"/>
                </w:rPr>
                <w:t>105</w:t>
              </w:r>
            </w:ins>
          </w:p>
        </w:tc>
        <w:tc>
          <w:tcPr>
            <w:tcW w:w="2351" w:type="pct"/>
            <w:tcBorders>
              <w:top w:val="nil"/>
              <w:left w:val="nil"/>
              <w:bottom w:val="single" w:sz="4" w:space="0" w:color="auto"/>
              <w:right w:val="single" w:sz="4" w:space="0" w:color="auto"/>
            </w:tcBorders>
            <w:vAlign w:val="center"/>
            <w:hideMark/>
          </w:tcPr>
          <w:p w14:paraId="64EC3CCA" w14:textId="4151C918" w:rsidR="00AB0EE2" w:rsidRPr="00322061" w:rsidRDefault="00AB0EE2" w:rsidP="00AB0EE2">
            <w:pPr>
              <w:rPr>
                <w:ins w:id="4067" w:author="KPMG_PQH" w:date="2026-04-07T11:25:00Z" w16du:dateUtc="2026-04-07T04:25:00Z"/>
                <w:rFonts w:ascii="Arial" w:hAnsi="Arial" w:cs="Arial"/>
                <w:color w:val="000000"/>
                <w:sz w:val="18"/>
                <w:szCs w:val="18"/>
                <w:lang w:eastAsia="en-US"/>
              </w:rPr>
            </w:pPr>
            <w:ins w:id="4068" w:author="KPMG_PQH" w:date="2026-04-07T11:25:00Z" w16du:dateUtc="2026-04-07T04:25:00Z">
              <w:r>
                <w:rPr>
                  <w:rFonts w:ascii="Arial" w:hAnsi="Arial" w:cs="Arial"/>
                  <w:sz w:val="18"/>
                  <w:szCs w:val="18"/>
                </w:rPr>
                <w:t>DELTA (TIEN GIANG) CO., LTD</w:t>
              </w:r>
            </w:ins>
          </w:p>
        </w:tc>
        <w:tc>
          <w:tcPr>
            <w:tcW w:w="846" w:type="pct"/>
            <w:tcBorders>
              <w:top w:val="nil"/>
              <w:left w:val="nil"/>
              <w:bottom w:val="single" w:sz="4" w:space="0" w:color="auto"/>
              <w:right w:val="single" w:sz="4" w:space="0" w:color="auto"/>
            </w:tcBorders>
            <w:vAlign w:val="center"/>
            <w:hideMark/>
          </w:tcPr>
          <w:p w14:paraId="55E50153" w14:textId="0047D5C9" w:rsidR="00AB0EE2" w:rsidRPr="00322061" w:rsidRDefault="00AB0EE2" w:rsidP="00AB0EE2">
            <w:pPr>
              <w:jc w:val="center"/>
              <w:rPr>
                <w:ins w:id="4069" w:author="KPMG_PQH" w:date="2026-04-07T11:25:00Z" w16du:dateUtc="2026-04-07T04:25:00Z"/>
                <w:rFonts w:ascii="Arial" w:hAnsi="Arial" w:cs="Arial"/>
                <w:color w:val="000000"/>
                <w:sz w:val="18"/>
                <w:szCs w:val="18"/>
                <w:lang w:eastAsia="en-US"/>
              </w:rPr>
            </w:pPr>
            <w:ins w:id="407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D70B53A" w14:textId="7DE67ECF" w:rsidR="00AB0EE2" w:rsidRPr="00322061" w:rsidRDefault="00AB0EE2" w:rsidP="00AB0EE2">
            <w:pPr>
              <w:rPr>
                <w:ins w:id="4071" w:author="KPMG_PQH" w:date="2026-04-07T11:25:00Z" w16du:dateUtc="2026-04-07T04:25:00Z"/>
                <w:rFonts w:ascii="Arial" w:hAnsi="Arial" w:cs="Arial"/>
                <w:color w:val="000000"/>
                <w:sz w:val="18"/>
                <w:szCs w:val="18"/>
                <w:lang w:eastAsia="en-US"/>
              </w:rPr>
            </w:pPr>
            <w:ins w:id="4072" w:author="KPMG_PQH" w:date="2026-04-07T11:25:00Z" w16du:dateUtc="2026-04-07T04:25:00Z">
              <w:r>
                <w:rPr>
                  <w:rFonts w:ascii="Arial" w:hAnsi="Arial" w:cs="Arial"/>
                  <w:color w:val="000000"/>
                  <w:sz w:val="18"/>
                  <w:szCs w:val="18"/>
                </w:rPr>
                <w:t>Continuous loss making</w:t>
              </w:r>
            </w:ins>
          </w:p>
        </w:tc>
      </w:tr>
      <w:tr w:rsidR="00AB0EE2" w:rsidRPr="00322061" w14:paraId="4A2AA499" w14:textId="77777777" w:rsidTr="00777313">
        <w:trPr>
          <w:trHeight w:val="20"/>
          <w:ins w:id="407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455C788" w14:textId="0B7AAD49" w:rsidR="00AB0EE2" w:rsidRPr="00322061" w:rsidRDefault="00AB0EE2" w:rsidP="00AB0EE2">
            <w:pPr>
              <w:jc w:val="center"/>
              <w:rPr>
                <w:ins w:id="4074" w:author="KPMG_PQH" w:date="2026-04-07T11:25:00Z" w16du:dateUtc="2026-04-07T04:25:00Z"/>
                <w:rFonts w:ascii="Arial" w:hAnsi="Arial" w:cs="Arial"/>
                <w:color w:val="000000"/>
                <w:sz w:val="18"/>
                <w:szCs w:val="18"/>
                <w:lang w:eastAsia="en-US"/>
              </w:rPr>
            </w:pPr>
            <w:ins w:id="4075" w:author="KPMG_PQH" w:date="2026-04-07T11:25:00Z" w16du:dateUtc="2026-04-07T04:25:00Z">
              <w:r>
                <w:rPr>
                  <w:rFonts w:ascii="Arial" w:hAnsi="Arial" w:cs="Arial"/>
                  <w:sz w:val="18"/>
                  <w:szCs w:val="18"/>
                </w:rPr>
                <w:t>106</w:t>
              </w:r>
            </w:ins>
          </w:p>
        </w:tc>
        <w:tc>
          <w:tcPr>
            <w:tcW w:w="2351" w:type="pct"/>
            <w:tcBorders>
              <w:top w:val="nil"/>
              <w:left w:val="nil"/>
              <w:bottom w:val="single" w:sz="4" w:space="0" w:color="auto"/>
              <w:right w:val="single" w:sz="4" w:space="0" w:color="auto"/>
            </w:tcBorders>
            <w:vAlign w:val="center"/>
            <w:hideMark/>
          </w:tcPr>
          <w:p w14:paraId="59D47529" w14:textId="1FD1D41C" w:rsidR="00AB0EE2" w:rsidRPr="00322061" w:rsidRDefault="00AB0EE2" w:rsidP="00AB0EE2">
            <w:pPr>
              <w:rPr>
                <w:ins w:id="4076" w:author="KPMG_PQH" w:date="2026-04-07T11:25:00Z" w16du:dateUtc="2026-04-07T04:25:00Z"/>
                <w:rFonts w:ascii="Arial" w:hAnsi="Arial" w:cs="Arial"/>
                <w:color w:val="000000"/>
                <w:sz w:val="18"/>
                <w:szCs w:val="18"/>
                <w:lang w:eastAsia="en-US"/>
              </w:rPr>
            </w:pPr>
            <w:ins w:id="4077" w:author="KPMG_PQH" w:date="2026-04-07T11:25:00Z" w16du:dateUtc="2026-04-07T04:25:00Z">
              <w:r>
                <w:rPr>
                  <w:rFonts w:ascii="Arial" w:hAnsi="Arial" w:cs="Arial"/>
                  <w:sz w:val="18"/>
                  <w:szCs w:val="18"/>
                </w:rPr>
                <w:t>DNT DEVELOPMENT AND APPLICATION OF TECHNOLOGY JOINT STOCK COMPANY</w:t>
              </w:r>
            </w:ins>
          </w:p>
        </w:tc>
        <w:tc>
          <w:tcPr>
            <w:tcW w:w="846" w:type="pct"/>
            <w:tcBorders>
              <w:top w:val="nil"/>
              <w:left w:val="nil"/>
              <w:bottom w:val="single" w:sz="4" w:space="0" w:color="auto"/>
              <w:right w:val="single" w:sz="4" w:space="0" w:color="auto"/>
            </w:tcBorders>
            <w:vAlign w:val="center"/>
            <w:hideMark/>
          </w:tcPr>
          <w:p w14:paraId="469F8E0B" w14:textId="04EEC6F2" w:rsidR="00AB0EE2" w:rsidRPr="00322061" w:rsidRDefault="00AB0EE2" w:rsidP="00AB0EE2">
            <w:pPr>
              <w:jc w:val="center"/>
              <w:rPr>
                <w:ins w:id="4078" w:author="KPMG_PQH" w:date="2026-04-07T11:25:00Z" w16du:dateUtc="2026-04-07T04:25:00Z"/>
                <w:rFonts w:ascii="Arial" w:hAnsi="Arial" w:cs="Arial"/>
                <w:color w:val="000000"/>
                <w:sz w:val="18"/>
                <w:szCs w:val="18"/>
                <w:lang w:eastAsia="en-US"/>
              </w:rPr>
            </w:pPr>
            <w:ins w:id="407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2192844" w14:textId="204E54FD" w:rsidR="00AB0EE2" w:rsidRPr="00322061" w:rsidRDefault="00AB0EE2" w:rsidP="00AB0EE2">
            <w:pPr>
              <w:rPr>
                <w:ins w:id="4080" w:author="KPMG_PQH" w:date="2026-04-07T11:25:00Z" w16du:dateUtc="2026-04-07T04:25:00Z"/>
                <w:rFonts w:ascii="Arial" w:hAnsi="Arial" w:cs="Arial"/>
                <w:color w:val="000000"/>
                <w:sz w:val="18"/>
                <w:szCs w:val="18"/>
                <w:lang w:eastAsia="en-US"/>
              </w:rPr>
            </w:pPr>
            <w:ins w:id="4081" w:author="KPMG_PQH" w:date="2026-04-07T11:25:00Z" w16du:dateUtc="2026-04-07T04:25:00Z">
              <w:r>
                <w:rPr>
                  <w:rFonts w:ascii="Arial" w:hAnsi="Arial" w:cs="Arial"/>
                  <w:color w:val="000000"/>
                  <w:sz w:val="18"/>
                  <w:szCs w:val="18"/>
                </w:rPr>
                <w:t>Insufficient financial data</w:t>
              </w:r>
            </w:ins>
          </w:p>
        </w:tc>
      </w:tr>
      <w:tr w:rsidR="00AB0EE2" w:rsidRPr="00322061" w14:paraId="5822B024" w14:textId="77777777" w:rsidTr="00777313">
        <w:trPr>
          <w:trHeight w:val="20"/>
          <w:ins w:id="408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0F97100" w14:textId="5EC09415" w:rsidR="00AB0EE2" w:rsidRPr="00322061" w:rsidRDefault="00AB0EE2" w:rsidP="00AB0EE2">
            <w:pPr>
              <w:jc w:val="center"/>
              <w:rPr>
                <w:ins w:id="4083" w:author="KPMG_PQH" w:date="2026-04-07T11:25:00Z" w16du:dateUtc="2026-04-07T04:25:00Z"/>
                <w:rFonts w:ascii="Arial" w:hAnsi="Arial" w:cs="Arial"/>
                <w:color w:val="000000"/>
                <w:sz w:val="18"/>
                <w:szCs w:val="18"/>
                <w:lang w:eastAsia="en-US"/>
              </w:rPr>
            </w:pPr>
            <w:ins w:id="4084" w:author="KPMG_PQH" w:date="2026-04-07T11:25:00Z" w16du:dateUtc="2026-04-07T04:25:00Z">
              <w:r>
                <w:rPr>
                  <w:rFonts w:ascii="Arial" w:hAnsi="Arial" w:cs="Arial"/>
                  <w:sz w:val="18"/>
                  <w:szCs w:val="18"/>
                </w:rPr>
                <w:t>107</w:t>
              </w:r>
            </w:ins>
          </w:p>
        </w:tc>
        <w:tc>
          <w:tcPr>
            <w:tcW w:w="2351" w:type="pct"/>
            <w:tcBorders>
              <w:top w:val="nil"/>
              <w:left w:val="nil"/>
              <w:bottom w:val="single" w:sz="4" w:space="0" w:color="auto"/>
              <w:right w:val="single" w:sz="4" w:space="0" w:color="auto"/>
            </w:tcBorders>
            <w:vAlign w:val="center"/>
            <w:hideMark/>
          </w:tcPr>
          <w:p w14:paraId="5C70EAA9" w14:textId="4FA5143B" w:rsidR="00AB0EE2" w:rsidRPr="00322061" w:rsidRDefault="00AB0EE2" w:rsidP="00AB0EE2">
            <w:pPr>
              <w:rPr>
                <w:ins w:id="4085" w:author="KPMG_PQH" w:date="2026-04-07T11:25:00Z" w16du:dateUtc="2026-04-07T04:25:00Z"/>
                <w:rFonts w:ascii="Arial" w:hAnsi="Arial" w:cs="Arial"/>
                <w:color w:val="000000"/>
                <w:sz w:val="18"/>
                <w:szCs w:val="18"/>
                <w:lang w:eastAsia="en-US"/>
              </w:rPr>
            </w:pPr>
            <w:ins w:id="4086" w:author="KPMG_PQH" w:date="2026-04-07T11:25:00Z" w16du:dateUtc="2026-04-07T04:25:00Z">
              <w:r>
                <w:rPr>
                  <w:rFonts w:ascii="Arial" w:hAnsi="Arial" w:cs="Arial"/>
                  <w:sz w:val="18"/>
                  <w:szCs w:val="18"/>
                </w:rPr>
                <w:t>DO GIA VIET NAM JOINT STOCK COMPANY</w:t>
              </w:r>
            </w:ins>
          </w:p>
        </w:tc>
        <w:tc>
          <w:tcPr>
            <w:tcW w:w="846" w:type="pct"/>
            <w:tcBorders>
              <w:top w:val="nil"/>
              <w:left w:val="nil"/>
              <w:bottom w:val="single" w:sz="4" w:space="0" w:color="auto"/>
              <w:right w:val="single" w:sz="4" w:space="0" w:color="auto"/>
            </w:tcBorders>
            <w:vAlign w:val="center"/>
            <w:hideMark/>
          </w:tcPr>
          <w:p w14:paraId="72E7312E" w14:textId="7CB6A615" w:rsidR="00AB0EE2" w:rsidRPr="00322061" w:rsidRDefault="00AB0EE2" w:rsidP="00AB0EE2">
            <w:pPr>
              <w:jc w:val="center"/>
              <w:rPr>
                <w:ins w:id="4087" w:author="KPMG_PQH" w:date="2026-04-07T11:25:00Z" w16du:dateUtc="2026-04-07T04:25:00Z"/>
                <w:rFonts w:ascii="Arial" w:hAnsi="Arial" w:cs="Arial"/>
                <w:color w:val="000000"/>
                <w:sz w:val="18"/>
                <w:szCs w:val="18"/>
                <w:lang w:eastAsia="en-US"/>
              </w:rPr>
            </w:pPr>
            <w:ins w:id="408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A569F1C" w14:textId="74EE7392" w:rsidR="00AB0EE2" w:rsidRPr="00322061" w:rsidRDefault="00AB0EE2" w:rsidP="00AB0EE2">
            <w:pPr>
              <w:rPr>
                <w:ins w:id="4089" w:author="KPMG_PQH" w:date="2026-04-07T11:25:00Z" w16du:dateUtc="2026-04-07T04:25:00Z"/>
                <w:rFonts w:ascii="Arial" w:hAnsi="Arial" w:cs="Arial"/>
                <w:color w:val="000000"/>
                <w:sz w:val="18"/>
                <w:szCs w:val="18"/>
                <w:lang w:eastAsia="en-US"/>
              </w:rPr>
            </w:pPr>
            <w:ins w:id="4090" w:author="KPMG_PQH" w:date="2026-04-07T11:25:00Z" w16du:dateUtc="2026-04-07T04:25:00Z">
              <w:r>
                <w:rPr>
                  <w:rFonts w:ascii="Arial" w:hAnsi="Arial" w:cs="Arial"/>
                  <w:color w:val="000000"/>
                  <w:sz w:val="18"/>
                  <w:szCs w:val="18"/>
                </w:rPr>
                <w:t>Insufficient financial data</w:t>
              </w:r>
            </w:ins>
          </w:p>
        </w:tc>
      </w:tr>
      <w:tr w:rsidR="00AB0EE2" w:rsidRPr="00322061" w14:paraId="78122153" w14:textId="77777777" w:rsidTr="00777313">
        <w:trPr>
          <w:trHeight w:val="20"/>
          <w:ins w:id="409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5CC2D0B" w14:textId="47F16AC1" w:rsidR="00AB0EE2" w:rsidRPr="00322061" w:rsidRDefault="00AB0EE2" w:rsidP="00AB0EE2">
            <w:pPr>
              <w:jc w:val="center"/>
              <w:rPr>
                <w:ins w:id="4092" w:author="KPMG_PQH" w:date="2026-04-07T11:25:00Z" w16du:dateUtc="2026-04-07T04:25:00Z"/>
                <w:rFonts w:ascii="Arial" w:hAnsi="Arial" w:cs="Arial"/>
                <w:color w:val="000000"/>
                <w:sz w:val="18"/>
                <w:szCs w:val="18"/>
                <w:lang w:eastAsia="en-US"/>
              </w:rPr>
            </w:pPr>
            <w:ins w:id="4093" w:author="KPMG_PQH" w:date="2026-04-07T11:25:00Z" w16du:dateUtc="2026-04-07T04:25:00Z">
              <w:r>
                <w:rPr>
                  <w:rFonts w:ascii="Arial" w:hAnsi="Arial" w:cs="Arial"/>
                  <w:sz w:val="18"/>
                  <w:szCs w:val="18"/>
                </w:rPr>
                <w:t>108</w:t>
              </w:r>
            </w:ins>
          </w:p>
        </w:tc>
        <w:tc>
          <w:tcPr>
            <w:tcW w:w="2351" w:type="pct"/>
            <w:tcBorders>
              <w:top w:val="nil"/>
              <w:left w:val="nil"/>
              <w:bottom w:val="single" w:sz="4" w:space="0" w:color="auto"/>
              <w:right w:val="single" w:sz="4" w:space="0" w:color="auto"/>
            </w:tcBorders>
            <w:vAlign w:val="center"/>
            <w:hideMark/>
          </w:tcPr>
          <w:p w14:paraId="44E8E247" w14:textId="7BE59C3D" w:rsidR="00AB0EE2" w:rsidRPr="00322061" w:rsidRDefault="00AB0EE2" w:rsidP="00AB0EE2">
            <w:pPr>
              <w:rPr>
                <w:ins w:id="4094" w:author="KPMG_PQH" w:date="2026-04-07T11:25:00Z" w16du:dateUtc="2026-04-07T04:25:00Z"/>
                <w:rFonts w:ascii="Arial" w:hAnsi="Arial" w:cs="Arial"/>
                <w:color w:val="000000"/>
                <w:sz w:val="18"/>
                <w:szCs w:val="18"/>
                <w:lang w:eastAsia="en-US"/>
              </w:rPr>
            </w:pPr>
            <w:ins w:id="4095" w:author="KPMG_PQH" w:date="2026-04-07T11:25:00Z" w16du:dateUtc="2026-04-07T04:25:00Z">
              <w:r>
                <w:rPr>
                  <w:rFonts w:ascii="Arial" w:hAnsi="Arial" w:cs="Arial"/>
                  <w:sz w:val="18"/>
                  <w:szCs w:val="18"/>
                </w:rPr>
                <w:t>DONG A TRADING AND CONSTRUCTION INVESTMENT JOINT STOCK COMPANY</w:t>
              </w:r>
            </w:ins>
          </w:p>
        </w:tc>
        <w:tc>
          <w:tcPr>
            <w:tcW w:w="846" w:type="pct"/>
            <w:tcBorders>
              <w:top w:val="nil"/>
              <w:left w:val="nil"/>
              <w:bottom w:val="single" w:sz="4" w:space="0" w:color="auto"/>
              <w:right w:val="single" w:sz="4" w:space="0" w:color="auto"/>
            </w:tcBorders>
            <w:vAlign w:val="center"/>
            <w:hideMark/>
          </w:tcPr>
          <w:p w14:paraId="353D8B1F" w14:textId="69D79E34" w:rsidR="00AB0EE2" w:rsidRPr="00322061" w:rsidRDefault="00AB0EE2" w:rsidP="00AB0EE2">
            <w:pPr>
              <w:jc w:val="center"/>
              <w:rPr>
                <w:ins w:id="4096" w:author="KPMG_PQH" w:date="2026-04-07T11:25:00Z" w16du:dateUtc="2026-04-07T04:25:00Z"/>
                <w:rFonts w:ascii="Arial" w:hAnsi="Arial" w:cs="Arial"/>
                <w:color w:val="000000"/>
                <w:sz w:val="18"/>
                <w:szCs w:val="18"/>
                <w:lang w:eastAsia="en-US"/>
              </w:rPr>
            </w:pPr>
            <w:ins w:id="409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0EE920" w14:textId="31F3AB70" w:rsidR="00AB0EE2" w:rsidRPr="00322061" w:rsidRDefault="00AB0EE2" w:rsidP="00AB0EE2">
            <w:pPr>
              <w:rPr>
                <w:ins w:id="4098" w:author="KPMG_PQH" w:date="2026-04-07T11:25:00Z" w16du:dateUtc="2026-04-07T04:25:00Z"/>
                <w:rFonts w:ascii="Arial" w:hAnsi="Arial" w:cs="Arial"/>
                <w:color w:val="000000"/>
                <w:sz w:val="18"/>
                <w:szCs w:val="18"/>
                <w:lang w:eastAsia="en-US"/>
              </w:rPr>
            </w:pPr>
            <w:ins w:id="4099" w:author="KPMG_PQH" w:date="2026-04-07T11:25:00Z" w16du:dateUtc="2026-04-07T04:25:00Z">
              <w:r>
                <w:rPr>
                  <w:rFonts w:ascii="Arial" w:hAnsi="Arial" w:cs="Arial"/>
                  <w:color w:val="000000"/>
                  <w:sz w:val="18"/>
                  <w:szCs w:val="18"/>
                </w:rPr>
                <w:t>Insufficient financial data</w:t>
              </w:r>
            </w:ins>
          </w:p>
        </w:tc>
      </w:tr>
      <w:tr w:rsidR="00AB0EE2" w:rsidRPr="00322061" w14:paraId="08DB34BF" w14:textId="77777777" w:rsidTr="00777313">
        <w:trPr>
          <w:trHeight w:val="20"/>
          <w:ins w:id="410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A956FE6" w14:textId="0B6D61A5" w:rsidR="00AB0EE2" w:rsidRPr="00322061" w:rsidRDefault="00AB0EE2" w:rsidP="00AB0EE2">
            <w:pPr>
              <w:jc w:val="center"/>
              <w:rPr>
                <w:ins w:id="4101" w:author="KPMG_PQH" w:date="2026-04-07T11:25:00Z" w16du:dateUtc="2026-04-07T04:25:00Z"/>
                <w:rFonts w:ascii="Arial" w:hAnsi="Arial" w:cs="Arial"/>
                <w:color w:val="000000"/>
                <w:sz w:val="18"/>
                <w:szCs w:val="18"/>
                <w:lang w:eastAsia="en-US"/>
              </w:rPr>
            </w:pPr>
            <w:ins w:id="4102" w:author="KPMG_PQH" w:date="2026-04-07T11:25:00Z" w16du:dateUtc="2026-04-07T04:25:00Z">
              <w:r>
                <w:rPr>
                  <w:rFonts w:ascii="Arial" w:hAnsi="Arial" w:cs="Arial"/>
                  <w:sz w:val="18"/>
                  <w:szCs w:val="18"/>
                </w:rPr>
                <w:t>109</w:t>
              </w:r>
            </w:ins>
          </w:p>
        </w:tc>
        <w:tc>
          <w:tcPr>
            <w:tcW w:w="2351" w:type="pct"/>
            <w:tcBorders>
              <w:top w:val="nil"/>
              <w:left w:val="nil"/>
              <w:bottom w:val="single" w:sz="4" w:space="0" w:color="auto"/>
              <w:right w:val="single" w:sz="4" w:space="0" w:color="auto"/>
            </w:tcBorders>
            <w:vAlign w:val="center"/>
            <w:hideMark/>
          </w:tcPr>
          <w:p w14:paraId="01F2C96A" w14:textId="1D986599" w:rsidR="00AB0EE2" w:rsidRPr="00322061" w:rsidRDefault="00AB0EE2" w:rsidP="00AB0EE2">
            <w:pPr>
              <w:rPr>
                <w:ins w:id="4103" w:author="KPMG_PQH" w:date="2026-04-07T11:25:00Z" w16du:dateUtc="2026-04-07T04:25:00Z"/>
                <w:rFonts w:ascii="Arial" w:hAnsi="Arial" w:cs="Arial"/>
                <w:color w:val="000000"/>
                <w:sz w:val="18"/>
                <w:szCs w:val="18"/>
                <w:lang w:eastAsia="en-US"/>
              </w:rPr>
            </w:pPr>
            <w:ins w:id="4104" w:author="KPMG_PQH" w:date="2026-04-07T11:25:00Z" w16du:dateUtc="2026-04-07T04:25:00Z">
              <w:r>
                <w:rPr>
                  <w:rFonts w:ascii="Arial" w:hAnsi="Arial" w:cs="Arial"/>
                  <w:sz w:val="18"/>
                  <w:szCs w:val="18"/>
                </w:rPr>
                <w:t>DONG ANH BONSAI SERVICES AND TRADING JOINT STOCK COMPANY</w:t>
              </w:r>
            </w:ins>
          </w:p>
        </w:tc>
        <w:tc>
          <w:tcPr>
            <w:tcW w:w="846" w:type="pct"/>
            <w:tcBorders>
              <w:top w:val="nil"/>
              <w:left w:val="nil"/>
              <w:bottom w:val="single" w:sz="4" w:space="0" w:color="auto"/>
              <w:right w:val="single" w:sz="4" w:space="0" w:color="auto"/>
            </w:tcBorders>
            <w:vAlign w:val="center"/>
            <w:hideMark/>
          </w:tcPr>
          <w:p w14:paraId="5A25887A" w14:textId="5E0A397F" w:rsidR="00AB0EE2" w:rsidRPr="00322061" w:rsidRDefault="00AB0EE2" w:rsidP="00AB0EE2">
            <w:pPr>
              <w:jc w:val="center"/>
              <w:rPr>
                <w:ins w:id="4105" w:author="KPMG_PQH" w:date="2026-04-07T11:25:00Z" w16du:dateUtc="2026-04-07T04:25:00Z"/>
                <w:rFonts w:ascii="Arial" w:hAnsi="Arial" w:cs="Arial"/>
                <w:color w:val="000000"/>
                <w:sz w:val="18"/>
                <w:szCs w:val="18"/>
                <w:lang w:eastAsia="en-US"/>
              </w:rPr>
            </w:pPr>
            <w:ins w:id="410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CF1872A" w14:textId="1AA4C25B" w:rsidR="00AB0EE2" w:rsidRPr="00322061" w:rsidRDefault="00AB0EE2" w:rsidP="00AB0EE2">
            <w:pPr>
              <w:rPr>
                <w:ins w:id="4107" w:author="KPMG_PQH" w:date="2026-04-07T11:25:00Z" w16du:dateUtc="2026-04-07T04:25:00Z"/>
                <w:rFonts w:ascii="Arial" w:hAnsi="Arial" w:cs="Arial"/>
                <w:color w:val="000000"/>
                <w:sz w:val="18"/>
                <w:szCs w:val="18"/>
                <w:lang w:eastAsia="en-US"/>
              </w:rPr>
            </w:pPr>
            <w:ins w:id="4108" w:author="KPMG_PQH" w:date="2026-04-07T11:25:00Z" w16du:dateUtc="2026-04-07T04:25:00Z">
              <w:r>
                <w:rPr>
                  <w:rFonts w:ascii="Arial" w:hAnsi="Arial" w:cs="Arial"/>
                  <w:color w:val="000000"/>
                  <w:sz w:val="18"/>
                  <w:szCs w:val="18"/>
                </w:rPr>
                <w:t>Insufficient financial data</w:t>
              </w:r>
            </w:ins>
          </w:p>
        </w:tc>
      </w:tr>
      <w:tr w:rsidR="00AB0EE2" w:rsidRPr="00322061" w14:paraId="20FCE3B8" w14:textId="77777777" w:rsidTr="00777313">
        <w:trPr>
          <w:trHeight w:val="20"/>
          <w:ins w:id="410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8338CF" w14:textId="2C3784F9" w:rsidR="00AB0EE2" w:rsidRPr="00322061" w:rsidRDefault="00AB0EE2" w:rsidP="00AB0EE2">
            <w:pPr>
              <w:jc w:val="center"/>
              <w:rPr>
                <w:ins w:id="4110" w:author="KPMG_PQH" w:date="2026-04-07T11:25:00Z" w16du:dateUtc="2026-04-07T04:25:00Z"/>
                <w:rFonts w:ascii="Arial" w:hAnsi="Arial" w:cs="Arial"/>
                <w:color w:val="000000"/>
                <w:sz w:val="18"/>
                <w:szCs w:val="18"/>
                <w:lang w:eastAsia="en-US"/>
              </w:rPr>
            </w:pPr>
            <w:ins w:id="4111" w:author="KPMG_PQH" w:date="2026-04-07T11:25:00Z" w16du:dateUtc="2026-04-07T04:25:00Z">
              <w:r>
                <w:rPr>
                  <w:rFonts w:ascii="Arial" w:hAnsi="Arial" w:cs="Arial"/>
                  <w:sz w:val="18"/>
                  <w:szCs w:val="18"/>
                </w:rPr>
                <w:t>110</w:t>
              </w:r>
            </w:ins>
          </w:p>
        </w:tc>
        <w:tc>
          <w:tcPr>
            <w:tcW w:w="2351" w:type="pct"/>
            <w:tcBorders>
              <w:top w:val="nil"/>
              <w:left w:val="nil"/>
              <w:bottom w:val="single" w:sz="4" w:space="0" w:color="auto"/>
              <w:right w:val="single" w:sz="4" w:space="0" w:color="auto"/>
            </w:tcBorders>
            <w:vAlign w:val="center"/>
            <w:hideMark/>
          </w:tcPr>
          <w:p w14:paraId="31274A99" w14:textId="1CD7AF75" w:rsidR="00AB0EE2" w:rsidRPr="00322061" w:rsidRDefault="00AB0EE2" w:rsidP="00AB0EE2">
            <w:pPr>
              <w:rPr>
                <w:ins w:id="4112" w:author="KPMG_PQH" w:date="2026-04-07T11:25:00Z" w16du:dateUtc="2026-04-07T04:25:00Z"/>
                <w:rFonts w:ascii="Arial" w:hAnsi="Arial" w:cs="Arial"/>
                <w:color w:val="000000"/>
                <w:sz w:val="18"/>
                <w:szCs w:val="18"/>
                <w:lang w:eastAsia="en-US"/>
              </w:rPr>
            </w:pPr>
            <w:ins w:id="4113" w:author="KPMG_PQH" w:date="2026-04-07T11:25:00Z" w16du:dateUtc="2026-04-07T04:25:00Z">
              <w:r>
                <w:rPr>
                  <w:rFonts w:ascii="Arial" w:hAnsi="Arial" w:cs="Arial"/>
                  <w:sz w:val="18"/>
                  <w:szCs w:val="18"/>
                </w:rPr>
                <w:t>DONG LOI TRADING AND AUTOMATIC JOINT STOCK COMPANY</w:t>
              </w:r>
            </w:ins>
          </w:p>
        </w:tc>
        <w:tc>
          <w:tcPr>
            <w:tcW w:w="846" w:type="pct"/>
            <w:tcBorders>
              <w:top w:val="nil"/>
              <w:left w:val="nil"/>
              <w:bottom w:val="single" w:sz="4" w:space="0" w:color="auto"/>
              <w:right w:val="single" w:sz="4" w:space="0" w:color="auto"/>
            </w:tcBorders>
            <w:vAlign w:val="center"/>
            <w:hideMark/>
          </w:tcPr>
          <w:p w14:paraId="4B658A8D" w14:textId="68C55373" w:rsidR="00AB0EE2" w:rsidRPr="00322061" w:rsidRDefault="00AB0EE2" w:rsidP="00AB0EE2">
            <w:pPr>
              <w:jc w:val="center"/>
              <w:rPr>
                <w:ins w:id="4114" w:author="KPMG_PQH" w:date="2026-04-07T11:25:00Z" w16du:dateUtc="2026-04-07T04:25:00Z"/>
                <w:rFonts w:ascii="Arial" w:hAnsi="Arial" w:cs="Arial"/>
                <w:color w:val="000000"/>
                <w:sz w:val="18"/>
                <w:szCs w:val="18"/>
                <w:lang w:eastAsia="en-US"/>
              </w:rPr>
            </w:pPr>
            <w:ins w:id="411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1811B31" w14:textId="4FE00BF5" w:rsidR="00AB0EE2" w:rsidRPr="00322061" w:rsidRDefault="00AB0EE2" w:rsidP="00AB0EE2">
            <w:pPr>
              <w:rPr>
                <w:ins w:id="4116" w:author="KPMG_PQH" w:date="2026-04-07T11:25:00Z" w16du:dateUtc="2026-04-07T04:25:00Z"/>
                <w:rFonts w:ascii="Arial" w:hAnsi="Arial" w:cs="Arial"/>
                <w:color w:val="000000"/>
                <w:sz w:val="18"/>
                <w:szCs w:val="18"/>
                <w:lang w:eastAsia="en-US"/>
              </w:rPr>
            </w:pPr>
            <w:ins w:id="4117" w:author="KPMG_PQH" w:date="2026-04-07T11:25:00Z" w16du:dateUtc="2026-04-07T04:25:00Z">
              <w:r>
                <w:rPr>
                  <w:rFonts w:ascii="Arial" w:hAnsi="Arial" w:cs="Arial"/>
                  <w:color w:val="000000"/>
                  <w:sz w:val="18"/>
                  <w:szCs w:val="18"/>
                </w:rPr>
                <w:t>Insufficient financial data</w:t>
              </w:r>
            </w:ins>
          </w:p>
        </w:tc>
      </w:tr>
      <w:tr w:rsidR="00AB0EE2" w:rsidRPr="00322061" w14:paraId="1D5ADAB1" w14:textId="77777777" w:rsidTr="00777313">
        <w:trPr>
          <w:trHeight w:val="20"/>
          <w:ins w:id="411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0B8D72C" w14:textId="2EDD7D61" w:rsidR="00AB0EE2" w:rsidRPr="00322061" w:rsidRDefault="00AB0EE2" w:rsidP="00AB0EE2">
            <w:pPr>
              <w:jc w:val="center"/>
              <w:rPr>
                <w:ins w:id="4119" w:author="KPMG_PQH" w:date="2026-04-07T11:25:00Z" w16du:dateUtc="2026-04-07T04:25:00Z"/>
                <w:rFonts w:ascii="Arial" w:hAnsi="Arial" w:cs="Arial"/>
                <w:color w:val="000000"/>
                <w:sz w:val="18"/>
                <w:szCs w:val="18"/>
                <w:lang w:eastAsia="en-US"/>
              </w:rPr>
            </w:pPr>
            <w:ins w:id="4120" w:author="KPMG_PQH" w:date="2026-04-07T11:25:00Z" w16du:dateUtc="2026-04-07T04:25:00Z">
              <w:r>
                <w:rPr>
                  <w:rFonts w:ascii="Arial" w:hAnsi="Arial" w:cs="Arial"/>
                  <w:sz w:val="18"/>
                  <w:szCs w:val="18"/>
                </w:rPr>
                <w:t>111</w:t>
              </w:r>
            </w:ins>
          </w:p>
        </w:tc>
        <w:tc>
          <w:tcPr>
            <w:tcW w:w="2351" w:type="pct"/>
            <w:tcBorders>
              <w:top w:val="nil"/>
              <w:left w:val="nil"/>
              <w:bottom w:val="single" w:sz="4" w:space="0" w:color="auto"/>
              <w:right w:val="single" w:sz="4" w:space="0" w:color="auto"/>
            </w:tcBorders>
            <w:vAlign w:val="center"/>
            <w:hideMark/>
          </w:tcPr>
          <w:p w14:paraId="6E2377D7" w14:textId="16B74608" w:rsidR="00AB0EE2" w:rsidRPr="00322061" w:rsidRDefault="00AB0EE2" w:rsidP="00AB0EE2">
            <w:pPr>
              <w:rPr>
                <w:ins w:id="4121" w:author="KPMG_PQH" w:date="2026-04-07T11:25:00Z" w16du:dateUtc="2026-04-07T04:25:00Z"/>
                <w:rFonts w:ascii="Arial" w:hAnsi="Arial" w:cs="Arial"/>
                <w:color w:val="000000"/>
                <w:sz w:val="18"/>
                <w:szCs w:val="18"/>
                <w:lang w:eastAsia="en-US"/>
              </w:rPr>
            </w:pPr>
            <w:ins w:id="4122" w:author="KPMG_PQH" w:date="2026-04-07T11:25:00Z" w16du:dateUtc="2026-04-07T04:25:00Z">
              <w:r>
                <w:rPr>
                  <w:rFonts w:ascii="Arial" w:hAnsi="Arial" w:cs="Arial"/>
                  <w:sz w:val="18"/>
                  <w:szCs w:val="18"/>
                </w:rPr>
                <w:t>DONG QUAN RESOURCES DEVELOPMENT COMPANY LIMITED</w:t>
              </w:r>
            </w:ins>
          </w:p>
        </w:tc>
        <w:tc>
          <w:tcPr>
            <w:tcW w:w="846" w:type="pct"/>
            <w:tcBorders>
              <w:top w:val="nil"/>
              <w:left w:val="nil"/>
              <w:bottom w:val="single" w:sz="4" w:space="0" w:color="auto"/>
              <w:right w:val="single" w:sz="4" w:space="0" w:color="auto"/>
            </w:tcBorders>
            <w:vAlign w:val="center"/>
            <w:hideMark/>
          </w:tcPr>
          <w:p w14:paraId="61B97089" w14:textId="5CE327A8" w:rsidR="00AB0EE2" w:rsidRPr="00322061" w:rsidRDefault="00AB0EE2" w:rsidP="00AB0EE2">
            <w:pPr>
              <w:jc w:val="center"/>
              <w:rPr>
                <w:ins w:id="4123" w:author="KPMG_PQH" w:date="2026-04-07T11:25:00Z" w16du:dateUtc="2026-04-07T04:25:00Z"/>
                <w:rFonts w:ascii="Arial" w:hAnsi="Arial" w:cs="Arial"/>
                <w:color w:val="000000"/>
                <w:sz w:val="18"/>
                <w:szCs w:val="18"/>
                <w:lang w:eastAsia="en-US"/>
              </w:rPr>
            </w:pPr>
            <w:ins w:id="412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21F144F" w14:textId="5934DC1A" w:rsidR="00AB0EE2" w:rsidRPr="00322061" w:rsidRDefault="00AB0EE2" w:rsidP="00AB0EE2">
            <w:pPr>
              <w:rPr>
                <w:ins w:id="4125" w:author="KPMG_PQH" w:date="2026-04-07T11:25:00Z" w16du:dateUtc="2026-04-07T04:25:00Z"/>
                <w:rFonts w:ascii="Arial" w:hAnsi="Arial" w:cs="Arial"/>
                <w:color w:val="000000"/>
                <w:sz w:val="18"/>
                <w:szCs w:val="18"/>
                <w:lang w:eastAsia="en-US"/>
              </w:rPr>
            </w:pPr>
            <w:ins w:id="4126" w:author="KPMG_PQH" w:date="2026-04-07T11:25:00Z" w16du:dateUtc="2026-04-07T04:25:00Z">
              <w:r>
                <w:rPr>
                  <w:rFonts w:ascii="Arial" w:hAnsi="Arial" w:cs="Arial"/>
                  <w:color w:val="000000"/>
                  <w:sz w:val="18"/>
                  <w:szCs w:val="18"/>
                </w:rPr>
                <w:t>Insufficient financial data</w:t>
              </w:r>
            </w:ins>
          </w:p>
        </w:tc>
      </w:tr>
      <w:tr w:rsidR="00AB0EE2" w:rsidRPr="00322061" w14:paraId="0421860B" w14:textId="77777777" w:rsidTr="00777313">
        <w:trPr>
          <w:trHeight w:val="20"/>
          <w:ins w:id="412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184706C" w14:textId="2587523F" w:rsidR="00AB0EE2" w:rsidRPr="00322061" w:rsidRDefault="00AB0EE2" w:rsidP="00AB0EE2">
            <w:pPr>
              <w:jc w:val="center"/>
              <w:rPr>
                <w:ins w:id="4128" w:author="KPMG_PQH" w:date="2026-04-07T11:25:00Z" w16du:dateUtc="2026-04-07T04:25:00Z"/>
                <w:rFonts w:ascii="Arial" w:hAnsi="Arial" w:cs="Arial"/>
                <w:color w:val="000000"/>
                <w:sz w:val="18"/>
                <w:szCs w:val="18"/>
                <w:lang w:eastAsia="en-US"/>
              </w:rPr>
            </w:pPr>
            <w:ins w:id="4129" w:author="KPMG_PQH" w:date="2026-04-07T11:25:00Z" w16du:dateUtc="2026-04-07T04:25:00Z">
              <w:r>
                <w:rPr>
                  <w:rFonts w:ascii="Arial" w:hAnsi="Arial" w:cs="Arial"/>
                  <w:sz w:val="18"/>
                  <w:szCs w:val="18"/>
                </w:rPr>
                <w:t>112</w:t>
              </w:r>
            </w:ins>
          </w:p>
        </w:tc>
        <w:tc>
          <w:tcPr>
            <w:tcW w:w="2351" w:type="pct"/>
            <w:tcBorders>
              <w:top w:val="nil"/>
              <w:left w:val="nil"/>
              <w:bottom w:val="single" w:sz="4" w:space="0" w:color="auto"/>
              <w:right w:val="single" w:sz="4" w:space="0" w:color="auto"/>
            </w:tcBorders>
            <w:vAlign w:val="center"/>
            <w:hideMark/>
          </w:tcPr>
          <w:p w14:paraId="10D9BAF3" w14:textId="4DFE55A1" w:rsidR="00AB0EE2" w:rsidRPr="00322061" w:rsidRDefault="00AB0EE2" w:rsidP="00AB0EE2">
            <w:pPr>
              <w:rPr>
                <w:ins w:id="4130" w:author="KPMG_PQH" w:date="2026-04-07T11:25:00Z" w16du:dateUtc="2026-04-07T04:25:00Z"/>
                <w:rFonts w:ascii="Arial" w:hAnsi="Arial" w:cs="Arial"/>
                <w:color w:val="000000"/>
                <w:sz w:val="18"/>
                <w:szCs w:val="18"/>
                <w:lang w:eastAsia="en-US"/>
              </w:rPr>
            </w:pPr>
            <w:ins w:id="4131" w:author="KPMG_PQH" w:date="2026-04-07T11:25:00Z" w16du:dateUtc="2026-04-07T04:25:00Z">
              <w:r>
                <w:rPr>
                  <w:rFonts w:ascii="Arial" w:hAnsi="Arial" w:cs="Arial"/>
                  <w:sz w:val="18"/>
                  <w:szCs w:val="18"/>
                </w:rPr>
                <w:t>DONG QUANG JOINT STOCK COMPANY</w:t>
              </w:r>
            </w:ins>
          </w:p>
        </w:tc>
        <w:tc>
          <w:tcPr>
            <w:tcW w:w="846" w:type="pct"/>
            <w:tcBorders>
              <w:top w:val="nil"/>
              <w:left w:val="nil"/>
              <w:bottom w:val="single" w:sz="4" w:space="0" w:color="auto"/>
              <w:right w:val="single" w:sz="4" w:space="0" w:color="auto"/>
            </w:tcBorders>
            <w:vAlign w:val="center"/>
            <w:hideMark/>
          </w:tcPr>
          <w:p w14:paraId="0BE5BC58" w14:textId="62DF029F" w:rsidR="00AB0EE2" w:rsidRPr="00322061" w:rsidRDefault="00AB0EE2" w:rsidP="00AB0EE2">
            <w:pPr>
              <w:jc w:val="center"/>
              <w:rPr>
                <w:ins w:id="4132" w:author="KPMG_PQH" w:date="2026-04-07T11:25:00Z" w16du:dateUtc="2026-04-07T04:25:00Z"/>
                <w:rFonts w:ascii="Arial" w:hAnsi="Arial" w:cs="Arial"/>
                <w:color w:val="000000"/>
                <w:sz w:val="18"/>
                <w:szCs w:val="18"/>
                <w:lang w:eastAsia="en-US"/>
              </w:rPr>
            </w:pPr>
            <w:ins w:id="413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7773B10" w14:textId="31EFF47B" w:rsidR="00AB0EE2" w:rsidRPr="00322061" w:rsidRDefault="00AB0EE2" w:rsidP="00AB0EE2">
            <w:pPr>
              <w:rPr>
                <w:ins w:id="4134" w:author="KPMG_PQH" w:date="2026-04-07T11:25:00Z" w16du:dateUtc="2026-04-07T04:25:00Z"/>
                <w:rFonts w:ascii="Arial" w:hAnsi="Arial" w:cs="Arial"/>
                <w:color w:val="000000"/>
                <w:sz w:val="18"/>
                <w:szCs w:val="18"/>
                <w:lang w:eastAsia="en-US"/>
              </w:rPr>
            </w:pPr>
            <w:ins w:id="4135" w:author="KPMG_PQH" w:date="2026-04-07T11:25:00Z" w16du:dateUtc="2026-04-07T04:25:00Z">
              <w:r>
                <w:rPr>
                  <w:rFonts w:ascii="Arial" w:hAnsi="Arial" w:cs="Arial"/>
                  <w:color w:val="000000"/>
                  <w:sz w:val="18"/>
                  <w:szCs w:val="18"/>
                </w:rPr>
                <w:t>Non-comparable functions</w:t>
              </w:r>
            </w:ins>
          </w:p>
        </w:tc>
      </w:tr>
      <w:tr w:rsidR="00AB0EE2" w:rsidRPr="00322061" w14:paraId="40CDA252" w14:textId="77777777" w:rsidTr="00777313">
        <w:trPr>
          <w:trHeight w:val="20"/>
          <w:ins w:id="413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5201470" w14:textId="02EF3FE6" w:rsidR="00AB0EE2" w:rsidRPr="00322061" w:rsidRDefault="00AB0EE2" w:rsidP="00AB0EE2">
            <w:pPr>
              <w:jc w:val="center"/>
              <w:rPr>
                <w:ins w:id="4137" w:author="KPMG_PQH" w:date="2026-04-07T11:25:00Z" w16du:dateUtc="2026-04-07T04:25:00Z"/>
                <w:rFonts w:ascii="Arial" w:hAnsi="Arial" w:cs="Arial"/>
                <w:color w:val="000000"/>
                <w:sz w:val="18"/>
                <w:szCs w:val="18"/>
                <w:lang w:eastAsia="en-US"/>
              </w:rPr>
            </w:pPr>
            <w:ins w:id="4138" w:author="KPMG_PQH" w:date="2026-04-07T11:25:00Z" w16du:dateUtc="2026-04-07T04:25:00Z">
              <w:r>
                <w:rPr>
                  <w:rFonts w:ascii="Arial" w:hAnsi="Arial" w:cs="Arial"/>
                  <w:sz w:val="18"/>
                  <w:szCs w:val="18"/>
                </w:rPr>
                <w:t>113</w:t>
              </w:r>
            </w:ins>
          </w:p>
        </w:tc>
        <w:tc>
          <w:tcPr>
            <w:tcW w:w="2351" w:type="pct"/>
            <w:tcBorders>
              <w:top w:val="nil"/>
              <w:left w:val="nil"/>
              <w:bottom w:val="single" w:sz="4" w:space="0" w:color="auto"/>
              <w:right w:val="single" w:sz="4" w:space="0" w:color="auto"/>
            </w:tcBorders>
            <w:vAlign w:val="center"/>
            <w:hideMark/>
          </w:tcPr>
          <w:p w14:paraId="0ABCC842" w14:textId="6BA07E12" w:rsidR="00AB0EE2" w:rsidRPr="00322061" w:rsidRDefault="00AB0EE2" w:rsidP="00AB0EE2">
            <w:pPr>
              <w:rPr>
                <w:ins w:id="4139" w:author="KPMG_PQH" w:date="2026-04-07T11:25:00Z" w16du:dateUtc="2026-04-07T04:25:00Z"/>
                <w:rFonts w:ascii="Arial" w:hAnsi="Arial" w:cs="Arial"/>
                <w:color w:val="000000"/>
                <w:sz w:val="18"/>
                <w:szCs w:val="18"/>
                <w:lang w:eastAsia="en-US"/>
              </w:rPr>
            </w:pPr>
            <w:ins w:id="4140" w:author="KPMG_PQH" w:date="2026-04-07T11:25:00Z" w16du:dateUtc="2026-04-07T04:25:00Z">
              <w:r>
                <w:rPr>
                  <w:rFonts w:ascii="Arial" w:hAnsi="Arial" w:cs="Arial"/>
                  <w:sz w:val="18"/>
                  <w:szCs w:val="18"/>
                </w:rPr>
                <w:t>DP BAYER PHARM JOINT STOCK COMPANY</w:t>
              </w:r>
            </w:ins>
          </w:p>
        </w:tc>
        <w:tc>
          <w:tcPr>
            <w:tcW w:w="846" w:type="pct"/>
            <w:tcBorders>
              <w:top w:val="nil"/>
              <w:left w:val="nil"/>
              <w:bottom w:val="single" w:sz="4" w:space="0" w:color="auto"/>
              <w:right w:val="single" w:sz="4" w:space="0" w:color="auto"/>
            </w:tcBorders>
            <w:vAlign w:val="center"/>
            <w:hideMark/>
          </w:tcPr>
          <w:p w14:paraId="075B4EF7" w14:textId="4160C4A7" w:rsidR="00AB0EE2" w:rsidRPr="00322061" w:rsidRDefault="00AB0EE2" w:rsidP="00AB0EE2">
            <w:pPr>
              <w:jc w:val="center"/>
              <w:rPr>
                <w:ins w:id="4141" w:author="KPMG_PQH" w:date="2026-04-07T11:25:00Z" w16du:dateUtc="2026-04-07T04:25:00Z"/>
                <w:rFonts w:ascii="Arial" w:hAnsi="Arial" w:cs="Arial"/>
                <w:color w:val="000000"/>
                <w:sz w:val="18"/>
                <w:szCs w:val="18"/>
                <w:lang w:eastAsia="en-US"/>
              </w:rPr>
            </w:pPr>
            <w:ins w:id="414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F11C0B" w14:textId="1A9F5C14" w:rsidR="00AB0EE2" w:rsidRPr="00322061" w:rsidRDefault="00AB0EE2" w:rsidP="00AB0EE2">
            <w:pPr>
              <w:rPr>
                <w:ins w:id="4143" w:author="KPMG_PQH" w:date="2026-04-07T11:25:00Z" w16du:dateUtc="2026-04-07T04:25:00Z"/>
                <w:rFonts w:ascii="Arial" w:hAnsi="Arial" w:cs="Arial"/>
                <w:color w:val="000000"/>
                <w:sz w:val="18"/>
                <w:szCs w:val="18"/>
                <w:lang w:eastAsia="en-US"/>
              </w:rPr>
            </w:pPr>
            <w:ins w:id="4144" w:author="KPMG_PQH" w:date="2026-04-07T11:25:00Z" w16du:dateUtc="2026-04-07T04:25:00Z">
              <w:r>
                <w:rPr>
                  <w:rFonts w:ascii="Arial" w:hAnsi="Arial" w:cs="Arial"/>
                  <w:color w:val="000000"/>
                  <w:sz w:val="18"/>
                  <w:szCs w:val="18"/>
                </w:rPr>
                <w:t>Continuous loss making</w:t>
              </w:r>
            </w:ins>
          </w:p>
        </w:tc>
      </w:tr>
      <w:tr w:rsidR="00AB0EE2" w:rsidRPr="00322061" w14:paraId="1CAE0102" w14:textId="77777777" w:rsidTr="00777313">
        <w:trPr>
          <w:trHeight w:val="20"/>
          <w:ins w:id="414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BD8F2D7" w14:textId="7A50A2C8" w:rsidR="00AB0EE2" w:rsidRPr="00322061" w:rsidRDefault="00AB0EE2" w:rsidP="00AB0EE2">
            <w:pPr>
              <w:jc w:val="center"/>
              <w:rPr>
                <w:ins w:id="4146" w:author="KPMG_PQH" w:date="2026-04-07T11:25:00Z" w16du:dateUtc="2026-04-07T04:25:00Z"/>
                <w:rFonts w:ascii="Arial" w:hAnsi="Arial" w:cs="Arial"/>
                <w:color w:val="000000"/>
                <w:sz w:val="18"/>
                <w:szCs w:val="18"/>
                <w:lang w:eastAsia="en-US"/>
              </w:rPr>
            </w:pPr>
            <w:ins w:id="4147" w:author="KPMG_PQH" w:date="2026-04-07T11:25:00Z" w16du:dateUtc="2026-04-07T04:25:00Z">
              <w:r>
                <w:rPr>
                  <w:rFonts w:ascii="Arial" w:hAnsi="Arial" w:cs="Arial"/>
                  <w:sz w:val="18"/>
                  <w:szCs w:val="18"/>
                </w:rPr>
                <w:t>114</w:t>
              </w:r>
            </w:ins>
          </w:p>
        </w:tc>
        <w:tc>
          <w:tcPr>
            <w:tcW w:w="2351" w:type="pct"/>
            <w:tcBorders>
              <w:top w:val="nil"/>
              <w:left w:val="nil"/>
              <w:bottom w:val="single" w:sz="4" w:space="0" w:color="auto"/>
              <w:right w:val="single" w:sz="4" w:space="0" w:color="auto"/>
            </w:tcBorders>
            <w:vAlign w:val="center"/>
            <w:hideMark/>
          </w:tcPr>
          <w:p w14:paraId="3CE8EDC9" w14:textId="48AE5D3D" w:rsidR="00AB0EE2" w:rsidRPr="00322061" w:rsidRDefault="00AB0EE2" w:rsidP="00AB0EE2">
            <w:pPr>
              <w:rPr>
                <w:ins w:id="4148" w:author="KPMG_PQH" w:date="2026-04-07T11:25:00Z" w16du:dateUtc="2026-04-07T04:25:00Z"/>
                <w:rFonts w:ascii="Arial" w:hAnsi="Arial" w:cs="Arial"/>
                <w:color w:val="000000"/>
                <w:sz w:val="18"/>
                <w:szCs w:val="18"/>
                <w:lang w:eastAsia="en-US"/>
              </w:rPr>
            </w:pPr>
            <w:ins w:id="4149" w:author="KPMG_PQH" w:date="2026-04-07T11:25:00Z" w16du:dateUtc="2026-04-07T04:25:00Z">
              <w:r>
                <w:rPr>
                  <w:rFonts w:ascii="Arial" w:hAnsi="Arial" w:cs="Arial"/>
                  <w:sz w:val="18"/>
                  <w:szCs w:val="18"/>
                </w:rPr>
                <w:t>DRAGON TRADING SERVICES JOINT STOCK COMPANY</w:t>
              </w:r>
            </w:ins>
          </w:p>
        </w:tc>
        <w:tc>
          <w:tcPr>
            <w:tcW w:w="846" w:type="pct"/>
            <w:tcBorders>
              <w:top w:val="nil"/>
              <w:left w:val="nil"/>
              <w:bottom w:val="single" w:sz="4" w:space="0" w:color="auto"/>
              <w:right w:val="single" w:sz="4" w:space="0" w:color="auto"/>
            </w:tcBorders>
            <w:vAlign w:val="center"/>
            <w:hideMark/>
          </w:tcPr>
          <w:p w14:paraId="4EF6FD07" w14:textId="64FD8BC9" w:rsidR="00AB0EE2" w:rsidRPr="00322061" w:rsidRDefault="00AB0EE2" w:rsidP="00AB0EE2">
            <w:pPr>
              <w:jc w:val="center"/>
              <w:rPr>
                <w:ins w:id="4150" w:author="KPMG_PQH" w:date="2026-04-07T11:25:00Z" w16du:dateUtc="2026-04-07T04:25:00Z"/>
                <w:rFonts w:ascii="Arial" w:hAnsi="Arial" w:cs="Arial"/>
                <w:color w:val="000000"/>
                <w:sz w:val="18"/>
                <w:szCs w:val="18"/>
                <w:lang w:eastAsia="en-US"/>
              </w:rPr>
            </w:pPr>
            <w:ins w:id="415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455DA8B" w14:textId="0B703768" w:rsidR="00AB0EE2" w:rsidRPr="00322061" w:rsidRDefault="00AB0EE2" w:rsidP="00AB0EE2">
            <w:pPr>
              <w:rPr>
                <w:ins w:id="4152" w:author="KPMG_PQH" w:date="2026-04-07T11:25:00Z" w16du:dateUtc="2026-04-07T04:25:00Z"/>
                <w:rFonts w:ascii="Arial" w:hAnsi="Arial" w:cs="Arial"/>
                <w:color w:val="000000"/>
                <w:sz w:val="18"/>
                <w:szCs w:val="18"/>
                <w:lang w:eastAsia="en-US"/>
              </w:rPr>
            </w:pPr>
            <w:ins w:id="4153" w:author="KPMG_PQH" w:date="2026-04-07T11:25:00Z" w16du:dateUtc="2026-04-07T04:25:00Z">
              <w:r>
                <w:rPr>
                  <w:rFonts w:ascii="Arial" w:hAnsi="Arial" w:cs="Arial"/>
                  <w:color w:val="000000"/>
                  <w:sz w:val="18"/>
                  <w:szCs w:val="18"/>
                </w:rPr>
                <w:t>Non-comparable functions</w:t>
              </w:r>
            </w:ins>
          </w:p>
        </w:tc>
      </w:tr>
      <w:tr w:rsidR="00AB0EE2" w:rsidRPr="00322061" w14:paraId="40529733" w14:textId="77777777" w:rsidTr="00777313">
        <w:trPr>
          <w:trHeight w:val="20"/>
          <w:ins w:id="415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A695C9A" w14:textId="04176795" w:rsidR="00AB0EE2" w:rsidRPr="00322061" w:rsidRDefault="00AB0EE2" w:rsidP="00AB0EE2">
            <w:pPr>
              <w:jc w:val="center"/>
              <w:rPr>
                <w:ins w:id="4155" w:author="KPMG_PQH" w:date="2026-04-07T11:25:00Z" w16du:dateUtc="2026-04-07T04:25:00Z"/>
                <w:rFonts w:ascii="Arial" w:hAnsi="Arial" w:cs="Arial"/>
                <w:color w:val="000000"/>
                <w:sz w:val="18"/>
                <w:szCs w:val="18"/>
                <w:lang w:eastAsia="en-US"/>
              </w:rPr>
            </w:pPr>
            <w:ins w:id="4156" w:author="KPMG_PQH" w:date="2026-04-07T11:25:00Z" w16du:dateUtc="2026-04-07T04:25:00Z">
              <w:r>
                <w:rPr>
                  <w:rFonts w:ascii="Arial" w:hAnsi="Arial" w:cs="Arial"/>
                  <w:sz w:val="18"/>
                  <w:szCs w:val="18"/>
                </w:rPr>
                <w:t>115</w:t>
              </w:r>
            </w:ins>
          </w:p>
        </w:tc>
        <w:tc>
          <w:tcPr>
            <w:tcW w:w="2351" w:type="pct"/>
            <w:tcBorders>
              <w:top w:val="nil"/>
              <w:left w:val="nil"/>
              <w:bottom w:val="single" w:sz="4" w:space="0" w:color="auto"/>
              <w:right w:val="single" w:sz="4" w:space="0" w:color="auto"/>
            </w:tcBorders>
            <w:vAlign w:val="center"/>
            <w:hideMark/>
          </w:tcPr>
          <w:p w14:paraId="1712669A" w14:textId="01E4E3E1" w:rsidR="00AB0EE2" w:rsidRPr="00322061" w:rsidRDefault="00AB0EE2" w:rsidP="00AB0EE2">
            <w:pPr>
              <w:rPr>
                <w:ins w:id="4157" w:author="KPMG_PQH" w:date="2026-04-07T11:25:00Z" w16du:dateUtc="2026-04-07T04:25:00Z"/>
                <w:rFonts w:ascii="Arial" w:hAnsi="Arial" w:cs="Arial"/>
                <w:color w:val="000000"/>
                <w:sz w:val="18"/>
                <w:szCs w:val="18"/>
                <w:lang w:eastAsia="en-US"/>
              </w:rPr>
            </w:pPr>
            <w:ins w:id="4158" w:author="KPMG_PQH" w:date="2026-04-07T11:25:00Z" w16du:dateUtc="2026-04-07T04:25:00Z">
              <w:r>
                <w:rPr>
                  <w:rFonts w:ascii="Arial" w:hAnsi="Arial" w:cs="Arial"/>
                  <w:sz w:val="18"/>
                  <w:szCs w:val="18"/>
                </w:rPr>
                <w:t>DRAGONS BUSINESS GROUP JOINT STOCK COMPANY</w:t>
              </w:r>
            </w:ins>
          </w:p>
        </w:tc>
        <w:tc>
          <w:tcPr>
            <w:tcW w:w="846" w:type="pct"/>
            <w:tcBorders>
              <w:top w:val="nil"/>
              <w:left w:val="nil"/>
              <w:bottom w:val="single" w:sz="4" w:space="0" w:color="auto"/>
              <w:right w:val="single" w:sz="4" w:space="0" w:color="auto"/>
            </w:tcBorders>
            <w:vAlign w:val="center"/>
            <w:hideMark/>
          </w:tcPr>
          <w:p w14:paraId="37F6CF94" w14:textId="33D66D05" w:rsidR="00AB0EE2" w:rsidRPr="00322061" w:rsidRDefault="00AB0EE2" w:rsidP="00AB0EE2">
            <w:pPr>
              <w:jc w:val="center"/>
              <w:rPr>
                <w:ins w:id="4159" w:author="KPMG_PQH" w:date="2026-04-07T11:25:00Z" w16du:dateUtc="2026-04-07T04:25:00Z"/>
                <w:rFonts w:ascii="Arial" w:hAnsi="Arial" w:cs="Arial"/>
                <w:color w:val="000000"/>
                <w:sz w:val="18"/>
                <w:szCs w:val="18"/>
                <w:lang w:eastAsia="en-US"/>
              </w:rPr>
            </w:pPr>
            <w:ins w:id="416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2862BFF" w14:textId="4511F1B3" w:rsidR="00AB0EE2" w:rsidRPr="00322061" w:rsidRDefault="00AB0EE2" w:rsidP="00AB0EE2">
            <w:pPr>
              <w:rPr>
                <w:ins w:id="4161" w:author="KPMG_PQH" w:date="2026-04-07T11:25:00Z" w16du:dateUtc="2026-04-07T04:25:00Z"/>
                <w:rFonts w:ascii="Arial" w:hAnsi="Arial" w:cs="Arial"/>
                <w:color w:val="000000"/>
                <w:sz w:val="18"/>
                <w:szCs w:val="18"/>
                <w:lang w:eastAsia="en-US"/>
              </w:rPr>
            </w:pPr>
            <w:ins w:id="4162" w:author="KPMG_PQH" w:date="2026-04-07T11:25:00Z" w16du:dateUtc="2026-04-07T04:25:00Z">
              <w:r>
                <w:rPr>
                  <w:rFonts w:ascii="Arial" w:hAnsi="Arial" w:cs="Arial"/>
                  <w:color w:val="000000"/>
                  <w:sz w:val="18"/>
                  <w:szCs w:val="18"/>
                </w:rPr>
                <w:t>Insufficient financial data</w:t>
              </w:r>
            </w:ins>
          </w:p>
        </w:tc>
      </w:tr>
      <w:tr w:rsidR="00AB0EE2" w:rsidRPr="00322061" w14:paraId="40455343" w14:textId="77777777" w:rsidTr="00777313">
        <w:trPr>
          <w:trHeight w:val="20"/>
          <w:ins w:id="416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7F56E5" w14:textId="255F289B" w:rsidR="00AB0EE2" w:rsidRPr="00322061" w:rsidRDefault="00AB0EE2" w:rsidP="00AB0EE2">
            <w:pPr>
              <w:jc w:val="center"/>
              <w:rPr>
                <w:ins w:id="4164" w:author="KPMG_PQH" w:date="2026-04-07T11:25:00Z" w16du:dateUtc="2026-04-07T04:25:00Z"/>
                <w:rFonts w:ascii="Arial" w:hAnsi="Arial" w:cs="Arial"/>
                <w:color w:val="000000"/>
                <w:sz w:val="18"/>
                <w:szCs w:val="18"/>
                <w:lang w:eastAsia="en-US"/>
              </w:rPr>
            </w:pPr>
            <w:ins w:id="4165" w:author="KPMG_PQH" w:date="2026-04-07T11:25:00Z" w16du:dateUtc="2026-04-07T04:25:00Z">
              <w:r>
                <w:rPr>
                  <w:rFonts w:ascii="Arial" w:hAnsi="Arial" w:cs="Arial"/>
                  <w:sz w:val="18"/>
                  <w:szCs w:val="18"/>
                </w:rPr>
                <w:t>116</w:t>
              </w:r>
            </w:ins>
          </w:p>
        </w:tc>
        <w:tc>
          <w:tcPr>
            <w:tcW w:w="2351" w:type="pct"/>
            <w:tcBorders>
              <w:top w:val="nil"/>
              <w:left w:val="nil"/>
              <w:bottom w:val="single" w:sz="4" w:space="0" w:color="auto"/>
              <w:right w:val="single" w:sz="4" w:space="0" w:color="auto"/>
            </w:tcBorders>
            <w:vAlign w:val="center"/>
            <w:hideMark/>
          </w:tcPr>
          <w:p w14:paraId="1F356117" w14:textId="40DA6132" w:rsidR="00AB0EE2" w:rsidRPr="00322061" w:rsidRDefault="00AB0EE2" w:rsidP="00AB0EE2">
            <w:pPr>
              <w:rPr>
                <w:ins w:id="4166" w:author="KPMG_PQH" w:date="2026-04-07T11:25:00Z" w16du:dateUtc="2026-04-07T04:25:00Z"/>
                <w:rFonts w:ascii="Arial" w:hAnsi="Arial" w:cs="Arial"/>
                <w:color w:val="000000"/>
                <w:sz w:val="18"/>
                <w:szCs w:val="18"/>
                <w:lang w:eastAsia="en-US"/>
              </w:rPr>
            </w:pPr>
            <w:ins w:id="4167" w:author="KPMG_PQH" w:date="2026-04-07T11:25:00Z" w16du:dateUtc="2026-04-07T04:25:00Z">
              <w:r>
                <w:rPr>
                  <w:rFonts w:ascii="Arial" w:hAnsi="Arial" w:cs="Arial"/>
                  <w:sz w:val="18"/>
                  <w:szCs w:val="18"/>
                </w:rPr>
                <w:t>DTH VINA MECHANICAL JOINT STOCK COMPANY</w:t>
              </w:r>
            </w:ins>
          </w:p>
        </w:tc>
        <w:tc>
          <w:tcPr>
            <w:tcW w:w="846" w:type="pct"/>
            <w:tcBorders>
              <w:top w:val="nil"/>
              <w:left w:val="nil"/>
              <w:bottom w:val="single" w:sz="4" w:space="0" w:color="auto"/>
              <w:right w:val="single" w:sz="4" w:space="0" w:color="auto"/>
            </w:tcBorders>
            <w:vAlign w:val="center"/>
            <w:hideMark/>
          </w:tcPr>
          <w:p w14:paraId="5DDA7749" w14:textId="78E20C8F" w:rsidR="00AB0EE2" w:rsidRPr="00322061" w:rsidRDefault="00AB0EE2" w:rsidP="00AB0EE2">
            <w:pPr>
              <w:jc w:val="center"/>
              <w:rPr>
                <w:ins w:id="4168" w:author="KPMG_PQH" w:date="2026-04-07T11:25:00Z" w16du:dateUtc="2026-04-07T04:25:00Z"/>
                <w:rFonts w:ascii="Arial" w:hAnsi="Arial" w:cs="Arial"/>
                <w:color w:val="000000"/>
                <w:sz w:val="18"/>
                <w:szCs w:val="18"/>
                <w:lang w:eastAsia="en-US"/>
              </w:rPr>
            </w:pPr>
            <w:ins w:id="416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11F13BF" w14:textId="54739E27" w:rsidR="00AB0EE2" w:rsidRPr="00322061" w:rsidRDefault="00AB0EE2" w:rsidP="00AB0EE2">
            <w:pPr>
              <w:rPr>
                <w:ins w:id="4170" w:author="KPMG_PQH" w:date="2026-04-07T11:25:00Z" w16du:dateUtc="2026-04-07T04:25:00Z"/>
                <w:rFonts w:ascii="Arial" w:hAnsi="Arial" w:cs="Arial"/>
                <w:color w:val="000000"/>
                <w:sz w:val="18"/>
                <w:szCs w:val="18"/>
                <w:lang w:eastAsia="en-US"/>
              </w:rPr>
            </w:pPr>
            <w:ins w:id="4171" w:author="KPMG_PQH" w:date="2026-04-07T11:25:00Z" w16du:dateUtc="2026-04-07T04:25:00Z">
              <w:r>
                <w:rPr>
                  <w:rFonts w:ascii="Arial" w:hAnsi="Arial" w:cs="Arial"/>
                  <w:color w:val="000000"/>
                  <w:sz w:val="18"/>
                  <w:szCs w:val="18"/>
                </w:rPr>
                <w:t>Continuous loss making</w:t>
              </w:r>
            </w:ins>
          </w:p>
        </w:tc>
      </w:tr>
      <w:tr w:rsidR="00AB0EE2" w:rsidRPr="00322061" w14:paraId="04944BC3" w14:textId="77777777" w:rsidTr="00777313">
        <w:trPr>
          <w:trHeight w:val="20"/>
          <w:ins w:id="417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98191E" w14:textId="42DEFFD7" w:rsidR="00AB0EE2" w:rsidRPr="00322061" w:rsidRDefault="00AB0EE2" w:rsidP="00AB0EE2">
            <w:pPr>
              <w:jc w:val="center"/>
              <w:rPr>
                <w:ins w:id="4173" w:author="KPMG_PQH" w:date="2026-04-07T11:25:00Z" w16du:dateUtc="2026-04-07T04:25:00Z"/>
                <w:rFonts w:ascii="Arial" w:hAnsi="Arial" w:cs="Arial"/>
                <w:color w:val="000000"/>
                <w:sz w:val="18"/>
                <w:szCs w:val="18"/>
                <w:lang w:eastAsia="en-US"/>
              </w:rPr>
            </w:pPr>
            <w:ins w:id="4174" w:author="KPMG_PQH" w:date="2026-04-07T11:25:00Z" w16du:dateUtc="2026-04-07T04:25:00Z">
              <w:r>
                <w:rPr>
                  <w:rFonts w:ascii="Arial" w:hAnsi="Arial" w:cs="Arial"/>
                  <w:sz w:val="18"/>
                  <w:szCs w:val="18"/>
                </w:rPr>
                <w:t>117</w:t>
              </w:r>
            </w:ins>
          </w:p>
        </w:tc>
        <w:tc>
          <w:tcPr>
            <w:tcW w:w="2351" w:type="pct"/>
            <w:tcBorders>
              <w:top w:val="nil"/>
              <w:left w:val="nil"/>
              <w:bottom w:val="single" w:sz="4" w:space="0" w:color="auto"/>
              <w:right w:val="single" w:sz="4" w:space="0" w:color="auto"/>
            </w:tcBorders>
            <w:vAlign w:val="center"/>
            <w:hideMark/>
          </w:tcPr>
          <w:p w14:paraId="6C085D53" w14:textId="0E7844B6" w:rsidR="00AB0EE2" w:rsidRPr="00322061" w:rsidRDefault="00AB0EE2" w:rsidP="00AB0EE2">
            <w:pPr>
              <w:rPr>
                <w:ins w:id="4175" w:author="KPMG_PQH" w:date="2026-04-07T11:25:00Z" w16du:dateUtc="2026-04-07T04:25:00Z"/>
                <w:rFonts w:ascii="Arial" w:hAnsi="Arial" w:cs="Arial"/>
                <w:color w:val="000000"/>
                <w:sz w:val="18"/>
                <w:szCs w:val="18"/>
                <w:lang w:eastAsia="en-US"/>
              </w:rPr>
            </w:pPr>
            <w:ins w:id="4176" w:author="KPMG_PQH" w:date="2026-04-07T11:25:00Z" w16du:dateUtc="2026-04-07T04:25:00Z">
              <w:r>
                <w:rPr>
                  <w:rFonts w:ascii="Arial" w:hAnsi="Arial" w:cs="Arial"/>
                  <w:sz w:val="18"/>
                  <w:szCs w:val="18"/>
                </w:rPr>
                <w:t>DUC ANH TRADING AND IMPORT - EXPORT BUSINESS JOINT STOCK COMPANY</w:t>
              </w:r>
            </w:ins>
          </w:p>
        </w:tc>
        <w:tc>
          <w:tcPr>
            <w:tcW w:w="846" w:type="pct"/>
            <w:tcBorders>
              <w:top w:val="nil"/>
              <w:left w:val="nil"/>
              <w:bottom w:val="single" w:sz="4" w:space="0" w:color="auto"/>
              <w:right w:val="single" w:sz="4" w:space="0" w:color="auto"/>
            </w:tcBorders>
            <w:vAlign w:val="center"/>
            <w:hideMark/>
          </w:tcPr>
          <w:p w14:paraId="17F139A8" w14:textId="4B8DF08B" w:rsidR="00AB0EE2" w:rsidRPr="00322061" w:rsidRDefault="00AB0EE2" w:rsidP="00AB0EE2">
            <w:pPr>
              <w:jc w:val="center"/>
              <w:rPr>
                <w:ins w:id="4177" w:author="KPMG_PQH" w:date="2026-04-07T11:25:00Z" w16du:dateUtc="2026-04-07T04:25:00Z"/>
                <w:rFonts w:ascii="Arial" w:hAnsi="Arial" w:cs="Arial"/>
                <w:color w:val="000000"/>
                <w:sz w:val="18"/>
                <w:szCs w:val="18"/>
                <w:lang w:eastAsia="en-US"/>
              </w:rPr>
            </w:pPr>
            <w:ins w:id="417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C3DA94A" w14:textId="24FBE1B3" w:rsidR="00AB0EE2" w:rsidRPr="00322061" w:rsidRDefault="00AB0EE2" w:rsidP="00AB0EE2">
            <w:pPr>
              <w:rPr>
                <w:ins w:id="4179" w:author="KPMG_PQH" w:date="2026-04-07T11:25:00Z" w16du:dateUtc="2026-04-07T04:25:00Z"/>
                <w:rFonts w:ascii="Arial" w:hAnsi="Arial" w:cs="Arial"/>
                <w:color w:val="000000"/>
                <w:sz w:val="18"/>
                <w:szCs w:val="18"/>
                <w:lang w:eastAsia="en-US"/>
              </w:rPr>
            </w:pPr>
            <w:ins w:id="4180" w:author="KPMG_PQH" w:date="2026-04-07T11:25:00Z" w16du:dateUtc="2026-04-07T04:25:00Z">
              <w:r>
                <w:rPr>
                  <w:rFonts w:ascii="Arial" w:hAnsi="Arial" w:cs="Arial"/>
                  <w:color w:val="000000"/>
                  <w:sz w:val="18"/>
                  <w:szCs w:val="18"/>
                </w:rPr>
                <w:t>Insufficient financial data</w:t>
              </w:r>
            </w:ins>
          </w:p>
        </w:tc>
      </w:tr>
      <w:tr w:rsidR="00AB0EE2" w:rsidRPr="00322061" w14:paraId="29406ADE" w14:textId="77777777" w:rsidTr="00777313">
        <w:trPr>
          <w:trHeight w:val="20"/>
          <w:ins w:id="418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82B1D14" w14:textId="347CDAD2" w:rsidR="00AB0EE2" w:rsidRPr="00322061" w:rsidRDefault="00AB0EE2" w:rsidP="00AB0EE2">
            <w:pPr>
              <w:jc w:val="center"/>
              <w:rPr>
                <w:ins w:id="4182" w:author="KPMG_PQH" w:date="2026-04-07T11:25:00Z" w16du:dateUtc="2026-04-07T04:25:00Z"/>
                <w:rFonts w:ascii="Arial" w:hAnsi="Arial" w:cs="Arial"/>
                <w:color w:val="000000"/>
                <w:sz w:val="18"/>
                <w:szCs w:val="18"/>
                <w:lang w:eastAsia="en-US"/>
              </w:rPr>
            </w:pPr>
            <w:ins w:id="4183" w:author="KPMG_PQH" w:date="2026-04-07T11:25:00Z" w16du:dateUtc="2026-04-07T04:25:00Z">
              <w:r>
                <w:rPr>
                  <w:rFonts w:ascii="Arial" w:hAnsi="Arial" w:cs="Arial"/>
                  <w:sz w:val="18"/>
                  <w:szCs w:val="18"/>
                </w:rPr>
                <w:t>118</w:t>
              </w:r>
            </w:ins>
          </w:p>
        </w:tc>
        <w:tc>
          <w:tcPr>
            <w:tcW w:w="2351" w:type="pct"/>
            <w:tcBorders>
              <w:top w:val="nil"/>
              <w:left w:val="nil"/>
              <w:bottom w:val="single" w:sz="4" w:space="0" w:color="auto"/>
              <w:right w:val="single" w:sz="4" w:space="0" w:color="auto"/>
            </w:tcBorders>
            <w:vAlign w:val="center"/>
            <w:hideMark/>
          </w:tcPr>
          <w:p w14:paraId="39076CAC" w14:textId="15C9C940" w:rsidR="00AB0EE2" w:rsidRPr="00322061" w:rsidRDefault="00AB0EE2" w:rsidP="00AB0EE2">
            <w:pPr>
              <w:rPr>
                <w:ins w:id="4184" w:author="KPMG_PQH" w:date="2026-04-07T11:25:00Z" w16du:dateUtc="2026-04-07T04:25:00Z"/>
                <w:rFonts w:ascii="Arial" w:hAnsi="Arial" w:cs="Arial"/>
                <w:color w:val="000000"/>
                <w:sz w:val="18"/>
                <w:szCs w:val="18"/>
                <w:lang w:eastAsia="en-US"/>
              </w:rPr>
            </w:pPr>
            <w:ins w:id="4185" w:author="KPMG_PQH" w:date="2026-04-07T11:25:00Z" w16du:dateUtc="2026-04-07T04:25:00Z">
              <w:r>
                <w:rPr>
                  <w:rFonts w:ascii="Arial" w:hAnsi="Arial" w:cs="Arial"/>
                  <w:sz w:val="18"/>
                  <w:szCs w:val="18"/>
                </w:rPr>
                <w:t>DUC LONG INVESTMENT MEDICAL AND TRADING JOINT STOCK COMPANY</w:t>
              </w:r>
            </w:ins>
          </w:p>
        </w:tc>
        <w:tc>
          <w:tcPr>
            <w:tcW w:w="846" w:type="pct"/>
            <w:tcBorders>
              <w:top w:val="nil"/>
              <w:left w:val="nil"/>
              <w:bottom w:val="single" w:sz="4" w:space="0" w:color="auto"/>
              <w:right w:val="single" w:sz="4" w:space="0" w:color="auto"/>
            </w:tcBorders>
            <w:vAlign w:val="center"/>
            <w:hideMark/>
          </w:tcPr>
          <w:p w14:paraId="6CE0C53E" w14:textId="5080FCAB" w:rsidR="00AB0EE2" w:rsidRPr="00322061" w:rsidRDefault="00AB0EE2" w:rsidP="00AB0EE2">
            <w:pPr>
              <w:jc w:val="center"/>
              <w:rPr>
                <w:ins w:id="4186" w:author="KPMG_PQH" w:date="2026-04-07T11:25:00Z" w16du:dateUtc="2026-04-07T04:25:00Z"/>
                <w:rFonts w:ascii="Arial" w:hAnsi="Arial" w:cs="Arial"/>
                <w:color w:val="000000"/>
                <w:sz w:val="18"/>
                <w:szCs w:val="18"/>
                <w:lang w:eastAsia="en-US"/>
              </w:rPr>
            </w:pPr>
            <w:ins w:id="418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5FBD5A9" w14:textId="221FF848" w:rsidR="00AB0EE2" w:rsidRPr="00322061" w:rsidRDefault="00AB0EE2" w:rsidP="00AB0EE2">
            <w:pPr>
              <w:rPr>
                <w:ins w:id="4188" w:author="KPMG_PQH" w:date="2026-04-07T11:25:00Z" w16du:dateUtc="2026-04-07T04:25:00Z"/>
                <w:rFonts w:ascii="Arial" w:hAnsi="Arial" w:cs="Arial"/>
                <w:color w:val="000000"/>
                <w:sz w:val="18"/>
                <w:szCs w:val="18"/>
                <w:lang w:eastAsia="en-US"/>
              </w:rPr>
            </w:pPr>
            <w:ins w:id="4189" w:author="KPMG_PQH" w:date="2026-04-07T11:25:00Z" w16du:dateUtc="2026-04-07T04:25:00Z">
              <w:r>
                <w:rPr>
                  <w:rFonts w:ascii="Arial" w:hAnsi="Arial" w:cs="Arial"/>
                  <w:color w:val="000000"/>
                  <w:sz w:val="18"/>
                  <w:szCs w:val="18"/>
                </w:rPr>
                <w:t>Insufficient financial data</w:t>
              </w:r>
            </w:ins>
          </w:p>
        </w:tc>
      </w:tr>
      <w:tr w:rsidR="00AB0EE2" w:rsidRPr="00322061" w14:paraId="62D056B6" w14:textId="77777777" w:rsidTr="00777313">
        <w:trPr>
          <w:trHeight w:val="20"/>
          <w:ins w:id="419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50A283" w14:textId="5F921550" w:rsidR="00AB0EE2" w:rsidRPr="00322061" w:rsidRDefault="00AB0EE2" w:rsidP="00AB0EE2">
            <w:pPr>
              <w:jc w:val="center"/>
              <w:rPr>
                <w:ins w:id="4191" w:author="KPMG_PQH" w:date="2026-04-07T11:25:00Z" w16du:dateUtc="2026-04-07T04:25:00Z"/>
                <w:rFonts w:ascii="Arial" w:hAnsi="Arial" w:cs="Arial"/>
                <w:color w:val="000000"/>
                <w:sz w:val="18"/>
                <w:szCs w:val="18"/>
                <w:lang w:eastAsia="en-US"/>
              </w:rPr>
            </w:pPr>
            <w:ins w:id="4192" w:author="KPMG_PQH" w:date="2026-04-07T11:25:00Z" w16du:dateUtc="2026-04-07T04:25:00Z">
              <w:r>
                <w:rPr>
                  <w:rFonts w:ascii="Arial" w:hAnsi="Arial" w:cs="Arial"/>
                  <w:sz w:val="18"/>
                  <w:szCs w:val="18"/>
                </w:rPr>
                <w:t>119</w:t>
              </w:r>
            </w:ins>
          </w:p>
        </w:tc>
        <w:tc>
          <w:tcPr>
            <w:tcW w:w="2351" w:type="pct"/>
            <w:tcBorders>
              <w:top w:val="nil"/>
              <w:left w:val="nil"/>
              <w:bottom w:val="single" w:sz="4" w:space="0" w:color="auto"/>
              <w:right w:val="single" w:sz="4" w:space="0" w:color="auto"/>
            </w:tcBorders>
            <w:vAlign w:val="center"/>
            <w:hideMark/>
          </w:tcPr>
          <w:p w14:paraId="5B774997" w14:textId="30A8708A" w:rsidR="00AB0EE2" w:rsidRPr="00322061" w:rsidRDefault="00AB0EE2" w:rsidP="00AB0EE2">
            <w:pPr>
              <w:rPr>
                <w:ins w:id="4193" w:author="KPMG_PQH" w:date="2026-04-07T11:25:00Z" w16du:dateUtc="2026-04-07T04:25:00Z"/>
                <w:rFonts w:ascii="Arial" w:hAnsi="Arial" w:cs="Arial"/>
                <w:color w:val="000000"/>
                <w:sz w:val="18"/>
                <w:szCs w:val="18"/>
                <w:lang w:eastAsia="en-US"/>
              </w:rPr>
            </w:pPr>
            <w:ins w:id="4194" w:author="KPMG_PQH" w:date="2026-04-07T11:25:00Z" w16du:dateUtc="2026-04-07T04:25:00Z">
              <w:r>
                <w:rPr>
                  <w:rFonts w:ascii="Arial" w:hAnsi="Arial" w:cs="Arial"/>
                  <w:sz w:val="18"/>
                  <w:szCs w:val="18"/>
                </w:rPr>
                <w:t>DUC MINH INTERNATIONAL IMPORT EXPORT JOINT STOCK COMPANY</w:t>
              </w:r>
            </w:ins>
          </w:p>
        </w:tc>
        <w:tc>
          <w:tcPr>
            <w:tcW w:w="846" w:type="pct"/>
            <w:tcBorders>
              <w:top w:val="nil"/>
              <w:left w:val="nil"/>
              <w:bottom w:val="single" w:sz="4" w:space="0" w:color="auto"/>
              <w:right w:val="single" w:sz="4" w:space="0" w:color="auto"/>
            </w:tcBorders>
            <w:vAlign w:val="center"/>
            <w:hideMark/>
          </w:tcPr>
          <w:p w14:paraId="0A4F0312" w14:textId="0EF2B8CA" w:rsidR="00AB0EE2" w:rsidRPr="00322061" w:rsidRDefault="00AB0EE2" w:rsidP="00AB0EE2">
            <w:pPr>
              <w:jc w:val="center"/>
              <w:rPr>
                <w:ins w:id="4195" w:author="KPMG_PQH" w:date="2026-04-07T11:25:00Z" w16du:dateUtc="2026-04-07T04:25:00Z"/>
                <w:rFonts w:ascii="Arial" w:hAnsi="Arial" w:cs="Arial"/>
                <w:color w:val="000000"/>
                <w:sz w:val="18"/>
                <w:szCs w:val="18"/>
                <w:lang w:eastAsia="en-US"/>
              </w:rPr>
            </w:pPr>
            <w:ins w:id="419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4357B85" w14:textId="1493909A" w:rsidR="00AB0EE2" w:rsidRPr="00322061" w:rsidRDefault="00AB0EE2" w:rsidP="00AB0EE2">
            <w:pPr>
              <w:rPr>
                <w:ins w:id="4197" w:author="KPMG_PQH" w:date="2026-04-07T11:25:00Z" w16du:dateUtc="2026-04-07T04:25:00Z"/>
                <w:rFonts w:ascii="Arial" w:hAnsi="Arial" w:cs="Arial"/>
                <w:color w:val="000000"/>
                <w:sz w:val="18"/>
                <w:szCs w:val="18"/>
                <w:lang w:eastAsia="en-US"/>
              </w:rPr>
            </w:pPr>
            <w:ins w:id="4198" w:author="KPMG_PQH" w:date="2026-04-07T11:25:00Z" w16du:dateUtc="2026-04-07T04:25:00Z">
              <w:r>
                <w:rPr>
                  <w:rFonts w:ascii="Arial" w:hAnsi="Arial" w:cs="Arial"/>
                  <w:color w:val="000000"/>
                  <w:sz w:val="18"/>
                  <w:szCs w:val="18"/>
                </w:rPr>
                <w:t>Insufficient financial data</w:t>
              </w:r>
            </w:ins>
          </w:p>
        </w:tc>
      </w:tr>
      <w:tr w:rsidR="00AB0EE2" w:rsidRPr="00322061" w14:paraId="20175A6C" w14:textId="77777777" w:rsidTr="00777313">
        <w:trPr>
          <w:trHeight w:val="20"/>
          <w:ins w:id="419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D9B6333" w14:textId="4F73802C" w:rsidR="00AB0EE2" w:rsidRPr="00322061" w:rsidRDefault="00AB0EE2" w:rsidP="00AB0EE2">
            <w:pPr>
              <w:jc w:val="center"/>
              <w:rPr>
                <w:ins w:id="4200" w:author="KPMG_PQH" w:date="2026-04-07T11:25:00Z" w16du:dateUtc="2026-04-07T04:25:00Z"/>
                <w:rFonts w:ascii="Arial" w:hAnsi="Arial" w:cs="Arial"/>
                <w:color w:val="000000"/>
                <w:sz w:val="18"/>
                <w:szCs w:val="18"/>
                <w:lang w:eastAsia="en-US"/>
              </w:rPr>
            </w:pPr>
            <w:ins w:id="4201" w:author="KPMG_PQH" w:date="2026-04-07T11:25:00Z" w16du:dateUtc="2026-04-07T04:25:00Z">
              <w:r>
                <w:rPr>
                  <w:rFonts w:ascii="Arial" w:hAnsi="Arial" w:cs="Arial"/>
                  <w:sz w:val="18"/>
                  <w:szCs w:val="18"/>
                </w:rPr>
                <w:t>120</w:t>
              </w:r>
            </w:ins>
          </w:p>
        </w:tc>
        <w:tc>
          <w:tcPr>
            <w:tcW w:w="2351" w:type="pct"/>
            <w:tcBorders>
              <w:top w:val="nil"/>
              <w:left w:val="nil"/>
              <w:bottom w:val="single" w:sz="4" w:space="0" w:color="auto"/>
              <w:right w:val="single" w:sz="4" w:space="0" w:color="auto"/>
            </w:tcBorders>
            <w:vAlign w:val="center"/>
            <w:hideMark/>
          </w:tcPr>
          <w:p w14:paraId="7D39889F" w14:textId="7E4599E3" w:rsidR="00AB0EE2" w:rsidRPr="00322061" w:rsidRDefault="00AB0EE2" w:rsidP="00AB0EE2">
            <w:pPr>
              <w:rPr>
                <w:ins w:id="4202" w:author="KPMG_PQH" w:date="2026-04-07T11:25:00Z" w16du:dateUtc="2026-04-07T04:25:00Z"/>
                <w:rFonts w:ascii="Arial" w:hAnsi="Arial" w:cs="Arial"/>
                <w:color w:val="000000"/>
                <w:sz w:val="18"/>
                <w:szCs w:val="18"/>
                <w:lang w:eastAsia="en-US"/>
              </w:rPr>
            </w:pPr>
            <w:ins w:id="4203" w:author="KPMG_PQH" w:date="2026-04-07T11:25:00Z" w16du:dateUtc="2026-04-07T04:25:00Z">
              <w:r>
                <w:rPr>
                  <w:rFonts w:ascii="Arial" w:hAnsi="Arial" w:cs="Arial"/>
                  <w:sz w:val="18"/>
                  <w:szCs w:val="18"/>
                </w:rPr>
                <w:t>DUC VIET MECHANICAL, CONSTRUCTION AND TRADING JOINT STOCK COMPANY</w:t>
              </w:r>
            </w:ins>
          </w:p>
        </w:tc>
        <w:tc>
          <w:tcPr>
            <w:tcW w:w="846" w:type="pct"/>
            <w:tcBorders>
              <w:top w:val="nil"/>
              <w:left w:val="nil"/>
              <w:bottom w:val="single" w:sz="4" w:space="0" w:color="auto"/>
              <w:right w:val="single" w:sz="4" w:space="0" w:color="auto"/>
            </w:tcBorders>
            <w:vAlign w:val="center"/>
            <w:hideMark/>
          </w:tcPr>
          <w:p w14:paraId="233B2796" w14:textId="20DDA45B" w:rsidR="00AB0EE2" w:rsidRPr="00322061" w:rsidRDefault="00AB0EE2" w:rsidP="00AB0EE2">
            <w:pPr>
              <w:jc w:val="center"/>
              <w:rPr>
                <w:ins w:id="4204" w:author="KPMG_PQH" w:date="2026-04-07T11:25:00Z" w16du:dateUtc="2026-04-07T04:25:00Z"/>
                <w:rFonts w:ascii="Arial" w:hAnsi="Arial" w:cs="Arial"/>
                <w:color w:val="000000"/>
                <w:sz w:val="18"/>
                <w:szCs w:val="18"/>
                <w:lang w:eastAsia="en-US"/>
              </w:rPr>
            </w:pPr>
            <w:ins w:id="420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F6A67A8" w14:textId="2C5ECF9A" w:rsidR="00AB0EE2" w:rsidRPr="00322061" w:rsidRDefault="00AB0EE2" w:rsidP="00AB0EE2">
            <w:pPr>
              <w:rPr>
                <w:ins w:id="4206" w:author="KPMG_PQH" w:date="2026-04-07T11:25:00Z" w16du:dateUtc="2026-04-07T04:25:00Z"/>
                <w:rFonts w:ascii="Arial" w:hAnsi="Arial" w:cs="Arial"/>
                <w:color w:val="000000"/>
                <w:sz w:val="18"/>
                <w:szCs w:val="18"/>
                <w:lang w:eastAsia="en-US"/>
              </w:rPr>
            </w:pPr>
            <w:ins w:id="4207" w:author="KPMG_PQH" w:date="2026-04-07T11:25:00Z" w16du:dateUtc="2026-04-07T04:25:00Z">
              <w:r>
                <w:rPr>
                  <w:rFonts w:ascii="Arial" w:hAnsi="Arial" w:cs="Arial"/>
                  <w:color w:val="000000"/>
                  <w:sz w:val="18"/>
                  <w:szCs w:val="18"/>
                </w:rPr>
                <w:t>Insufficient financial data</w:t>
              </w:r>
            </w:ins>
          </w:p>
        </w:tc>
      </w:tr>
      <w:tr w:rsidR="00AB0EE2" w:rsidRPr="00322061" w14:paraId="4A3A56BD" w14:textId="77777777" w:rsidTr="00777313">
        <w:trPr>
          <w:trHeight w:val="20"/>
          <w:ins w:id="420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AF4922A" w14:textId="1036ECE3" w:rsidR="00AB0EE2" w:rsidRPr="00322061" w:rsidRDefault="00AB0EE2" w:rsidP="00AB0EE2">
            <w:pPr>
              <w:jc w:val="center"/>
              <w:rPr>
                <w:ins w:id="4209" w:author="KPMG_PQH" w:date="2026-04-07T11:25:00Z" w16du:dateUtc="2026-04-07T04:25:00Z"/>
                <w:rFonts w:ascii="Arial" w:hAnsi="Arial" w:cs="Arial"/>
                <w:color w:val="000000"/>
                <w:sz w:val="18"/>
                <w:szCs w:val="18"/>
                <w:lang w:eastAsia="en-US"/>
              </w:rPr>
            </w:pPr>
            <w:ins w:id="4210" w:author="KPMG_PQH" w:date="2026-04-07T11:25:00Z" w16du:dateUtc="2026-04-07T04:25:00Z">
              <w:r>
                <w:rPr>
                  <w:rFonts w:ascii="Arial" w:hAnsi="Arial" w:cs="Arial"/>
                  <w:sz w:val="18"/>
                  <w:szCs w:val="18"/>
                </w:rPr>
                <w:t>121</w:t>
              </w:r>
            </w:ins>
          </w:p>
        </w:tc>
        <w:tc>
          <w:tcPr>
            <w:tcW w:w="2351" w:type="pct"/>
            <w:tcBorders>
              <w:top w:val="nil"/>
              <w:left w:val="nil"/>
              <w:bottom w:val="single" w:sz="4" w:space="0" w:color="auto"/>
              <w:right w:val="single" w:sz="4" w:space="0" w:color="auto"/>
            </w:tcBorders>
            <w:vAlign w:val="center"/>
            <w:hideMark/>
          </w:tcPr>
          <w:p w14:paraId="5398202F" w14:textId="48049B53" w:rsidR="00AB0EE2" w:rsidRPr="00322061" w:rsidRDefault="00AB0EE2" w:rsidP="00AB0EE2">
            <w:pPr>
              <w:rPr>
                <w:ins w:id="4211" w:author="KPMG_PQH" w:date="2026-04-07T11:25:00Z" w16du:dateUtc="2026-04-07T04:25:00Z"/>
                <w:rFonts w:ascii="Arial" w:hAnsi="Arial" w:cs="Arial"/>
                <w:color w:val="000000"/>
                <w:sz w:val="18"/>
                <w:szCs w:val="18"/>
                <w:lang w:eastAsia="en-US"/>
              </w:rPr>
            </w:pPr>
            <w:ins w:id="4212" w:author="KPMG_PQH" w:date="2026-04-07T11:25:00Z" w16du:dateUtc="2026-04-07T04:25:00Z">
              <w:r>
                <w:rPr>
                  <w:rFonts w:ascii="Arial" w:hAnsi="Arial" w:cs="Arial"/>
                  <w:sz w:val="18"/>
                  <w:szCs w:val="18"/>
                </w:rPr>
                <w:t>DUONG LAM ANCIENT VILLAGE TOURIST JOINT STOCK COMPANY</w:t>
              </w:r>
            </w:ins>
          </w:p>
        </w:tc>
        <w:tc>
          <w:tcPr>
            <w:tcW w:w="846" w:type="pct"/>
            <w:tcBorders>
              <w:top w:val="nil"/>
              <w:left w:val="nil"/>
              <w:bottom w:val="single" w:sz="4" w:space="0" w:color="auto"/>
              <w:right w:val="single" w:sz="4" w:space="0" w:color="auto"/>
            </w:tcBorders>
            <w:vAlign w:val="center"/>
            <w:hideMark/>
          </w:tcPr>
          <w:p w14:paraId="0E179D7E" w14:textId="4939F17B" w:rsidR="00AB0EE2" w:rsidRPr="00322061" w:rsidRDefault="00AB0EE2" w:rsidP="00AB0EE2">
            <w:pPr>
              <w:jc w:val="center"/>
              <w:rPr>
                <w:ins w:id="4213" w:author="KPMG_PQH" w:date="2026-04-07T11:25:00Z" w16du:dateUtc="2026-04-07T04:25:00Z"/>
                <w:rFonts w:ascii="Arial" w:hAnsi="Arial" w:cs="Arial"/>
                <w:color w:val="000000"/>
                <w:sz w:val="18"/>
                <w:szCs w:val="18"/>
                <w:lang w:eastAsia="en-US"/>
              </w:rPr>
            </w:pPr>
            <w:ins w:id="421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B01AC43" w14:textId="31B2A3A9" w:rsidR="00AB0EE2" w:rsidRPr="00322061" w:rsidRDefault="00AB0EE2" w:rsidP="00AB0EE2">
            <w:pPr>
              <w:rPr>
                <w:ins w:id="4215" w:author="KPMG_PQH" w:date="2026-04-07T11:25:00Z" w16du:dateUtc="2026-04-07T04:25:00Z"/>
                <w:rFonts w:ascii="Arial" w:hAnsi="Arial" w:cs="Arial"/>
                <w:color w:val="000000"/>
                <w:sz w:val="18"/>
                <w:szCs w:val="18"/>
                <w:lang w:eastAsia="en-US"/>
              </w:rPr>
            </w:pPr>
            <w:ins w:id="4216" w:author="KPMG_PQH" w:date="2026-04-07T11:25:00Z" w16du:dateUtc="2026-04-07T04:25:00Z">
              <w:r>
                <w:rPr>
                  <w:rFonts w:ascii="Arial" w:hAnsi="Arial" w:cs="Arial"/>
                  <w:color w:val="000000"/>
                  <w:sz w:val="18"/>
                  <w:szCs w:val="18"/>
                </w:rPr>
                <w:t>Insufficient financial data</w:t>
              </w:r>
            </w:ins>
          </w:p>
        </w:tc>
      </w:tr>
      <w:tr w:rsidR="00AB0EE2" w:rsidRPr="00322061" w14:paraId="5EF7D961" w14:textId="77777777" w:rsidTr="00777313">
        <w:trPr>
          <w:trHeight w:val="20"/>
          <w:ins w:id="421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1E66AE" w14:textId="236F8F2F" w:rsidR="00AB0EE2" w:rsidRPr="00322061" w:rsidRDefault="00AB0EE2" w:rsidP="00AB0EE2">
            <w:pPr>
              <w:jc w:val="center"/>
              <w:rPr>
                <w:ins w:id="4218" w:author="KPMG_PQH" w:date="2026-04-07T11:25:00Z" w16du:dateUtc="2026-04-07T04:25:00Z"/>
                <w:rFonts w:ascii="Arial" w:hAnsi="Arial" w:cs="Arial"/>
                <w:color w:val="000000"/>
                <w:sz w:val="18"/>
                <w:szCs w:val="18"/>
                <w:lang w:eastAsia="en-US"/>
              </w:rPr>
            </w:pPr>
            <w:ins w:id="4219" w:author="KPMG_PQH" w:date="2026-04-07T11:25:00Z" w16du:dateUtc="2026-04-07T04:25:00Z">
              <w:r>
                <w:rPr>
                  <w:rFonts w:ascii="Arial" w:hAnsi="Arial" w:cs="Arial"/>
                  <w:sz w:val="18"/>
                  <w:szCs w:val="18"/>
                </w:rPr>
                <w:t>122</w:t>
              </w:r>
            </w:ins>
          </w:p>
        </w:tc>
        <w:tc>
          <w:tcPr>
            <w:tcW w:w="2351" w:type="pct"/>
            <w:tcBorders>
              <w:top w:val="nil"/>
              <w:left w:val="nil"/>
              <w:bottom w:val="single" w:sz="4" w:space="0" w:color="auto"/>
              <w:right w:val="single" w:sz="4" w:space="0" w:color="auto"/>
            </w:tcBorders>
            <w:vAlign w:val="center"/>
            <w:hideMark/>
          </w:tcPr>
          <w:p w14:paraId="1855E8C5" w14:textId="41612C3D" w:rsidR="00AB0EE2" w:rsidRPr="00322061" w:rsidRDefault="00AB0EE2" w:rsidP="00AB0EE2">
            <w:pPr>
              <w:rPr>
                <w:ins w:id="4220" w:author="KPMG_PQH" w:date="2026-04-07T11:25:00Z" w16du:dateUtc="2026-04-07T04:25:00Z"/>
                <w:rFonts w:ascii="Arial" w:hAnsi="Arial" w:cs="Arial"/>
                <w:color w:val="000000"/>
                <w:sz w:val="18"/>
                <w:szCs w:val="18"/>
                <w:lang w:eastAsia="en-US"/>
              </w:rPr>
            </w:pPr>
            <w:ins w:id="4221" w:author="KPMG_PQH" w:date="2026-04-07T11:25:00Z" w16du:dateUtc="2026-04-07T04:25:00Z">
              <w:r>
                <w:rPr>
                  <w:rFonts w:ascii="Arial" w:hAnsi="Arial" w:cs="Arial"/>
                  <w:sz w:val="18"/>
                  <w:szCs w:val="18"/>
                </w:rPr>
                <w:t>DUY HUNG METAL FOUNDING JOINT STOCK COMPANY</w:t>
              </w:r>
            </w:ins>
          </w:p>
        </w:tc>
        <w:tc>
          <w:tcPr>
            <w:tcW w:w="846" w:type="pct"/>
            <w:tcBorders>
              <w:top w:val="nil"/>
              <w:left w:val="nil"/>
              <w:bottom w:val="single" w:sz="4" w:space="0" w:color="auto"/>
              <w:right w:val="single" w:sz="4" w:space="0" w:color="auto"/>
            </w:tcBorders>
            <w:vAlign w:val="center"/>
            <w:hideMark/>
          </w:tcPr>
          <w:p w14:paraId="32CF92F3" w14:textId="1A917A2D" w:rsidR="00AB0EE2" w:rsidRPr="00322061" w:rsidRDefault="00AB0EE2" w:rsidP="00AB0EE2">
            <w:pPr>
              <w:jc w:val="center"/>
              <w:rPr>
                <w:ins w:id="4222" w:author="KPMG_PQH" w:date="2026-04-07T11:25:00Z" w16du:dateUtc="2026-04-07T04:25:00Z"/>
                <w:rFonts w:ascii="Arial" w:hAnsi="Arial" w:cs="Arial"/>
                <w:color w:val="000000"/>
                <w:sz w:val="18"/>
                <w:szCs w:val="18"/>
                <w:lang w:eastAsia="en-US"/>
              </w:rPr>
            </w:pPr>
            <w:ins w:id="422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04555C2" w14:textId="21359A52" w:rsidR="00AB0EE2" w:rsidRPr="00322061" w:rsidRDefault="00AB0EE2" w:rsidP="00AB0EE2">
            <w:pPr>
              <w:rPr>
                <w:ins w:id="4224" w:author="KPMG_PQH" w:date="2026-04-07T11:25:00Z" w16du:dateUtc="2026-04-07T04:25:00Z"/>
                <w:rFonts w:ascii="Arial" w:hAnsi="Arial" w:cs="Arial"/>
                <w:color w:val="000000"/>
                <w:sz w:val="18"/>
                <w:szCs w:val="18"/>
                <w:lang w:eastAsia="en-US"/>
              </w:rPr>
            </w:pPr>
            <w:ins w:id="4225" w:author="KPMG_PQH" w:date="2026-04-07T11:25:00Z" w16du:dateUtc="2026-04-07T04:25:00Z">
              <w:r>
                <w:rPr>
                  <w:rFonts w:ascii="Arial" w:hAnsi="Arial" w:cs="Arial"/>
                  <w:color w:val="000000"/>
                  <w:sz w:val="18"/>
                  <w:szCs w:val="18"/>
                </w:rPr>
                <w:t>Insufficient financial data</w:t>
              </w:r>
            </w:ins>
          </w:p>
        </w:tc>
      </w:tr>
      <w:tr w:rsidR="00AB0EE2" w:rsidRPr="00322061" w14:paraId="69ED78CC" w14:textId="77777777" w:rsidTr="00777313">
        <w:trPr>
          <w:trHeight w:val="20"/>
          <w:ins w:id="422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55B3946" w14:textId="37FBED49" w:rsidR="00AB0EE2" w:rsidRPr="00322061" w:rsidRDefault="00AB0EE2" w:rsidP="00AB0EE2">
            <w:pPr>
              <w:jc w:val="center"/>
              <w:rPr>
                <w:ins w:id="4227" w:author="KPMG_PQH" w:date="2026-04-07T11:25:00Z" w16du:dateUtc="2026-04-07T04:25:00Z"/>
                <w:rFonts w:ascii="Arial" w:hAnsi="Arial" w:cs="Arial"/>
                <w:color w:val="000000"/>
                <w:sz w:val="18"/>
                <w:szCs w:val="18"/>
                <w:lang w:eastAsia="en-US"/>
              </w:rPr>
            </w:pPr>
            <w:ins w:id="4228" w:author="KPMG_PQH" w:date="2026-04-07T11:25:00Z" w16du:dateUtc="2026-04-07T04:25:00Z">
              <w:r>
                <w:rPr>
                  <w:rFonts w:ascii="Arial" w:hAnsi="Arial" w:cs="Arial"/>
                  <w:sz w:val="18"/>
                  <w:szCs w:val="18"/>
                </w:rPr>
                <w:t>123</w:t>
              </w:r>
            </w:ins>
          </w:p>
        </w:tc>
        <w:tc>
          <w:tcPr>
            <w:tcW w:w="2351" w:type="pct"/>
            <w:tcBorders>
              <w:top w:val="nil"/>
              <w:left w:val="nil"/>
              <w:bottom w:val="single" w:sz="4" w:space="0" w:color="auto"/>
              <w:right w:val="single" w:sz="4" w:space="0" w:color="auto"/>
            </w:tcBorders>
            <w:vAlign w:val="center"/>
            <w:hideMark/>
          </w:tcPr>
          <w:p w14:paraId="77B126DD" w14:textId="3EB526C9" w:rsidR="00AB0EE2" w:rsidRPr="00322061" w:rsidRDefault="00AB0EE2" w:rsidP="00AB0EE2">
            <w:pPr>
              <w:rPr>
                <w:ins w:id="4229" w:author="KPMG_PQH" w:date="2026-04-07T11:25:00Z" w16du:dateUtc="2026-04-07T04:25:00Z"/>
                <w:rFonts w:ascii="Arial" w:hAnsi="Arial" w:cs="Arial"/>
                <w:color w:val="000000"/>
                <w:sz w:val="18"/>
                <w:szCs w:val="18"/>
                <w:lang w:eastAsia="en-US"/>
              </w:rPr>
            </w:pPr>
            <w:ins w:id="4230" w:author="KPMG_PQH" w:date="2026-04-07T11:25:00Z" w16du:dateUtc="2026-04-07T04:25:00Z">
              <w:r>
                <w:rPr>
                  <w:rFonts w:ascii="Arial" w:hAnsi="Arial" w:cs="Arial"/>
                  <w:sz w:val="18"/>
                  <w:szCs w:val="18"/>
                </w:rPr>
                <w:t>DUY MINH GARMENT JOINT STOCK COMPANY</w:t>
              </w:r>
            </w:ins>
          </w:p>
        </w:tc>
        <w:tc>
          <w:tcPr>
            <w:tcW w:w="846" w:type="pct"/>
            <w:tcBorders>
              <w:top w:val="nil"/>
              <w:left w:val="nil"/>
              <w:bottom w:val="single" w:sz="4" w:space="0" w:color="auto"/>
              <w:right w:val="single" w:sz="4" w:space="0" w:color="auto"/>
            </w:tcBorders>
            <w:vAlign w:val="center"/>
            <w:hideMark/>
          </w:tcPr>
          <w:p w14:paraId="622CF6D3" w14:textId="2EE56BF5" w:rsidR="00AB0EE2" w:rsidRPr="00322061" w:rsidRDefault="00AB0EE2" w:rsidP="00AB0EE2">
            <w:pPr>
              <w:jc w:val="center"/>
              <w:rPr>
                <w:ins w:id="4231" w:author="KPMG_PQH" w:date="2026-04-07T11:25:00Z" w16du:dateUtc="2026-04-07T04:25:00Z"/>
                <w:rFonts w:ascii="Arial" w:hAnsi="Arial" w:cs="Arial"/>
                <w:color w:val="000000"/>
                <w:sz w:val="18"/>
                <w:szCs w:val="18"/>
                <w:lang w:eastAsia="en-US"/>
              </w:rPr>
            </w:pPr>
            <w:ins w:id="423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205F74F" w14:textId="5AC63025" w:rsidR="00AB0EE2" w:rsidRPr="00322061" w:rsidRDefault="00AB0EE2" w:rsidP="00AB0EE2">
            <w:pPr>
              <w:rPr>
                <w:ins w:id="4233" w:author="KPMG_PQH" w:date="2026-04-07T11:25:00Z" w16du:dateUtc="2026-04-07T04:25:00Z"/>
                <w:rFonts w:ascii="Arial" w:hAnsi="Arial" w:cs="Arial"/>
                <w:color w:val="000000"/>
                <w:sz w:val="18"/>
                <w:szCs w:val="18"/>
                <w:lang w:eastAsia="en-US"/>
              </w:rPr>
            </w:pPr>
            <w:ins w:id="4234" w:author="KPMG_PQH" w:date="2026-04-07T11:25:00Z" w16du:dateUtc="2026-04-07T04:25:00Z">
              <w:r>
                <w:rPr>
                  <w:rFonts w:ascii="Arial" w:hAnsi="Arial" w:cs="Arial"/>
                  <w:color w:val="000000"/>
                  <w:sz w:val="18"/>
                  <w:szCs w:val="18"/>
                </w:rPr>
                <w:t>Continuous loss making</w:t>
              </w:r>
            </w:ins>
          </w:p>
        </w:tc>
      </w:tr>
      <w:tr w:rsidR="00AB0EE2" w:rsidRPr="00322061" w14:paraId="79A4FE12" w14:textId="77777777" w:rsidTr="00777313">
        <w:trPr>
          <w:trHeight w:val="20"/>
          <w:ins w:id="423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64027EA" w14:textId="14F22442" w:rsidR="00AB0EE2" w:rsidRPr="00322061" w:rsidRDefault="00AB0EE2" w:rsidP="00AB0EE2">
            <w:pPr>
              <w:jc w:val="center"/>
              <w:rPr>
                <w:ins w:id="4236" w:author="KPMG_PQH" w:date="2026-04-07T11:25:00Z" w16du:dateUtc="2026-04-07T04:25:00Z"/>
                <w:rFonts w:ascii="Arial" w:hAnsi="Arial" w:cs="Arial"/>
                <w:color w:val="000000"/>
                <w:sz w:val="18"/>
                <w:szCs w:val="18"/>
                <w:lang w:eastAsia="en-US"/>
              </w:rPr>
            </w:pPr>
            <w:ins w:id="4237" w:author="KPMG_PQH" w:date="2026-04-07T11:25:00Z" w16du:dateUtc="2026-04-07T04:25:00Z">
              <w:r>
                <w:rPr>
                  <w:rFonts w:ascii="Arial" w:hAnsi="Arial" w:cs="Arial"/>
                  <w:sz w:val="18"/>
                  <w:szCs w:val="18"/>
                </w:rPr>
                <w:t>124</w:t>
              </w:r>
            </w:ins>
          </w:p>
        </w:tc>
        <w:tc>
          <w:tcPr>
            <w:tcW w:w="2351" w:type="pct"/>
            <w:tcBorders>
              <w:top w:val="nil"/>
              <w:left w:val="nil"/>
              <w:bottom w:val="single" w:sz="4" w:space="0" w:color="auto"/>
              <w:right w:val="single" w:sz="4" w:space="0" w:color="auto"/>
            </w:tcBorders>
            <w:vAlign w:val="center"/>
            <w:hideMark/>
          </w:tcPr>
          <w:p w14:paraId="764814DF" w14:textId="62C23AE6" w:rsidR="00AB0EE2" w:rsidRPr="00322061" w:rsidRDefault="00AB0EE2" w:rsidP="00AB0EE2">
            <w:pPr>
              <w:rPr>
                <w:ins w:id="4238" w:author="KPMG_PQH" w:date="2026-04-07T11:25:00Z" w16du:dateUtc="2026-04-07T04:25:00Z"/>
                <w:rFonts w:ascii="Arial" w:hAnsi="Arial" w:cs="Arial"/>
                <w:color w:val="000000"/>
                <w:sz w:val="18"/>
                <w:szCs w:val="18"/>
                <w:lang w:eastAsia="en-US"/>
              </w:rPr>
            </w:pPr>
            <w:ins w:id="4239" w:author="KPMG_PQH" w:date="2026-04-07T11:25:00Z" w16du:dateUtc="2026-04-07T04:25:00Z">
              <w:r>
                <w:rPr>
                  <w:rFonts w:ascii="Arial" w:hAnsi="Arial" w:cs="Arial"/>
                  <w:sz w:val="18"/>
                  <w:szCs w:val="18"/>
                </w:rPr>
                <w:t>ECOLIFE PROPERTY MANAGEMENT JOINT STOCK COMPANY</w:t>
              </w:r>
            </w:ins>
          </w:p>
        </w:tc>
        <w:tc>
          <w:tcPr>
            <w:tcW w:w="846" w:type="pct"/>
            <w:tcBorders>
              <w:top w:val="nil"/>
              <w:left w:val="nil"/>
              <w:bottom w:val="single" w:sz="4" w:space="0" w:color="auto"/>
              <w:right w:val="single" w:sz="4" w:space="0" w:color="auto"/>
            </w:tcBorders>
            <w:vAlign w:val="center"/>
            <w:hideMark/>
          </w:tcPr>
          <w:p w14:paraId="4655992F" w14:textId="38337963" w:rsidR="00AB0EE2" w:rsidRPr="00322061" w:rsidRDefault="00AB0EE2" w:rsidP="00AB0EE2">
            <w:pPr>
              <w:jc w:val="center"/>
              <w:rPr>
                <w:ins w:id="4240" w:author="KPMG_PQH" w:date="2026-04-07T11:25:00Z" w16du:dateUtc="2026-04-07T04:25:00Z"/>
                <w:rFonts w:ascii="Arial" w:hAnsi="Arial" w:cs="Arial"/>
                <w:color w:val="000000"/>
                <w:sz w:val="18"/>
                <w:szCs w:val="18"/>
                <w:lang w:eastAsia="en-US"/>
              </w:rPr>
            </w:pPr>
            <w:ins w:id="424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CE288BF" w14:textId="7846A0C1" w:rsidR="00AB0EE2" w:rsidRPr="00322061" w:rsidRDefault="00AB0EE2" w:rsidP="00AB0EE2">
            <w:pPr>
              <w:rPr>
                <w:ins w:id="4242" w:author="KPMG_PQH" w:date="2026-04-07T11:25:00Z" w16du:dateUtc="2026-04-07T04:25:00Z"/>
                <w:rFonts w:ascii="Arial" w:hAnsi="Arial" w:cs="Arial"/>
                <w:color w:val="000000"/>
                <w:sz w:val="18"/>
                <w:szCs w:val="18"/>
                <w:lang w:eastAsia="en-US"/>
              </w:rPr>
            </w:pPr>
            <w:ins w:id="4243" w:author="KPMG_PQH" w:date="2026-04-07T11:25:00Z" w16du:dateUtc="2026-04-07T04:25:00Z">
              <w:r>
                <w:rPr>
                  <w:rFonts w:ascii="Arial" w:hAnsi="Arial" w:cs="Arial"/>
                  <w:color w:val="000000"/>
                  <w:sz w:val="18"/>
                  <w:szCs w:val="18"/>
                </w:rPr>
                <w:t>Non-comparable functions</w:t>
              </w:r>
            </w:ins>
          </w:p>
        </w:tc>
      </w:tr>
      <w:tr w:rsidR="00AB0EE2" w:rsidRPr="00322061" w14:paraId="44E9FEE2" w14:textId="77777777" w:rsidTr="00777313">
        <w:trPr>
          <w:trHeight w:val="20"/>
          <w:ins w:id="424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9B3EDF4" w14:textId="253479A8" w:rsidR="00AB0EE2" w:rsidRPr="00322061" w:rsidRDefault="00AB0EE2" w:rsidP="00AB0EE2">
            <w:pPr>
              <w:jc w:val="center"/>
              <w:rPr>
                <w:ins w:id="4245" w:author="KPMG_PQH" w:date="2026-04-07T11:25:00Z" w16du:dateUtc="2026-04-07T04:25:00Z"/>
                <w:rFonts w:ascii="Arial" w:hAnsi="Arial" w:cs="Arial"/>
                <w:color w:val="000000"/>
                <w:sz w:val="18"/>
                <w:szCs w:val="18"/>
                <w:lang w:eastAsia="en-US"/>
              </w:rPr>
            </w:pPr>
            <w:ins w:id="4246" w:author="KPMG_PQH" w:date="2026-04-07T11:25:00Z" w16du:dateUtc="2026-04-07T04:25:00Z">
              <w:r>
                <w:rPr>
                  <w:rFonts w:ascii="Arial" w:hAnsi="Arial" w:cs="Arial"/>
                  <w:sz w:val="18"/>
                  <w:szCs w:val="18"/>
                </w:rPr>
                <w:t>125</w:t>
              </w:r>
            </w:ins>
          </w:p>
        </w:tc>
        <w:tc>
          <w:tcPr>
            <w:tcW w:w="2351" w:type="pct"/>
            <w:tcBorders>
              <w:top w:val="nil"/>
              <w:left w:val="nil"/>
              <w:bottom w:val="single" w:sz="4" w:space="0" w:color="auto"/>
              <w:right w:val="single" w:sz="4" w:space="0" w:color="auto"/>
            </w:tcBorders>
            <w:vAlign w:val="center"/>
            <w:hideMark/>
          </w:tcPr>
          <w:p w14:paraId="16BC7565" w14:textId="539637C8" w:rsidR="00AB0EE2" w:rsidRPr="00322061" w:rsidRDefault="00AB0EE2" w:rsidP="00AB0EE2">
            <w:pPr>
              <w:rPr>
                <w:ins w:id="4247" w:author="KPMG_PQH" w:date="2026-04-07T11:25:00Z" w16du:dateUtc="2026-04-07T04:25:00Z"/>
                <w:rFonts w:ascii="Arial" w:hAnsi="Arial" w:cs="Arial"/>
                <w:color w:val="000000"/>
                <w:sz w:val="18"/>
                <w:szCs w:val="18"/>
                <w:lang w:eastAsia="en-US"/>
              </w:rPr>
            </w:pPr>
            <w:ins w:id="4248" w:author="KPMG_PQH" w:date="2026-04-07T11:25:00Z" w16du:dateUtc="2026-04-07T04:25:00Z">
              <w:r>
                <w:rPr>
                  <w:rFonts w:ascii="Arial" w:hAnsi="Arial" w:cs="Arial"/>
                  <w:sz w:val="18"/>
                  <w:szCs w:val="18"/>
                </w:rPr>
                <w:t>EDUCATIONAL BOOK DISTRIBUTION JOINT STOCK COMPANY</w:t>
              </w:r>
            </w:ins>
          </w:p>
        </w:tc>
        <w:tc>
          <w:tcPr>
            <w:tcW w:w="846" w:type="pct"/>
            <w:tcBorders>
              <w:top w:val="nil"/>
              <w:left w:val="nil"/>
              <w:bottom w:val="single" w:sz="4" w:space="0" w:color="auto"/>
              <w:right w:val="single" w:sz="4" w:space="0" w:color="auto"/>
            </w:tcBorders>
            <w:vAlign w:val="center"/>
            <w:hideMark/>
          </w:tcPr>
          <w:p w14:paraId="56F06FAB" w14:textId="68F589CF" w:rsidR="00AB0EE2" w:rsidRPr="00322061" w:rsidRDefault="00AB0EE2" w:rsidP="00AB0EE2">
            <w:pPr>
              <w:jc w:val="center"/>
              <w:rPr>
                <w:ins w:id="4249" w:author="KPMG_PQH" w:date="2026-04-07T11:25:00Z" w16du:dateUtc="2026-04-07T04:25:00Z"/>
                <w:rFonts w:ascii="Arial" w:hAnsi="Arial" w:cs="Arial"/>
                <w:color w:val="000000"/>
                <w:sz w:val="18"/>
                <w:szCs w:val="18"/>
                <w:lang w:eastAsia="en-US"/>
              </w:rPr>
            </w:pPr>
            <w:ins w:id="425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0F8D400" w14:textId="6866C75B" w:rsidR="00AB0EE2" w:rsidRPr="00322061" w:rsidRDefault="00AB0EE2" w:rsidP="00AB0EE2">
            <w:pPr>
              <w:rPr>
                <w:ins w:id="4251" w:author="KPMG_PQH" w:date="2026-04-07T11:25:00Z" w16du:dateUtc="2026-04-07T04:25:00Z"/>
                <w:rFonts w:ascii="Arial" w:hAnsi="Arial" w:cs="Arial"/>
                <w:color w:val="000000"/>
                <w:sz w:val="18"/>
                <w:szCs w:val="18"/>
                <w:lang w:eastAsia="en-US"/>
              </w:rPr>
            </w:pPr>
            <w:ins w:id="4252" w:author="KPMG_PQH" w:date="2026-04-07T11:25:00Z" w16du:dateUtc="2026-04-07T04:25:00Z">
              <w:r>
                <w:rPr>
                  <w:rFonts w:ascii="Arial" w:hAnsi="Arial" w:cs="Arial"/>
                  <w:color w:val="000000"/>
                  <w:sz w:val="18"/>
                  <w:szCs w:val="18"/>
                </w:rPr>
                <w:t>Non-comparable functions</w:t>
              </w:r>
            </w:ins>
          </w:p>
        </w:tc>
      </w:tr>
      <w:tr w:rsidR="00AB0EE2" w:rsidRPr="00322061" w14:paraId="00137ACB" w14:textId="77777777" w:rsidTr="00777313">
        <w:trPr>
          <w:trHeight w:val="20"/>
          <w:ins w:id="425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FE3F9BE" w14:textId="37E450EC" w:rsidR="00AB0EE2" w:rsidRPr="00322061" w:rsidRDefault="00AB0EE2" w:rsidP="00AB0EE2">
            <w:pPr>
              <w:jc w:val="center"/>
              <w:rPr>
                <w:ins w:id="4254" w:author="KPMG_PQH" w:date="2026-04-07T11:25:00Z" w16du:dateUtc="2026-04-07T04:25:00Z"/>
                <w:rFonts w:ascii="Arial" w:hAnsi="Arial" w:cs="Arial"/>
                <w:color w:val="000000"/>
                <w:sz w:val="18"/>
                <w:szCs w:val="18"/>
                <w:lang w:eastAsia="en-US"/>
              </w:rPr>
            </w:pPr>
            <w:ins w:id="4255" w:author="KPMG_PQH" w:date="2026-04-07T11:25:00Z" w16du:dateUtc="2026-04-07T04:25:00Z">
              <w:r>
                <w:rPr>
                  <w:rFonts w:ascii="Arial" w:hAnsi="Arial" w:cs="Arial"/>
                  <w:sz w:val="18"/>
                  <w:szCs w:val="18"/>
                </w:rPr>
                <w:t>126</w:t>
              </w:r>
            </w:ins>
          </w:p>
        </w:tc>
        <w:tc>
          <w:tcPr>
            <w:tcW w:w="2351" w:type="pct"/>
            <w:tcBorders>
              <w:top w:val="nil"/>
              <w:left w:val="nil"/>
              <w:bottom w:val="single" w:sz="4" w:space="0" w:color="auto"/>
              <w:right w:val="single" w:sz="4" w:space="0" w:color="auto"/>
            </w:tcBorders>
            <w:vAlign w:val="center"/>
            <w:hideMark/>
          </w:tcPr>
          <w:p w14:paraId="47F0DF77" w14:textId="43325A73" w:rsidR="00AB0EE2" w:rsidRPr="00322061" w:rsidRDefault="00AB0EE2" w:rsidP="00AB0EE2">
            <w:pPr>
              <w:rPr>
                <w:ins w:id="4256" w:author="KPMG_PQH" w:date="2026-04-07T11:25:00Z" w16du:dateUtc="2026-04-07T04:25:00Z"/>
                <w:rFonts w:ascii="Arial" w:hAnsi="Arial" w:cs="Arial"/>
                <w:color w:val="000000"/>
                <w:sz w:val="18"/>
                <w:szCs w:val="18"/>
                <w:lang w:eastAsia="en-US"/>
              </w:rPr>
            </w:pPr>
            <w:ins w:id="4257" w:author="KPMG_PQH" w:date="2026-04-07T11:25:00Z" w16du:dateUtc="2026-04-07T04:25:00Z">
              <w:r>
                <w:rPr>
                  <w:rFonts w:ascii="Arial" w:hAnsi="Arial" w:cs="Arial"/>
                  <w:sz w:val="18"/>
                  <w:szCs w:val="18"/>
                </w:rPr>
                <w:t>EHWA-HT GARMENT COMPANY LIMITED</w:t>
              </w:r>
            </w:ins>
          </w:p>
        </w:tc>
        <w:tc>
          <w:tcPr>
            <w:tcW w:w="846" w:type="pct"/>
            <w:tcBorders>
              <w:top w:val="nil"/>
              <w:left w:val="nil"/>
              <w:bottom w:val="single" w:sz="4" w:space="0" w:color="auto"/>
              <w:right w:val="single" w:sz="4" w:space="0" w:color="auto"/>
            </w:tcBorders>
            <w:vAlign w:val="center"/>
            <w:hideMark/>
          </w:tcPr>
          <w:p w14:paraId="7EB9B237" w14:textId="7EB54664" w:rsidR="00AB0EE2" w:rsidRPr="00322061" w:rsidRDefault="00AB0EE2" w:rsidP="00AB0EE2">
            <w:pPr>
              <w:jc w:val="center"/>
              <w:rPr>
                <w:ins w:id="4258" w:author="KPMG_PQH" w:date="2026-04-07T11:25:00Z" w16du:dateUtc="2026-04-07T04:25:00Z"/>
                <w:rFonts w:ascii="Arial" w:hAnsi="Arial" w:cs="Arial"/>
                <w:color w:val="000000"/>
                <w:sz w:val="18"/>
                <w:szCs w:val="18"/>
                <w:lang w:eastAsia="en-US"/>
              </w:rPr>
            </w:pPr>
            <w:ins w:id="425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4F6EDF4" w14:textId="23ECD53A" w:rsidR="00AB0EE2" w:rsidRPr="00322061" w:rsidRDefault="00AB0EE2" w:rsidP="00AB0EE2">
            <w:pPr>
              <w:rPr>
                <w:ins w:id="4260" w:author="KPMG_PQH" w:date="2026-04-07T11:25:00Z" w16du:dateUtc="2026-04-07T04:25:00Z"/>
                <w:rFonts w:ascii="Arial" w:hAnsi="Arial" w:cs="Arial"/>
                <w:color w:val="000000"/>
                <w:sz w:val="18"/>
                <w:szCs w:val="18"/>
                <w:lang w:eastAsia="en-US"/>
              </w:rPr>
            </w:pPr>
            <w:ins w:id="4261" w:author="KPMG_PQH" w:date="2026-04-07T11:25:00Z" w16du:dateUtc="2026-04-07T04:25:00Z">
              <w:r>
                <w:rPr>
                  <w:rFonts w:ascii="Arial" w:hAnsi="Arial" w:cs="Arial"/>
                  <w:color w:val="000000"/>
                  <w:sz w:val="18"/>
                  <w:szCs w:val="18"/>
                </w:rPr>
                <w:t>Insufficient information</w:t>
              </w:r>
            </w:ins>
          </w:p>
        </w:tc>
      </w:tr>
      <w:tr w:rsidR="00AB0EE2" w:rsidRPr="00322061" w14:paraId="0FDEDB56" w14:textId="77777777" w:rsidTr="00777313">
        <w:trPr>
          <w:trHeight w:val="20"/>
          <w:ins w:id="426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65A665C" w14:textId="1C9C47DD" w:rsidR="00AB0EE2" w:rsidRPr="00322061" w:rsidRDefault="00AB0EE2" w:rsidP="00AB0EE2">
            <w:pPr>
              <w:jc w:val="center"/>
              <w:rPr>
                <w:ins w:id="4263" w:author="KPMG_PQH" w:date="2026-04-07T11:25:00Z" w16du:dateUtc="2026-04-07T04:25:00Z"/>
                <w:rFonts w:ascii="Arial" w:hAnsi="Arial" w:cs="Arial"/>
                <w:color w:val="000000"/>
                <w:sz w:val="18"/>
                <w:szCs w:val="18"/>
                <w:lang w:eastAsia="en-US"/>
              </w:rPr>
            </w:pPr>
            <w:ins w:id="4264" w:author="KPMG_PQH" w:date="2026-04-07T11:25:00Z" w16du:dateUtc="2026-04-07T04:25:00Z">
              <w:r>
                <w:rPr>
                  <w:rFonts w:ascii="Arial" w:hAnsi="Arial" w:cs="Arial"/>
                  <w:sz w:val="18"/>
                  <w:szCs w:val="18"/>
                </w:rPr>
                <w:t>127</w:t>
              </w:r>
            </w:ins>
          </w:p>
        </w:tc>
        <w:tc>
          <w:tcPr>
            <w:tcW w:w="2351" w:type="pct"/>
            <w:tcBorders>
              <w:top w:val="nil"/>
              <w:left w:val="nil"/>
              <w:bottom w:val="single" w:sz="4" w:space="0" w:color="auto"/>
              <w:right w:val="single" w:sz="4" w:space="0" w:color="auto"/>
            </w:tcBorders>
            <w:vAlign w:val="center"/>
            <w:hideMark/>
          </w:tcPr>
          <w:p w14:paraId="55159C22" w14:textId="1A4C7B7C" w:rsidR="00AB0EE2" w:rsidRPr="00322061" w:rsidRDefault="00AB0EE2" w:rsidP="00AB0EE2">
            <w:pPr>
              <w:rPr>
                <w:ins w:id="4265" w:author="KPMG_PQH" w:date="2026-04-07T11:25:00Z" w16du:dateUtc="2026-04-07T04:25:00Z"/>
                <w:rFonts w:ascii="Arial" w:hAnsi="Arial" w:cs="Arial"/>
                <w:color w:val="000000"/>
                <w:sz w:val="18"/>
                <w:szCs w:val="18"/>
                <w:lang w:eastAsia="en-US"/>
              </w:rPr>
            </w:pPr>
            <w:ins w:id="4266" w:author="KPMG_PQH" w:date="2026-04-07T11:25:00Z" w16du:dateUtc="2026-04-07T04:25:00Z">
              <w:r>
                <w:rPr>
                  <w:rFonts w:ascii="Arial" w:hAnsi="Arial" w:cs="Arial"/>
                  <w:sz w:val="18"/>
                  <w:szCs w:val="18"/>
                </w:rPr>
                <w:t>ELECTRIC INSTALLATION AND CONSTRUCTION JOINT STOCK COMPANY</w:t>
              </w:r>
            </w:ins>
          </w:p>
        </w:tc>
        <w:tc>
          <w:tcPr>
            <w:tcW w:w="846" w:type="pct"/>
            <w:tcBorders>
              <w:top w:val="nil"/>
              <w:left w:val="nil"/>
              <w:bottom w:val="single" w:sz="4" w:space="0" w:color="auto"/>
              <w:right w:val="single" w:sz="4" w:space="0" w:color="auto"/>
            </w:tcBorders>
            <w:vAlign w:val="center"/>
            <w:hideMark/>
          </w:tcPr>
          <w:p w14:paraId="39139B23" w14:textId="7F201DC9" w:rsidR="00AB0EE2" w:rsidRPr="00322061" w:rsidRDefault="00AB0EE2" w:rsidP="00AB0EE2">
            <w:pPr>
              <w:jc w:val="center"/>
              <w:rPr>
                <w:ins w:id="4267" w:author="KPMG_PQH" w:date="2026-04-07T11:25:00Z" w16du:dateUtc="2026-04-07T04:25:00Z"/>
                <w:rFonts w:ascii="Arial" w:hAnsi="Arial" w:cs="Arial"/>
                <w:color w:val="000000"/>
                <w:sz w:val="18"/>
                <w:szCs w:val="18"/>
                <w:lang w:eastAsia="en-US"/>
              </w:rPr>
            </w:pPr>
            <w:ins w:id="426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0336CB9" w14:textId="05CC000F" w:rsidR="00AB0EE2" w:rsidRPr="00322061" w:rsidRDefault="00AB0EE2" w:rsidP="00AB0EE2">
            <w:pPr>
              <w:rPr>
                <w:ins w:id="4269" w:author="KPMG_PQH" w:date="2026-04-07T11:25:00Z" w16du:dateUtc="2026-04-07T04:25:00Z"/>
                <w:rFonts w:ascii="Arial" w:hAnsi="Arial" w:cs="Arial"/>
                <w:color w:val="000000"/>
                <w:sz w:val="18"/>
                <w:szCs w:val="18"/>
                <w:lang w:eastAsia="en-US"/>
              </w:rPr>
            </w:pPr>
            <w:ins w:id="4270" w:author="KPMG_PQH" w:date="2026-04-07T11:25:00Z" w16du:dateUtc="2026-04-07T04:25:00Z">
              <w:r>
                <w:rPr>
                  <w:rFonts w:ascii="Arial" w:hAnsi="Arial" w:cs="Arial"/>
                  <w:color w:val="000000"/>
                  <w:sz w:val="18"/>
                  <w:szCs w:val="18"/>
                </w:rPr>
                <w:t>Non-comparable functions</w:t>
              </w:r>
            </w:ins>
          </w:p>
        </w:tc>
      </w:tr>
      <w:tr w:rsidR="00AB0EE2" w:rsidRPr="00322061" w14:paraId="449FB9A9" w14:textId="77777777" w:rsidTr="00777313">
        <w:trPr>
          <w:trHeight w:val="20"/>
          <w:ins w:id="427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3913BD2" w14:textId="52A1C9A7" w:rsidR="00AB0EE2" w:rsidRPr="00322061" w:rsidRDefault="00AB0EE2" w:rsidP="00AB0EE2">
            <w:pPr>
              <w:jc w:val="center"/>
              <w:rPr>
                <w:ins w:id="4272" w:author="KPMG_PQH" w:date="2026-04-07T11:25:00Z" w16du:dateUtc="2026-04-07T04:25:00Z"/>
                <w:rFonts w:ascii="Arial" w:hAnsi="Arial" w:cs="Arial"/>
                <w:color w:val="000000"/>
                <w:sz w:val="18"/>
                <w:szCs w:val="18"/>
                <w:lang w:eastAsia="en-US"/>
              </w:rPr>
            </w:pPr>
            <w:ins w:id="4273" w:author="KPMG_PQH" w:date="2026-04-07T11:25:00Z" w16du:dateUtc="2026-04-07T04:25:00Z">
              <w:r>
                <w:rPr>
                  <w:rFonts w:ascii="Arial" w:hAnsi="Arial" w:cs="Arial"/>
                  <w:sz w:val="18"/>
                  <w:szCs w:val="18"/>
                </w:rPr>
                <w:lastRenderedPageBreak/>
                <w:t>128</w:t>
              </w:r>
            </w:ins>
          </w:p>
        </w:tc>
        <w:tc>
          <w:tcPr>
            <w:tcW w:w="2351" w:type="pct"/>
            <w:tcBorders>
              <w:top w:val="nil"/>
              <w:left w:val="nil"/>
              <w:bottom w:val="single" w:sz="4" w:space="0" w:color="auto"/>
              <w:right w:val="single" w:sz="4" w:space="0" w:color="auto"/>
            </w:tcBorders>
            <w:vAlign w:val="center"/>
            <w:hideMark/>
          </w:tcPr>
          <w:p w14:paraId="25B0CF5E" w14:textId="642094C5" w:rsidR="00AB0EE2" w:rsidRPr="00322061" w:rsidRDefault="00AB0EE2" w:rsidP="00AB0EE2">
            <w:pPr>
              <w:rPr>
                <w:ins w:id="4274" w:author="KPMG_PQH" w:date="2026-04-07T11:25:00Z" w16du:dateUtc="2026-04-07T04:25:00Z"/>
                <w:rFonts w:ascii="Arial" w:hAnsi="Arial" w:cs="Arial"/>
                <w:color w:val="000000"/>
                <w:sz w:val="18"/>
                <w:szCs w:val="18"/>
                <w:lang w:eastAsia="en-US"/>
              </w:rPr>
            </w:pPr>
            <w:ins w:id="4275" w:author="KPMG_PQH" w:date="2026-04-07T11:25:00Z" w16du:dateUtc="2026-04-07T04:25:00Z">
              <w:r>
                <w:rPr>
                  <w:rFonts w:ascii="Arial" w:hAnsi="Arial" w:cs="Arial"/>
                  <w:sz w:val="18"/>
                  <w:szCs w:val="18"/>
                </w:rPr>
                <w:t>ENTER VIET NAM MEDIA ENTERTAINMENT JOINT STOCK COMPANY</w:t>
              </w:r>
            </w:ins>
          </w:p>
        </w:tc>
        <w:tc>
          <w:tcPr>
            <w:tcW w:w="846" w:type="pct"/>
            <w:tcBorders>
              <w:top w:val="nil"/>
              <w:left w:val="nil"/>
              <w:bottom w:val="single" w:sz="4" w:space="0" w:color="auto"/>
              <w:right w:val="single" w:sz="4" w:space="0" w:color="auto"/>
            </w:tcBorders>
            <w:vAlign w:val="center"/>
            <w:hideMark/>
          </w:tcPr>
          <w:p w14:paraId="0B10082B" w14:textId="5F35E79E" w:rsidR="00AB0EE2" w:rsidRPr="00322061" w:rsidRDefault="00AB0EE2" w:rsidP="00AB0EE2">
            <w:pPr>
              <w:jc w:val="center"/>
              <w:rPr>
                <w:ins w:id="4276" w:author="KPMG_PQH" w:date="2026-04-07T11:25:00Z" w16du:dateUtc="2026-04-07T04:25:00Z"/>
                <w:rFonts w:ascii="Arial" w:hAnsi="Arial" w:cs="Arial"/>
                <w:color w:val="000000"/>
                <w:sz w:val="18"/>
                <w:szCs w:val="18"/>
                <w:lang w:eastAsia="en-US"/>
              </w:rPr>
            </w:pPr>
            <w:ins w:id="427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11603E3" w14:textId="4BCC029B" w:rsidR="00AB0EE2" w:rsidRPr="00322061" w:rsidRDefault="00AB0EE2" w:rsidP="00AB0EE2">
            <w:pPr>
              <w:rPr>
                <w:ins w:id="4278" w:author="KPMG_PQH" w:date="2026-04-07T11:25:00Z" w16du:dateUtc="2026-04-07T04:25:00Z"/>
                <w:rFonts w:ascii="Arial" w:hAnsi="Arial" w:cs="Arial"/>
                <w:color w:val="000000"/>
                <w:sz w:val="18"/>
                <w:szCs w:val="18"/>
                <w:lang w:eastAsia="en-US"/>
              </w:rPr>
            </w:pPr>
            <w:ins w:id="4279" w:author="KPMG_PQH" w:date="2026-04-07T11:25:00Z" w16du:dateUtc="2026-04-07T04:25:00Z">
              <w:r>
                <w:rPr>
                  <w:rFonts w:ascii="Arial" w:hAnsi="Arial" w:cs="Arial"/>
                  <w:color w:val="000000"/>
                  <w:sz w:val="18"/>
                  <w:szCs w:val="18"/>
                </w:rPr>
                <w:t>Insufficient financial data</w:t>
              </w:r>
            </w:ins>
          </w:p>
        </w:tc>
      </w:tr>
      <w:tr w:rsidR="00AB0EE2" w:rsidRPr="00322061" w14:paraId="41421B95" w14:textId="77777777" w:rsidTr="00777313">
        <w:trPr>
          <w:trHeight w:val="20"/>
          <w:ins w:id="428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A269F4" w14:textId="6F23EC9D" w:rsidR="00AB0EE2" w:rsidRPr="00322061" w:rsidRDefault="00AB0EE2" w:rsidP="00AB0EE2">
            <w:pPr>
              <w:jc w:val="center"/>
              <w:rPr>
                <w:ins w:id="4281" w:author="KPMG_PQH" w:date="2026-04-07T11:25:00Z" w16du:dateUtc="2026-04-07T04:25:00Z"/>
                <w:rFonts w:ascii="Arial" w:hAnsi="Arial" w:cs="Arial"/>
                <w:color w:val="000000"/>
                <w:sz w:val="18"/>
                <w:szCs w:val="18"/>
                <w:lang w:eastAsia="en-US"/>
              </w:rPr>
            </w:pPr>
            <w:ins w:id="4282" w:author="KPMG_PQH" w:date="2026-04-07T11:25:00Z" w16du:dateUtc="2026-04-07T04:25:00Z">
              <w:r>
                <w:rPr>
                  <w:rFonts w:ascii="Arial" w:hAnsi="Arial" w:cs="Arial"/>
                  <w:sz w:val="18"/>
                  <w:szCs w:val="18"/>
                </w:rPr>
                <w:t>129</w:t>
              </w:r>
            </w:ins>
          </w:p>
        </w:tc>
        <w:tc>
          <w:tcPr>
            <w:tcW w:w="2351" w:type="pct"/>
            <w:tcBorders>
              <w:top w:val="nil"/>
              <w:left w:val="nil"/>
              <w:bottom w:val="single" w:sz="4" w:space="0" w:color="auto"/>
              <w:right w:val="single" w:sz="4" w:space="0" w:color="auto"/>
            </w:tcBorders>
            <w:vAlign w:val="center"/>
            <w:hideMark/>
          </w:tcPr>
          <w:p w14:paraId="77C7879C" w14:textId="3F345426" w:rsidR="00AB0EE2" w:rsidRPr="00322061" w:rsidRDefault="00AB0EE2" w:rsidP="00AB0EE2">
            <w:pPr>
              <w:rPr>
                <w:ins w:id="4283" w:author="KPMG_PQH" w:date="2026-04-07T11:25:00Z" w16du:dateUtc="2026-04-07T04:25:00Z"/>
                <w:rFonts w:ascii="Arial" w:hAnsi="Arial" w:cs="Arial"/>
                <w:color w:val="000000"/>
                <w:sz w:val="18"/>
                <w:szCs w:val="18"/>
                <w:lang w:eastAsia="en-US"/>
              </w:rPr>
            </w:pPr>
            <w:ins w:id="4284" w:author="KPMG_PQH" w:date="2026-04-07T11:25:00Z" w16du:dateUtc="2026-04-07T04:25:00Z">
              <w:r>
                <w:rPr>
                  <w:rFonts w:ascii="Arial" w:hAnsi="Arial" w:cs="Arial"/>
                  <w:sz w:val="18"/>
                  <w:szCs w:val="18"/>
                </w:rPr>
                <w:t>ENVIRONMENTAL HIGH TECHNOLOGY DEVELOPMENT JOINT STOCK COMPANY</w:t>
              </w:r>
            </w:ins>
          </w:p>
        </w:tc>
        <w:tc>
          <w:tcPr>
            <w:tcW w:w="846" w:type="pct"/>
            <w:tcBorders>
              <w:top w:val="nil"/>
              <w:left w:val="nil"/>
              <w:bottom w:val="single" w:sz="4" w:space="0" w:color="auto"/>
              <w:right w:val="single" w:sz="4" w:space="0" w:color="auto"/>
            </w:tcBorders>
            <w:vAlign w:val="center"/>
            <w:hideMark/>
          </w:tcPr>
          <w:p w14:paraId="3CAA60EF" w14:textId="20AF1254" w:rsidR="00AB0EE2" w:rsidRPr="00322061" w:rsidRDefault="00AB0EE2" w:rsidP="00AB0EE2">
            <w:pPr>
              <w:jc w:val="center"/>
              <w:rPr>
                <w:ins w:id="4285" w:author="KPMG_PQH" w:date="2026-04-07T11:25:00Z" w16du:dateUtc="2026-04-07T04:25:00Z"/>
                <w:rFonts w:ascii="Arial" w:hAnsi="Arial" w:cs="Arial"/>
                <w:color w:val="000000"/>
                <w:sz w:val="18"/>
                <w:szCs w:val="18"/>
                <w:lang w:eastAsia="en-US"/>
              </w:rPr>
            </w:pPr>
            <w:ins w:id="428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559500" w14:textId="10783517" w:rsidR="00AB0EE2" w:rsidRPr="00322061" w:rsidRDefault="00AB0EE2" w:rsidP="00AB0EE2">
            <w:pPr>
              <w:rPr>
                <w:ins w:id="4287" w:author="KPMG_PQH" w:date="2026-04-07T11:25:00Z" w16du:dateUtc="2026-04-07T04:25:00Z"/>
                <w:rFonts w:ascii="Arial" w:hAnsi="Arial" w:cs="Arial"/>
                <w:color w:val="000000"/>
                <w:sz w:val="18"/>
                <w:szCs w:val="18"/>
                <w:lang w:eastAsia="en-US"/>
              </w:rPr>
            </w:pPr>
            <w:ins w:id="4288" w:author="KPMG_PQH" w:date="2026-04-07T11:25:00Z" w16du:dateUtc="2026-04-07T04:25:00Z">
              <w:r>
                <w:rPr>
                  <w:rFonts w:ascii="Arial" w:hAnsi="Arial" w:cs="Arial"/>
                  <w:color w:val="000000"/>
                  <w:sz w:val="18"/>
                  <w:szCs w:val="18"/>
                </w:rPr>
                <w:t>Non-comparable functions</w:t>
              </w:r>
            </w:ins>
          </w:p>
        </w:tc>
      </w:tr>
      <w:tr w:rsidR="00AB0EE2" w:rsidRPr="00322061" w14:paraId="67594829" w14:textId="77777777" w:rsidTr="00777313">
        <w:trPr>
          <w:trHeight w:val="20"/>
          <w:ins w:id="428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0290344" w14:textId="0D8C50BF" w:rsidR="00AB0EE2" w:rsidRPr="00322061" w:rsidRDefault="00AB0EE2" w:rsidP="00AB0EE2">
            <w:pPr>
              <w:jc w:val="center"/>
              <w:rPr>
                <w:ins w:id="4290" w:author="KPMG_PQH" w:date="2026-04-07T11:25:00Z" w16du:dateUtc="2026-04-07T04:25:00Z"/>
                <w:rFonts w:ascii="Arial" w:hAnsi="Arial" w:cs="Arial"/>
                <w:color w:val="000000"/>
                <w:sz w:val="18"/>
                <w:szCs w:val="18"/>
                <w:lang w:eastAsia="en-US"/>
              </w:rPr>
            </w:pPr>
            <w:ins w:id="4291" w:author="KPMG_PQH" w:date="2026-04-07T11:25:00Z" w16du:dateUtc="2026-04-07T04:25:00Z">
              <w:r>
                <w:rPr>
                  <w:rFonts w:ascii="Arial" w:hAnsi="Arial" w:cs="Arial"/>
                  <w:sz w:val="18"/>
                  <w:szCs w:val="18"/>
                </w:rPr>
                <w:t>130</w:t>
              </w:r>
            </w:ins>
          </w:p>
        </w:tc>
        <w:tc>
          <w:tcPr>
            <w:tcW w:w="2351" w:type="pct"/>
            <w:tcBorders>
              <w:top w:val="nil"/>
              <w:left w:val="nil"/>
              <w:bottom w:val="single" w:sz="4" w:space="0" w:color="auto"/>
              <w:right w:val="single" w:sz="4" w:space="0" w:color="auto"/>
            </w:tcBorders>
            <w:vAlign w:val="center"/>
            <w:hideMark/>
          </w:tcPr>
          <w:p w14:paraId="606EFCE7" w14:textId="03F99C95" w:rsidR="00AB0EE2" w:rsidRPr="00322061" w:rsidRDefault="00AB0EE2" w:rsidP="00AB0EE2">
            <w:pPr>
              <w:rPr>
                <w:ins w:id="4292" w:author="KPMG_PQH" w:date="2026-04-07T11:25:00Z" w16du:dateUtc="2026-04-07T04:25:00Z"/>
                <w:rFonts w:ascii="Arial" w:hAnsi="Arial" w:cs="Arial"/>
                <w:color w:val="000000"/>
                <w:sz w:val="18"/>
                <w:szCs w:val="18"/>
                <w:lang w:eastAsia="en-US"/>
              </w:rPr>
            </w:pPr>
            <w:ins w:id="4293" w:author="KPMG_PQH" w:date="2026-04-07T11:25:00Z" w16du:dateUtc="2026-04-07T04:25:00Z">
              <w:r>
                <w:rPr>
                  <w:rFonts w:ascii="Arial" w:hAnsi="Arial" w:cs="Arial"/>
                  <w:sz w:val="18"/>
                  <w:szCs w:val="18"/>
                </w:rPr>
                <w:t>ETS JOINT STOCK COMPANY</w:t>
              </w:r>
            </w:ins>
          </w:p>
        </w:tc>
        <w:tc>
          <w:tcPr>
            <w:tcW w:w="846" w:type="pct"/>
            <w:tcBorders>
              <w:top w:val="nil"/>
              <w:left w:val="nil"/>
              <w:bottom w:val="single" w:sz="4" w:space="0" w:color="auto"/>
              <w:right w:val="single" w:sz="4" w:space="0" w:color="auto"/>
            </w:tcBorders>
            <w:vAlign w:val="center"/>
            <w:hideMark/>
          </w:tcPr>
          <w:p w14:paraId="1CE90269" w14:textId="77AFB4B7" w:rsidR="00AB0EE2" w:rsidRPr="00322061" w:rsidRDefault="00AB0EE2" w:rsidP="00AB0EE2">
            <w:pPr>
              <w:jc w:val="center"/>
              <w:rPr>
                <w:ins w:id="4294" w:author="KPMG_PQH" w:date="2026-04-07T11:25:00Z" w16du:dateUtc="2026-04-07T04:25:00Z"/>
                <w:rFonts w:ascii="Arial" w:hAnsi="Arial" w:cs="Arial"/>
                <w:color w:val="000000"/>
                <w:sz w:val="18"/>
                <w:szCs w:val="18"/>
                <w:lang w:eastAsia="en-US"/>
              </w:rPr>
            </w:pPr>
            <w:ins w:id="429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20E3D7A" w14:textId="74DC2526" w:rsidR="00AB0EE2" w:rsidRPr="00322061" w:rsidRDefault="00AB0EE2" w:rsidP="00AB0EE2">
            <w:pPr>
              <w:rPr>
                <w:ins w:id="4296" w:author="KPMG_PQH" w:date="2026-04-07T11:25:00Z" w16du:dateUtc="2026-04-07T04:25:00Z"/>
                <w:rFonts w:ascii="Arial" w:hAnsi="Arial" w:cs="Arial"/>
                <w:color w:val="000000"/>
                <w:sz w:val="18"/>
                <w:szCs w:val="18"/>
                <w:lang w:eastAsia="en-US"/>
              </w:rPr>
            </w:pPr>
            <w:ins w:id="4297" w:author="KPMG_PQH" w:date="2026-04-07T11:25:00Z" w16du:dateUtc="2026-04-07T04:25:00Z">
              <w:r>
                <w:rPr>
                  <w:rFonts w:ascii="Arial" w:hAnsi="Arial" w:cs="Arial"/>
                  <w:color w:val="000000"/>
                  <w:sz w:val="18"/>
                  <w:szCs w:val="18"/>
                </w:rPr>
                <w:t>Insufficient financial data</w:t>
              </w:r>
            </w:ins>
          </w:p>
        </w:tc>
      </w:tr>
      <w:tr w:rsidR="00AB0EE2" w:rsidRPr="00322061" w14:paraId="4D1C31C7" w14:textId="77777777" w:rsidTr="00777313">
        <w:trPr>
          <w:trHeight w:val="20"/>
          <w:ins w:id="429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7323ABD" w14:textId="1699A1A7" w:rsidR="00AB0EE2" w:rsidRPr="00322061" w:rsidRDefault="00AB0EE2" w:rsidP="00AB0EE2">
            <w:pPr>
              <w:jc w:val="center"/>
              <w:rPr>
                <w:ins w:id="4299" w:author="KPMG_PQH" w:date="2026-04-07T11:25:00Z" w16du:dateUtc="2026-04-07T04:25:00Z"/>
                <w:rFonts w:ascii="Arial" w:hAnsi="Arial" w:cs="Arial"/>
                <w:color w:val="000000"/>
                <w:sz w:val="18"/>
                <w:szCs w:val="18"/>
                <w:lang w:eastAsia="en-US"/>
              </w:rPr>
            </w:pPr>
            <w:ins w:id="4300" w:author="KPMG_PQH" w:date="2026-04-07T11:25:00Z" w16du:dateUtc="2026-04-07T04:25:00Z">
              <w:r>
                <w:rPr>
                  <w:rFonts w:ascii="Arial" w:hAnsi="Arial" w:cs="Arial"/>
                  <w:sz w:val="18"/>
                  <w:szCs w:val="18"/>
                </w:rPr>
                <w:t>131</w:t>
              </w:r>
            </w:ins>
          </w:p>
        </w:tc>
        <w:tc>
          <w:tcPr>
            <w:tcW w:w="2351" w:type="pct"/>
            <w:tcBorders>
              <w:top w:val="nil"/>
              <w:left w:val="nil"/>
              <w:bottom w:val="single" w:sz="4" w:space="0" w:color="auto"/>
              <w:right w:val="single" w:sz="4" w:space="0" w:color="auto"/>
            </w:tcBorders>
            <w:vAlign w:val="center"/>
            <w:hideMark/>
          </w:tcPr>
          <w:p w14:paraId="0D044971" w14:textId="5AC57947" w:rsidR="00AB0EE2" w:rsidRPr="00322061" w:rsidRDefault="00AB0EE2" w:rsidP="00AB0EE2">
            <w:pPr>
              <w:rPr>
                <w:ins w:id="4301" w:author="KPMG_PQH" w:date="2026-04-07T11:25:00Z" w16du:dateUtc="2026-04-07T04:25:00Z"/>
                <w:rFonts w:ascii="Arial" w:hAnsi="Arial" w:cs="Arial"/>
                <w:color w:val="000000"/>
                <w:sz w:val="18"/>
                <w:szCs w:val="18"/>
                <w:lang w:eastAsia="en-US"/>
              </w:rPr>
            </w:pPr>
            <w:ins w:id="4302" w:author="KPMG_PQH" w:date="2026-04-07T11:25:00Z" w16du:dateUtc="2026-04-07T04:25:00Z">
              <w:r>
                <w:rPr>
                  <w:rFonts w:ascii="Arial" w:hAnsi="Arial" w:cs="Arial"/>
                  <w:sz w:val="18"/>
                  <w:szCs w:val="18"/>
                </w:rPr>
                <w:t>FACARE TRADING AND IMPORT A_" EXPORT JOINT STOCK COMPANY</w:t>
              </w:r>
            </w:ins>
          </w:p>
        </w:tc>
        <w:tc>
          <w:tcPr>
            <w:tcW w:w="846" w:type="pct"/>
            <w:tcBorders>
              <w:top w:val="nil"/>
              <w:left w:val="nil"/>
              <w:bottom w:val="single" w:sz="4" w:space="0" w:color="auto"/>
              <w:right w:val="single" w:sz="4" w:space="0" w:color="auto"/>
            </w:tcBorders>
            <w:vAlign w:val="center"/>
            <w:hideMark/>
          </w:tcPr>
          <w:p w14:paraId="7882334A" w14:textId="455A657F" w:rsidR="00AB0EE2" w:rsidRPr="00322061" w:rsidRDefault="00AB0EE2" w:rsidP="00AB0EE2">
            <w:pPr>
              <w:jc w:val="center"/>
              <w:rPr>
                <w:ins w:id="4303" w:author="KPMG_PQH" w:date="2026-04-07T11:25:00Z" w16du:dateUtc="2026-04-07T04:25:00Z"/>
                <w:rFonts w:ascii="Arial" w:hAnsi="Arial" w:cs="Arial"/>
                <w:color w:val="000000"/>
                <w:sz w:val="18"/>
                <w:szCs w:val="18"/>
                <w:lang w:eastAsia="en-US"/>
              </w:rPr>
            </w:pPr>
            <w:ins w:id="430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5F68369" w14:textId="3F5AD41A" w:rsidR="00AB0EE2" w:rsidRPr="00322061" w:rsidRDefault="00AB0EE2" w:rsidP="00AB0EE2">
            <w:pPr>
              <w:rPr>
                <w:ins w:id="4305" w:author="KPMG_PQH" w:date="2026-04-07T11:25:00Z" w16du:dateUtc="2026-04-07T04:25:00Z"/>
                <w:rFonts w:ascii="Arial" w:hAnsi="Arial" w:cs="Arial"/>
                <w:color w:val="000000"/>
                <w:sz w:val="18"/>
                <w:szCs w:val="18"/>
                <w:lang w:eastAsia="en-US"/>
              </w:rPr>
            </w:pPr>
            <w:ins w:id="4306" w:author="KPMG_PQH" w:date="2026-04-07T11:25:00Z" w16du:dateUtc="2026-04-07T04:25:00Z">
              <w:r>
                <w:rPr>
                  <w:rFonts w:ascii="Arial" w:hAnsi="Arial" w:cs="Arial"/>
                  <w:color w:val="000000"/>
                  <w:sz w:val="18"/>
                  <w:szCs w:val="18"/>
                </w:rPr>
                <w:t>Insufficient financial data</w:t>
              </w:r>
            </w:ins>
          </w:p>
        </w:tc>
      </w:tr>
      <w:tr w:rsidR="00AB0EE2" w:rsidRPr="00322061" w14:paraId="1A536451" w14:textId="77777777" w:rsidTr="00777313">
        <w:trPr>
          <w:trHeight w:val="20"/>
          <w:ins w:id="430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DAE88F1" w14:textId="63E30A22" w:rsidR="00AB0EE2" w:rsidRPr="00322061" w:rsidRDefault="00AB0EE2" w:rsidP="00AB0EE2">
            <w:pPr>
              <w:jc w:val="center"/>
              <w:rPr>
                <w:ins w:id="4308" w:author="KPMG_PQH" w:date="2026-04-07T11:25:00Z" w16du:dateUtc="2026-04-07T04:25:00Z"/>
                <w:rFonts w:ascii="Arial" w:hAnsi="Arial" w:cs="Arial"/>
                <w:color w:val="000000"/>
                <w:sz w:val="18"/>
                <w:szCs w:val="18"/>
                <w:lang w:eastAsia="en-US"/>
              </w:rPr>
            </w:pPr>
            <w:ins w:id="4309" w:author="KPMG_PQH" w:date="2026-04-07T11:25:00Z" w16du:dateUtc="2026-04-07T04:25:00Z">
              <w:r>
                <w:rPr>
                  <w:rFonts w:ascii="Arial" w:hAnsi="Arial" w:cs="Arial"/>
                  <w:sz w:val="18"/>
                  <w:szCs w:val="18"/>
                </w:rPr>
                <w:t>132</w:t>
              </w:r>
            </w:ins>
          </w:p>
        </w:tc>
        <w:tc>
          <w:tcPr>
            <w:tcW w:w="2351" w:type="pct"/>
            <w:tcBorders>
              <w:top w:val="nil"/>
              <w:left w:val="nil"/>
              <w:bottom w:val="single" w:sz="4" w:space="0" w:color="auto"/>
              <w:right w:val="single" w:sz="4" w:space="0" w:color="auto"/>
            </w:tcBorders>
            <w:vAlign w:val="center"/>
            <w:hideMark/>
          </w:tcPr>
          <w:p w14:paraId="3BC863BC" w14:textId="1C830977" w:rsidR="00AB0EE2" w:rsidRPr="00322061" w:rsidRDefault="00AB0EE2" w:rsidP="00AB0EE2">
            <w:pPr>
              <w:rPr>
                <w:ins w:id="4310" w:author="KPMG_PQH" w:date="2026-04-07T11:25:00Z" w16du:dateUtc="2026-04-07T04:25:00Z"/>
                <w:rFonts w:ascii="Arial" w:hAnsi="Arial" w:cs="Arial"/>
                <w:color w:val="000000"/>
                <w:sz w:val="18"/>
                <w:szCs w:val="18"/>
                <w:lang w:eastAsia="en-US"/>
              </w:rPr>
            </w:pPr>
            <w:ins w:id="4311" w:author="KPMG_PQH" w:date="2026-04-07T11:25:00Z" w16du:dateUtc="2026-04-07T04:25:00Z">
              <w:r>
                <w:rPr>
                  <w:rFonts w:ascii="Arial" w:hAnsi="Arial" w:cs="Arial"/>
                  <w:sz w:val="18"/>
                  <w:szCs w:val="18"/>
                </w:rPr>
                <w:t>FAROS INVESTMENT AND DEVELOPMENT OF ZOOLOGICAL GARDEN JOINT STOCK COMPANY</w:t>
              </w:r>
            </w:ins>
          </w:p>
        </w:tc>
        <w:tc>
          <w:tcPr>
            <w:tcW w:w="846" w:type="pct"/>
            <w:tcBorders>
              <w:top w:val="nil"/>
              <w:left w:val="nil"/>
              <w:bottom w:val="single" w:sz="4" w:space="0" w:color="auto"/>
              <w:right w:val="single" w:sz="4" w:space="0" w:color="auto"/>
            </w:tcBorders>
            <w:vAlign w:val="center"/>
            <w:hideMark/>
          </w:tcPr>
          <w:p w14:paraId="11A70981" w14:textId="58BF1ED7" w:rsidR="00AB0EE2" w:rsidRPr="00322061" w:rsidRDefault="00AB0EE2" w:rsidP="00AB0EE2">
            <w:pPr>
              <w:jc w:val="center"/>
              <w:rPr>
                <w:ins w:id="4312" w:author="KPMG_PQH" w:date="2026-04-07T11:25:00Z" w16du:dateUtc="2026-04-07T04:25:00Z"/>
                <w:rFonts w:ascii="Arial" w:hAnsi="Arial" w:cs="Arial"/>
                <w:color w:val="000000"/>
                <w:sz w:val="18"/>
                <w:szCs w:val="18"/>
                <w:lang w:eastAsia="en-US"/>
              </w:rPr>
            </w:pPr>
            <w:ins w:id="431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024440C" w14:textId="58D13C77" w:rsidR="00AB0EE2" w:rsidRPr="00322061" w:rsidRDefault="00AB0EE2" w:rsidP="00AB0EE2">
            <w:pPr>
              <w:rPr>
                <w:ins w:id="4314" w:author="KPMG_PQH" w:date="2026-04-07T11:25:00Z" w16du:dateUtc="2026-04-07T04:25:00Z"/>
                <w:rFonts w:ascii="Arial" w:hAnsi="Arial" w:cs="Arial"/>
                <w:color w:val="000000"/>
                <w:sz w:val="18"/>
                <w:szCs w:val="18"/>
                <w:lang w:eastAsia="en-US"/>
              </w:rPr>
            </w:pPr>
            <w:ins w:id="4315" w:author="KPMG_PQH" w:date="2026-04-07T11:25:00Z" w16du:dateUtc="2026-04-07T04:25:00Z">
              <w:r>
                <w:rPr>
                  <w:rFonts w:ascii="Arial" w:hAnsi="Arial" w:cs="Arial"/>
                  <w:color w:val="000000"/>
                  <w:sz w:val="18"/>
                  <w:szCs w:val="18"/>
                </w:rPr>
                <w:t>Continuous loss making</w:t>
              </w:r>
            </w:ins>
          </w:p>
        </w:tc>
      </w:tr>
      <w:tr w:rsidR="00AB0EE2" w:rsidRPr="00322061" w14:paraId="625E1288" w14:textId="77777777" w:rsidTr="00777313">
        <w:trPr>
          <w:trHeight w:val="20"/>
          <w:ins w:id="431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C3C36BE" w14:textId="00C5650C" w:rsidR="00AB0EE2" w:rsidRPr="00322061" w:rsidRDefault="00AB0EE2" w:rsidP="00AB0EE2">
            <w:pPr>
              <w:jc w:val="center"/>
              <w:rPr>
                <w:ins w:id="4317" w:author="KPMG_PQH" w:date="2026-04-07T11:25:00Z" w16du:dateUtc="2026-04-07T04:25:00Z"/>
                <w:rFonts w:ascii="Arial" w:hAnsi="Arial" w:cs="Arial"/>
                <w:color w:val="000000"/>
                <w:sz w:val="18"/>
                <w:szCs w:val="18"/>
                <w:lang w:eastAsia="en-US"/>
              </w:rPr>
            </w:pPr>
            <w:ins w:id="4318" w:author="KPMG_PQH" w:date="2026-04-07T11:25:00Z" w16du:dateUtc="2026-04-07T04:25:00Z">
              <w:r>
                <w:rPr>
                  <w:rFonts w:ascii="Arial" w:hAnsi="Arial" w:cs="Arial"/>
                  <w:sz w:val="18"/>
                  <w:szCs w:val="18"/>
                </w:rPr>
                <w:t>133</w:t>
              </w:r>
            </w:ins>
          </w:p>
        </w:tc>
        <w:tc>
          <w:tcPr>
            <w:tcW w:w="2351" w:type="pct"/>
            <w:tcBorders>
              <w:top w:val="nil"/>
              <w:left w:val="nil"/>
              <w:bottom w:val="single" w:sz="4" w:space="0" w:color="auto"/>
              <w:right w:val="single" w:sz="4" w:space="0" w:color="auto"/>
            </w:tcBorders>
            <w:vAlign w:val="center"/>
            <w:hideMark/>
          </w:tcPr>
          <w:p w14:paraId="7D0CDD27" w14:textId="45C76B36" w:rsidR="00AB0EE2" w:rsidRPr="00322061" w:rsidRDefault="00AB0EE2" w:rsidP="00AB0EE2">
            <w:pPr>
              <w:rPr>
                <w:ins w:id="4319" w:author="KPMG_PQH" w:date="2026-04-07T11:25:00Z" w16du:dateUtc="2026-04-07T04:25:00Z"/>
                <w:rFonts w:ascii="Arial" w:hAnsi="Arial" w:cs="Arial"/>
                <w:color w:val="000000"/>
                <w:sz w:val="18"/>
                <w:szCs w:val="18"/>
                <w:lang w:eastAsia="en-US"/>
              </w:rPr>
            </w:pPr>
            <w:ins w:id="4320" w:author="KPMG_PQH" w:date="2026-04-07T11:25:00Z" w16du:dateUtc="2026-04-07T04:25:00Z">
              <w:r>
                <w:rPr>
                  <w:rFonts w:ascii="Arial" w:hAnsi="Arial" w:cs="Arial"/>
                  <w:sz w:val="18"/>
                  <w:szCs w:val="18"/>
                </w:rPr>
                <w:t>FASTTECH JOINT STOCK COMPANY</w:t>
              </w:r>
            </w:ins>
          </w:p>
        </w:tc>
        <w:tc>
          <w:tcPr>
            <w:tcW w:w="846" w:type="pct"/>
            <w:tcBorders>
              <w:top w:val="nil"/>
              <w:left w:val="nil"/>
              <w:bottom w:val="single" w:sz="4" w:space="0" w:color="auto"/>
              <w:right w:val="single" w:sz="4" w:space="0" w:color="auto"/>
            </w:tcBorders>
            <w:vAlign w:val="center"/>
            <w:hideMark/>
          </w:tcPr>
          <w:p w14:paraId="718D21F8" w14:textId="6660F6A8" w:rsidR="00AB0EE2" w:rsidRPr="00322061" w:rsidRDefault="00AB0EE2" w:rsidP="00AB0EE2">
            <w:pPr>
              <w:jc w:val="center"/>
              <w:rPr>
                <w:ins w:id="4321" w:author="KPMG_PQH" w:date="2026-04-07T11:25:00Z" w16du:dateUtc="2026-04-07T04:25:00Z"/>
                <w:rFonts w:ascii="Arial" w:hAnsi="Arial" w:cs="Arial"/>
                <w:color w:val="000000"/>
                <w:sz w:val="18"/>
                <w:szCs w:val="18"/>
                <w:lang w:eastAsia="en-US"/>
              </w:rPr>
            </w:pPr>
            <w:ins w:id="432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E5D0A39" w14:textId="1F598869" w:rsidR="00AB0EE2" w:rsidRPr="00322061" w:rsidRDefault="00AB0EE2" w:rsidP="00AB0EE2">
            <w:pPr>
              <w:rPr>
                <w:ins w:id="4323" w:author="KPMG_PQH" w:date="2026-04-07T11:25:00Z" w16du:dateUtc="2026-04-07T04:25:00Z"/>
                <w:rFonts w:ascii="Arial" w:hAnsi="Arial" w:cs="Arial"/>
                <w:color w:val="000000"/>
                <w:sz w:val="18"/>
                <w:szCs w:val="18"/>
                <w:lang w:eastAsia="en-US"/>
              </w:rPr>
            </w:pPr>
            <w:ins w:id="4324" w:author="KPMG_PQH" w:date="2026-04-07T11:25:00Z" w16du:dateUtc="2026-04-07T04:25:00Z">
              <w:r>
                <w:rPr>
                  <w:rFonts w:ascii="Arial" w:hAnsi="Arial" w:cs="Arial"/>
                  <w:color w:val="000000"/>
                  <w:sz w:val="18"/>
                  <w:szCs w:val="18"/>
                </w:rPr>
                <w:t>Non-comparable functions</w:t>
              </w:r>
            </w:ins>
          </w:p>
        </w:tc>
      </w:tr>
      <w:tr w:rsidR="00AB0EE2" w:rsidRPr="00322061" w14:paraId="3A48A5A5" w14:textId="77777777" w:rsidTr="00777313">
        <w:trPr>
          <w:trHeight w:val="20"/>
          <w:ins w:id="432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DF9E5D7" w14:textId="5C4D78EE" w:rsidR="00AB0EE2" w:rsidRPr="00322061" w:rsidRDefault="00AB0EE2" w:rsidP="00AB0EE2">
            <w:pPr>
              <w:jc w:val="center"/>
              <w:rPr>
                <w:ins w:id="4326" w:author="KPMG_PQH" w:date="2026-04-07T11:25:00Z" w16du:dateUtc="2026-04-07T04:25:00Z"/>
                <w:rFonts w:ascii="Arial" w:hAnsi="Arial" w:cs="Arial"/>
                <w:color w:val="000000"/>
                <w:sz w:val="18"/>
                <w:szCs w:val="18"/>
                <w:lang w:eastAsia="en-US"/>
              </w:rPr>
            </w:pPr>
            <w:ins w:id="4327" w:author="KPMG_PQH" w:date="2026-04-07T11:25:00Z" w16du:dateUtc="2026-04-07T04:25:00Z">
              <w:r>
                <w:rPr>
                  <w:rFonts w:ascii="Arial" w:hAnsi="Arial" w:cs="Arial"/>
                  <w:sz w:val="18"/>
                  <w:szCs w:val="18"/>
                </w:rPr>
                <w:t>134</w:t>
              </w:r>
            </w:ins>
          </w:p>
        </w:tc>
        <w:tc>
          <w:tcPr>
            <w:tcW w:w="2351" w:type="pct"/>
            <w:tcBorders>
              <w:top w:val="nil"/>
              <w:left w:val="nil"/>
              <w:bottom w:val="single" w:sz="4" w:space="0" w:color="auto"/>
              <w:right w:val="single" w:sz="4" w:space="0" w:color="auto"/>
            </w:tcBorders>
            <w:vAlign w:val="center"/>
            <w:hideMark/>
          </w:tcPr>
          <w:p w14:paraId="06F33B4E" w14:textId="6616D577" w:rsidR="00AB0EE2" w:rsidRPr="00322061" w:rsidRDefault="00AB0EE2" w:rsidP="00AB0EE2">
            <w:pPr>
              <w:rPr>
                <w:ins w:id="4328" w:author="KPMG_PQH" w:date="2026-04-07T11:25:00Z" w16du:dateUtc="2026-04-07T04:25:00Z"/>
                <w:rFonts w:ascii="Arial" w:hAnsi="Arial" w:cs="Arial"/>
                <w:color w:val="000000"/>
                <w:sz w:val="18"/>
                <w:szCs w:val="18"/>
                <w:lang w:eastAsia="en-US"/>
              </w:rPr>
            </w:pPr>
            <w:ins w:id="4329" w:author="KPMG_PQH" w:date="2026-04-07T11:25:00Z" w16du:dateUtc="2026-04-07T04:25:00Z">
              <w:r>
                <w:rPr>
                  <w:rFonts w:ascii="Arial" w:hAnsi="Arial" w:cs="Arial"/>
                  <w:sz w:val="18"/>
                  <w:szCs w:val="18"/>
                </w:rPr>
                <w:t>FAVINA GARMENT EXPORT JOINT STOCK COMPANY</w:t>
              </w:r>
            </w:ins>
          </w:p>
        </w:tc>
        <w:tc>
          <w:tcPr>
            <w:tcW w:w="846" w:type="pct"/>
            <w:tcBorders>
              <w:top w:val="nil"/>
              <w:left w:val="nil"/>
              <w:bottom w:val="single" w:sz="4" w:space="0" w:color="auto"/>
              <w:right w:val="single" w:sz="4" w:space="0" w:color="auto"/>
            </w:tcBorders>
            <w:vAlign w:val="center"/>
            <w:hideMark/>
          </w:tcPr>
          <w:p w14:paraId="3C36DCC7" w14:textId="73237FC6" w:rsidR="00AB0EE2" w:rsidRPr="00322061" w:rsidRDefault="00AB0EE2" w:rsidP="00AB0EE2">
            <w:pPr>
              <w:jc w:val="center"/>
              <w:rPr>
                <w:ins w:id="4330" w:author="KPMG_PQH" w:date="2026-04-07T11:25:00Z" w16du:dateUtc="2026-04-07T04:25:00Z"/>
                <w:rFonts w:ascii="Arial" w:hAnsi="Arial" w:cs="Arial"/>
                <w:color w:val="000000"/>
                <w:sz w:val="18"/>
                <w:szCs w:val="18"/>
                <w:lang w:eastAsia="en-US"/>
              </w:rPr>
            </w:pPr>
            <w:ins w:id="433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FC09609" w14:textId="2BD31C11" w:rsidR="00AB0EE2" w:rsidRPr="00322061" w:rsidRDefault="00AB0EE2" w:rsidP="00AB0EE2">
            <w:pPr>
              <w:rPr>
                <w:ins w:id="4332" w:author="KPMG_PQH" w:date="2026-04-07T11:25:00Z" w16du:dateUtc="2026-04-07T04:25:00Z"/>
                <w:rFonts w:ascii="Arial" w:hAnsi="Arial" w:cs="Arial"/>
                <w:color w:val="000000"/>
                <w:sz w:val="18"/>
                <w:szCs w:val="18"/>
                <w:lang w:eastAsia="en-US"/>
              </w:rPr>
            </w:pPr>
            <w:ins w:id="4333" w:author="KPMG_PQH" w:date="2026-04-07T11:25:00Z" w16du:dateUtc="2026-04-07T04:25:00Z">
              <w:r>
                <w:rPr>
                  <w:rFonts w:ascii="Arial" w:hAnsi="Arial" w:cs="Arial"/>
                  <w:color w:val="000000"/>
                  <w:sz w:val="18"/>
                  <w:szCs w:val="18"/>
                </w:rPr>
                <w:t>Insufficient financial data</w:t>
              </w:r>
            </w:ins>
          </w:p>
        </w:tc>
      </w:tr>
      <w:tr w:rsidR="00AB0EE2" w:rsidRPr="00322061" w14:paraId="6CA27F3D" w14:textId="77777777" w:rsidTr="00777313">
        <w:trPr>
          <w:trHeight w:val="20"/>
          <w:ins w:id="433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00784A2" w14:textId="5D3FC2C7" w:rsidR="00AB0EE2" w:rsidRPr="00322061" w:rsidRDefault="00AB0EE2" w:rsidP="00AB0EE2">
            <w:pPr>
              <w:jc w:val="center"/>
              <w:rPr>
                <w:ins w:id="4335" w:author="KPMG_PQH" w:date="2026-04-07T11:25:00Z" w16du:dateUtc="2026-04-07T04:25:00Z"/>
                <w:rFonts w:ascii="Arial" w:hAnsi="Arial" w:cs="Arial"/>
                <w:color w:val="000000"/>
                <w:sz w:val="18"/>
                <w:szCs w:val="18"/>
                <w:lang w:eastAsia="en-US"/>
              </w:rPr>
            </w:pPr>
            <w:ins w:id="4336" w:author="KPMG_PQH" w:date="2026-04-07T11:25:00Z" w16du:dateUtc="2026-04-07T04:25:00Z">
              <w:r>
                <w:rPr>
                  <w:rFonts w:ascii="Arial" w:hAnsi="Arial" w:cs="Arial"/>
                  <w:sz w:val="18"/>
                  <w:szCs w:val="18"/>
                </w:rPr>
                <w:t>135</w:t>
              </w:r>
            </w:ins>
          </w:p>
        </w:tc>
        <w:tc>
          <w:tcPr>
            <w:tcW w:w="2351" w:type="pct"/>
            <w:tcBorders>
              <w:top w:val="nil"/>
              <w:left w:val="nil"/>
              <w:bottom w:val="single" w:sz="4" w:space="0" w:color="auto"/>
              <w:right w:val="single" w:sz="4" w:space="0" w:color="auto"/>
            </w:tcBorders>
            <w:vAlign w:val="center"/>
            <w:hideMark/>
          </w:tcPr>
          <w:p w14:paraId="0B77FE97" w14:textId="55DC9E1A" w:rsidR="00AB0EE2" w:rsidRPr="00322061" w:rsidRDefault="00AB0EE2" w:rsidP="00AB0EE2">
            <w:pPr>
              <w:rPr>
                <w:ins w:id="4337" w:author="KPMG_PQH" w:date="2026-04-07T11:25:00Z" w16du:dateUtc="2026-04-07T04:25:00Z"/>
                <w:rFonts w:ascii="Arial" w:hAnsi="Arial" w:cs="Arial"/>
                <w:color w:val="000000"/>
                <w:sz w:val="18"/>
                <w:szCs w:val="18"/>
                <w:lang w:eastAsia="en-US"/>
              </w:rPr>
            </w:pPr>
            <w:ins w:id="4338" w:author="KPMG_PQH" w:date="2026-04-07T11:25:00Z" w16du:dateUtc="2026-04-07T04:25:00Z">
              <w:r>
                <w:rPr>
                  <w:rFonts w:ascii="Arial" w:hAnsi="Arial" w:cs="Arial"/>
                  <w:sz w:val="18"/>
                  <w:szCs w:val="18"/>
                </w:rPr>
                <w:t>FGAS PETROL JOINT STOCK COMPANY</w:t>
              </w:r>
            </w:ins>
          </w:p>
        </w:tc>
        <w:tc>
          <w:tcPr>
            <w:tcW w:w="846" w:type="pct"/>
            <w:tcBorders>
              <w:top w:val="nil"/>
              <w:left w:val="nil"/>
              <w:bottom w:val="single" w:sz="4" w:space="0" w:color="auto"/>
              <w:right w:val="single" w:sz="4" w:space="0" w:color="auto"/>
            </w:tcBorders>
            <w:vAlign w:val="center"/>
            <w:hideMark/>
          </w:tcPr>
          <w:p w14:paraId="156EA220" w14:textId="199EB09C" w:rsidR="00AB0EE2" w:rsidRPr="00322061" w:rsidRDefault="00AB0EE2" w:rsidP="00AB0EE2">
            <w:pPr>
              <w:jc w:val="center"/>
              <w:rPr>
                <w:ins w:id="4339" w:author="KPMG_PQH" w:date="2026-04-07T11:25:00Z" w16du:dateUtc="2026-04-07T04:25:00Z"/>
                <w:rFonts w:ascii="Arial" w:hAnsi="Arial" w:cs="Arial"/>
                <w:color w:val="000000"/>
                <w:sz w:val="18"/>
                <w:szCs w:val="18"/>
                <w:lang w:eastAsia="en-US"/>
              </w:rPr>
            </w:pPr>
            <w:ins w:id="434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04E731A" w14:textId="66C24214" w:rsidR="00AB0EE2" w:rsidRPr="00322061" w:rsidRDefault="00AB0EE2" w:rsidP="00AB0EE2">
            <w:pPr>
              <w:rPr>
                <w:ins w:id="4341" w:author="KPMG_PQH" w:date="2026-04-07T11:25:00Z" w16du:dateUtc="2026-04-07T04:25:00Z"/>
                <w:rFonts w:ascii="Arial" w:hAnsi="Arial" w:cs="Arial"/>
                <w:color w:val="000000"/>
                <w:sz w:val="18"/>
                <w:szCs w:val="18"/>
                <w:lang w:eastAsia="en-US"/>
              </w:rPr>
            </w:pPr>
            <w:ins w:id="4342" w:author="KPMG_PQH" w:date="2026-04-07T11:25:00Z" w16du:dateUtc="2026-04-07T04:25:00Z">
              <w:r>
                <w:rPr>
                  <w:rFonts w:ascii="Arial" w:hAnsi="Arial" w:cs="Arial"/>
                  <w:color w:val="000000"/>
                  <w:sz w:val="18"/>
                  <w:szCs w:val="18"/>
                </w:rPr>
                <w:t>Insufficient financial data</w:t>
              </w:r>
            </w:ins>
          </w:p>
        </w:tc>
      </w:tr>
      <w:tr w:rsidR="00AB0EE2" w:rsidRPr="00322061" w14:paraId="03815163" w14:textId="77777777" w:rsidTr="00777313">
        <w:trPr>
          <w:trHeight w:val="20"/>
          <w:ins w:id="434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0F83C59" w14:textId="25DD4FB8" w:rsidR="00AB0EE2" w:rsidRPr="00322061" w:rsidRDefault="00AB0EE2" w:rsidP="00AB0EE2">
            <w:pPr>
              <w:jc w:val="center"/>
              <w:rPr>
                <w:ins w:id="4344" w:author="KPMG_PQH" w:date="2026-04-07T11:25:00Z" w16du:dateUtc="2026-04-07T04:25:00Z"/>
                <w:rFonts w:ascii="Arial" w:hAnsi="Arial" w:cs="Arial"/>
                <w:color w:val="000000"/>
                <w:sz w:val="18"/>
                <w:szCs w:val="18"/>
                <w:lang w:eastAsia="en-US"/>
              </w:rPr>
            </w:pPr>
            <w:ins w:id="4345" w:author="KPMG_PQH" w:date="2026-04-07T11:25:00Z" w16du:dateUtc="2026-04-07T04:25:00Z">
              <w:r>
                <w:rPr>
                  <w:rFonts w:ascii="Arial" w:hAnsi="Arial" w:cs="Arial"/>
                  <w:sz w:val="18"/>
                  <w:szCs w:val="18"/>
                </w:rPr>
                <w:t>136</w:t>
              </w:r>
            </w:ins>
          </w:p>
        </w:tc>
        <w:tc>
          <w:tcPr>
            <w:tcW w:w="2351" w:type="pct"/>
            <w:tcBorders>
              <w:top w:val="nil"/>
              <w:left w:val="nil"/>
              <w:bottom w:val="single" w:sz="4" w:space="0" w:color="auto"/>
              <w:right w:val="single" w:sz="4" w:space="0" w:color="auto"/>
            </w:tcBorders>
            <w:vAlign w:val="center"/>
            <w:hideMark/>
          </w:tcPr>
          <w:p w14:paraId="3E2FFF78" w14:textId="032045DC" w:rsidR="00AB0EE2" w:rsidRPr="00322061" w:rsidRDefault="00AB0EE2" w:rsidP="00AB0EE2">
            <w:pPr>
              <w:rPr>
                <w:ins w:id="4346" w:author="KPMG_PQH" w:date="2026-04-07T11:25:00Z" w16du:dateUtc="2026-04-07T04:25:00Z"/>
                <w:rFonts w:ascii="Arial" w:hAnsi="Arial" w:cs="Arial"/>
                <w:color w:val="000000"/>
                <w:sz w:val="18"/>
                <w:szCs w:val="18"/>
                <w:lang w:eastAsia="en-US"/>
              </w:rPr>
            </w:pPr>
            <w:ins w:id="4347" w:author="KPMG_PQH" w:date="2026-04-07T11:25:00Z" w16du:dateUtc="2026-04-07T04:25:00Z">
              <w:r>
                <w:rPr>
                  <w:rFonts w:ascii="Arial" w:hAnsi="Arial" w:cs="Arial"/>
                  <w:sz w:val="18"/>
                  <w:szCs w:val="18"/>
                </w:rPr>
                <w:t>FHB VIET NAM CORPORATION</w:t>
              </w:r>
            </w:ins>
          </w:p>
        </w:tc>
        <w:tc>
          <w:tcPr>
            <w:tcW w:w="846" w:type="pct"/>
            <w:tcBorders>
              <w:top w:val="nil"/>
              <w:left w:val="nil"/>
              <w:bottom w:val="single" w:sz="4" w:space="0" w:color="auto"/>
              <w:right w:val="single" w:sz="4" w:space="0" w:color="auto"/>
            </w:tcBorders>
            <w:vAlign w:val="center"/>
            <w:hideMark/>
          </w:tcPr>
          <w:p w14:paraId="52686FF7" w14:textId="0564DAD6" w:rsidR="00AB0EE2" w:rsidRPr="00322061" w:rsidRDefault="00AB0EE2" w:rsidP="00AB0EE2">
            <w:pPr>
              <w:jc w:val="center"/>
              <w:rPr>
                <w:ins w:id="4348" w:author="KPMG_PQH" w:date="2026-04-07T11:25:00Z" w16du:dateUtc="2026-04-07T04:25:00Z"/>
                <w:rFonts w:ascii="Arial" w:hAnsi="Arial" w:cs="Arial"/>
                <w:color w:val="000000"/>
                <w:sz w:val="18"/>
                <w:szCs w:val="18"/>
                <w:lang w:eastAsia="en-US"/>
              </w:rPr>
            </w:pPr>
            <w:ins w:id="434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B9C3A9D" w14:textId="7505888F" w:rsidR="00AB0EE2" w:rsidRPr="00322061" w:rsidRDefault="00AB0EE2" w:rsidP="00AB0EE2">
            <w:pPr>
              <w:rPr>
                <w:ins w:id="4350" w:author="KPMG_PQH" w:date="2026-04-07T11:25:00Z" w16du:dateUtc="2026-04-07T04:25:00Z"/>
                <w:rFonts w:ascii="Arial" w:hAnsi="Arial" w:cs="Arial"/>
                <w:color w:val="000000"/>
                <w:sz w:val="18"/>
                <w:szCs w:val="18"/>
                <w:lang w:eastAsia="en-US"/>
              </w:rPr>
            </w:pPr>
            <w:ins w:id="4351" w:author="KPMG_PQH" w:date="2026-04-07T11:25:00Z" w16du:dateUtc="2026-04-07T04:25:00Z">
              <w:r>
                <w:rPr>
                  <w:rFonts w:ascii="Arial" w:hAnsi="Arial" w:cs="Arial"/>
                  <w:color w:val="000000"/>
                  <w:sz w:val="18"/>
                  <w:szCs w:val="18"/>
                </w:rPr>
                <w:t>Continuous loss making</w:t>
              </w:r>
            </w:ins>
          </w:p>
        </w:tc>
      </w:tr>
      <w:tr w:rsidR="00AB0EE2" w:rsidRPr="00322061" w14:paraId="3640FB34" w14:textId="77777777" w:rsidTr="00777313">
        <w:trPr>
          <w:trHeight w:val="20"/>
          <w:ins w:id="435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31BE6DC" w14:textId="7DE7F718" w:rsidR="00AB0EE2" w:rsidRPr="00322061" w:rsidRDefault="00AB0EE2" w:rsidP="00AB0EE2">
            <w:pPr>
              <w:jc w:val="center"/>
              <w:rPr>
                <w:ins w:id="4353" w:author="KPMG_PQH" w:date="2026-04-07T11:25:00Z" w16du:dateUtc="2026-04-07T04:25:00Z"/>
                <w:rFonts w:ascii="Arial" w:hAnsi="Arial" w:cs="Arial"/>
                <w:color w:val="000000"/>
                <w:sz w:val="18"/>
                <w:szCs w:val="18"/>
                <w:lang w:eastAsia="en-US"/>
              </w:rPr>
            </w:pPr>
            <w:ins w:id="4354" w:author="KPMG_PQH" w:date="2026-04-07T11:25:00Z" w16du:dateUtc="2026-04-07T04:25:00Z">
              <w:r>
                <w:rPr>
                  <w:rFonts w:ascii="Arial" w:hAnsi="Arial" w:cs="Arial"/>
                  <w:sz w:val="18"/>
                  <w:szCs w:val="18"/>
                </w:rPr>
                <w:t>137</w:t>
              </w:r>
            </w:ins>
          </w:p>
        </w:tc>
        <w:tc>
          <w:tcPr>
            <w:tcW w:w="2351" w:type="pct"/>
            <w:tcBorders>
              <w:top w:val="nil"/>
              <w:left w:val="nil"/>
              <w:bottom w:val="single" w:sz="4" w:space="0" w:color="auto"/>
              <w:right w:val="single" w:sz="4" w:space="0" w:color="auto"/>
            </w:tcBorders>
            <w:vAlign w:val="center"/>
            <w:hideMark/>
          </w:tcPr>
          <w:p w14:paraId="307439A0" w14:textId="4C3D96BD" w:rsidR="00AB0EE2" w:rsidRPr="00322061" w:rsidRDefault="00AB0EE2" w:rsidP="00AB0EE2">
            <w:pPr>
              <w:rPr>
                <w:ins w:id="4355" w:author="KPMG_PQH" w:date="2026-04-07T11:25:00Z" w16du:dateUtc="2026-04-07T04:25:00Z"/>
                <w:rFonts w:ascii="Arial" w:hAnsi="Arial" w:cs="Arial"/>
                <w:color w:val="000000"/>
                <w:sz w:val="18"/>
                <w:szCs w:val="18"/>
                <w:lang w:eastAsia="en-US"/>
              </w:rPr>
            </w:pPr>
            <w:ins w:id="4356" w:author="KPMG_PQH" w:date="2026-04-07T11:25:00Z" w16du:dateUtc="2026-04-07T04:25:00Z">
              <w:r>
                <w:rPr>
                  <w:rFonts w:ascii="Arial" w:hAnsi="Arial" w:cs="Arial"/>
                  <w:sz w:val="18"/>
                  <w:szCs w:val="18"/>
                </w:rPr>
                <w:t>FIMILAB JOINT STOCK COMPANY</w:t>
              </w:r>
            </w:ins>
          </w:p>
        </w:tc>
        <w:tc>
          <w:tcPr>
            <w:tcW w:w="846" w:type="pct"/>
            <w:tcBorders>
              <w:top w:val="nil"/>
              <w:left w:val="nil"/>
              <w:bottom w:val="single" w:sz="4" w:space="0" w:color="auto"/>
              <w:right w:val="single" w:sz="4" w:space="0" w:color="auto"/>
            </w:tcBorders>
            <w:vAlign w:val="center"/>
            <w:hideMark/>
          </w:tcPr>
          <w:p w14:paraId="75D36F56" w14:textId="55EC08B2" w:rsidR="00AB0EE2" w:rsidRPr="00322061" w:rsidRDefault="00AB0EE2" w:rsidP="00AB0EE2">
            <w:pPr>
              <w:jc w:val="center"/>
              <w:rPr>
                <w:ins w:id="4357" w:author="KPMG_PQH" w:date="2026-04-07T11:25:00Z" w16du:dateUtc="2026-04-07T04:25:00Z"/>
                <w:rFonts w:ascii="Arial" w:hAnsi="Arial" w:cs="Arial"/>
                <w:color w:val="000000"/>
                <w:sz w:val="18"/>
                <w:szCs w:val="18"/>
                <w:lang w:eastAsia="en-US"/>
              </w:rPr>
            </w:pPr>
            <w:ins w:id="435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B6329A2" w14:textId="059D27EB" w:rsidR="00AB0EE2" w:rsidRPr="00322061" w:rsidRDefault="00AB0EE2" w:rsidP="00AB0EE2">
            <w:pPr>
              <w:rPr>
                <w:ins w:id="4359" w:author="KPMG_PQH" w:date="2026-04-07T11:25:00Z" w16du:dateUtc="2026-04-07T04:25:00Z"/>
                <w:rFonts w:ascii="Arial" w:hAnsi="Arial" w:cs="Arial"/>
                <w:color w:val="000000"/>
                <w:sz w:val="18"/>
                <w:szCs w:val="18"/>
                <w:lang w:eastAsia="en-US"/>
              </w:rPr>
            </w:pPr>
            <w:ins w:id="4360" w:author="KPMG_PQH" w:date="2026-04-07T11:25:00Z" w16du:dateUtc="2026-04-07T04:25:00Z">
              <w:r>
                <w:rPr>
                  <w:rFonts w:ascii="Arial" w:hAnsi="Arial" w:cs="Arial"/>
                  <w:color w:val="000000"/>
                  <w:sz w:val="18"/>
                  <w:szCs w:val="18"/>
                </w:rPr>
                <w:t>Insufficient financial data</w:t>
              </w:r>
            </w:ins>
          </w:p>
        </w:tc>
      </w:tr>
      <w:tr w:rsidR="00AB0EE2" w:rsidRPr="00322061" w14:paraId="7D6408DA" w14:textId="77777777" w:rsidTr="00777313">
        <w:trPr>
          <w:trHeight w:val="20"/>
          <w:ins w:id="436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5F1BB13" w14:textId="22099A47" w:rsidR="00AB0EE2" w:rsidRPr="00322061" w:rsidRDefault="00AB0EE2" w:rsidP="00AB0EE2">
            <w:pPr>
              <w:jc w:val="center"/>
              <w:rPr>
                <w:ins w:id="4362" w:author="KPMG_PQH" w:date="2026-04-07T11:25:00Z" w16du:dateUtc="2026-04-07T04:25:00Z"/>
                <w:rFonts w:ascii="Arial" w:hAnsi="Arial" w:cs="Arial"/>
                <w:color w:val="000000"/>
                <w:sz w:val="18"/>
                <w:szCs w:val="18"/>
                <w:lang w:eastAsia="en-US"/>
              </w:rPr>
            </w:pPr>
            <w:ins w:id="4363" w:author="KPMG_PQH" w:date="2026-04-07T11:25:00Z" w16du:dateUtc="2026-04-07T04:25:00Z">
              <w:r>
                <w:rPr>
                  <w:rFonts w:ascii="Arial" w:hAnsi="Arial" w:cs="Arial"/>
                  <w:sz w:val="18"/>
                  <w:szCs w:val="18"/>
                </w:rPr>
                <w:t>138</w:t>
              </w:r>
            </w:ins>
          </w:p>
        </w:tc>
        <w:tc>
          <w:tcPr>
            <w:tcW w:w="2351" w:type="pct"/>
            <w:tcBorders>
              <w:top w:val="nil"/>
              <w:left w:val="nil"/>
              <w:bottom w:val="single" w:sz="4" w:space="0" w:color="auto"/>
              <w:right w:val="single" w:sz="4" w:space="0" w:color="auto"/>
            </w:tcBorders>
            <w:vAlign w:val="center"/>
            <w:hideMark/>
          </w:tcPr>
          <w:p w14:paraId="55A2C927" w14:textId="23CDFEAA" w:rsidR="00AB0EE2" w:rsidRPr="00322061" w:rsidRDefault="00AB0EE2" w:rsidP="00AB0EE2">
            <w:pPr>
              <w:rPr>
                <w:ins w:id="4364" w:author="KPMG_PQH" w:date="2026-04-07T11:25:00Z" w16du:dateUtc="2026-04-07T04:25:00Z"/>
                <w:rFonts w:ascii="Arial" w:hAnsi="Arial" w:cs="Arial"/>
                <w:color w:val="000000"/>
                <w:sz w:val="18"/>
                <w:szCs w:val="18"/>
                <w:lang w:eastAsia="en-US"/>
              </w:rPr>
            </w:pPr>
            <w:ins w:id="4365" w:author="KPMG_PQH" w:date="2026-04-07T11:25:00Z" w16du:dateUtc="2026-04-07T04:25:00Z">
              <w:r>
                <w:rPr>
                  <w:rFonts w:ascii="Arial" w:hAnsi="Arial" w:cs="Arial"/>
                  <w:sz w:val="18"/>
                  <w:szCs w:val="18"/>
                </w:rPr>
                <w:t>FIVE STAR DALAT INTERNATIONAL JOINT STOCK COMPANY</w:t>
              </w:r>
            </w:ins>
          </w:p>
        </w:tc>
        <w:tc>
          <w:tcPr>
            <w:tcW w:w="846" w:type="pct"/>
            <w:tcBorders>
              <w:top w:val="nil"/>
              <w:left w:val="nil"/>
              <w:bottom w:val="single" w:sz="4" w:space="0" w:color="auto"/>
              <w:right w:val="single" w:sz="4" w:space="0" w:color="auto"/>
            </w:tcBorders>
            <w:vAlign w:val="center"/>
            <w:hideMark/>
          </w:tcPr>
          <w:p w14:paraId="610BC3BE" w14:textId="5AFD9BC1" w:rsidR="00AB0EE2" w:rsidRPr="00322061" w:rsidRDefault="00AB0EE2" w:rsidP="00AB0EE2">
            <w:pPr>
              <w:jc w:val="center"/>
              <w:rPr>
                <w:ins w:id="4366" w:author="KPMG_PQH" w:date="2026-04-07T11:25:00Z" w16du:dateUtc="2026-04-07T04:25:00Z"/>
                <w:rFonts w:ascii="Arial" w:hAnsi="Arial" w:cs="Arial"/>
                <w:color w:val="000000"/>
                <w:sz w:val="18"/>
                <w:szCs w:val="18"/>
                <w:lang w:eastAsia="en-US"/>
              </w:rPr>
            </w:pPr>
            <w:ins w:id="436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B61436A" w14:textId="7F6B97D3" w:rsidR="00AB0EE2" w:rsidRPr="00322061" w:rsidRDefault="00AB0EE2" w:rsidP="00AB0EE2">
            <w:pPr>
              <w:rPr>
                <w:ins w:id="4368" w:author="KPMG_PQH" w:date="2026-04-07T11:25:00Z" w16du:dateUtc="2026-04-07T04:25:00Z"/>
                <w:rFonts w:ascii="Arial" w:hAnsi="Arial" w:cs="Arial"/>
                <w:color w:val="000000"/>
                <w:sz w:val="18"/>
                <w:szCs w:val="18"/>
                <w:lang w:eastAsia="en-US"/>
              </w:rPr>
            </w:pPr>
            <w:ins w:id="4369" w:author="KPMG_PQH" w:date="2026-04-07T11:25:00Z" w16du:dateUtc="2026-04-07T04:25:00Z">
              <w:r>
                <w:rPr>
                  <w:rFonts w:ascii="Arial" w:hAnsi="Arial" w:cs="Arial"/>
                  <w:color w:val="000000"/>
                  <w:sz w:val="18"/>
                  <w:szCs w:val="18"/>
                </w:rPr>
                <w:t>Non-comparable functions</w:t>
              </w:r>
            </w:ins>
          </w:p>
        </w:tc>
      </w:tr>
      <w:tr w:rsidR="00AB0EE2" w:rsidRPr="00322061" w14:paraId="22D36031" w14:textId="77777777" w:rsidTr="00777313">
        <w:trPr>
          <w:trHeight w:val="20"/>
          <w:ins w:id="437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B4A11D" w14:textId="3C8C5B27" w:rsidR="00AB0EE2" w:rsidRPr="00322061" w:rsidRDefault="00AB0EE2" w:rsidP="00AB0EE2">
            <w:pPr>
              <w:jc w:val="center"/>
              <w:rPr>
                <w:ins w:id="4371" w:author="KPMG_PQH" w:date="2026-04-07T11:25:00Z" w16du:dateUtc="2026-04-07T04:25:00Z"/>
                <w:rFonts w:ascii="Arial" w:hAnsi="Arial" w:cs="Arial"/>
                <w:color w:val="000000"/>
                <w:sz w:val="18"/>
                <w:szCs w:val="18"/>
                <w:lang w:eastAsia="en-US"/>
              </w:rPr>
            </w:pPr>
            <w:ins w:id="4372" w:author="KPMG_PQH" w:date="2026-04-07T11:25:00Z" w16du:dateUtc="2026-04-07T04:25:00Z">
              <w:r>
                <w:rPr>
                  <w:rFonts w:ascii="Arial" w:hAnsi="Arial" w:cs="Arial"/>
                  <w:sz w:val="18"/>
                  <w:szCs w:val="18"/>
                </w:rPr>
                <w:t>139</w:t>
              </w:r>
            </w:ins>
          </w:p>
        </w:tc>
        <w:tc>
          <w:tcPr>
            <w:tcW w:w="2351" w:type="pct"/>
            <w:tcBorders>
              <w:top w:val="nil"/>
              <w:left w:val="nil"/>
              <w:bottom w:val="single" w:sz="4" w:space="0" w:color="auto"/>
              <w:right w:val="single" w:sz="4" w:space="0" w:color="auto"/>
            </w:tcBorders>
            <w:vAlign w:val="center"/>
            <w:hideMark/>
          </w:tcPr>
          <w:p w14:paraId="09958A37" w14:textId="42F73A4F" w:rsidR="00AB0EE2" w:rsidRPr="00322061" w:rsidRDefault="00AB0EE2" w:rsidP="00AB0EE2">
            <w:pPr>
              <w:rPr>
                <w:ins w:id="4373" w:author="KPMG_PQH" w:date="2026-04-07T11:25:00Z" w16du:dateUtc="2026-04-07T04:25:00Z"/>
                <w:rFonts w:ascii="Arial" w:hAnsi="Arial" w:cs="Arial"/>
                <w:color w:val="000000"/>
                <w:sz w:val="18"/>
                <w:szCs w:val="18"/>
                <w:lang w:eastAsia="en-US"/>
              </w:rPr>
            </w:pPr>
            <w:ins w:id="4374" w:author="KPMG_PQH" w:date="2026-04-07T11:25:00Z" w16du:dateUtc="2026-04-07T04:25:00Z">
              <w:r>
                <w:rPr>
                  <w:rFonts w:ascii="Arial" w:hAnsi="Arial" w:cs="Arial"/>
                  <w:sz w:val="18"/>
                  <w:szCs w:val="18"/>
                </w:rPr>
                <w:t>FIVE STARS ADVERTISING AND MEDIA JOINT STOCK COMPANY</w:t>
              </w:r>
            </w:ins>
          </w:p>
        </w:tc>
        <w:tc>
          <w:tcPr>
            <w:tcW w:w="846" w:type="pct"/>
            <w:tcBorders>
              <w:top w:val="nil"/>
              <w:left w:val="nil"/>
              <w:bottom w:val="single" w:sz="4" w:space="0" w:color="auto"/>
              <w:right w:val="single" w:sz="4" w:space="0" w:color="auto"/>
            </w:tcBorders>
            <w:vAlign w:val="center"/>
            <w:hideMark/>
          </w:tcPr>
          <w:p w14:paraId="48E407B2" w14:textId="7B39900C" w:rsidR="00AB0EE2" w:rsidRPr="00322061" w:rsidRDefault="00AB0EE2" w:rsidP="00AB0EE2">
            <w:pPr>
              <w:jc w:val="center"/>
              <w:rPr>
                <w:ins w:id="4375" w:author="KPMG_PQH" w:date="2026-04-07T11:25:00Z" w16du:dateUtc="2026-04-07T04:25:00Z"/>
                <w:rFonts w:ascii="Arial" w:hAnsi="Arial" w:cs="Arial"/>
                <w:color w:val="000000"/>
                <w:sz w:val="18"/>
                <w:szCs w:val="18"/>
                <w:lang w:eastAsia="en-US"/>
              </w:rPr>
            </w:pPr>
            <w:ins w:id="437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080C79" w14:textId="4E38F57E" w:rsidR="00AB0EE2" w:rsidRPr="00322061" w:rsidRDefault="00AB0EE2" w:rsidP="00AB0EE2">
            <w:pPr>
              <w:rPr>
                <w:ins w:id="4377" w:author="KPMG_PQH" w:date="2026-04-07T11:25:00Z" w16du:dateUtc="2026-04-07T04:25:00Z"/>
                <w:rFonts w:ascii="Arial" w:hAnsi="Arial" w:cs="Arial"/>
                <w:color w:val="000000"/>
                <w:sz w:val="18"/>
                <w:szCs w:val="18"/>
                <w:lang w:eastAsia="en-US"/>
              </w:rPr>
            </w:pPr>
            <w:ins w:id="4378" w:author="KPMG_PQH" w:date="2026-04-07T11:25:00Z" w16du:dateUtc="2026-04-07T04:25:00Z">
              <w:r>
                <w:rPr>
                  <w:rFonts w:ascii="Arial" w:hAnsi="Arial" w:cs="Arial"/>
                  <w:color w:val="000000"/>
                  <w:sz w:val="18"/>
                  <w:szCs w:val="18"/>
                </w:rPr>
                <w:t>Insufficient financial data</w:t>
              </w:r>
            </w:ins>
          </w:p>
        </w:tc>
      </w:tr>
      <w:tr w:rsidR="00AB0EE2" w:rsidRPr="00322061" w14:paraId="7B8709B2" w14:textId="77777777" w:rsidTr="00777313">
        <w:trPr>
          <w:trHeight w:val="20"/>
          <w:ins w:id="437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21DF060" w14:textId="717EDCBE" w:rsidR="00AB0EE2" w:rsidRPr="00322061" w:rsidRDefault="00AB0EE2" w:rsidP="00AB0EE2">
            <w:pPr>
              <w:jc w:val="center"/>
              <w:rPr>
                <w:ins w:id="4380" w:author="KPMG_PQH" w:date="2026-04-07T11:25:00Z" w16du:dateUtc="2026-04-07T04:25:00Z"/>
                <w:rFonts w:ascii="Arial" w:hAnsi="Arial" w:cs="Arial"/>
                <w:color w:val="000000"/>
                <w:sz w:val="18"/>
                <w:szCs w:val="18"/>
                <w:lang w:eastAsia="en-US"/>
              </w:rPr>
            </w:pPr>
            <w:ins w:id="4381" w:author="KPMG_PQH" w:date="2026-04-07T11:25:00Z" w16du:dateUtc="2026-04-07T04:25:00Z">
              <w:r>
                <w:rPr>
                  <w:rFonts w:ascii="Arial" w:hAnsi="Arial" w:cs="Arial"/>
                  <w:sz w:val="18"/>
                  <w:szCs w:val="18"/>
                </w:rPr>
                <w:t>140</w:t>
              </w:r>
            </w:ins>
          </w:p>
        </w:tc>
        <w:tc>
          <w:tcPr>
            <w:tcW w:w="2351" w:type="pct"/>
            <w:tcBorders>
              <w:top w:val="nil"/>
              <w:left w:val="nil"/>
              <w:bottom w:val="single" w:sz="4" w:space="0" w:color="auto"/>
              <w:right w:val="single" w:sz="4" w:space="0" w:color="auto"/>
            </w:tcBorders>
            <w:vAlign w:val="center"/>
            <w:hideMark/>
          </w:tcPr>
          <w:p w14:paraId="719B4BAB" w14:textId="08F84145" w:rsidR="00AB0EE2" w:rsidRPr="00322061" w:rsidRDefault="00AB0EE2" w:rsidP="00AB0EE2">
            <w:pPr>
              <w:rPr>
                <w:ins w:id="4382" w:author="KPMG_PQH" w:date="2026-04-07T11:25:00Z" w16du:dateUtc="2026-04-07T04:25:00Z"/>
                <w:rFonts w:ascii="Arial" w:hAnsi="Arial" w:cs="Arial"/>
                <w:color w:val="000000"/>
                <w:sz w:val="18"/>
                <w:szCs w:val="18"/>
                <w:lang w:eastAsia="en-US"/>
              </w:rPr>
            </w:pPr>
            <w:ins w:id="4383" w:author="KPMG_PQH" w:date="2026-04-07T11:25:00Z" w16du:dateUtc="2026-04-07T04:25:00Z">
              <w:r>
                <w:rPr>
                  <w:rFonts w:ascii="Arial" w:hAnsi="Arial" w:cs="Arial"/>
                  <w:sz w:val="18"/>
                  <w:szCs w:val="18"/>
                </w:rPr>
                <w:t>FIVE STARS GARDEN JOINT STOCK COMPANY</w:t>
              </w:r>
            </w:ins>
          </w:p>
        </w:tc>
        <w:tc>
          <w:tcPr>
            <w:tcW w:w="846" w:type="pct"/>
            <w:tcBorders>
              <w:top w:val="nil"/>
              <w:left w:val="nil"/>
              <w:bottom w:val="single" w:sz="4" w:space="0" w:color="auto"/>
              <w:right w:val="single" w:sz="4" w:space="0" w:color="auto"/>
            </w:tcBorders>
            <w:vAlign w:val="center"/>
            <w:hideMark/>
          </w:tcPr>
          <w:p w14:paraId="6DB2D32F" w14:textId="31DB5A89" w:rsidR="00AB0EE2" w:rsidRPr="00322061" w:rsidRDefault="00AB0EE2" w:rsidP="00AB0EE2">
            <w:pPr>
              <w:jc w:val="center"/>
              <w:rPr>
                <w:ins w:id="4384" w:author="KPMG_PQH" w:date="2026-04-07T11:25:00Z" w16du:dateUtc="2026-04-07T04:25:00Z"/>
                <w:rFonts w:ascii="Arial" w:hAnsi="Arial" w:cs="Arial"/>
                <w:color w:val="000000"/>
                <w:sz w:val="18"/>
                <w:szCs w:val="18"/>
                <w:lang w:eastAsia="en-US"/>
              </w:rPr>
            </w:pPr>
            <w:ins w:id="438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05C99DB" w14:textId="286CECCD" w:rsidR="00AB0EE2" w:rsidRPr="00322061" w:rsidRDefault="00AB0EE2" w:rsidP="00AB0EE2">
            <w:pPr>
              <w:rPr>
                <w:ins w:id="4386" w:author="KPMG_PQH" w:date="2026-04-07T11:25:00Z" w16du:dateUtc="2026-04-07T04:25:00Z"/>
                <w:rFonts w:ascii="Arial" w:hAnsi="Arial" w:cs="Arial"/>
                <w:color w:val="000000"/>
                <w:sz w:val="18"/>
                <w:szCs w:val="18"/>
                <w:lang w:eastAsia="en-US"/>
              </w:rPr>
            </w:pPr>
            <w:ins w:id="4387" w:author="KPMG_PQH" w:date="2026-04-07T11:25:00Z" w16du:dateUtc="2026-04-07T04:25:00Z">
              <w:r>
                <w:rPr>
                  <w:rFonts w:ascii="Arial" w:hAnsi="Arial" w:cs="Arial"/>
                  <w:color w:val="000000"/>
                  <w:sz w:val="18"/>
                  <w:szCs w:val="18"/>
                </w:rPr>
                <w:t>Insufficient financial data</w:t>
              </w:r>
            </w:ins>
          </w:p>
        </w:tc>
      </w:tr>
      <w:tr w:rsidR="00AB0EE2" w:rsidRPr="00322061" w14:paraId="3DD2D8AA" w14:textId="77777777" w:rsidTr="00777313">
        <w:trPr>
          <w:trHeight w:val="20"/>
          <w:ins w:id="438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68BF924" w14:textId="2ADEE151" w:rsidR="00AB0EE2" w:rsidRPr="00322061" w:rsidRDefault="00AB0EE2" w:rsidP="00AB0EE2">
            <w:pPr>
              <w:jc w:val="center"/>
              <w:rPr>
                <w:ins w:id="4389" w:author="KPMG_PQH" w:date="2026-04-07T11:25:00Z" w16du:dateUtc="2026-04-07T04:25:00Z"/>
                <w:rFonts w:ascii="Arial" w:hAnsi="Arial" w:cs="Arial"/>
                <w:color w:val="000000"/>
                <w:sz w:val="18"/>
                <w:szCs w:val="18"/>
                <w:lang w:eastAsia="en-US"/>
              </w:rPr>
            </w:pPr>
            <w:ins w:id="4390" w:author="KPMG_PQH" w:date="2026-04-07T11:25:00Z" w16du:dateUtc="2026-04-07T04:25:00Z">
              <w:r>
                <w:rPr>
                  <w:rFonts w:ascii="Arial" w:hAnsi="Arial" w:cs="Arial"/>
                  <w:sz w:val="18"/>
                  <w:szCs w:val="18"/>
                </w:rPr>
                <w:t>141</w:t>
              </w:r>
            </w:ins>
          </w:p>
        </w:tc>
        <w:tc>
          <w:tcPr>
            <w:tcW w:w="2351" w:type="pct"/>
            <w:tcBorders>
              <w:top w:val="nil"/>
              <w:left w:val="nil"/>
              <w:bottom w:val="single" w:sz="4" w:space="0" w:color="auto"/>
              <w:right w:val="single" w:sz="4" w:space="0" w:color="auto"/>
            </w:tcBorders>
            <w:vAlign w:val="center"/>
            <w:hideMark/>
          </w:tcPr>
          <w:p w14:paraId="42E18529" w14:textId="3B47E639" w:rsidR="00AB0EE2" w:rsidRPr="00322061" w:rsidRDefault="00AB0EE2" w:rsidP="00AB0EE2">
            <w:pPr>
              <w:rPr>
                <w:ins w:id="4391" w:author="KPMG_PQH" w:date="2026-04-07T11:25:00Z" w16du:dateUtc="2026-04-07T04:25:00Z"/>
                <w:rFonts w:ascii="Arial" w:hAnsi="Arial" w:cs="Arial"/>
                <w:color w:val="000000"/>
                <w:sz w:val="18"/>
                <w:szCs w:val="18"/>
                <w:lang w:eastAsia="en-US"/>
              </w:rPr>
            </w:pPr>
            <w:ins w:id="4392" w:author="KPMG_PQH" w:date="2026-04-07T11:25:00Z" w16du:dateUtc="2026-04-07T04:25:00Z">
              <w:r>
                <w:rPr>
                  <w:rFonts w:ascii="Arial" w:hAnsi="Arial" w:cs="Arial"/>
                  <w:sz w:val="18"/>
                  <w:szCs w:val="18"/>
                </w:rPr>
                <w:t>F-MART TRADING JOINT STOCK COMPANY</w:t>
              </w:r>
            </w:ins>
          </w:p>
        </w:tc>
        <w:tc>
          <w:tcPr>
            <w:tcW w:w="846" w:type="pct"/>
            <w:tcBorders>
              <w:top w:val="nil"/>
              <w:left w:val="nil"/>
              <w:bottom w:val="single" w:sz="4" w:space="0" w:color="auto"/>
              <w:right w:val="single" w:sz="4" w:space="0" w:color="auto"/>
            </w:tcBorders>
            <w:vAlign w:val="center"/>
            <w:hideMark/>
          </w:tcPr>
          <w:p w14:paraId="60BE60BE" w14:textId="57ECC2F2" w:rsidR="00AB0EE2" w:rsidRPr="00322061" w:rsidRDefault="00AB0EE2" w:rsidP="00AB0EE2">
            <w:pPr>
              <w:jc w:val="center"/>
              <w:rPr>
                <w:ins w:id="4393" w:author="KPMG_PQH" w:date="2026-04-07T11:25:00Z" w16du:dateUtc="2026-04-07T04:25:00Z"/>
                <w:rFonts w:ascii="Arial" w:hAnsi="Arial" w:cs="Arial"/>
                <w:color w:val="000000"/>
                <w:sz w:val="18"/>
                <w:szCs w:val="18"/>
                <w:lang w:eastAsia="en-US"/>
              </w:rPr>
            </w:pPr>
            <w:ins w:id="439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292339E" w14:textId="5A2844DE" w:rsidR="00AB0EE2" w:rsidRPr="00322061" w:rsidRDefault="00AB0EE2" w:rsidP="00AB0EE2">
            <w:pPr>
              <w:rPr>
                <w:ins w:id="4395" w:author="KPMG_PQH" w:date="2026-04-07T11:25:00Z" w16du:dateUtc="2026-04-07T04:25:00Z"/>
                <w:rFonts w:ascii="Arial" w:hAnsi="Arial" w:cs="Arial"/>
                <w:color w:val="000000"/>
                <w:sz w:val="18"/>
                <w:szCs w:val="18"/>
                <w:lang w:eastAsia="en-US"/>
              </w:rPr>
            </w:pPr>
            <w:ins w:id="4396" w:author="KPMG_PQH" w:date="2026-04-07T11:25:00Z" w16du:dateUtc="2026-04-07T04:25:00Z">
              <w:r>
                <w:rPr>
                  <w:rFonts w:ascii="Arial" w:hAnsi="Arial" w:cs="Arial"/>
                  <w:color w:val="000000"/>
                  <w:sz w:val="18"/>
                  <w:szCs w:val="18"/>
                </w:rPr>
                <w:t>Non-comparable functions</w:t>
              </w:r>
            </w:ins>
          </w:p>
        </w:tc>
      </w:tr>
      <w:tr w:rsidR="00AB0EE2" w:rsidRPr="00322061" w14:paraId="01923FA0" w14:textId="77777777" w:rsidTr="00777313">
        <w:trPr>
          <w:trHeight w:val="20"/>
          <w:ins w:id="439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CEC84D" w14:textId="15B53999" w:rsidR="00AB0EE2" w:rsidRPr="00322061" w:rsidRDefault="00AB0EE2" w:rsidP="00AB0EE2">
            <w:pPr>
              <w:jc w:val="center"/>
              <w:rPr>
                <w:ins w:id="4398" w:author="KPMG_PQH" w:date="2026-04-07T11:25:00Z" w16du:dateUtc="2026-04-07T04:25:00Z"/>
                <w:rFonts w:ascii="Arial" w:hAnsi="Arial" w:cs="Arial"/>
                <w:color w:val="000000"/>
                <w:sz w:val="18"/>
                <w:szCs w:val="18"/>
                <w:lang w:eastAsia="en-US"/>
              </w:rPr>
            </w:pPr>
            <w:ins w:id="4399" w:author="KPMG_PQH" w:date="2026-04-07T11:25:00Z" w16du:dateUtc="2026-04-07T04:25:00Z">
              <w:r>
                <w:rPr>
                  <w:rFonts w:ascii="Arial" w:hAnsi="Arial" w:cs="Arial"/>
                  <w:sz w:val="18"/>
                  <w:szCs w:val="18"/>
                </w:rPr>
                <w:t>142</w:t>
              </w:r>
            </w:ins>
          </w:p>
        </w:tc>
        <w:tc>
          <w:tcPr>
            <w:tcW w:w="2351" w:type="pct"/>
            <w:tcBorders>
              <w:top w:val="nil"/>
              <w:left w:val="nil"/>
              <w:bottom w:val="single" w:sz="4" w:space="0" w:color="auto"/>
              <w:right w:val="single" w:sz="4" w:space="0" w:color="auto"/>
            </w:tcBorders>
            <w:vAlign w:val="center"/>
            <w:hideMark/>
          </w:tcPr>
          <w:p w14:paraId="03E71AF4" w14:textId="211F6E46" w:rsidR="00AB0EE2" w:rsidRPr="00322061" w:rsidRDefault="00AB0EE2" w:rsidP="00AB0EE2">
            <w:pPr>
              <w:rPr>
                <w:ins w:id="4400" w:author="KPMG_PQH" w:date="2026-04-07T11:25:00Z" w16du:dateUtc="2026-04-07T04:25:00Z"/>
                <w:rFonts w:ascii="Arial" w:hAnsi="Arial" w:cs="Arial"/>
                <w:color w:val="000000"/>
                <w:sz w:val="18"/>
                <w:szCs w:val="18"/>
                <w:lang w:eastAsia="en-US"/>
              </w:rPr>
            </w:pPr>
            <w:ins w:id="4401" w:author="KPMG_PQH" w:date="2026-04-07T11:25:00Z" w16du:dateUtc="2026-04-07T04:25:00Z">
              <w:r>
                <w:rPr>
                  <w:rFonts w:ascii="Arial" w:hAnsi="Arial" w:cs="Arial"/>
                  <w:sz w:val="18"/>
                  <w:szCs w:val="18"/>
                </w:rPr>
                <w:t>G.5 TRADING COMPANY LIMITED</w:t>
              </w:r>
            </w:ins>
          </w:p>
        </w:tc>
        <w:tc>
          <w:tcPr>
            <w:tcW w:w="846" w:type="pct"/>
            <w:tcBorders>
              <w:top w:val="nil"/>
              <w:left w:val="nil"/>
              <w:bottom w:val="single" w:sz="4" w:space="0" w:color="auto"/>
              <w:right w:val="single" w:sz="4" w:space="0" w:color="auto"/>
            </w:tcBorders>
            <w:vAlign w:val="center"/>
            <w:hideMark/>
          </w:tcPr>
          <w:p w14:paraId="5401A21C" w14:textId="2FAA3566" w:rsidR="00AB0EE2" w:rsidRPr="00322061" w:rsidRDefault="00AB0EE2" w:rsidP="00AB0EE2">
            <w:pPr>
              <w:jc w:val="center"/>
              <w:rPr>
                <w:ins w:id="4402" w:author="KPMG_PQH" w:date="2026-04-07T11:25:00Z" w16du:dateUtc="2026-04-07T04:25:00Z"/>
                <w:rFonts w:ascii="Arial" w:hAnsi="Arial" w:cs="Arial"/>
                <w:color w:val="000000"/>
                <w:sz w:val="18"/>
                <w:szCs w:val="18"/>
                <w:lang w:eastAsia="en-US"/>
              </w:rPr>
            </w:pPr>
            <w:ins w:id="440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DB4F119" w14:textId="3E4A0721" w:rsidR="00AB0EE2" w:rsidRPr="00322061" w:rsidRDefault="00AB0EE2" w:rsidP="00AB0EE2">
            <w:pPr>
              <w:rPr>
                <w:ins w:id="4404" w:author="KPMG_PQH" w:date="2026-04-07T11:25:00Z" w16du:dateUtc="2026-04-07T04:25:00Z"/>
                <w:rFonts w:ascii="Arial" w:hAnsi="Arial" w:cs="Arial"/>
                <w:color w:val="000000"/>
                <w:sz w:val="18"/>
                <w:szCs w:val="18"/>
                <w:lang w:eastAsia="en-US"/>
              </w:rPr>
            </w:pPr>
            <w:ins w:id="4405" w:author="KPMG_PQH" w:date="2026-04-07T11:25:00Z" w16du:dateUtc="2026-04-07T04:25:00Z">
              <w:r>
                <w:rPr>
                  <w:rFonts w:ascii="Arial" w:hAnsi="Arial" w:cs="Arial"/>
                  <w:color w:val="000000"/>
                  <w:sz w:val="18"/>
                  <w:szCs w:val="18"/>
                </w:rPr>
                <w:t>Insufficient financial data</w:t>
              </w:r>
            </w:ins>
          </w:p>
        </w:tc>
      </w:tr>
      <w:tr w:rsidR="00AB0EE2" w:rsidRPr="00322061" w14:paraId="41034EAB" w14:textId="77777777" w:rsidTr="00777313">
        <w:trPr>
          <w:trHeight w:val="20"/>
          <w:ins w:id="440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29F940C" w14:textId="5AAE701A" w:rsidR="00AB0EE2" w:rsidRPr="00322061" w:rsidRDefault="00AB0EE2" w:rsidP="00AB0EE2">
            <w:pPr>
              <w:jc w:val="center"/>
              <w:rPr>
                <w:ins w:id="4407" w:author="KPMG_PQH" w:date="2026-04-07T11:25:00Z" w16du:dateUtc="2026-04-07T04:25:00Z"/>
                <w:rFonts w:ascii="Arial" w:hAnsi="Arial" w:cs="Arial"/>
                <w:color w:val="000000"/>
                <w:sz w:val="18"/>
                <w:szCs w:val="18"/>
                <w:lang w:eastAsia="en-US"/>
              </w:rPr>
            </w:pPr>
            <w:ins w:id="4408" w:author="KPMG_PQH" w:date="2026-04-07T11:25:00Z" w16du:dateUtc="2026-04-07T04:25:00Z">
              <w:r>
                <w:rPr>
                  <w:rFonts w:ascii="Arial" w:hAnsi="Arial" w:cs="Arial"/>
                  <w:sz w:val="18"/>
                  <w:szCs w:val="18"/>
                </w:rPr>
                <w:t>143</w:t>
              </w:r>
            </w:ins>
          </w:p>
        </w:tc>
        <w:tc>
          <w:tcPr>
            <w:tcW w:w="2351" w:type="pct"/>
            <w:tcBorders>
              <w:top w:val="nil"/>
              <w:left w:val="nil"/>
              <w:bottom w:val="single" w:sz="4" w:space="0" w:color="auto"/>
              <w:right w:val="single" w:sz="4" w:space="0" w:color="auto"/>
            </w:tcBorders>
            <w:vAlign w:val="center"/>
            <w:hideMark/>
          </w:tcPr>
          <w:p w14:paraId="1EFF6FAC" w14:textId="7C8E22C0" w:rsidR="00AB0EE2" w:rsidRPr="00322061" w:rsidRDefault="00AB0EE2" w:rsidP="00AB0EE2">
            <w:pPr>
              <w:rPr>
                <w:ins w:id="4409" w:author="KPMG_PQH" w:date="2026-04-07T11:25:00Z" w16du:dateUtc="2026-04-07T04:25:00Z"/>
                <w:rFonts w:ascii="Arial" w:hAnsi="Arial" w:cs="Arial"/>
                <w:color w:val="000000"/>
                <w:sz w:val="18"/>
                <w:szCs w:val="18"/>
                <w:lang w:eastAsia="en-US"/>
              </w:rPr>
            </w:pPr>
            <w:proofErr w:type="gramStart"/>
            <w:ins w:id="4410" w:author="KPMG_PQH" w:date="2026-04-07T11:25:00Z" w16du:dateUtc="2026-04-07T04:25:00Z">
              <w:r>
                <w:rPr>
                  <w:rFonts w:ascii="Arial" w:hAnsi="Arial" w:cs="Arial"/>
                  <w:sz w:val="18"/>
                  <w:szCs w:val="18"/>
                </w:rPr>
                <w:t>G.VIEW</w:t>
              </w:r>
              <w:proofErr w:type="gramEnd"/>
              <w:r>
                <w:rPr>
                  <w:rFonts w:ascii="Arial" w:hAnsi="Arial" w:cs="Arial"/>
                  <w:sz w:val="18"/>
                  <w:szCs w:val="18"/>
                </w:rPr>
                <w:t xml:space="preserve"> ARCHITECHTURE &amp; INTERIOR JOINT STOCK COMPANY</w:t>
              </w:r>
            </w:ins>
          </w:p>
        </w:tc>
        <w:tc>
          <w:tcPr>
            <w:tcW w:w="846" w:type="pct"/>
            <w:tcBorders>
              <w:top w:val="nil"/>
              <w:left w:val="nil"/>
              <w:bottom w:val="single" w:sz="4" w:space="0" w:color="auto"/>
              <w:right w:val="single" w:sz="4" w:space="0" w:color="auto"/>
            </w:tcBorders>
            <w:vAlign w:val="center"/>
            <w:hideMark/>
          </w:tcPr>
          <w:p w14:paraId="486BDA39" w14:textId="45D89F2E" w:rsidR="00AB0EE2" w:rsidRPr="00322061" w:rsidRDefault="00AB0EE2" w:rsidP="00AB0EE2">
            <w:pPr>
              <w:jc w:val="center"/>
              <w:rPr>
                <w:ins w:id="4411" w:author="KPMG_PQH" w:date="2026-04-07T11:25:00Z" w16du:dateUtc="2026-04-07T04:25:00Z"/>
                <w:rFonts w:ascii="Arial" w:hAnsi="Arial" w:cs="Arial"/>
                <w:color w:val="000000"/>
                <w:sz w:val="18"/>
                <w:szCs w:val="18"/>
                <w:lang w:eastAsia="en-US"/>
              </w:rPr>
            </w:pPr>
            <w:ins w:id="441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C9F9425" w14:textId="4510CEDC" w:rsidR="00AB0EE2" w:rsidRPr="00322061" w:rsidRDefault="00AB0EE2" w:rsidP="00AB0EE2">
            <w:pPr>
              <w:rPr>
                <w:ins w:id="4413" w:author="KPMG_PQH" w:date="2026-04-07T11:25:00Z" w16du:dateUtc="2026-04-07T04:25:00Z"/>
                <w:rFonts w:ascii="Arial" w:hAnsi="Arial" w:cs="Arial"/>
                <w:color w:val="000000"/>
                <w:sz w:val="18"/>
                <w:szCs w:val="18"/>
                <w:lang w:eastAsia="en-US"/>
              </w:rPr>
            </w:pPr>
            <w:ins w:id="4414" w:author="KPMG_PQH" w:date="2026-04-07T11:25:00Z" w16du:dateUtc="2026-04-07T04:25:00Z">
              <w:r>
                <w:rPr>
                  <w:rFonts w:ascii="Arial" w:hAnsi="Arial" w:cs="Arial"/>
                  <w:color w:val="000000"/>
                  <w:sz w:val="18"/>
                  <w:szCs w:val="18"/>
                </w:rPr>
                <w:t>Insufficient financial data</w:t>
              </w:r>
            </w:ins>
          </w:p>
        </w:tc>
      </w:tr>
      <w:tr w:rsidR="00AB0EE2" w:rsidRPr="00322061" w14:paraId="632025B6" w14:textId="77777777" w:rsidTr="00777313">
        <w:trPr>
          <w:trHeight w:val="20"/>
          <w:ins w:id="441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6EDE072" w14:textId="1CDA6CFB" w:rsidR="00AB0EE2" w:rsidRPr="00322061" w:rsidRDefault="00AB0EE2" w:rsidP="00AB0EE2">
            <w:pPr>
              <w:jc w:val="center"/>
              <w:rPr>
                <w:ins w:id="4416" w:author="KPMG_PQH" w:date="2026-04-07T11:25:00Z" w16du:dateUtc="2026-04-07T04:25:00Z"/>
                <w:rFonts w:ascii="Arial" w:hAnsi="Arial" w:cs="Arial"/>
                <w:color w:val="000000"/>
                <w:sz w:val="18"/>
                <w:szCs w:val="18"/>
                <w:lang w:eastAsia="en-US"/>
              </w:rPr>
            </w:pPr>
            <w:ins w:id="4417" w:author="KPMG_PQH" w:date="2026-04-07T11:25:00Z" w16du:dateUtc="2026-04-07T04:25:00Z">
              <w:r>
                <w:rPr>
                  <w:rFonts w:ascii="Arial" w:hAnsi="Arial" w:cs="Arial"/>
                  <w:sz w:val="18"/>
                  <w:szCs w:val="18"/>
                </w:rPr>
                <w:t>144</w:t>
              </w:r>
            </w:ins>
          </w:p>
        </w:tc>
        <w:tc>
          <w:tcPr>
            <w:tcW w:w="2351" w:type="pct"/>
            <w:tcBorders>
              <w:top w:val="nil"/>
              <w:left w:val="nil"/>
              <w:bottom w:val="single" w:sz="4" w:space="0" w:color="auto"/>
              <w:right w:val="single" w:sz="4" w:space="0" w:color="auto"/>
            </w:tcBorders>
            <w:vAlign w:val="center"/>
            <w:hideMark/>
          </w:tcPr>
          <w:p w14:paraId="5EC84596" w14:textId="70F287CA" w:rsidR="00AB0EE2" w:rsidRPr="00322061" w:rsidRDefault="00AB0EE2" w:rsidP="00AB0EE2">
            <w:pPr>
              <w:rPr>
                <w:ins w:id="4418" w:author="KPMG_PQH" w:date="2026-04-07T11:25:00Z" w16du:dateUtc="2026-04-07T04:25:00Z"/>
                <w:rFonts w:ascii="Arial" w:hAnsi="Arial" w:cs="Arial"/>
                <w:color w:val="000000"/>
                <w:sz w:val="18"/>
                <w:szCs w:val="18"/>
                <w:lang w:eastAsia="en-US"/>
              </w:rPr>
            </w:pPr>
            <w:ins w:id="4419" w:author="KPMG_PQH" w:date="2026-04-07T11:25:00Z" w16du:dateUtc="2026-04-07T04:25:00Z">
              <w:r>
                <w:rPr>
                  <w:rFonts w:ascii="Arial" w:hAnsi="Arial" w:cs="Arial"/>
                  <w:sz w:val="18"/>
                  <w:szCs w:val="18"/>
                </w:rPr>
                <w:t>GEOTECHNICAL JOINT STOCK COMPANY</w:t>
              </w:r>
            </w:ins>
          </w:p>
        </w:tc>
        <w:tc>
          <w:tcPr>
            <w:tcW w:w="846" w:type="pct"/>
            <w:tcBorders>
              <w:top w:val="nil"/>
              <w:left w:val="nil"/>
              <w:bottom w:val="single" w:sz="4" w:space="0" w:color="auto"/>
              <w:right w:val="single" w:sz="4" w:space="0" w:color="auto"/>
            </w:tcBorders>
            <w:vAlign w:val="center"/>
            <w:hideMark/>
          </w:tcPr>
          <w:p w14:paraId="442272F8" w14:textId="58BDCF5C" w:rsidR="00AB0EE2" w:rsidRPr="00322061" w:rsidRDefault="00AB0EE2" w:rsidP="00AB0EE2">
            <w:pPr>
              <w:jc w:val="center"/>
              <w:rPr>
                <w:ins w:id="4420" w:author="KPMG_PQH" w:date="2026-04-07T11:25:00Z" w16du:dateUtc="2026-04-07T04:25:00Z"/>
                <w:rFonts w:ascii="Arial" w:hAnsi="Arial" w:cs="Arial"/>
                <w:color w:val="000000"/>
                <w:sz w:val="18"/>
                <w:szCs w:val="18"/>
                <w:lang w:eastAsia="en-US"/>
              </w:rPr>
            </w:pPr>
            <w:ins w:id="442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8A16803" w14:textId="28CAAEC3" w:rsidR="00AB0EE2" w:rsidRPr="00322061" w:rsidRDefault="00AB0EE2" w:rsidP="00AB0EE2">
            <w:pPr>
              <w:rPr>
                <w:ins w:id="4422" w:author="KPMG_PQH" w:date="2026-04-07T11:25:00Z" w16du:dateUtc="2026-04-07T04:25:00Z"/>
                <w:rFonts w:ascii="Arial" w:hAnsi="Arial" w:cs="Arial"/>
                <w:color w:val="000000"/>
                <w:sz w:val="18"/>
                <w:szCs w:val="18"/>
                <w:lang w:eastAsia="en-US"/>
              </w:rPr>
            </w:pPr>
            <w:ins w:id="4423" w:author="KPMG_PQH" w:date="2026-04-07T11:25:00Z" w16du:dateUtc="2026-04-07T04:25:00Z">
              <w:r>
                <w:rPr>
                  <w:rFonts w:ascii="Arial" w:hAnsi="Arial" w:cs="Arial"/>
                  <w:color w:val="000000"/>
                  <w:sz w:val="18"/>
                  <w:szCs w:val="18"/>
                </w:rPr>
                <w:t>Insufficient financial data</w:t>
              </w:r>
            </w:ins>
          </w:p>
        </w:tc>
      </w:tr>
      <w:tr w:rsidR="00AB0EE2" w:rsidRPr="00322061" w14:paraId="394D7FC1" w14:textId="77777777" w:rsidTr="00777313">
        <w:trPr>
          <w:trHeight w:val="20"/>
          <w:ins w:id="442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353A33D" w14:textId="31A6048D" w:rsidR="00AB0EE2" w:rsidRPr="00322061" w:rsidRDefault="00AB0EE2" w:rsidP="00AB0EE2">
            <w:pPr>
              <w:jc w:val="center"/>
              <w:rPr>
                <w:ins w:id="4425" w:author="KPMG_PQH" w:date="2026-04-07T11:25:00Z" w16du:dateUtc="2026-04-07T04:25:00Z"/>
                <w:rFonts w:ascii="Arial" w:hAnsi="Arial" w:cs="Arial"/>
                <w:color w:val="000000"/>
                <w:sz w:val="18"/>
                <w:szCs w:val="18"/>
                <w:lang w:eastAsia="en-US"/>
              </w:rPr>
            </w:pPr>
            <w:ins w:id="4426" w:author="KPMG_PQH" w:date="2026-04-07T11:25:00Z" w16du:dateUtc="2026-04-07T04:25:00Z">
              <w:r>
                <w:rPr>
                  <w:rFonts w:ascii="Arial" w:hAnsi="Arial" w:cs="Arial"/>
                  <w:sz w:val="18"/>
                  <w:szCs w:val="18"/>
                </w:rPr>
                <w:t>145</w:t>
              </w:r>
            </w:ins>
          </w:p>
        </w:tc>
        <w:tc>
          <w:tcPr>
            <w:tcW w:w="2351" w:type="pct"/>
            <w:tcBorders>
              <w:top w:val="nil"/>
              <w:left w:val="nil"/>
              <w:bottom w:val="single" w:sz="4" w:space="0" w:color="auto"/>
              <w:right w:val="single" w:sz="4" w:space="0" w:color="auto"/>
            </w:tcBorders>
            <w:vAlign w:val="center"/>
            <w:hideMark/>
          </w:tcPr>
          <w:p w14:paraId="1AAA391F" w14:textId="07EE58E6" w:rsidR="00AB0EE2" w:rsidRPr="00322061" w:rsidRDefault="00AB0EE2" w:rsidP="00AB0EE2">
            <w:pPr>
              <w:rPr>
                <w:ins w:id="4427" w:author="KPMG_PQH" w:date="2026-04-07T11:25:00Z" w16du:dateUtc="2026-04-07T04:25:00Z"/>
                <w:rFonts w:ascii="Arial" w:hAnsi="Arial" w:cs="Arial"/>
                <w:color w:val="000000"/>
                <w:sz w:val="18"/>
                <w:szCs w:val="18"/>
                <w:lang w:eastAsia="en-US"/>
              </w:rPr>
            </w:pPr>
            <w:ins w:id="4428" w:author="KPMG_PQH" w:date="2026-04-07T11:25:00Z" w16du:dateUtc="2026-04-07T04:25:00Z">
              <w:r>
                <w:rPr>
                  <w:rFonts w:ascii="Arial" w:hAnsi="Arial" w:cs="Arial"/>
                  <w:sz w:val="18"/>
                  <w:szCs w:val="18"/>
                </w:rPr>
                <w:t>GHBC INVESTEMENT BUSINESS JOINT STOCK COMPANY</w:t>
              </w:r>
            </w:ins>
          </w:p>
        </w:tc>
        <w:tc>
          <w:tcPr>
            <w:tcW w:w="846" w:type="pct"/>
            <w:tcBorders>
              <w:top w:val="nil"/>
              <w:left w:val="nil"/>
              <w:bottom w:val="single" w:sz="4" w:space="0" w:color="auto"/>
              <w:right w:val="single" w:sz="4" w:space="0" w:color="auto"/>
            </w:tcBorders>
            <w:vAlign w:val="center"/>
            <w:hideMark/>
          </w:tcPr>
          <w:p w14:paraId="0F5E2B90" w14:textId="55CD2EA5" w:rsidR="00AB0EE2" w:rsidRPr="00322061" w:rsidRDefault="00AB0EE2" w:rsidP="00AB0EE2">
            <w:pPr>
              <w:jc w:val="center"/>
              <w:rPr>
                <w:ins w:id="4429" w:author="KPMG_PQH" w:date="2026-04-07T11:25:00Z" w16du:dateUtc="2026-04-07T04:25:00Z"/>
                <w:rFonts w:ascii="Arial" w:hAnsi="Arial" w:cs="Arial"/>
                <w:color w:val="000000"/>
                <w:sz w:val="18"/>
                <w:szCs w:val="18"/>
                <w:lang w:eastAsia="en-US"/>
              </w:rPr>
            </w:pPr>
            <w:ins w:id="443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AB9E9DD" w14:textId="381C7F09" w:rsidR="00AB0EE2" w:rsidRPr="00322061" w:rsidRDefault="00AB0EE2" w:rsidP="00AB0EE2">
            <w:pPr>
              <w:rPr>
                <w:ins w:id="4431" w:author="KPMG_PQH" w:date="2026-04-07T11:25:00Z" w16du:dateUtc="2026-04-07T04:25:00Z"/>
                <w:rFonts w:ascii="Arial" w:hAnsi="Arial" w:cs="Arial"/>
                <w:color w:val="000000"/>
                <w:sz w:val="18"/>
                <w:szCs w:val="18"/>
                <w:lang w:eastAsia="en-US"/>
              </w:rPr>
            </w:pPr>
            <w:ins w:id="4432" w:author="KPMG_PQH" w:date="2026-04-07T11:25:00Z" w16du:dateUtc="2026-04-07T04:25:00Z">
              <w:r>
                <w:rPr>
                  <w:rFonts w:ascii="Arial" w:hAnsi="Arial" w:cs="Arial"/>
                  <w:color w:val="000000"/>
                  <w:sz w:val="18"/>
                  <w:szCs w:val="18"/>
                </w:rPr>
                <w:t>Insufficient financial data</w:t>
              </w:r>
            </w:ins>
          </w:p>
        </w:tc>
      </w:tr>
      <w:tr w:rsidR="00AB0EE2" w:rsidRPr="00322061" w14:paraId="6709E232" w14:textId="77777777" w:rsidTr="00777313">
        <w:trPr>
          <w:trHeight w:val="20"/>
          <w:ins w:id="443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D2AD8FD" w14:textId="60C9660E" w:rsidR="00AB0EE2" w:rsidRPr="00322061" w:rsidRDefault="00AB0EE2" w:rsidP="00AB0EE2">
            <w:pPr>
              <w:jc w:val="center"/>
              <w:rPr>
                <w:ins w:id="4434" w:author="KPMG_PQH" w:date="2026-04-07T11:25:00Z" w16du:dateUtc="2026-04-07T04:25:00Z"/>
                <w:rFonts w:ascii="Arial" w:hAnsi="Arial" w:cs="Arial"/>
                <w:color w:val="000000"/>
                <w:sz w:val="18"/>
                <w:szCs w:val="18"/>
                <w:lang w:eastAsia="en-US"/>
              </w:rPr>
            </w:pPr>
            <w:ins w:id="4435" w:author="KPMG_PQH" w:date="2026-04-07T11:25:00Z" w16du:dateUtc="2026-04-07T04:25:00Z">
              <w:r>
                <w:rPr>
                  <w:rFonts w:ascii="Arial" w:hAnsi="Arial" w:cs="Arial"/>
                  <w:sz w:val="18"/>
                  <w:szCs w:val="18"/>
                </w:rPr>
                <w:t>146</w:t>
              </w:r>
            </w:ins>
          </w:p>
        </w:tc>
        <w:tc>
          <w:tcPr>
            <w:tcW w:w="2351" w:type="pct"/>
            <w:tcBorders>
              <w:top w:val="nil"/>
              <w:left w:val="nil"/>
              <w:bottom w:val="single" w:sz="4" w:space="0" w:color="auto"/>
              <w:right w:val="single" w:sz="4" w:space="0" w:color="auto"/>
            </w:tcBorders>
            <w:vAlign w:val="center"/>
            <w:hideMark/>
          </w:tcPr>
          <w:p w14:paraId="1FD365DC" w14:textId="705B115F" w:rsidR="00AB0EE2" w:rsidRPr="00322061" w:rsidRDefault="00AB0EE2" w:rsidP="00AB0EE2">
            <w:pPr>
              <w:rPr>
                <w:ins w:id="4436" w:author="KPMG_PQH" w:date="2026-04-07T11:25:00Z" w16du:dateUtc="2026-04-07T04:25:00Z"/>
                <w:rFonts w:ascii="Arial" w:hAnsi="Arial" w:cs="Arial"/>
                <w:color w:val="000000"/>
                <w:sz w:val="18"/>
                <w:szCs w:val="18"/>
                <w:lang w:eastAsia="en-US"/>
              </w:rPr>
            </w:pPr>
            <w:ins w:id="4437" w:author="KPMG_PQH" w:date="2026-04-07T11:25:00Z" w16du:dateUtc="2026-04-07T04:25:00Z">
              <w:r>
                <w:rPr>
                  <w:rFonts w:ascii="Arial" w:hAnsi="Arial" w:cs="Arial"/>
                  <w:sz w:val="18"/>
                  <w:szCs w:val="18"/>
                </w:rPr>
                <w:t>GIA PHAT INVESMENT AND DEVELOPMENT JOINT STOCK COMPANY</w:t>
              </w:r>
            </w:ins>
          </w:p>
        </w:tc>
        <w:tc>
          <w:tcPr>
            <w:tcW w:w="846" w:type="pct"/>
            <w:tcBorders>
              <w:top w:val="nil"/>
              <w:left w:val="nil"/>
              <w:bottom w:val="single" w:sz="4" w:space="0" w:color="auto"/>
              <w:right w:val="single" w:sz="4" w:space="0" w:color="auto"/>
            </w:tcBorders>
            <w:vAlign w:val="center"/>
            <w:hideMark/>
          </w:tcPr>
          <w:p w14:paraId="0BF77DD2" w14:textId="1D310F33" w:rsidR="00AB0EE2" w:rsidRPr="00322061" w:rsidRDefault="00AB0EE2" w:rsidP="00AB0EE2">
            <w:pPr>
              <w:jc w:val="center"/>
              <w:rPr>
                <w:ins w:id="4438" w:author="KPMG_PQH" w:date="2026-04-07T11:25:00Z" w16du:dateUtc="2026-04-07T04:25:00Z"/>
                <w:rFonts w:ascii="Arial" w:hAnsi="Arial" w:cs="Arial"/>
                <w:color w:val="000000"/>
                <w:sz w:val="18"/>
                <w:szCs w:val="18"/>
                <w:lang w:eastAsia="en-US"/>
              </w:rPr>
            </w:pPr>
            <w:ins w:id="443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0A28D0C" w14:textId="4F1808FF" w:rsidR="00AB0EE2" w:rsidRPr="00322061" w:rsidRDefault="00AB0EE2" w:rsidP="00AB0EE2">
            <w:pPr>
              <w:rPr>
                <w:ins w:id="4440" w:author="KPMG_PQH" w:date="2026-04-07T11:25:00Z" w16du:dateUtc="2026-04-07T04:25:00Z"/>
                <w:rFonts w:ascii="Arial" w:hAnsi="Arial" w:cs="Arial"/>
                <w:color w:val="000000"/>
                <w:sz w:val="18"/>
                <w:szCs w:val="18"/>
                <w:lang w:eastAsia="en-US"/>
              </w:rPr>
            </w:pPr>
            <w:ins w:id="4441" w:author="KPMG_PQH" w:date="2026-04-07T11:25:00Z" w16du:dateUtc="2026-04-07T04:25:00Z">
              <w:r>
                <w:rPr>
                  <w:rFonts w:ascii="Arial" w:hAnsi="Arial" w:cs="Arial"/>
                  <w:color w:val="000000"/>
                  <w:sz w:val="18"/>
                  <w:szCs w:val="18"/>
                </w:rPr>
                <w:t>Non-comparable functions</w:t>
              </w:r>
            </w:ins>
          </w:p>
        </w:tc>
      </w:tr>
      <w:tr w:rsidR="00AB0EE2" w:rsidRPr="00322061" w14:paraId="7AC54BB0" w14:textId="77777777" w:rsidTr="00777313">
        <w:trPr>
          <w:trHeight w:val="20"/>
          <w:ins w:id="444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377408" w14:textId="5F62428B" w:rsidR="00AB0EE2" w:rsidRPr="00322061" w:rsidRDefault="00AB0EE2" w:rsidP="00AB0EE2">
            <w:pPr>
              <w:jc w:val="center"/>
              <w:rPr>
                <w:ins w:id="4443" w:author="KPMG_PQH" w:date="2026-04-07T11:25:00Z" w16du:dateUtc="2026-04-07T04:25:00Z"/>
                <w:rFonts w:ascii="Arial" w:hAnsi="Arial" w:cs="Arial"/>
                <w:color w:val="000000"/>
                <w:sz w:val="18"/>
                <w:szCs w:val="18"/>
                <w:lang w:eastAsia="en-US"/>
              </w:rPr>
            </w:pPr>
            <w:ins w:id="4444" w:author="KPMG_PQH" w:date="2026-04-07T11:25:00Z" w16du:dateUtc="2026-04-07T04:25:00Z">
              <w:r>
                <w:rPr>
                  <w:rFonts w:ascii="Arial" w:hAnsi="Arial" w:cs="Arial"/>
                  <w:sz w:val="18"/>
                  <w:szCs w:val="18"/>
                </w:rPr>
                <w:t>147</w:t>
              </w:r>
            </w:ins>
          </w:p>
        </w:tc>
        <w:tc>
          <w:tcPr>
            <w:tcW w:w="2351" w:type="pct"/>
            <w:tcBorders>
              <w:top w:val="nil"/>
              <w:left w:val="nil"/>
              <w:bottom w:val="single" w:sz="4" w:space="0" w:color="auto"/>
              <w:right w:val="single" w:sz="4" w:space="0" w:color="auto"/>
            </w:tcBorders>
            <w:vAlign w:val="center"/>
            <w:hideMark/>
          </w:tcPr>
          <w:p w14:paraId="476AFE8B" w14:textId="27484C08" w:rsidR="00AB0EE2" w:rsidRPr="00322061" w:rsidRDefault="00AB0EE2" w:rsidP="00AB0EE2">
            <w:pPr>
              <w:rPr>
                <w:ins w:id="4445" w:author="KPMG_PQH" w:date="2026-04-07T11:25:00Z" w16du:dateUtc="2026-04-07T04:25:00Z"/>
                <w:rFonts w:ascii="Arial" w:hAnsi="Arial" w:cs="Arial"/>
                <w:color w:val="000000"/>
                <w:sz w:val="18"/>
                <w:szCs w:val="18"/>
                <w:lang w:eastAsia="en-US"/>
              </w:rPr>
            </w:pPr>
            <w:ins w:id="4446" w:author="KPMG_PQH" w:date="2026-04-07T11:25:00Z" w16du:dateUtc="2026-04-07T04:25:00Z">
              <w:r>
                <w:rPr>
                  <w:rFonts w:ascii="Arial" w:hAnsi="Arial" w:cs="Arial"/>
                  <w:sz w:val="18"/>
                  <w:szCs w:val="18"/>
                </w:rPr>
                <w:t>GIA THANH GLOBAL TRADEMARK BUILD UP JOINT STOCK COMPANY</w:t>
              </w:r>
            </w:ins>
          </w:p>
        </w:tc>
        <w:tc>
          <w:tcPr>
            <w:tcW w:w="846" w:type="pct"/>
            <w:tcBorders>
              <w:top w:val="nil"/>
              <w:left w:val="nil"/>
              <w:bottom w:val="single" w:sz="4" w:space="0" w:color="auto"/>
              <w:right w:val="single" w:sz="4" w:space="0" w:color="auto"/>
            </w:tcBorders>
            <w:vAlign w:val="center"/>
            <w:hideMark/>
          </w:tcPr>
          <w:p w14:paraId="6EB3F7B5" w14:textId="6D5F21EC" w:rsidR="00AB0EE2" w:rsidRPr="00322061" w:rsidRDefault="00AB0EE2" w:rsidP="00AB0EE2">
            <w:pPr>
              <w:jc w:val="center"/>
              <w:rPr>
                <w:ins w:id="4447" w:author="KPMG_PQH" w:date="2026-04-07T11:25:00Z" w16du:dateUtc="2026-04-07T04:25:00Z"/>
                <w:rFonts w:ascii="Arial" w:hAnsi="Arial" w:cs="Arial"/>
                <w:color w:val="000000"/>
                <w:sz w:val="18"/>
                <w:szCs w:val="18"/>
                <w:lang w:eastAsia="en-US"/>
              </w:rPr>
            </w:pPr>
            <w:ins w:id="444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932BE90" w14:textId="633CBF54" w:rsidR="00AB0EE2" w:rsidRPr="00322061" w:rsidRDefault="00AB0EE2" w:rsidP="00AB0EE2">
            <w:pPr>
              <w:rPr>
                <w:ins w:id="4449" w:author="KPMG_PQH" w:date="2026-04-07T11:25:00Z" w16du:dateUtc="2026-04-07T04:25:00Z"/>
                <w:rFonts w:ascii="Arial" w:hAnsi="Arial" w:cs="Arial"/>
                <w:color w:val="000000"/>
                <w:sz w:val="18"/>
                <w:szCs w:val="18"/>
                <w:lang w:eastAsia="en-US"/>
              </w:rPr>
            </w:pPr>
            <w:ins w:id="4450" w:author="KPMG_PQH" w:date="2026-04-07T11:25:00Z" w16du:dateUtc="2026-04-07T04:25:00Z">
              <w:r>
                <w:rPr>
                  <w:rFonts w:ascii="Arial" w:hAnsi="Arial" w:cs="Arial"/>
                  <w:color w:val="000000"/>
                  <w:sz w:val="18"/>
                  <w:szCs w:val="18"/>
                </w:rPr>
                <w:t>Insufficient financial data</w:t>
              </w:r>
            </w:ins>
          </w:p>
        </w:tc>
      </w:tr>
      <w:tr w:rsidR="00AB0EE2" w:rsidRPr="00322061" w14:paraId="1E2109EE" w14:textId="77777777" w:rsidTr="00777313">
        <w:trPr>
          <w:trHeight w:val="20"/>
          <w:ins w:id="445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DF593AC" w14:textId="036A2529" w:rsidR="00AB0EE2" w:rsidRPr="00322061" w:rsidRDefault="00AB0EE2" w:rsidP="00AB0EE2">
            <w:pPr>
              <w:jc w:val="center"/>
              <w:rPr>
                <w:ins w:id="4452" w:author="KPMG_PQH" w:date="2026-04-07T11:25:00Z" w16du:dateUtc="2026-04-07T04:25:00Z"/>
                <w:rFonts w:ascii="Arial" w:hAnsi="Arial" w:cs="Arial"/>
                <w:color w:val="000000"/>
                <w:sz w:val="18"/>
                <w:szCs w:val="18"/>
                <w:lang w:eastAsia="en-US"/>
              </w:rPr>
            </w:pPr>
            <w:ins w:id="4453" w:author="KPMG_PQH" w:date="2026-04-07T11:25:00Z" w16du:dateUtc="2026-04-07T04:25:00Z">
              <w:r>
                <w:rPr>
                  <w:rFonts w:ascii="Arial" w:hAnsi="Arial" w:cs="Arial"/>
                  <w:sz w:val="18"/>
                  <w:szCs w:val="18"/>
                </w:rPr>
                <w:t>148</w:t>
              </w:r>
            </w:ins>
          </w:p>
        </w:tc>
        <w:tc>
          <w:tcPr>
            <w:tcW w:w="2351" w:type="pct"/>
            <w:tcBorders>
              <w:top w:val="nil"/>
              <w:left w:val="nil"/>
              <w:bottom w:val="single" w:sz="4" w:space="0" w:color="auto"/>
              <w:right w:val="single" w:sz="4" w:space="0" w:color="auto"/>
            </w:tcBorders>
            <w:vAlign w:val="center"/>
            <w:hideMark/>
          </w:tcPr>
          <w:p w14:paraId="512F2DB0" w14:textId="61B1A9F1" w:rsidR="00AB0EE2" w:rsidRPr="00322061" w:rsidRDefault="00AB0EE2" w:rsidP="00AB0EE2">
            <w:pPr>
              <w:rPr>
                <w:ins w:id="4454" w:author="KPMG_PQH" w:date="2026-04-07T11:25:00Z" w16du:dateUtc="2026-04-07T04:25:00Z"/>
                <w:rFonts w:ascii="Arial" w:hAnsi="Arial" w:cs="Arial"/>
                <w:color w:val="000000"/>
                <w:sz w:val="18"/>
                <w:szCs w:val="18"/>
                <w:lang w:eastAsia="en-US"/>
              </w:rPr>
            </w:pPr>
            <w:ins w:id="4455" w:author="KPMG_PQH" w:date="2026-04-07T11:25:00Z" w16du:dateUtc="2026-04-07T04:25:00Z">
              <w:r>
                <w:rPr>
                  <w:rFonts w:ascii="Arial" w:hAnsi="Arial" w:cs="Arial"/>
                  <w:sz w:val="18"/>
                  <w:szCs w:val="18"/>
                </w:rPr>
                <w:t>GLOBAL 3H JOINT STOCK COMPANY</w:t>
              </w:r>
            </w:ins>
          </w:p>
        </w:tc>
        <w:tc>
          <w:tcPr>
            <w:tcW w:w="846" w:type="pct"/>
            <w:tcBorders>
              <w:top w:val="nil"/>
              <w:left w:val="nil"/>
              <w:bottom w:val="single" w:sz="4" w:space="0" w:color="auto"/>
              <w:right w:val="single" w:sz="4" w:space="0" w:color="auto"/>
            </w:tcBorders>
            <w:vAlign w:val="center"/>
            <w:hideMark/>
          </w:tcPr>
          <w:p w14:paraId="19F88AB0" w14:textId="3AF6BEC5" w:rsidR="00AB0EE2" w:rsidRPr="00322061" w:rsidRDefault="00AB0EE2" w:rsidP="00AB0EE2">
            <w:pPr>
              <w:jc w:val="center"/>
              <w:rPr>
                <w:ins w:id="4456" w:author="KPMG_PQH" w:date="2026-04-07T11:25:00Z" w16du:dateUtc="2026-04-07T04:25:00Z"/>
                <w:rFonts w:ascii="Arial" w:hAnsi="Arial" w:cs="Arial"/>
                <w:color w:val="000000"/>
                <w:sz w:val="18"/>
                <w:szCs w:val="18"/>
                <w:lang w:eastAsia="en-US"/>
              </w:rPr>
            </w:pPr>
            <w:ins w:id="445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EED3BEE" w14:textId="7A65A66B" w:rsidR="00AB0EE2" w:rsidRPr="00322061" w:rsidRDefault="00AB0EE2" w:rsidP="00AB0EE2">
            <w:pPr>
              <w:rPr>
                <w:ins w:id="4458" w:author="KPMG_PQH" w:date="2026-04-07T11:25:00Z" w16du:dateUtc="2026-04-07T04:25:00Z"/>
                <w:rFonts w:ascii="Arial" w:hAnsi="Arial" w:cs="Arial"/>
                <w:color w:val="000000"/>
                <w:sz w:val="18"/>
                <w:szCs w:val="18"/>
                <w:lang w:eastAsia="en-US"/>
              </w:rPr>
            </w:pPr>
            <w:ins w:id="4459" w:author="KPMG_PQH" w:date="2026-04-07T11:25:00Z" w16du:dateUtc="2026-04-07T04:25:00Z">
              <w:r>
                <w:rPr>
                  <w:rFonts w:ascii="Arial" w:hAnsi="Arial" w:cs="Arial"/>
                  <w:color w:val="000000"/>
                  <w:sz w:val="18"/>
                  <w:szCs w:val="18"/>
                </w:rPr>
                <w:t>Insufficient financial data</w:t>
              </w:r>
            </w:ins>
          </w:p>
        </w:tc>
      </w:tr>
      <w:tr w:rsidR="00AB0EE2" w:rsidRPr="00322061" w14:paraId="4F266446" w14:textId="77777777" w:rsidTr="00777313">
        <w:trPr>
          <w:trHeight w:val="20"/>
          <w:ins w:id="446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486BBA9" w14:textId="40F3A0CF" w:rsidR="00AB0EE2" w:rsidRPr="00322061" w:rsidRDefault="00AB0EE2" w:rsidP="00AB0EE2">
            <w:pPr>
              <w:jc w:val="center"/>
              <w:rPr>
                <w:ins w:id="4461" w:author="KPMG_PQH" w:date="2026-04-07T11:25:00Z" w16du:dateUtc="2026-04-07T04:25:00Z"/>
                <w:rFonts w:ascii="Arial" w:hAnsi="Arial" w:cs="Arial"/>
                <w:color w:val="000000"/>
                <w:sz w:val="18"/>
                <w:szCs w:val="18"/>
                <w:lang w:eastAsia="en-US"/>
              </w:rPr>
            </w:pPr>
            <w:ins w:id="4462" w:author="KPMG_PQH" w:date="2026-04-07T11:25:00Z" w16du:dateUtc="2026-04-07T04:25:00Z">
              <w:r>
                <w:rPr>
                  <w:rFonts w:ascii="Arial" w:hAnsi="Arial" w:cs="Arial"/>
                  <w:sz w:val="18"/>
                  <w:szCs w:val="18"/>
                </w:rPr>
                <w:t>149</w:t>
              </w:r>
            </w:ins>
          </w:p>
        </w:tc>
        <w:tc>
          <w:tcPr>
            <w:tcW w:w="2351" w:type="pct"/>
            <w:tcBorders>
              <w:top w:val="nil"/>
              <w:left w:val="nil"/>
              <w:bottom w:val="single" w:sz="4" w:space="0" w:color="auto"/>
              <w:right w:val="single" w:sz="4" w:space="0" w:color="auto"/>
            </w:tcBorders>
            <w:vAlign w:val="center"/>
            <w:hideMark/>
          </w:tcPr>
          <w:p w14:paraId="6FDA382E" w14:textId="37F16648" w:rsidR="00AB0EE2" w:rsidRPr="00322061" w:rsidRDefault="00AB0EE2" w:rsidP="00AB0EE2">
            <w:pPr>
              <w:rPr>
                <w:ins w:id="4463" w:author="KPMG_PQH" w:date="2026-04-07T11:25:00Z" w16du:dateUtc="2026-04-07T04:25:00Z"/>
                <w:rFonts w:ascii="Arial" w:hAnsi="Arial" w:cs="Arial"/>
                <w:color w:val="000000"/>
                <w:sz w:val="18"/>
                <w:szCs w:val="18"/>
                <w:lang w:eastAsia="en-US"/>
              </w:rPr>
            </w:pPr>
            <w:ins w:id="4464" w:author="KPMG_PQH" w:date="2026-04-07T11:25:00Z" w16du:dateUtc="2026-04-07T04:25:00Z">
              <w:r>
                <w:rPr>
                  <w:rFonts w:ascii="Arial" w:hAnsi="Arial" w:cs="Arial"/>
                  <w:sz w:val="18"/>
                  <w:szCs w:val="18"/>
                </w:rPr>
                <w:t>GLOBAL ATA TECHNOLOGY JOINT STOCK COMPANY</w:t>
              </w:r>
            </w:ins>
          </w:p>
        </w:tc>
        <w:tc>
          <w:tcPr>
            <w:tcW w:w="846" w:type="pct"/>
            <w:tcBorders>
              <w:top w:val="nil"/>
              <w:left w:val="nil"/>
              <w:bottom w:val="single" w:sz="4" w:space="0" w:color="auto"/>
              <w:right w:val="single" w:sz="4" w:space="0" w:color="auto"/>
            </w:tcBorders>
            <w:vAlign w:val="center"/>
            <w:hideMark/>
          </w:tcPr>
          <w:p w14:paraId="21AA2B3B" w14:textId="335C7A9D" w:rsidR="00AB0EE2" w:rsidRPr="00322061" w:rsidRDefault="00AB0EE2" w:rsidP="00AB0EE2">
            <w:pPr>
              <w:jc w:val="center"/>
              <w:rPr>
                <w:ins w:id="4465" w:author="KPMG_PQH" w:date="2026-04-07T11:25:00Z" w16du:dateUtc="2026-04-07T04:25:00Z"/>
                <w:rFonts w:ascii="Arial" w:hAnsi="Arial" w:cs="Arial"/>
                <w:color w:val="000000"/>
                <w:sz w:val="18"/>
                <w:szCs w:val="18"/>
                <w:lang w:eastAsia="en-US"/>
              </w:rPr>
            </w:pPr>
            <w:ins w:id="446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8494D47" w14:textId="79D51544" w:rsidR="00AB0EE2" w:rsidRPr="00322061" w:rsidRDefault="00AB0EE2" w:rsidP="00AB0EE2">
            <w:pPr>
              <w:rPr>
                <w:ins w:id="4467" w:author="KPMG_PQH" w:date="2026-04-07T11:25:00Z" w16du:dateUtc="2026-04-07T04:25:00Z"/>
                <w:rFonts w:ascii="Arial" w:hAnsi="Arial" w:cs="Arial"/>
                <w:color w:val="000000"/>
                <w:sz w:val="18"/>
                <w:szCs w:val="18"/>
                <w:lang w:eastAsia="en-US"/>
              </w:rPr>
            </w:pPr>
            <w:ins w:id="4468" w:author="KPMG_PQH" w:date="2026-04-07T11:25:00Z" w16du:dateUtc="2026-04-07T04:25:00Z">
              <w:r>
                <w:rPr>
                  <w:rFonts w:ascii="Arial" w:hAnsi="Arial" w:cs="Arial"/>
                  <w:color w:val="000000"/>
                  <w:sz w:val="18"/>
                  <w:szCs w:val="18"/>
                </w:rPr>
                <w:t>Insufficient financial data</w:t>
              </w:r>
            </w:ins>
          </w:p>
        </w:tc>
      </w:tr>
      <w:tr w:rsidR="00AB0EE2" w:rsidRPr="00322061" w14:paraId="5D54B8E7" w14:textId="77777777" w:rsidTr="00777313">
        <w:trPr>
          <w:trHeight w:val="20"/>
          <w:ins w:id="446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EE1B636" w14:textId="04152ADD" w:rsidR="00AB0EE2" w:rsidRPr="00322061" w:rsidRDefault="00AB0EE2" w:rsidP="00AB0EE2">
            <w:pPr>
              <w:jc w:val="center"/>
              <w:rPr>
                <w:ins w:id="4470" w:author="KPMG_PQH" w:date="2026-04-07T11:25:00Z" w16du:dateUtc="2026-04-07T04:25:00Z"/>
                <w:rFonts w:ascii="Arial" w:hAnsi="Arial" w:cs="Arial"/>
                <w:color w:val="000000"/>
                <w:sz w:val="18"/>
                <w:szCs w:val="18"/>
                <w:lang w:eastAsia="en-US"/>
              </w:rPr>
            </w:pPr>
            <w:ins w:id="4471" w:author="KPMG_PQH" w:date="2026-04-07T11:25:00Z" w16du:dateUtc="2026-04-07T04:25:00Z">
              <w:r>
                <w:rPr>
                  <w:rFonts w:ascii="Arial" w:hAnsi="Arial" w:cs="Arial"/>
                  <w:sz w:val="18"/>
                  <w:szCs w:val="18"/>
                </w:rPr>
                <w:t>150</w:t>
              </w:r>
            </w:ins>
          </w:p>
        </w:tc>
        <w:tc>
          <w:tcPr>
            <w:tcW w:w="2351" w:type="pct"/>
            <w:tcBorders>
              <w:top w:val="nil"/>
              <w:left w:val="nil"/>
              <w:bottom w:val="single" w:sz="4" w:space="0" w:color="auto"/>
              <w:right w:val="single" w:sz="4" w:space="0" w:color="auto"/>
            </w:tcBorders>
            <w:vAlign w:val="center"/>
            <w:hideMark/>
          </w:tcPr>
          <w:p w14:paraId="0417F4DC" w14:textId="73F06070" w:rsidR="00AB0EE2" w:rsidRPr="00322061" w:rsidRDefault="00AB0EE2" w:rsidP="00AB0EE2">
            <w:pPr>
              <w:rPr>
                <w:ins w:id="4472" w:author="KPMG_PQH" w:date="2026-04-07T11:25:00Z" w16du:dateUtc="2026-04-07T04:25:00Z"/>
                <w:rFonts w:ascii="Arial" w:hAnsi="Arial" w:cs="Arial"/>
                <w:color w:val="000000"/>
                <w:sz w:val="18"/>
                <w:szCs w:val="18"/>
                <w:lang w:eastAsia="en-US"/>
              </w:rPr>
            </w:pPr>
            <w:ins w:id="4473" w:author="KPMG_PQH" w:date="2026-04-07T11:25:00Z" w16du:dateUtc="2026-04-07T04:25:00Z">
              <w:r>
                <w:rPr>
                  <w:rFonts w:ascii="Arial" w:hAnsi="Arial" w:cs="Arial"/>
                  <w:sz w:val="18"/>
                  <w:szCs w:val="18"/>
                </w:rPr>
                <w:t>GLOBAL ENTERTAINMENT JOINT STOCK COMPANY</w:t>
              </w:r>
            </w:ins>
          </w:p>
        </w:tc>
        <w:tc>
          <w:tcPr>
            <w:tcW w:w="846" w:type="pct"/>
            <w:tcBorders>
              <w:top w:val="nil"/>
              <w:left w:val="nil"/>
              <w:bottom w:val="single" w:sz="4" w:space="0" w:color="auto"/>
              <w:right w:val="single" w:sz="4" w:space="0" w:color="auto"/>
            </w:tcBorders>
            <w:vAlign w:val="center"/>
            <w:hideMark/>
          </w:tcPr>
          <w:p w14:paraId="26195B17" w14:textId="7E32513F" w:rsidR="00AB0EE2" w:rsidRPr="00322061" w:rsidRDefault="00AB0EE2" w:rsidP="00AB0EE2">
            <w:pPr>
              <w:jc w:val="center"/>
              <w:rPr>
                <w:ins w:id="4474" w:author="KPMG_PQH" w:date="2026-04-07T11:25:00Z" w16du:dateUtc="2026-04-07T04:25:00Z"/>
                <w:rFonts w:ascii="Arial" w:hAnsi="Arial" w:cs="Arial"/>
                <w:color w:val="000000"/>
                <w:sz w:val="18"/>
                <w:szCs w:val="18"/>
                <w:lang w:eastAsia="en-US"/>
              </w:rPr>
            </w:pPr>
            <w:ins w:id="447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5C8398D" w14:textId="6F8E5E12" w:rsidR="00AB0EE2" w:rsidRPr="00322061" w:rsidRDefault="00AB0EE2" w:rsidP="00AB0EE2">
            <w:pPr>
              <w:rPr>
                <w:ins w:id="4476" w:author="KPMG_PQH" w:date="2026-04-07T11:25:00Z" w16du:dateUtc="2026-04-07T04:25:00Z"/>
                <w:rFonts w:ascii="Arial" w:hAnsi="Arial" w:cs="Arial"/>
                <w:color w:val="000000"/>
                <w:sz w:val="18"/>
                <w:szCs w:val="18"/>
                <w:lang w:eastAsia="en-US"/>
              </w:rPr>
            </w:pPr>
            <w:ins w:id="4477" w:author="KPMG_PQH" w:date="2026-04-07T11:25:00Z" w16du:dateUtc="2026-04-07T04:25:00Z">
              <w:r>
                <w:rPr>
                  <w:rFonts w:ascii="Arial" w:hAnsi="Arial" w:cs="Arial"/>
                  <w:color w:val="000000"/>
                  <w:sz w:val="18"/>
                  <w:szCs w:val="18"/>
                </w:rPr>
                <w:t>Insufficient financial data</w:t>
              </w:r>
            </w:ins>
          </w:p>
        </w:tc>
      </w:tr>
      <w:tr w:rsidR="00AB0EE2" w:rsidRPr="00322061" w14:paraId="10118AC8" w14:textId="77777777" w:rsidTr="00777313">
        <w:trPr>
          <w:trHeight w:val="20"/>
          <w:ins w:id="447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646583A" w14:textId="1665DA92" w:rsidR="00AB0EE2" w:rsidRPr="00322061" w:rsidRDefault="00AB0EE2" w:rsidP="00AB0EE2">
            <w:pPr>
              <w:jc w:val="center"/>
              <w:rPr>
                <w:ins w:id="4479" w:author="KPMG_PQH" w:date="2026-04-07T11:25:00Z" w16du:dateUtc="2026-04-07T04:25:00Z"/>
                <w:rFonts w:ascii="Arial" w:hAnsi="Arial" w:cs="Arial"/>
                <w:color w:val="000000"/>
                <w:sz w:val="18"/>
                <w:szCs w:val="18"/>
                <w:lang w:eastAsia="en-US"/>
              </w:rPr>
            </w:pPr>
            <w:ins w:id="4480" w:author="KPMG_PQH" w:date="2026-04-07T11:25:00Z" w16du:dateUtc="2026-04-07T04:25:00Z">
              <w:r>
                <w:rPr>
                  <w:rFonts w:ascii="Arial" w:hAnsi="Arial" w:cs="Arial"/>
                  <w:sz w:val="18"/>
                  <w:szCs w:val="18"/>
                </w:rPr>
                <w:t>151</w:t>
              </w:r>
            </w:ins>
          </w:p>
        </w:tc>
        <w:tc>
          <w:tcPr>
            <w:tcW w:w="2351" w:type="pct"/>
            <w:tcBorders>
              <w:top w:val="nil"/>
              <w:left w:val="nil"/>
              <w:bottom w:val="single" w:sz="4" w:space="0" w:color="auto"/>
              <w:right w:val="single" w:sz="4" w:space="0" w:color="auto"/>
            </w:tcBorders>
            <w:vAlign w:val="center"/>
            <w:hideMark/>
          </w:tcPr>
          <w:p w14:paraId="23B36889" w14:textId="0633ABE6" w:rsidR="00AB0EE2" w:rsidRPr="00322061" w:rsidRDefault="00AB0EE2" w:rsidP="00AB0EE2">
            <w:pPr>
              <w:rPr>
                <w:ins w:id="4481" w:author="KPMG_PQH" w:date="2026-04-07T11:25:00Z" w16du:dateUtc="2026-04-07T04:25:00Z"/>
                <w:rFonts w:ascii="Arial" w:hAnsi="Arial" w:cs="Arial"/>
                <w:color w:val="000000"/>
                <w:sz w:val="18"/>
                <w:szCs w:val="18"/>
                <w:lang w:eastAsia="en-US"/>
              </w:rPr>
            </w:pPr>
            <w:ins w:id="4482" w:author="KPMG_PQH" w:date="2026-04-07T11:25:00Z" w16du:dateUtc="2026-04-07T04:25:00Z">
              <w:r>
                <w:rPr>
                  <w:rFonts w:ascii="Arial" w:hAnsi="Arial" w:cs="Arial"/>
                  <w:sz w:val="18"/>
                  <w:szCs w:val="18"/>
                </w:rPr>
                <w:t>GLOBAL PAYMENT CONNECTION JOINT STOCK COMPANY</w:t>
              </w:r>
            </w:ins>
          </w:p>
        </w:tc>
        <w:tc>
          <w:tcPr>
            <w:tcW w:w="846" w:type="pct"/>
            <w:tcBorders>
              <w:top w:val="nil"/>
              <w:left w:val="nil"/>
              <w:bottom w:val="single" w:sz="4" w:space="0" w:color="auto"/>
              <w:right w:val="single" w:sz="4" w:space="0" w:color="auto"/>
            </w:tcBorders>
            <w:vAlign w:val="center"/>
            <w:hideMark/>
          </w:tcPr>
          <w:p w14:paraId="34BE23D7" w14:textId="11B3E57D" w:rsidR="00AB0EE2" w:rsidRPr="00322061" w:rsidRDefault="00AB0EE2" w:rsidP="00AB0EE2">
            <w:pPr>
              <w:jc w:val="center"/>
              <w:rPr>
                <w:ins w:id="4483" w:author="KPMG_PQH" w:date="2026-04-07T11:25:00Z" w16du:dateUtc="2026-04-07T04:25:00Z"/>
                <w:rFonts w:ascii="Arial" w:hAnsi="Arial" w:cs="Arial"/>
                <w:color w:val="000000"/>
                <w:sz w:val="18"/>
                <w:szCs w:val="18"/>
                <w:lang w:eastAsia="en-US"/>
              </w:rPr>
            </w:pPr>
            <w:ins w:id="448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D71C14C" w14:textId="350C0D4C" w:rsidR="00AB0EE2" w:rsidRPr="00322061" w:rsidRDefault="00AB0EE2" w:rsidP="00AB0EE2">
            <w:pPr>
              <w:rPr>
                <w:ins w:id="4485" w:author="KPMG_PQH" w:date="2026-04-07T11:25:00Z" w16du:dateUtc="2026-04-07T04:25:00Z"/>
                <w:rFonts w:ascii="Arial" w:hAnsi="Arial" w:cs="Arial"/>
                <w:color w:val="000000"/>
                <w:sz w:val="18"/>
                <w:szCs w:val="18"/>
                <w:lang w:eastAsia="en-US"/>
              </w:rPr>
            </w:pPr>
            <w:ins w:id="4486" w:author="KPMG_PQH" w:date="2026-04-07T11:25:00Z" w16du:dateUtc="2026-04-07T04:25:00Z">
              <w:r>
                <w:rPr>
                  <w:rFonts w:ascii="Arial" w:hAnsi="Arial" w:cs="Arial"/>
                  <w:color w:val="000000"/>
                  <w:sz w:val="18"/>
                  <w:szCs w:val="18"/>
                </w:rPr>
                <w:t>Insufficient financial data</w:t>
              </w:r>
            </w:ins>
          </w:p>
        </w:tc>
      </w:tr>
      <w:tr w:rsidR="00AB0EE2" w:rsidRPr="00322061" w14:paraId="12A9B820" w14:textId="77777777" w:rsidTr="00777313">
        <w:trPr>
          <w:trHeight w:val="20"/>
          <w:ins w:id="448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C05CC0A" w14:textId="4893E7C5" w:rsidR="00AB0EE2" w:rsidRPr="00322061" w:rsidRDefault="00AB0EE2" w:rsidP="00AB0EE2">
            <w:pPr>
              <w:jc w:val="center"/>
              <w:rPr>
                <w:ins w:id="4488" w:author="KPMG_PQH" w:date="2026-04-07T11:25:00Z" w16du:dateUtc="2026-04-07T04:25:00Z"/>
                <w:rFonts w:ascii="Arial" w:hAnsi="Arial" w:cs="Arial"/>
                <w:color w:val="000000"/>
                <w:sz w:val="18"/>
                <w:szCs w:val="18"/>
                <w:lang w:eastAsia="en-US"/>
              </w:rPr>
            </w:pPr>
            <w:ins w:id="4489" w:author="KPMG_PQH" w:date="2026-04-07T11:25:00Z" w16du:dateUtc="2026-04-07T04:25:00Z">
              <w:r>
                <w:rPr>
                  <w:rFonts w:ascii="Arial" w:hAnsi="Arial" w:cs="Arial"/>
                  <w:sz w:val="18"/>
                  <w:szCs w:val="18"/>
                </w:rPr>
                <w:t>152</w:t>
              </w:r>
            </w:ins>
          </w:p>
        </w:tc>
        <w:tc>
          <w:tcPr>
            <w:tcW w:w="2351" w:type="pct"/>
            <w:tcBorders>
              <w:top w:val="nil"/>
              <w:left w:val="nil"/>
              <w:bottom w:val="single" w:sz="4" w:space="0" w:color="auto"/>
              <w:right w:val="single" w:sz="4" w:space="0" w:color="auto"/>
            </w:tcBorders>
            <w:vAlign w:val="center"/>
            <w:hideMark/>
          </w:tcPr>
          <w:p w14:paraId="557143A5" w14:textId="4D3A4771" w:rsidR="00AB0EE2" w:rsidRPr="00322061" w:rsidRDefault="00AB0EE2" w:rsidP="00AB0EE2">
            <w:pPr>
              <w:rPr>
                <w:ins w:id="4490" w:author="KPMG_PQH" w:date="2026-04-07T11:25:00Z" w16du:dateUtc="2026-04-07T04:25:00Z"/>
                <w:rFonts w:ascii="Arial" w:hAnsi="Arial" w:cs="Arial"/>
                <w:color w:val="000000"/>
                <w:sz w:val="18"/>
                <w:szCs w:val="18"/>
                <w:lang w:eastAsia="en-US"/>
              </w:rPr>
            </w:pPr>
            <w:ins w:id="4491" w:author="KPMG_PQH" w:date="2026-04-07T11:25:00Z" w16du:dateUtc="2026-04-07T04:25:00Z">
              <w:r>
                <w:rPr>
                  <w:rFonts w:ascii="Arial" w:hAnsi="Arial" w:cs="Arial"/>
                  <w:sz w:val="18"/>
                  <w:szCs w:val="18"/>
                </w:rPr>
                <w:t>GLOBAL PROPERTY INVESTMENT CORPORATION</w:t>
              </w:r>
            </w:ins>
          </w:p>
        </w:tc>
        <w:tc>
          <w:tcPr>
            <w:tcW w:w="846" w:type="pct"/>
            <w:tcBorders>
              <w:top w:val="nil"/>
              <w:left w:val="nil"/>
              <w:bottom w:val="single" w:sz="4" w:space="0" w:color="auto"/>
              <w:right w:val="single" w:sz="4" w:space="0" w:color="auto"/>
            </w:tcBorders>
            <w:vAlign w:val="center"/>
            <w:hideMark/>
          </w:tcPr>
          <w:p w14:paraId="753CEAA1" w14:textId="015C34D5" w:rsidR="00AB0EE2" w:rsidRPr="00322061" w:rsidRDefault="00AB0EE2" w:rsidP="00AB0EE2">
            <w:pPr>
              <w:jc w:val="center"/>
              <w:rPr>
                <w:ins w:id="4492" w:author="KPMG_PQH" w:date="2026-04-07T11:25:00Z" w16du:dateUtc="2026-04-07T04:25:00Z"/>
                <w:rFonts w:ascii="Arial" w:hAnsi="Arial" w:cs="Arial"/>
                <w:color w:val="000000"/>
                <w:sz w:val="18"/>
                <w:szCs w:val="18"/>
                <w:lang w:eastAsia="en-US"/>
              </w:rPr>
            </w:pPr>
            <w:ins w:id="449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D020C96" w14:textId="0BD343E3" w:rsidR="00AB0EE2" w:rsidRPr="00322061" w:rsidRDefault="00AB0EE2" w:rsidP="00AB0EE2">
            <w:pPr>
              <w:rPr>
                <w:ins w:id="4494" w:author="KPMG_PQH" w:date="2026-04-07T11:25:00Z" w16du:dateUtc="2026-04-07T04:25:00Z"/>
                <w:rFonts w:ascii="Arial" w:hAnsi="Arial" w:cs="Arial"/>
                <w:color w:val="000000"/>
                <w:sz w:val="18"/>
                <w:szCs w:val="18"/>
                <w:lang w:eastAsia="en-US"/>
              </w:rPr>
            </w:pPr>
            <w:ins w:id="4495" w:author="KPMG_PQH" w:date="2026-04-07T11:25:00Z" w16du:dateUtc="2026-04-07T04:25:00Z">
              <w:r>
                <w:rPr>
                  <w:rFonts w:ascii="Arial" w:hAnsi="Arial" w:cs="Arial"/>
                  <w:color w:val="000000"/>
                  <w:sz w:val="18"/>
                  <w:szCs w:val="18"/>
                </w:rPr>
                <w:t>Non-comparable functions</w:t>
              </w:r>
            </w:ins>
          </w:p>
        </w:tc>
      </w:tr>
      <w:tr w:rsidR="00AB0EE2" w:rsidRPr="00322061" w14:paraId="1A43CE0B" w14:textId="77777777" w:rsidTr="00777313">
        <w:trPr>
          <w:trHeight w:val="20"/>
          <w:ins w:id="449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409711B" w14:textId="2A0015D6" w:rsidR="00AB0EE2" w:rsidRPr="00322061" w:rsidRDefault="00AB0EE2" w:rsidP="00AB0EE2">
            <w:pPr>
              <w:jc w:val="center"/>
              <w:rPr>
                <w:ins w:id="4497" w:author="KPMG_PQH" w:date="2026-04-07T11:25:00Z" w16du:dateUtc="2026-04-07T04:25:00Z"/>
                <w:rFonts w:ascii="Arial" w:hAnsi="Arial" w:cs="Arial"/>
                <w:color w:val="000000"/>
                <w:sz w:val="18"/>
                <w:szCs w:val="18"/>
                <w:lang w:eastAsia="en-US"/>
              </w:rPr>
            </w:pPr>
            <w:ins w:id="4498" w:author="KPMG_PQH" w:date="2026-04-07T11:25:00Z" w16du:dateUtc="2026-04-07T04:25:00Z">
              <w:r>
                <w:rPr>
                  <w:rFonts w:ascii="Arial" w:hAnsi="Arial" w:cs="Arial"/>
                  <w:sz w:val="18"/>
                  <w:szCs w:val="18"/>
                </w:rPr>
                <w:t>153</w:t>
              </w:r>
            </w:ins>
          </w:p>
        </w:tc>
        <w:tc>
          <w:tcPr>
            <w:tcW w:w="2351" w:type="pct"/>
            <w:tcBorders>
              <w:top w:val="nil"/>
              <w:left w:val="nil"/>
              <w:bottom w:val="single" w:sz="4" w:space="0" w:color="auto"/>
              <w:right w:val="single" w:sz="4" w:space="0" w:color="auto"/>
            </w:tcBorders>
            <w:vAlign w:val="center"/>
            <w:hideMark/>
          </w:tcPr>
          <w:p w14:paraId="4944C53E" w14:textId="5556166F" w:rsidR="00AB0EE2" w:rsidRPr="00322061" w:rsidRDefault="00AB0EE2" w:rsidP="00AB0EE2">
            <w:pPr>
              <w:rPr>
                <w:ins w:id="4499" w:author="KPMG_PQH" w:date="2026-04-07T11:25:00Z" w16du:dateUtc="2026-04-07T04:25:00Z"/>
                <w:rFonts w:ascii="Arial" w:hAnsi="Arial" w:cs="Arial"/>
                <w:color w:val="000000"/>
                <w:sz w:val="18"/>
                <w:szCs w:val="18"/>
                <w:lang w:eastAsia="en-US"/>
              </w:rPr>
            </w:pPr>
            <w:ins w:id="4500" w:author="KPMG_PQH" w:date="2026-04-07T11:25:00Z" w16du:dateUtc="2026-04-07T04:25:00Z">
              <w:r>
                <w:rPr>
                  <w:rFonts w:ascii="Arial" w:hAnsi="Arial" w:cs="Arial"/>
                  <w:sz w:val="18"/>
                  <w:szCs w:val="18"/>
                </w:rPr>
                <w:t>GOLDEN FITNESS AND YOGA INVESTMENT JOINT STOCK COMPANY</w:t>
              </w:r>
            </w:ins>
          </w:p>
        </w:tc>
        <w:tc>
          <w:tcPr>
            <w:tcW w:w="846" w:type="pct"/>
            <w:tcBorders>
              <w:top w:val="nil"/>
              <w:left w:val="nil"/>
              <w:bottom w:val="single" w:sz="4" w:space="0" w:color="auto"/>
              <w:right w:val="single" w:sz="4" w:space="0" w:color="auto"/>
            </w:tcBorders>
            <w:vAlign w:val="center"/>
            <w:hideMark/>
          </w:tcPr>
          <w:p w14:paraId="6E4FAA58" w14:textId="5219DFFC" w:rsidR="00AB0EE2" w:rsidRPr="00322061" w:rsidRDefault="00AB0EE2" w:rsidP="00AB0EE2">
            <w:pPr>
              <w:jc w:val="center"/>
              <w:rPr>
                <w:ins w:id="4501" w:author="KPMG_PQH" w:date="2026-04-07T11:25:00Z" w16du:dateUtc="2026-04-07T04:25:00Z"/>
                <w:rFonts w:ascii="Arial" w:hAnsi="Arial" w:cs="Arial"/>
                <w:color w:val="000000"/>
                <w:sz w:val="18"/>
                <w:szCs w:val="18"/>
                <w:lang w:eastAsia="en-US"/>
              </w:rPr>
            </w:pPr>
            <w:ins w:id="450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146F579" w14:textId="70B72806" w:rsidR="00AB0EE2" w:rsidRPr="00322061" w:rsidRDefault="00AB0EE2" w:rsidP="00AB0EE2">
            <w:pPr>
              <w:rPr>
                <w:ins w:id="4503" w:author="KPMG_PQH" w:date="2026-04-07T11:25:00Z" w16du:dateUtc="2026-04-07T04:25:00Z"/>
                <w:rFonts w:ascii="Arial" w:hAnsi="Arial" w:cs="Arial"/>
                <w:color w:val="000000"/>
                <w:sz w:val="18"/>
                <w:szCs w:val="18"/>
                <w:lang w:eastAsia="en-US"/>
              </w:rPr>
            </w:pPr>
            <w:ins w:id="4504" w:author="KPMG_PQH" w:date="2026-04-07T11:25:00Z" w16du:dateUtc="2026-04-07T04:25:00Z">
              <w:r>
                <w:rPr>
                  <w:rFonts w:ascii="Arial" w:hAnsi="Arial" w:cs="Arial"/>
                  <w:color w:val="000000"/>
                  <w:sz w:val="18"/>
                  <w:szCs w:val="18"/>
                </w:rPr>
                <w:t>Insufficient financial data</w:t>
              </w:r>
            </w:ins>
          </w:p>
        </w:tc>
      </w:tr>
      <w:tr w:rsidR="00AB0EE2" w:rsidRPr="00322061" w14:paraId="32BD0451" w14:textId="77777777" w:rsidTr="00777313">
        <w:trPr>
          <w:trHeight w:val="20"/>
          <w:ins w:id="450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644407C" w14:textId="0BABC514" w:rsidR="00AB0EE2" w:rsidRPr="00322061" w:rsidRDefault="00AB0EE2" w:rsidP="00AB0EE2">
            <w:pPr>
              <w:jc w:val="center"/>
              <w:rPr>
                <w:ins w:id="4506" w:author="KPMG_PQH" w:date="2026-04-07T11:25:00Z" w16du:dateUtc="2026-04-07T04:25:00Z"/>
                <w:rFonts w:ascii="Arial" w:hAnsi="Arial" w:cs="Arial"/>
                <w:color w:val="000000"/>
                <w:sz w:val="18"/>
                <w:szCs w:val="18"/>
                <w:lang w:eastAsia="en-US"/>
              </w:rPr>
            </w:pPr>
            <w:ins w:id="4507" w:author="KPMG_PQH" w:date="2026-04-07T11:25:00Z" w16du:dateUtc="2026-04-07T04:25:00Z">
              <w:r>
                <w:rPr>
                  <w:rFonts w:ascii="Arial" w:hAnsi="Arial" w:cs="Arial"/>
                  <w:sz w:val="18"/>
                  <w:szCs w:val="18"/>
                </w:rPr>
                <w:t>154</w:t>
              </w:r>
            </w:ins>
          </w:p>
        </w:tc>
        <w:tc>
          <w:tcPr>
            <w:tcW w:w="2351" w:type="pct"/>
            <w:tcBorders>
              <w:top w:val="nil"/>
              <w:left w:val="nil"/>
              <w:bottom w:val="single" w:sz="4" w:space="0" w:color="auto"/>
              <w:right w:val="single" w:sz="4" w:space="0" w:color="auto"/>
            </w:tcBorders>
            <w:vAlign w:val="center"/>
            <w:hideMark/>
          </w:tcPr>
          <w:p w14:paraId="736A94C5" w14:textId="3B272FB8" w:rsidR="00AB0EE2" w:rsidRPr="00322061" w:rsidRDefault="00AB0EE2" w:rsidP="00AB0EE2">
            <w:pPr>
              <w:rPr>
                <w:ins w:id="4508" w:author="KPMG_PQH" w:date="2026-04-07T11:25:00Z" w16du:dateUtc="2026-04-07T04:25:00Z"/>
                <w:rFonts w:ascii="Arial" w:hAnsi="Arial" w:cs="Arial"/>
                <w:color w:val="000000"/>
                <w:sz w:val="18"/>
                <w:szCs w:val="18"/>
                <w:lang w:eastAsia="en-US"/>
              </w:rPr>
            </w:pPr>
            <w:ins w:id="4509" w:author="KPMG_PQH" w:date="2026-04-07T11:25:00Z" w16du:dateUtc="2026-04-07T04:25:00Z">
              <w:r>
                <w:rPr>
                  <w:rFonts w:ascii="Arial" w:hAnsi="Arial" w:cs="Arial"/>
                  <w:sz w:val="18"/>
                  <w:szCs w:val="18"/>
                </w:rPr>
                <w:t>GOODLAND HOUSE INVESTMENT CORPORATION</w:t>
              </w:r>
            </w:ins>
          </w:p>
        </w:tc>
        <w:tc>
          <w:tcPr>
            <w:tcW w:w="846" w:type="pct"/>
            <w:tcBorders>
              <w:top w:val="nil"/>
              <w:left w:val="nil"/>
              <w:bottom w:val="single" w:sz="4" w:space="0" w:color="auto"/>
              <w:right w:val="single" w:sz="4" w:space="0" w:color="auto"/>
            </w:tcBorders>
            <w:vAlign w:val="center"/>
            <w:hideMark/>
          </w:tcPr>
          <w:p w14:paraId="5ADA493E" w14:textId="69A88A7E" w:rsidR="00AB0EE2" w:rsidRPr="00322061" w:rsidRDefault="00AB0EE2" w:rsidP="00AB0EE2">
            <w:pPr>
              <w:jc w:val="center"/>
              <w:rPr>
                <w:ins w:id="4510" w:author="KPMG_PQH" w:date="2026-04-07T11:25:00Z" w16du:dateUtc="2026-04-07T04:25:00Z"/>
                <w:rFonts w:ascii="Arial" w:hAnsi="Arial" w:cs="Arial"/>
                <w:color w:val="000000"/>
                <w:sz w:val="18"/>
                <w:szCs w:val="18"/>
                <w:lang w:eastAsia="en-US"/>
              </w:rPr>
            </w:pPr>
            <w:ins w:id="451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338BD26" w14:textId="09A887E7" w:rsidR="00AB0EE2" w:rsidRPr="00322061" w:rsidRDefault="00AB0EE2" w:rsidP="00AB0EE2">
            <w:pPr>
              <w:rPr>
                <w:ins w:id="4512" w:author="KPMG_PQH" w:date="2026-04-07T11:25:00Z" w16du:dateUtc="2026-04-07T04:25:00Z"/>
                <w:rFonts w:ascii="Arial" w:hAnsi="Arial" w:cs="Arial"/>
                <w:color w:val="000000"/>
                <w:sz w:val="18"/>
                <w:szCs w:val="18"/>
                <w:lang w:eastAsia="en-US"/>
              </w:rPr>
            </w:pPr>
            <w:ins w:id="4513" w:author="KPMG_PQH" w:date="2026-04-07T11:25:00Z" w16du:dateUtc="2026-04-07T04:25:00Z">
              <w:r>
                <w:rPr>
                  <w:rFonts w:ascii="Arial" w:hAnsi="Arial" w:cs="Arial"/>
                  <w:color w:val="000000"/>
                  <w:sz w:val="18"/>
                  <w:szCs w:val="18"/>
                </w:rPr>
                <w:t>Insufficient financial data</w:t>
              </w:r>
            </w:ins>
          </w:p>
        </w:tc>
      </w:tr>
      <w:tr w:rsidR="00AB0EE2" w:rsidRPr="00322061" w14:paraId="0132796F" w14:textId="77777777" w:rsidTr="00777313">
        <w:trPr>
          <w:trHeight w:val="20"/>
          <w:ins w:id="451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85B6309" w14:textId="3B24594C" w:rsidR="00AB0EE2" w:rsidRPr="00322061" w:rsidRDefault="00AB0EE2" w:rsidP="00AB0EE2">
            <w:pPr>
              <w:jc w:val="center"/>
              <w:rPr>
                <w:ins w:id="4515" w:author="KPMG_PQH" w:date="2026-04-07T11:25:00Z" w16du:dateUtc="2026-04-07T04:25:00Z"/>
                <w:rFonts w:ascii="Arial" w:hAnsi="Arial" w:cs="Arial"/>
                <w:color w:val="000000"/>
                <w:sz w:val="18"/>
                <w:szCs w:val="18"/>
                <w:lang w:eastAsia="en-US"/>
              </w:rPr>
            </w:pPr>
            <w:ins w:id="4516" w:author="KPMG_PQH" w:date="2026-04-07T11:25:00Z" w16du:dateUtc="2026-04-07T04:25:00Z">
              <w:r>
                <w:rPr>
                  <w:rFonts w:ascii="Arial" w:hAnsi="Arial" w:cs="Arial"/>
                  <w:sz w:val="18"/>
                  <w:szCs w:val="18"/>
                </w:rPr>
                <w:t>155</w:t>
              </w:r>
            </w:ins>
          </w:p>
        </w:tc>
        <w:tc>
          <w:tcPr>
            <w:tcW w:w="2351" w:type="pct"/>
            <w:tcBorders>
              <w:top w:val="nil"/>
              <w:left w:val="nil"/>
              <w:bottom w:val="single" w:sz="4" w:space="0" w:color="auto"/>
              <w:right w:val="single" w:sz="4" w:space="0" w:color="auto"/>
            </w:tcBorders>
            <w:vAlign w:val="center"/>
            <w:hideMark/>
          </w:tcPr>
          <w:p w14:paraId="04F2FEF4" w14:textId="3806C9AD" w:rsidR="00AB0EE2" w:rsidRPr="00322061" w:rsidRDefault="00AB0EE2" w:rsidP="00AB0EE2">
            <w:pPr>
              <w:rPr>
                <w:ins w:id="4517" w:author="KPMG_PQH" w:date="2026-04-07T11:25:00Z" w16du:dateUtc="2026-04-07T04:25:00Z"/>
                <w:rFonts w:ascii="Arial" w:hAnsi="Arial" w:cs="Arial"/>
                <w:color w:val="000000"/>
                <w:sz w:val="18"/>
                <w:szCs w:val="18"/>
                <w:lang w:eastAsia="en-US"/>
              </w:rPr>
            </w:pPr>
            <w:ins w:id="4518" w:author="KPMG_PQH" w:date="2026-04-07T11:25:00Z" w16du:dateUtc="2026-04-07T04:25:00Z">
              <w:r>
                <w:rPr>
                  <w:rFonts w:ascii="Arial" w:hAnsi="Arial" w:cs="Arial"/>
                  <w:sz w:val="18"/>
                  <w:szCs w:val="18"/>
                </w:rPr>
                <w:t>GORI VIET NAM JOINT STOCK COMPANY</w:t>
              </w:r>
            </w:ins>
          </w:p>
        </w:tc>
        <w:tc>
          <w:tcPr>
            <w:tcW w:w="846" w:type="pct"/>
            <w:tcBorders>
              <w:top w:val="nil"/>
              <w:left w:val="nil"/>
              <w:bottom w:val="single" w:sz="4" w:space="0" w:color="auto"/>
              <w:right w:val="single" w:sz="4" w:space="0" w:color="auto"/>
            </w:tcBorders>
            <w:vAlign w:val="center"/>
            <w:hideMark/>
          </w:tcPr>
          <w:p w14:paraId="792B9055" w14:textId="2F17FF18" w:rsidR="00AB0EE2" w:rsidRPr="00322061" w:rsidRDefault="00AB0EE2" w:rsidP="00AB0EE2">
            <w:pPr>
              <w:jc w:val="center"/>
              <w:rPr>
                <w:ins w:id="4519" w:author="KPMG_PQH" w:date="2026-04-07T11:25:00Z" w16du:dateUtc="2026-04-07T04:25:00Z"/>
                <w:rFonts w:ascii="Arial" w:hAnsi="Arial" w:cs="Arial"/>
                <w:color w:val="000000"/>
                <w:sz w:val="18"/>
                <w:szCs w:val="18"/>
                <w:lang w:eastAsia="en-US"/>
              </w:rPr>
            </w:pPr>
            <w:ins w:id="452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74D07D7" w14:textId="53445F11" w:rsidR="00AB0EE2" w:rsidRPr="00322061" w:rsidRDefault="00AB0EE2" w:rsidP="00AB0EE2">
            <w:pPr>
              <w:rPr>
                <w:ins w:id="4521" w:author="KPMG_PQH" w:date="2026-04-07T11:25:00Z" w16du:dateUtc="2026-04-07T04:25:00Z"/>
                <w:rFonts w:ascii="Arial" w:hAnsi="Arial" w:cs="Arial"/>
                <w:color w:val="000000"/>
                <w:sz w:val="18"/>
                <w:szCs w:val="18"/>
                <w:lang w:eastAsia="en-US"/>
              </w:rPr>
            </w:pPr>
            <w:ins w:id="4522" w:author="KPMG_PQH" w:date="2026-04-07T11:25:00Z" w16du:dateUtc="2026-04-07T04:25:00Z">
              <w:r>
                <w:rPr>
                  <w:rFonts w:ascii="Arial" w:hAnsi="Arial" w:cs="Arial"/>
                  <w:color w:val="000000"/>
                  <w:sz w:val="18"/>
                  <w:szCs w:val="18"/>
                </w:rPr>
                <w:t>Insufficient financial data</w:t>
              </w:r>
            </w:ins>
          </w:p>
        </w:tc>
      </w:tr>
      <w:tr w:rsidR="00AB0EE2" w:rsidRPr="00322061" w14:paraId="54D425AC" w14:textId="77777777" w:rsidTr="00777313">
        <w:trPr>
          <w:trHeight w:val="20"/>
          <w:ins w:id="452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693EE4" w14:textId="78A021D3" w:rsidR="00AB0EE2" w:rsidRPr="00322061" w:rsidRDefault="00AB0EE2" w:rsidP="00AB0EE2">
            <w:pPr>
              <w:jc w:val="center"/>
              <w:rPr>
                <w:ins w:id="4524" w:author="KPMG_PQH" w:date="2026-04-07T11:25:00Z" w16du:dateUtc="2026-04-07T04:25:00Z"/>
                <w:rFonts w:ascii="Arial" w:hAnsi="Arial" w:cs="Arial"/>
                <w:color w:val="000000"/>
                <w:sz w:val="18"/>
                <w:szCs w:val="18"/>
                <w:lang w:eastAsia="en-US"/>
              </w:rPr>
            </w:pPr>
            <w:ins w:id="4525" w:author="KPMG_PQH" w:date="2026-04-07T11:25:00Z" w16du:dateUtc="2026-04-07T04:25:00Z">
              <w:r>
                <w:rPr>
                  <w:rFonts w:ascii="Arial" w:hAnsi="Arial" w:cs="Arial"/>
                  <w:sz w:val="18"/>
                  <w:szCs w:val="18"/>
                </w:rPr>
                <w:t>156</w:t>
              </w:r>
            </w:ins>
          </w:p>
        </w:tc>
        <w:tc>
          <w:tcPr>
            <w:tcW w:w="2351" w:type="pct"/>
            <w:tcBorders>
              <w:top w:val="nil"/>
              <w:left w:val="nil"/>
              <w:bottom w:val="single" w:sz="4" w:space="0" w:color="auto"/>
              <w:right w:val="single" w:sz="4" w:space="0" w:color="auto"/>
            </w:tcBorders>
            <w:vAlign w:val="center"/>
            <w:hideMark/>
          </w:tcPr>
          <w:p w14:paraId="489E60B5" w14:textId="243C1CE2" w:rsidR="00AB0EE2" w:rsidRPr="00322061" w:rsidRDefault="00AB0EE2" w:rsidP="00AB0EE2">
            <w:pPr>
              <w:rPr>
                <w:ins w:id="4526" w:author="KPMG_PQH" w:date="2026-04-07T11:25:00Z" w16du:dateUtc="2026-04-07T04:25:00Z"/>
                <w:rFonts w:ascii="Arial" w:hAnsi="Arial" w:cs="Arial"/>
                <w:color w:val="000000"/>
                <w:sz w:val="18"/>
                <w:szCs w:val="18"/>
                <w:lang w:eastAsia="en-US"/>
              </w:rPr>
            </w:pPr>
            <w:ins w:id="4527" w:author="KPMG_PQH" w:date="2026-04-07T11:25:00Z" w16du:dateUtc="2026-04-07T04:25:00Z">
              <w:r>
                <w:rPr>
                  <w:rFonts w:ascii="Arial" w:hAnsi="Arial" w:cs="Arial"/>
                  <w:sz w:val="18"/>
                  <w:szCs w:val="18"/>
                </w:rPr>
                <w:t>GR VIET NAM ARCHITECTURE AND INVESTMENT CONSTRUCTION JOINT STOCK COMPANY</w:t>
              </w:r>
            </w:ins>
          </w:p>
        </w:tc>
        <w:tc>
          <w:tcPr>
            <w:tcW w:w="846" w:type="pct"/>
            <w:tcBorders>
              <w:top w:val="nil"/>
              <w:left w:val="nil"/>
              <w:bottom w:val="single" w:sz="4" w:space="0" w:color="auto"/>
              <w:right w:val="single" w:sz="4" w:space="0" w:color="auto"/>
            </w:tcBorders>
            <w:vAlign w:val="center"/>
            <w:hideMark/>
          </w:tcPr>
          <w:p w14:paraId="7EF0E7B7" w14:textId="21C14B45" w:rsidR="00AB0EE2" w:rsidRPr="00322061" w:rsidRDefault="00AB0EE2" w:rsidP="00AB0EE2">
            <w:pPr>
              <w:jc w:val="center"/>
              <w:rPr>
                <w:ins w:id="4528" w:author="KPMG_PQH" w:date="2026-04-07T11:25:00Z" w16du:dateUtc="2026-04-07T04:25:00Z"/>
                <w:rFonts w:ascii="Arial" w:hAnsi="Arial" w:cs="Arial"/>
                <w:color w:val="000000"/>
                <w:sz w:val="18"/>
                <w:szCs w:val="18"/>
                <w:lang w:eastAsia="en-US"/>
              </w:rPr>
            </w:pPr>
            <w:ins w:id="452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AF64579" w14:textId="0924BF67" w:rsidR="00AB0EE2" w:rsidRPr="00322061" w:rsidRDefault="00AB0EE2" w:rsidP="00AB0EE2">
            <w:pPr>
              <w:rPr>
                <w:ins w:id="4530" w:author="KPMG_PQH" w:date="2026-04-07T11:25:00Z" w16du:dateUtc="2026-04-07T04:25:00Z"/>
                <w:rFonts w:ascii="Arial" w:hAnsi="Arial" w:cs="Arial"/>
                <w:color w:val="000000"/>
                <w:sz w:val="18"/>
                <w:szCs w:val="18"/>
                <w:lang w:eastAsia="en-US"/>
              </w:rPr>
            </w:pPr>
            <w:ins w:id="4531" w:author="KPMG_PQH" w:date="2026-04-07T11:25:00Z" w16du:dateUtc="2026-04-07T04:25:00Z">
              <w:r>
                <w:rPr>
                  <w:rFonts w:ascii="Arial" w:hAnsi="Arial" w:cs="Arial"/>
                  <w:color w:val="000000"/>
                  <w:sz w:val="18"/>
                  <w:szCs w:val="18"/>
                </w:rPr>
                <w:t>Insufficient financial data</w:t>
              </w:r>
            </w:ins>
          </w:p>
        </w:tc>
      </w:tr>
      <w:tr w:rsidR="00AB0EE2" w:rsidRPr="00322061" w14:paraId="08F93A2D" w14:textId="77777777" w:rsidTr="00777313">
        <w:trPr>
          <w:trHeight w:val="20"/>
          <w:ins w:id="453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9B614EB" w14:textId="7289C5C4" w:rsidR="00AB0EE2" w:rsidRPr="00322061" w:rsidRDefault="00AB0EE2" w:rsidP="00AB0EE2">
            <w:pPr>
              <w:jc w:val="center"/>
              <w:rPr>
                <w:ins w:id="4533" w:author="KPMG_PQH" w:date="2026-04-07T11:25:00Z" w16du:dateUtc="2026-04-07T04:25:00Z"/>
                <w:rFonts w:ascii="Arial" w:hAnsi="Arial" w:cs="Arial"/>
                <w:color w:val="000000"/>
                <w:sz w:val="18"/>
                <w:szCs w:val="18"/>
                <w:lang w:eastAsia="en-US"/>
              </w:rPr>
            </w:pPr>
            <w:ins w:id="4534" w:author="KPMG_PQH" w:date="2026-04-07T11:25:00Z" w16du:dateUtc="2026-04-07T04:25:00Z">
              <w:r>
                <w:rPr>
                  <w:rFonts w:ascii="Arial" w:hAnsi="Arial" w:cs="Arial"/>
                  <w:sz w:val="18"/>
                  <w:szCs w:val="18"/>
                </w:rPr>
                <w:t>157</w:t>
              </w:r>
            </w:ins>
          </w:p>
        </w:tc>
        <w:tc>
          <w:tcPr>
            <w:tcW w:w="2351" w:type="pct"/>
            <w:tcBorders>
              <w:top w:val="nil"/>
              <w:left w:val="nil"/>
              <w:bottom w:val="single" w:sz="4" w:space="0" w:color="auto"/>
              <w:right w:val="single" w:sz="4" w:space="0" w:color="auto"/>
            </w:tcBorders>
            <w:vAlign w:val="center"/>
            <w:hideMark/>
          </w:tcPr>
          <w:p w14:paraId="094D689F" w14:textId="5F12E753" w:rsidR="00AB0EE2" w:rsidRPr="00322061" w:rsidRDefault="00AB0EE2" w:rsidP="00AB0EE2">
            <w:pPr>
              <w:rPr>
                <w:ins w:id="4535" w:author="KPMG_PQH" w:date="2026-04-07T11:25:00Z" w16du:dateUtc="2026-04-07T04:25:00Z"/>
                <w:rFonts w:ascii="Arial" w:hAnsi="Arial" w:cs="Arial"/>
                <w:color w:val="000000"/>
                <w:sz w:val="18"/>
                <w:szCs w:val="18"/>
                <w:lang w:eastAsia="en-US"/>
              </w:rPr>
            </w:pPr>
            <w:ins w:id="4536" w:author="KPMG_PQH" w:date="2026-04-07T11:25:00Z" w16du:dateUtc="2026-04-07T04:25:00Z">
              <w:r>
                <w:rPr>
                  <w:rFonts w:ascii="Arial" w:hAnsi="Arial" w:cs="Arial"/>
                  <w:sz w:val="18"/>
                  <w:szCs w:val="18"/>
                </w:rPr>
                <w:t>GREEN AGRICULTURE MATERIAL IMPORT EXPORT AND TRADING JOINT STOCK COMPANY</w:t>
              </w:r>
            </w:ins>
          </w:p>
        </w:tc>
        <w:tc>
          <w:tcPr>
            <w:tcW w:w="846" w:type="pct"/>
            <w:tcBorders>
              <w:top w:val="nil"/>
              <w:left w:val="nil"/>
              <w:bottom w:val="single" w:sz="4" w:space="0" w:color="auto"/>
              <w:right w:val="single" w:sz="4" w:space="0" w:color="auto"/>
            </w:tcBorders>
            <w:vAlign w:val="center"/>
            <w:hideMark/>
          </w:tcPr>
          <w:p w14:paraId="79B348CA" w14:textId="278C6698" w:rsidR="00AB0EE2" w:rsidRPr="00322061" w:rsidRDefault="00AB0EE2" w:rsidP="00AB0EE2">
            <w:pPr>
              <w:jc w:val="center"/>
              <w:rPr>
                <w:ins w:id="4537" w:author="KPMG_PQH" w:date="2026-04-07T11:25:00Z" w16du:dateUtc="2026-04-07T04:25:00Z"/>
                <w:rFonts w:ascii="Arial" w:hAnsi="Arial" w:cs="Arial"/>
                <w:color w:val="000000"/>
                <w:sz w:val="18"/>
                <w:szCs w:val="18"/>
                <w:lang w:eastAsia="en-US"/>
              </w:rPr>
            </w:pPr>
            <w:ins w:id="453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DFC73F4" w14:textId="0CB9036C" w:rsidR="00AB0EE2" w:rsidRPr="00322061" w:rsidRDefault="00AB0EE2" w:rsidP="00AB0EE2">
            <w:pPr>
              <w:rPr>
                <w:ins w:id="4539" w:author="KPMG_PQH" w:date="2026-04-07T11:25:00Z" w16du:dateUtc="2026-04-07T04:25:00Z"/>
                <w:rFonts w:ascii="Arial" w:hAnsi="Arial" w:cs="Arial"/>
                <w:color w:val="000000"/>
                <w:sz w:val="18"/>
                <w:szCs w:val="18"/>
                <w:lang w:eastAsia="en-US"/>
              </w:rPr>
            </w:pPr>
            <w:ins w:id="4540" w:author="KPMG_PQH" w:date="2026-04-07T11:25:00Z" w16du:dateUtc="2026-04-07T04:25:00Z">
              <w:r>
                <w:rPr>
                  <w:rFonts w:ascii="Arial" w:hAnsi="Arial" w:cs="Arial"/>
                  <w:color w:val="000000"/>
                  <w:sz w:val="18"/>
                  <w:szCs w:val="18"/>
                </w:rPr>
                <w:t>Insufficient financial data</w:t>
              </w:r>
            </w:ins>
          </w:p>
        </w:tc>
      </w:tr>
      <w:tr w:rsidR="00AB0EE2" w:rsidRPr="00322061" w14:paraId="5DF64064" w14:textId="77777777" w:rsidTr="00777313">
        <w:trPr>
          <w:trHeight w:val="20"/>
          <w:ins w:id="454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397E6D" w14:textId="0F958DD4" w:rsidR="00AB0EE2" w:rsidRPr="00322061" w:rsidRDefault="00AB0EE2" w:rsidP="00AB0EE2">
            <w:pPr>
              <w:jc w:val="center"/>
              <w:rPr>
                <w:ins w:id="4542" w:author="KPMG_PQH" w:date="2026-04-07T11:25:00Z" w16du:dateUtc="2026-04-07T04:25:00Z"/>
                <w:rFonts w:ascii="Arial" w:hAnsi="Arial" w:cs="Arial"/>
                <w:color w:val="000000"/>
                <w:sz w:val="18"/>
                <w:szCs w:val="18"/>
                <w:lang w:eastAsia="en-US"/>
              </w:rPr>
            </w:pPr>
            <w:ins w:id="4543" w:author="KPMG_PQH" w:date="2026-04-07T11:25:00Z" w16du:dateUtc="2026-04-07T04:25:00Z">
              <w:r>
                <w:rPr>
                  <w:rFonts w:ascii="Arial" w:hAnsi="Arial" w:cs="Arial"/>
                  <w:sz w:val="18"/>
                  <w:szCs w:val="18"/>
                </w:rPr>
                <w:t>158</w:t>
              </w:r>
            </w:ins>
          </w:p>
        </w:tc>
        <w:tc>
          <w:tcPr>
            <w:tcW w:w="2351" w:type="pct"/>
            <w:tcBorders>
              <w:top w:val="nil"/>
              <w:left w:val="nil"/>
              <w:bottom w:val="single" w:sz="4" w:space="0" w:color="auto"/>
              <w:right w:val="single" w:sz="4" w:space="0" w:color="auto"/>
            </w:tcBorders>
            <w:vAlign w:val="center"/>
            <w:hideMark/>
          </w:tcPr>
          <w:p w14:paraId="24B410A3" w14:textId="6BBBCA88" w:rsidR="00AB0EE2" w:rsidRPr="00322061" w:rsidRDefault="00AB0EE2" w:rsidP="00AB0EE2">
            <w:pPr>
              <w:rPr>
                <w:ins w:id="4544" w:author="KPMG_PQH" w:date="2026-04-07T11:25:00Z" w16du:dateUtc="2026-04-07T04:25:00Z"/>
                <w:rFonts w:ascii="Arial" w:hAnsi="Arial" w:cs="Arial"/>
                <w:color w:val="000000"/>
                <w:sz w:val="18"/>
                <w:szCs w:val="18"/>
                <w:lang w:eastAsia="en-US"/>
              </w:rPr>
            </w:pPr>
            <w:ins w:id="4545" w:author="KPMG_PQH" w:date="2026-04-07T11:25:00Z" w16du:dateUtc="2026-04-07T04:25:00Z">
              <w:r>
                <w:rPr>
                  <w:rFonts w:ascii="Arial" w:hAnsi="Arial" w:cs="Arial"/>
                  <w:sz w:val="18"/>
                  <w:szCs w:val="18"/>
                </w:rPr>
                <w:t>GREEN CITY SERVICES TRADING INVESTMENT JOINT STOCK COMPANY</w:t>
              </w:r>
            </w:ins>
          </w:p>
        </w:tc>
        <w:tc>
          <w:tcPr>
            <w:tcW w:w="846" w:type="pct"/>
            <w:tcBorders>
              <w:top w:val="nil"/>
              <w:left w:val="nil"/>
              <w:bottom w:val="single" w:sz="4" w:space="0" w:color="auto"/>
              <w:right w:val="single" w:sz="4" w:space="0" w:color="auto"/>
            </w:tcBorders>
            <w:vAlign w:val="center"/>
            <w:hideMark/>
          </w:tcPr>
          <w:p w14:paraId="2AEF0C6A" w14:textId="579AB352" w:rsidR="00AB0EE2" w:rsidRPr="00322061" w:rsidRDefault="00AB0EE2" w:rsidP="00AB0EE2">
            <w:pPr>
              <w:jc w:val="center"/>
              <w:rPr>
                <w:ins w:id="4546" w:author="KPMG_PQH" w:date="2026-04-07T11:25:00Z" w16du:dateUtc="2026-04-07T04:25:00Z"/>
                <w:rFonts w:ascii="Arial" w:hAnsi="Arial" w:cs="Arial"/>
                <w:color w:val="000000"/>
                <w:sz w:val="18"/>
                <w:szCs w:val="18"/>
                <w:lang w:eastAsia="en-US"/>
              </w:rPr>
            </w:pPr>
            <w:ins w:id="454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FBC1820" w14:textId="39F0D5D8" w:rsidR="00AB0EE2" w:rsidRPr="00322061" w:rsidRDefault="00AB0EE2" w:rsidP="00AB0EE2">
            <w:pPr>
              <w:rPr>
                <w:ins w:id="4548" w:author="KPMG_PQH" w:date="2026-04-07T11:25:00Z" w16du:dateUtc="2026-04-07T04:25:00Z"/>
                <w:rFonts w:ascii="Arial" w:hAnsi="Arial" w:cs="Arial"/>
                <w:color w:val="000000"/>
                <w:sz w:val="18"/>
                <w:szCs w:val="18"/>
                <w:lang w:eastAsia="en-US"/>
              </w:rPr>
            </w:pPr>
            <w:ins w:id="4549" w:author="KPMG_PQH" w:date="2026-04-07T11:25:00Z" w16du:dateUtc="2026-04-07T04:25:00Z">
              <w:r>
                <w:rPr>
                  <w:rFonts w:ascii="Arial" w:hAnsi="Arial" w:cs="Arial"/>
                  <w:color w:val="000000"/>
                  <w:sz w:val="18"/>
                  <w:szCs w:val="18"/>
                </w:rPr>
                <w:t>Non-comparable functions</w:t>
              </w:r>
            </w:ins>
          </w:p>
        </w:tc>
      </w:tr>
      <w:tr w:rsidR="00AB0EE2" w:rsidRPr="00322061" w14:paraId="49F87879" w14:textId="77777777" w:rsidTr="00777313">
        <w:trPr>
          <w:trHeight w:val="20"/>
          <w:ins w:id="455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B112215" w14:textId="63A4C61B" w:rsidR="00AB0EE2" w:rsidRPr="00322061" w:rsidRDefault="00AB0EE2" w:rsidP="00AB0EE2">
            <w:pPr>
              <w:jc w:val="center"/>
              <w:rPr>
                <w:ins w:id="4551" w:author="KPMG_PQH" w:date="2026-04-07T11:25:00Z" w16du:dateUtc="2026-04-07T04:25:00Z"/>
                <w:rFonts w:ascii="Arial" w:hAnsi="Arial" w:cs="Arial"/>
                <w:color w:val="000000"/>
                <w:sz w:val="18"/>
                <w:szCs w:val="18"/>
                <w:lang w:eastAsia="en-US"/>
              </w:rPr>
            </w:pPr>
            <w:ins w:id="4552" w:author="KPMG_PQH" w:date="2026-04-07T11:25:00Z" w16du:dateUtc="2026-04-07T04:25:00Z">
              <w:r>
                <w:rPr>
                  <w:rFonts w:ascii="Arial" w:hAnsi="Arial" w:cs="Arial"/>
                  <w:sz w:val="18"/>
                  <w:szCs w:val="18"/>
                </w:rPr>
                <w:t>159</w:t>
              </w:r>
            </w:ins>
          </w:p>
        </w:tc>
        <w:tc>
          <w:tcPr>
            <w:tcW w:w="2351" w:type="pct"/>
            <w:tcBorders>
              <w:top w:val="nil"/>
              <w:left w:val="nil"/>
              <w:bottom w:val="single" w:sz="4" w:space="0" w:color="auto"/>
              <w:right w:val="single" w:sz="4" w:space="0" w:color="auto"/>
            </w:tcBorders>
            <w:vAlign w:val="center"/>
            <w:hideMark/>
          </w:tcPr>
          <w:p w14:paraId="6B554CBA" w14:textId="13944246" w:rsidR="00AB0EE2" w:rsidRPr="00322061" w:rsidRDefault="00AB0EE2" w:rsidP="00AB0EE2">
            <w:pPr>
              <w:rPr>
                <w:ins w:id="4553" w:author="KPMG_PQH" w:date="2026-04-07T11:25:00Z" w16du:dateUtc="2026-04-07T04:25:00Z"/>
                <w:rFonts w:ascii="Arial" w:hAnsi="Arial" w:cs="Arial"/>
                <w:color w:val="000000"/>
                <w:sz w:val="18"/>
                <w:szCs w:val="18"/>
                <w:lang w:eastAsia="en-US"/>
              </w:rPr>
            </w:pPr>
            <w:ins w:id="4554" w:author="KPMG_PQH" w:date="2026-04-07T11:25:00Z" w16du:dateUtc="2026-04-07T04:25:00Z">
              <w:r>
                <w:rPr>
                  <w:rFonts w:ascii="Arial" w:hAnsi="Arial" w:cs="Arial"/>
                  <w:sz w:val="18"/>
                  <w:szCs w:val="18"/>
                </w:rPr>
                <w:t>GREEN TECHNOLOGY CONSTRUCTION JOINT STOCK COMPANY</w:t>
              </w:r>
            </w:ins>
          </w:p>
        </w:tc>
        <w:tc>
          <w:tcPr>
            <w:tcW w:w="846" w:type="pct"/>
            <w:tcBorders>
              <w:top w:val="nil"/>
              <w:left w:val="nil"/>
              <w:bottom w:val="single" w:sz="4" w:space="0" w:color="auto"/>
              <w:right w:val="single" w:sz="4" w:space="0" w:color="auto"/>
            </w:tcBorders>
            <w:vAlign w:val="center"/>
            <w:hideMark/>
          </w:tcPr>
          <w:p w14:paraId="426D7840" w14:textId="7905939C" w:rsidR="00AB0EE2" w:rsidRPr="00322061" w:rsidRDefault="00AB0EE2" w:rsidP="00AB0EE2">
            <w:pPr>
              <w:jc w:val="center"/>
              <w:rPr>
                <w:ins w:id="4555" w:author="KPMG_PQH" w:date="2026-04-07T11:25:00Z" w16du:dateUtc="2026-04-07T04:25:00Z"/>
                <w:rFonts w:ascii="Arial" w:hAnsi="Arial" w:cs="Arial"/>
                <w:color w:val="000000"/>
                <w:sz w:val="18"/>
                <w:szCs w:val="18"/>
                <w:lang w:eastAsia="en-US"/>
              </w:rPr>
            </w:pPr>
            <w:ins w:id="455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CAB12AD" w14:textId="2C6A5B43" w:rsidR="00AB0EE2" w:rsidRPr="00322061" w:rsidRDefault="00AB0EE2" w:rsidP="00AB0EE2">
            <w:pPr>
              <w:rPr>
                <w:ins w:id="4557" w:author="KPMG_PQH" w:date="2026-04-07T11:25:00Z" w16du:dateUtc="2026-04-07T04:25:00Z"/>
                <w:rFonts w:ascii="Arial" w:hAnsi="Arial" w:cs="Arial"/>
                <w:color w:val="000000"/>
                <w:sz w:val="18"/>
                <w:szCs w:val="18"/>
                <w:lang w:eastAsia="en-US"/>
              </w:rPr>
            </w:pPr>
            <w:ins w:id="4558" w:author="KPMG_PQH" w:date="2026-04-07T11:25:00Z" w16du:dateUtc="2026-04-07T04:25:00Z">
              <w:r>
                <w:rPr>
                  <w:rFonts w:ascii="Arial" w:hAnsi="Arial" w:cs="Arial"/>
                  <w:color w:val="000000"/>
                  <w:sz w:val="18"/>
                  <w:szCs w:val="18"/>
                </w:rPr>
                <w:t>Non-comparable functions</w:t>
              </w:r>
            </w:ins>
          </w:p>
        </w:tc>
      </w:tr>
      <w:tr w:rsidR="00AB0EE2" w:rsidRPr="00322061" w14:paraId="747E5DFF" w14:textId="77777777" w:rsidTr="00777313">
        <w:trPr>
          <w:trHeight w:val="20"/>
          <w:ins w:id="455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329D16" w14:textId="1D555248" w:rsidR="00AB0EE2" w:rsidRPr="00322061" w:rsidRDefault="00AB0EE2" w:rsidP="00AB0EE2">
            <w:pPr>
              <w:jc w:val="center"/>
              <w:rPr>
                <w:ins w:id="4560" w:author="KPMG_PQH" w:date="2026-04-07T11:25:00Z" w16du:dateUtc="2026-04-07T04:25:00Z"/>
                <w:rFonts w:ascii="Arial" w:hAnsi="Arial" w:cs="Arial"/>
                <w:color w:val="000000"/>
                <w:sz w:val="18"/>
                <w:szCs w:val="18"/>
                <w:lang w:eastAsia="en-US"/>
              </w:rPr>
            </w:pPr>
            <w:ins w:id="4561" w:author="KPMG_PQH" w:date="2026-04-07T11:25:00Z" w16du:dateUtc="2026-04-07T04:25:00Z">
              <w:r>
                <w:rPr>
                  <w:rFonts w:ascii="Arial" w:hAnsi="Arial" w:cs="Arial"/>
                  <w:sz w:val="18"/>
                  <w:szCs w:val="18"/>
                </w:rPr>
                <w:lastRenderedPageBreak/>
                <w:t>160</w:t>
              </w:r>
            </w:ins>
          </w:p>
        </w:tc>
        <w:tc>
          <w:tcPr>
            <w:tcW w:w="2351" w:type="pct"/>
            <w:tcBorders>
              <w:top w:val="nil"/>
              <w:left w:val="nil"/>
              <w:bottom w:val="single" w:sz="4" w:space="0" w:color="auto"/>
              <w:right w:val="single" w:sz="4" w:space="0" w:color="auto"/>
            </w:tcBorders>
            <w:vAlign w:val="center"/>
            <w:hideMark/>
          </w:tcPr>
          <w:p w14:paraId="1CC13ABF" w14:textId="2252C892" w:rsidR="00AB0EE2" w:rsidRPr="00322061" w:rsidRDefault="00AB0EE2" w:rsidP="00AB0EE2">
            <w:pPr>
              <w:rPr>
                <w:ins w:id="4562" w:author="KPMG_PQH" w:date="2026-04-07T11:25:00Z" w16du:dateUtc="2026-04-07T04:25:00Z"/>
                <w:rFonts w:ascii="Arial" w:hAnsi="Arial" w:cs="Arial"/>
                <w:color w:val="000000"/>
                <w:sz w:val="18"/>
                <w:szCs w:val="18"/>
                <w:lang w:eastAsia="en-US"/>
              </w:rPr>
            </w:pPr>
            <w:ins w:id="4563" w:author="KPMG_PQH" w:date="2026-04-07T11:25:00Z" w16du:dateUtc="2026-04-07T04:25:00Z">
              <w:r>
                <w:rPr>
                  <w:rFonts w:ascii="Arial" w:hAnsi="Arial" w:cs="Arial"/>
                  <w:sz w:val="18"/>
                  <w:szCs w:val="18"/>
                </w:rPr>
                <w:t>GREEN TECHNOLOGY EQUIPMENT CONSTRUCTION JOINT STOCK COMPANY</w:t>
              </w:r>
            </w:ins>
          </w:p>
        </w:tc>
        <w:tc>
          <w:tcPr>
            <w:tcW w:w="846" w:type="pct"/>
            <w:tcBorders>
              <w:top w:val="nil"/>
              <w:left w:val="nil"/>
              <w:bottom w:val="single" w:sz="4" w:space="0" w:color="auto"/>
              <w:right w:val="single" w:sz="4" w:space="0" w:color="auto"/>
            </w:tcBorders>
            <w:vAlign w:val="center"/>
            <w:hideMark/>
          </w:tcPr>
          <w:p w14:paraId="3BF77E7D" w14:textId="6257D9BA" w:rsidR="00AB0EE2" w:rsidRPr="00322061" w:rsidRDefault="00AB0EE2" w:rsidP="00AB0EE2">
            <w:pPr>
              <w:jc w:val="center"/>
              <w:rPr>
                <w:ins w:id="4564" w:author="KPMG_PQH" w:date="2026-04-07T11:25:00Z" w16du:dateUtc="2026-04-07T04:25:00Z"/>
                <w:rFonts w:ascii="Arial" w:hAnsi="Arial" w:cs="Arial"/>
                <w:color w:val="000000"/>
                <w:sz w:val="18"/>
                <w:szCs w:val="18"/>
                <w:lang w:eastAsia="en-US"/>
              </w:rPr>
            </w:pPr>
            <w:ins w:id="456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0BC57BB" w14:textId="7E275CD4" w:rsidR="00AB0EE2" w:rsidRPr="00322061" w:rsidRDefault="00AB0EE2" w:rsidP="00AB0EE2">
            <w:pPr>
              <w:rPr>
                <w:ins w:id="4566" w:author="KPMG_PQH" w:date="2026-04-07T11:25:00Z" w16du:dateUtc="2026-04-07T04:25:00Z"/>
                <w:rFonts w:ascii="Arial" w:hAnsi="Arial" w:cs="Arial"/>
                <w:color w:val="000000"/>
                <w:sz w:val="18"/>
                <w:szCs w:val="18"/>
                <w:lang w:eastAsia="en-US"/>
              </w:rPr>
            </w:pPr>
            <w:ins w:id="4567" w:author="KPMG_PQH" w:date="2026-04-07T11:25:00Z" w16du:dateUtc="2026-04-07T04:25:00Z">
              <w:r>
                <w:rPr>
                  <w:rFonts w:ascii="Arial" w:hAnsi="Arial" w:cs="Arial"/>
                  <w:color w:val="000000"/>
                  <w:sz w:val="18"/>
                  <w:szCs w:val="18"/>
                </w:rPr>
                <w:t>Continuous loss making</w:t>
              </w:r>
            </w:ins>
          </w:p>
        </w:tc>
      </w:tr>
      <w:tr w:rsidR="00AB0EE2" w:rsidRPr="00322061" w14:paraId="3E654AB8" w14:textId="77777777" w:rsidTr="00777313">
        <w:trPr>
          <w:trHeight w:val="20"/>
          <w:ins w:id="456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EE90144" w14:textId="607DF6AC" w:rsidR="00AB0EE2" w:rsidRPr="00322061" w:rsidRDefault="00AB0EE2" w:rsidP="00AB0EE2">
            <w:pPr>
              <w:jc w:val="center"/>
              <w:rPr>
                <w:ins w:id="4569" w:author="KPMG_PQH" w:date="2026-04-07T11:25:00Z" w16du:dateUtc="2026-04-07T04:25:00Z"/>
                <w:rFonts w:ascii="Arial" w:hAnsi="Arial" w:cs="Arial"/>
                <w:color w:val="000000"/>
                <w:sz w:val="18"/>
                <w:szCs w:val="18"/>
                <w:lang w:eastAsia="en-US"/>
              </w:rPr>
            </w:pPr>
            <w:ins w:id="4570" w:author="KPMG_PQH" w:date="2026-04-07T11:25:00Z" w16du:dateUtc="2026-04-07T04:25:00Z">
              <w:r>
                <w:rPr>
                  <w:rFonts w:ascii="Arial" w:hAnsi="Arial" w:cs="Arial"/>
                  <w:sz w:val="18"/>
                  <w:szCs w:val="18"/>
                </w:rPr>
                <w:t>161</w:t>
              </w:r>
            </w:ins>
          </w:p>
        </w:tc>
        <w:tc>
          <w:tcPr>
            <w:tcW w:w="2351" w:type="pct"/>
            <w:tcBorders>
              <w:top w:val="nil"/>
              <w:left w:val="nil"/>
              <w:bottom w:val="single" w:sz="4" w:space="0" w:color="auto"/>
              <w:right w:val="single" w:sz="4" w:space="0" w:color="auto"/>
            </w:tcBorders>
            <w:vAlign w:val="center"/>
            <w:hideMark/>
          </w:tcPr>
          <w:p w14:paraId="3BE24A78" w14:textId="04536F0E" w:rsidR="00AB0EE2" w:rsidRPr="00322061" w:rsidRDefault="00AB0EE2" w:rsidP="00AB0EE2">
            <w:pPr>
              <w:rPr>
                <w:ins w:id="4571" w:author="KPMG_PQH" w:date="2026-04-07T11:25:00Z" w16du:dateUtc="2026-04-07T04:25:00Z"/>
                <w:rFonts w:ascii="Arial" w:hAnsi="Arial" w:cs="Arial"/>
                <w:color w:val="000000"/>
                <w:sz w:val="18"/>
                <w:szCs w:val="18"/>
                <w:lang w:eastAsia="en-US"/>
              </w:rPr>
            </w:pPr>
            <w:ins w:id="4572" w:author="KPMG_PQH" w:date="2026-04-07T11:25:00Z" w16du:dateUtc="2026-04-07T04:25:00Z">
              <w:r>
                <w:rPr>
                  <w:rFonts w:ascii="Arial" w:hAnsi="Arial" w:cs="Arial"/>
                  <w:sz w:val="18"/>
                  <w:szCs w:val="18"/>
                </w:rPr>
                <w:t>H.B.T TRADING PRODUCTION INVESTMENT CORPORATION</w:t>
              </w:r>
            </w:ins>
          </w:p>
        </w:tc>
        <w:tc>
          <w:tcPr>
            <w:tcW w:w="846" w:type="pct"/>
            <w:tcBorders>
              <w:top w:val="nil"/>
              <w:left w:val="nil"/>
              <w:bottom w:val="single" w:sz="4" w:space="0" w:color="auto"/>
              <w:right w:val="single" w:sz="4" w:space="0" w:color="auto"/>
            </w:tcBorders>
            <w:vAlign w:val="center"/>
            <w:hideMark/>
          </w:tcPr>
          <w:p w14:paraId="734FC358" w14:textId="7045943C" w:rsidR="00AB0EE2" w:rsidRPr="00322061" w:rsidRDefault="00AB0EE2" w:rsidP="00AB0EE2">
            <w:pPr>
              <w:jc w:val="center"/>
              <w:rPr>
                <w:ins w:id="4573" w:author="KPMG_PQH" w:date="2026-04-07T11:25:00Z" w16du:dateUtc="2026-04-07T04:25:00Z"/>
                <w:rFonts w:ascii="Arial" w:hAnsi="Arial" w:cs="Arial"/>
                <w:color w:val="000000"/>
                <w:sz w:val="18"/>
                <w:szCs w:val="18"/>
                <w:lang w:eastAsia="en-US"/>
              </w:rPr>
            </w:pPr>
            <w:ins w:id="457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605FA6F" w14:textId="22CF17ED" w:rsidR="00AB0EE2" w:rsidRPr="00322061" w:rsidRDefault="00AB0EE2" w:rsidP="00AB0EE2">
            <w:pPr>
              <w:rPr>
                <w:ins w:id="4575" w:author="KPMG_PQH" w:date="2026-04-07T11:25:00Z" w16du:dateUtc="2026-04-07T04:25:00Z"/>
                <w:rFonts w:ascii="Arial" w:hAnsi="Arial" w:cs="Arial"/>
                <w:color w:val="000000"/>
                <w:sz w:val="18"/>
                <w:szCs w:val="18"/>
                <w:lang w:eastAsia="en-US"/>
              </w:rPr>
            </w:pPr>
            <w:ins w:id="4576" w:author="KPMG_PQH" w:date="2026-04-07T11:25:00Z" w16du:dateUtc="2026-04-07T04:25:00Z">
              <w:r>
                <w:rPr>
                  <w:rFonts w:ascii="Arial" w:hAnsi="Arial" w:cs="Arial"/>
                  <w:color w:val="000000"/>
                  <w:sz w:val="18"/>
                  <w:szCs w:val="18"/>
                </w:rPr>
                <w:t>Insufficient financial data</w:t>
              </w:r>
            </w:ins>
          </w:p>
        </w:tc>
      </w:tr>
      <w:tr w:rsidR="00AB0EE2" w:rsidRPr="00322061" w14:paraId="4EBDE3EF" w14:textId="77777777" w:rsidTr="00777313">
        <w:trPr>
          <w:trHeight w:val="20"/>
          <w:ins w:id="457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F038E1" w14:textId="054B043E" w:rsidR="00AB0EE2" w:rsidRPr="00322061" w:rsidRDefault="00AB0EE2" w:rsidP="00AB0EE2">
            <w:pPr>
              <w:jc w:val="center"/>
              <w:rPr>
                <w:ins w:id="4578" w:author="KPMG_PQH" w:date="2026-04-07T11:25:00Z" w16du:dateUtc="2026-04-07T04:25:00Z"/>
                <w:rFonts w:ascii="Arial" w:hAnsi="Arial" w:cs="Arial"/>
                <w:color w:val="000000"/>
                <w:sz w:val="18"/>
                <w:szCs w:val="18"/>
                <w:lang w:eastAsia="en-US"/>
              </w:rPr>
            </w:pPr>
            <w:ins w:id="4579" w:author="KPMG_PQH" w:date="2026-04-07T11:25:00Z" w16du:dateUtc="2026-04-07T04:25:00Z">
              <w:r>
                <w:rPr>
                  <w:rFonts w:ascii="Arial" w:hAnsi="Arial" w:cs="Arial"/>
                  <w:sz w:val="18"/>
                  <w:szCs w:val="18"/>
                </w:rPr>
                <w:t>162</w:t>
              </w:r>
            </w:ins>
          </w:p>
        </w:tc>
        <w:tc>
          <w:tcPr>
            <w:tcW w:w="2351" w:type="pct"/>
            <w:tcBorders>
              <w:top w:val="nil"/>
              <w:left w:val="nil"/>
              <w:bottom w:val="single" w:sz="4" w:space="0" w:color="auto"/>
              <w:right w:val="single" w:sz="4" w:space="0" w:color="auto"/>
            </w:tcBorders>
            <w:vAlign w:val="center"/>
            <w:hideMark/>
          </w:tcPr>
          <w:p w14:paraId="70C2E6E1" w14:textId="3B58FE85" w:rsidR="00AB0EE2" w:rsidRPr="00322061" w:rsidRDefault="00AB0EE2" w:rsidP="00AB0EE2">
            <w:pPr>
              <w:rPr>
                <w:ins w:id="4580" w:author="KPMG_PQH" w:date="2026-04-07T11:25:00Z" w16du:dateUtc="2026-04-07T04:25:00Z"/>
                <w:rFonts w:ascii="Arial" w:hAnsi="Arial" w:cs="Arial"/>
                <w:color w:val="000000"/>
                <w:sz w:val="18"/>
                <w:szCs w:val="18"/>
                <w:lang w:eastAsia="en-US"/>
              </w:rPr>
            </w:pPr>
            <w:ins w:id="4581" w:author="KPMG_PQH" w:date="2026-04-07T11:25:00Z" w16du:dateUtc="2026-04-07T04:25:00Z">
              <w:r>
                <w:rPr>
                  <w:rFonts w:ascii="Arial" w:hAnsi="Arial" w:cs="Arial"/>
                  <w:sz w:val="18"/>
                  <w:szCs w:val="18"/>
                </w:rPr>
                <w:t>HA ANH FURNITURE &amp; ARCHITECTURE JOINT STOCK COMPANY</w:t>
              </w:r>
            </w:ins>
          </w:p>
        </w:tc>
        <w:tc>
          <w:tcPr>
            <w:tcW w:w="846" w:type="pct"/>
            <w:tcBorders>
              <w:top w:val="nil"/>
              <w:left w:val="nil"/>
              <w:bottom w:val="single" w:sz="4" w:space="0" w:color="auto"/>
              <w:right w:val="single" w:sz="4" w:space="0" w:color="auto"/>
            </w:tcBorders>
            <w:vAlign w:val="center"/>
            <w:hideMark/>
          </w:tcPr>
          <w:p w14:paraId="00202919" w14:textId="1E569124" w:rsidR="00AB0EE2" w:rsidRPr="00322061" w:rsidRDefault="00AB0EE2" w:rsidP="00AB0EE2">
            <w:pPr>
              <w:jc w:val="center"/>
              <w:rPr>
                <w:ins w:id="4582" w:author="KPMG_PQH" w:date="2026-04-07T11:25:00Z" w16du:dateUtc="2026-04-07T04:25:00Z"/>
                <w:rFonts w:ascii="Arial" w:hAnsi="Arial" w:cs="Arial"/>
                <w:color w:val="000000"/>
                <w:sz w:val="18"/>
                <w:szCs w:val="18"/>
                <w:lang w:eastAsia="en-US"/>
              </w:rPr>
            </w:pPr>
            <w:ins w:id="458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CD55229" w14:textId="0E09BF11" w:rsidR="00AB0EE2" w:rsidRPr="00322061" w:rsidRDefault="00AB0EE2" w:rsidP="00AB0EE2">
            <w:pPr>
              <w:rPr>
                <w:ins w:id="4584" w:author="KPMG_PQH" w:date="2026-04-07T11:25:00Z" w16du:dateUtc="2026-04-07T04:25:00Z"/>
                <w:rFonts w:ascii="Arial" w:hAnsi="Arial" w:cs="Arial"/>
                <w:color w:val="000000"/>
                <w:sz w:val="18"/>
                <w:szCs w:val="18"/>
                <w:lang w:eastAsia="en-US"/>
              </w:rPr>
            </w:pPr>
            <w:ins w:id="4585" w:author="KPMG_PQH" w:date="2026-04-07T11:25:00Z" w16du:dateUtc="2026-04-07T04:25:00Z">
              <w:r>
                <w:rPr>
                  <w:rFonts w:ascii="Arial" w:hAnsi="Arial" w:cs="Arial"/>
                  <w:color w:val="000000"/>
                  <w:sz w:val="18"/>
                  <w:szCs w:val="18"/>
                </w:rPr>
                <w:t>Insufficient financial data</w:t>
              </w:r>
            </w:ins>
          </w:p>
        </w:tc>
      </w:tr>
      <w:tr w:rsidR="00AB0EE2" w:rsidRPr="00322061" w14:paraId="6FE340EF" w14:textId="77777777" w:rsidTr="00777313">
        <w:trPr>
          <w:trHeight w:val="20"/>
          <w:ins w:id="458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5DE2568" w14:textId="6C54AB18" w:rsidR="00AB0EE2" w:rsidRPr="00322061" w:rsidRDefault="00AB0EE2" w:rsidP="00AB0EE2">
            <w:pPr>
              <w:jc w:val="center"/>
              <w:rPr>
                <w:ins w:id="4587" w:author="KPMG_PQH" w:date="2026-04-07T11:25:00Z" w16du:dateUtc="2026-04-07T04:25:00Z"/>
                <w:rFonts w:ascii="Arial" w:hAnsi="Arial" w:cs="Arial"/>
                <w:color w:val="000000"/>
                <w:sz w:val="18"/>
                <w:szCs w:val="18"/>
                <w:lang w:eastAsia="en-US"/>
              </w:rPr>
            </w:pPr>
            <w:ins w:id="4588" w:author="KPMG_PQH" w:date="2026-04-07T11:25:00Z" w16du:dateUtc="2026-04-07T04:25:00Z">
              <w:r>
                <w:rPr>
                  <w:rFonts w:ascii="Arial" w:hAnsi="Arial" w:cs="Arial"/>
                  <w:sz w:val="18"/>
                  <w:szCs w:val="18"/>
                </w:rPr>
                <w:t>163</w:t>
              </w:r>
            </w:ins>
          </w:p>
        </w:tc>
        <w:tc>
          <w:tcPr>
            <w:tcW w:w="2351" w:type="pct"/>
            <w:tcBorders>
              <w:top w:val="nil"/>
              <w:left w:val="nil"/>
              <w:bottom w:val="single" w:sz="4" w:space="0" w:color="auto"/>
              <w:right w:val="single" w:sz="4" w:space="0" w:color="auto"/>
            </w:tcBorders>
            <w:vAlign w:val="center"/>
            <w:hideMark/>
          </w:tcPr>
          <w:p w14:paraId="164E01F7" w14:textId="0C586C4C" w:rsidR="00AB0EE2" w:rsidRPr="00322061" w:rsidRDefault="00AB0EE2" w:rsidP="00AB0EE2">
            <w:pPr>
              <w:rPr>
                <w:ins w:id="4589" w:author="KPMG_PQH" w:date="2026-04-07T11:25:00Z" w16du:dateUtc="2026-04-07T04:25:00Z"/>
                <w:rFonts w:ascii="Arial" w:hAnsi="Arial" w:cs="Arial"/>
                <w:color w:val="000000"/>
                <w:sz w:val="18"/>
                <w:szCs w:val="18"/>
                <w:lang w:eastAsia="en-US"/>
              </w:rPr>
            </w:pPr>
            <w:ins w:id="4590" w:author="KPMG_PQH" w:date="2026-04-07T11:25:00Z" w16du:dateUtc="2026-04-07T04:25:00Z">
              <w:r>
                <w:rPr>
                  <w:rFonts w:ascii="Arial" w:hAnsi="Arial" w:cs="Arial"/>
                  <w:sz w:val="18"/>
                  <w:szCs w:val="18"/>
                </w:rPr>
                <w:t>HA NOI FASHION SERVICES AND TRADING COMPANY LIMITED</w:t>
              </w:r>
            </w:ins>
          </w:p>
        </w:tc>
        <w:tc>
          <w:tcPr>
            <w:tcW w:w="846" w:type="pct"/>
            <w:tcBorders>
              <w:top w:val="nil"/>
              <w:left w:val="nil"/>
              <w:bottom w:val="single" w:sz="4" w:space="0" w:color="auto"/>
              <w:right w:val="single" w:sz="4" w:space="0" w:color="auto"/>
            </w:tcBorders>
            <w:vAlign w:val="center"/>
            <w:hideMark/>
          </w:tcPr>
          <w:p w14:paraId="49AE2BE2" w14:textId="11833A44" w:rsidR="00AB0EE2" w:rsidRPr="00322061" w:rsidRDefault="00AB0EE2" w:rsidP="00AB0EE2">
            <w:pPr>
              <w:jc w:val="center"/>
              <w:rPr>
                <w:ins w:id="4591" w:author="KPMG_PQH" w:date="2026-04-07T11:25:00Z" w16du:dateUtc="2026-04-07T04:25:00Z"/>
                <w:rFonts w:ascii="Arial" w:hAnsi="Arial" w:cs="Arial"/>
                <w:color w:val="000000"/>
                <w:sz w:val="18"/>
                <w:szCs w:val="18"/>
                <w:lang w:eastAsia="en-US"/>
              </w:rPr>
            </w:pPr>
            <w:ins w:id="459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9D65E0F" w14:textId="3FACB92B" w:rsidR="00AB0EE2" w:rsidRPr="00322061" w:rsidRDefault="00AB0EE2" w:rsidP="00AB0EE2">
            <w:pPr>
              <w:rPr>
                <w:ins w:id="4593" w:author="KPMG_PQH" w:date="2026-04-07T11:25:00Z" w16du:dateUtc="2026-04-07T04:25:00Z"/>
                <w:rFonts w:ascii="Arial" w:hAnsi="Arial" w:cs="Arial"/>
                <w:color w:val="000000"/>
                <w:sz w:val="18"/>
                <w:szCs w:val="18"/>
                <w:lang w:eastAsia="en-US"/>
              </w:rPr>
            </w:pPr>
            <w:ins w:id="4594" w:author="KPMG_PQH" w:date="2026-04-07T11:25:00Z" w16du:dateUtc="2026-04-07T04:25:00Z">
              <w:r>
                <w:rPr>
                  <w:rFonts w:ascii="Arial" w:hAnsi="Arial" w:cs="Arial"/>
                  <w:color w:val="000000"/>
                  <w:sz w:val="18"/>
                  <w:szCs w:val="18"/>
                </w:rPr>
                <w:t>Insufficient financial data</w:t>
              </w:r>
            </w:ins>
          </w:p>
        </w:tc>
      </w:tr>
      <w:tr w:rsidR="00AB0EE2" w:rsidRPr="00322061" w14:paraId="4A940E7F" w14:textId="77777777" w:rsidTr="00777313">
        <w:trPr>
          <w:trHeight w:val="20"/>
          <w:ins w:id="459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3F08B5" w14:textId="584142DE" w:rsidR="00AB0EE2" w:rsidRPr="00322061" w:rsidRDefault="00AB0EE2" w:rsidP="00AB0EE2">
            <w:pPr>
              <w:jc w:val="center"/>
              <w:rPr>
                <w:ins w:id="4596" w:author="KPMG_PQH" w:date="2026-04-07T11:25:00Z" w16du:dateUtc="2026-04-07T04:25:00Z"/>
                <w:rFonts w:ascii="Arial" w:hAnsi="Arial" w:cs="Arial"/>
                <w:color w:val="000000"/>
                <w:sz w:val="18"/>
                <w:szCs w:val="18"/>
                <w:lang w:eastAsia="en-US"/>
              </w:rPr>
            </w:pPr>
            <w:ins w:id="4597" w:author="KPMG_PQH" w:date="2026-04-07T11:25:00Z" w16du:dateUtc="2026-04-07T04:25:00Z">
              <w:r>
                <w:rPr>
                  <w:rFonts w:ascii="Arial" w:hAnsi="Arial" w:cs="Arial"/>
                  <w:sz w:val="18"/>
                  <w:szCs w:val="18"/>
                </w:rPr>
                <w:t>164</w:t>
              </w:r>
            </w:ins>
          </w:p>
        </w:tc>
        <w:tc>
          <w:tcPr>
            <w:tcW w:w="2351" w:type="pct"/>
            <w:tcBorders>
              <w:top w:val="nil"/>
              <w:left w:val="nil"/>
              <w:bottom w:val="single" w:sz="4" w:space="0" w:color="auto"/>
              <w:right w:val="single" w:sz="4" w:space="0" w:color="auto"/>
            </w:tcBorders>
            <w:vAlign w:val="center"/>
            <w:hideMark/>
          </w:tcPr>
          <w:p w14:paraId="193DF993" w14:textId="09D84A42" w:rsidR="00AB0EE2" w:rsidRPr="00322061" w:rsidRDefault="00AB0EE2" w:rsidP="00AB0EE2">
            <w:pPr>
              <w:rPr>
                <w:ins w:id="4598" w:author="KPMG_PQH" w:date="2026-04-07T11:25:00Z" w16du:dateUtc="2026-04-07T04:25:00Z"/>
                <w:rFonts w:ascii="Arial" w:hAnsi="Arial" w:cs="Arial"/>
                <w:color w:val="000000"/>
                <w:sz w:val="18"/>
                <w:szCs w:val="18"/>
                <w:lang w:eastAsia="en-US"/>
              </w:rPr>
            </w:pPr>
            <w:ins w:id="4599" w:author="KPMG_PQH" w:date="2026-04-07T11:25:00Z" w16du:dateUtc="2026-04-07T04:25:00Z">
              <w:r>
                <w:rPr>
                  <w:rFonts w:ascii="Arial" w:hAnsi="Arial" w:cs="Arial"/>
                  <w:sz w:val="18"/>
                  <w:szCs w:val="18"/>
                </w:rPr>
                <w:t>HA NOI GOLDEN VTEX COTTON JOINT STOCK COMPANY</w:t>
              </w:r>
            </w:ins>
          </w:p>
        </w:tc>
        <w:tc>
          <w:tcPr>
            <w:tcW w:w="846" w:type="pct"/>
            <w:tcBorders>
              <w:top w:val="nil"/>
              <w:left w:val="nil"/>
              <w:bottom w:val="single" w:sz="4" w:space="0" w:color="auto"/>
              <w:right w:val="single" w:sz="4" w:space="0" w:color="auto"/>
            </w:tcBorders>
            <w:vAlign w:val="center"/>
            <w:hideMark/>
          </w:tcPr>
          <w:p w14:paraId="799C2C94" w14:textId="6DD4D5EE" w:rsidR="00AB0EE2" w:rsidRPr="00322061" w:rsidRDefault="00AB0EE2" w:rsidP="00AB0EE2">
            <w:pPr>
              <w:jc w:val="center"/>
              <w:rPr>
                <w:ins w:id="4600" w:author="KPMG_PQH" w:date="2026-04-07T11:25:00Z" w16du:dateUtc="2026-04-07T04:25:00Z"/>
                <w:rFonts w:ascii="Arial" w:hAnsi="Arial" w:cs="Arial"/>
                <w:color w:val="000000"/>
                <w:sz w:val="18"/>
                <w:szCs w:val="18"/>
                <w:lang w:eastAsia="en-US"/>
              </w:rPr>
            </w:pPr>
            <w:ins w:id="460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7672219" w14:textId="796CF88B" w:rsidR="00AB0EE2" w:rsidRPr="00322061" w:rsidRDefault="00AB0EE2" w:rsidP="00AB0EE2">
            <w:pPr>
              <w:rPr>
                <w:ins w:id="4602" w:author="KPMG_PQH" w:date="2026-04-07T11:25:00Z" w16du:dateUtc="2026-04-07T04:25:00Z"/>
                <w:rFonts w:ascii="Arial" w:hAnsi="Arial" w:cs="Arial"/>
                <w:color w:val="000000"/>
                <w:sz w:val="18"/>
                <w:szCs w:val="18"/>
                <w:lang w:eastAsia="en-US"/>
              </w:rPr>
            </w:pPr>
            <w:ins w:id="4603" w:author="KPMG_PQH" w:date="2026-04-07T11:25:00Z" w16du:dateUtc="2026-04-07T04:25:00Z">
              <w:r>
                <w:rPr>
                  <w:rFonts w:ascii="Arial" w:hAnsi="Arial" w:cs="Arial"/>
                  <w:color w:val="000000"/>
                  <w:sz w:val="18"/>
                  <w:szCs w:val="18"/>
                </w:rPr>
                <w:t>Insufficient financial data</w:t>
              </w:r>
            </w:ins>
          </w:p>
        </w:tc>
      </w:tr>
      <w:tr w:rsidR="00AB0EE2" w:rsidRPr="00322061" w14:paraId="30C50E4D" w14:textId="77777777" w:rsidTr="00777313">
        <w:trPr>
          <w:trHeight w:val="20"/>
          <w:ins w:id="460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CFCE9E4" w14:textId="4A2F27C7" w:rsidR="00AB0EE2" w:rsidRPr="00322061" w:rsidRDefault="00AB0EE2" w:rsidP="00AB0EE2">
            <w:pPr>
              <w:jc w:val="center"/>
              <w:rPr>
                <w:ins w:id="4605" w:author="KPMG_PQH" w:date="2026-04-07T11:25:00Z" w16du:dateUtc="2026-04-07T04:25:00Z"/>
                <w:rFonts w:ascii="Arial" w:hAnsi="Arial" w:cs="Arial"/>
                <w:color w:val="000000"/>
                <w:sz w:val="18"/>
                <w:szCs w:val="18"/>
                <w:lang w:eastAsia="en-US"/>
              </w:rPr>
            </w:pPr>
            <w:ins w:id="4606" w:author="KPMG_PQH" w:date="2026-04-07T11:25:00Z" w16du:dateUtc="2026-04-07T04:25:00Z">
              <w:r>
                <w:rPr>
                  <w:rFonts w:ascii="Arial" w:hAnsi="Arial" w:cs="Arial"/>
                  <w:sz w:val="18"/>
                  <w:szCs w:val="18"/>
                </w:rPr>
                <w:t>165</w:t>
              </w:r>
            </w:ins>
          </w:p>
        </w:tc>
        <w:tc>
          <w:tcPr>
            <w:tcW w:w="2351" w:type="pct"/>
            <w:tcBorders>
              <w:top w:val="nil"/>
              <w:left w:val="nil"/>
              <w:bottom w:val="single" w:sz="4" w:space="0" w:color="auto"/>
              <w:right w:val="single" w:sz="4" w:space="0" w:color="auto"/>
            </w:tcBorders>
            <w:vAlign w:val="center"/>
            <w:hideMark/>
          </w:tcPr>
          <w:p w14:paraId="7DA59BCD" w14:textId="751C39D8" w:rsidR="00AB0EE2" w:rsidRPr="00322061" w:rsidRDefault="00AB0EE2" w:rsidP="00AB0EE2">
            <w:pPr>
              <w:rPr>
                <w:ins w:id="4607" w:author="KPMG_PQH" w:date="2026-04-07T11:25:00Z" w16du:dateUtc="2026-04-07T04:25:00Z"/>
                <w:rFonts w:ascii="Arial" w:hAnsi="Arial" w:cs="Arial"/>
                <w:color w:val="000000"/>
                <w:sz w:val="18"/>
                <w:szCs w:val="18"/>
                <w:lang w:eastAsia="en-US"/>
              </w:rPr>
            </w:pPr>
            <w:ins w:id="4608" w:author="KPMG_PQH" w:date="2026-04-07T11:25:00Z" w16du:dateUtc="2026-04-07T04:25:00Z">
              <w:r>
                <w:rPr>
                  <w:rFonts w:ascii="Arial" w:hAnsi="Arial" w:cs="Arial"/>
                  <w:sz w:val="18"/>
                  <w:szCs w:val="18"/>
                </w:rPr>
                <w:t>HA NOI HOUSING DEVELOPMENT AND INVESTMENT JOINT STOCK COMPANY NO30</w:t>
              </w:r>
            </w:ins>
          </w:p>
        </w:tc>
        <w:tc>
          <w:tcPr>
            <w:tcW w:w="846" w:type="pct"/>
            <w:tcBorders>
              <w:top w:val="nil"/>
              <w:left w:val="nil"/>
              <w:bottom w:val="single" w:sz="4" w:space="0" w:color="auto"/>
              <w:right w:val="single" w:sz="4" w:space="0" w:color="auto"/>
            </w:tcBorders>
            <w:vAlign w:val="center"/>
            <w:hideMark/>
          </w:tcPr>
          <w:p w14:paraId="55570EB8" w14:textId="02B48E9F" w:rsidR="00AB0EE2" w:rsidRPr="00322061" w:rsidRDefault="00AB0EE2" w:rsidP="00AB0EE2">
            <w:pPr>
              <w:jc w:val="center"/>
              <w:rPr>
                <w:ins w:id="4609" w:author="KPMG_PQH" w:date="2026-04-07T11:25:00Z" w16du:dateUtc="2026-04-07T04:25:00Z"/>
                <w:rFonts w:ascii="Arial" w:hAnsi="Arial" w:cs="Arial"/>
                <w:color w:val="000000"/>
                <w:sz w:val="18"/>
                <w:szCs w:val="18"/>
                <w:lang w:eastAsia="en-US"/>
              </w:rPr>
            </w:pPr>
            <w:ins w:id="461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7DC7D71" w14:textId="445D038C" w:rsidR="00AB0EE2" w:rsidRPr="00322061" w:rsidRDefault="00AB0EE2" w:rsidP="00AB0EE2">
            <w:pPr>
              <w:rPr>
                <w:ins w:id="4611" w:author="KPMG_PQH" w:date="2026-04-07T11:25:00Z" w16du:dateUtc="2026-04-07T04:25:00Z"/>
                <w:rFonts w:ascii="Arial" w:hAnsi="Arial" w:cs="Arial"/>
                <w:color w:val="000000"/>
                <w:sz w:val="18"/>
                <w:szCs w:val="18"/>
                <w:lang w:eastAsia="en-US"/>
              </w:rPr>
            </w:pPr>
            <w:ins w:id="4612" w:author="KPMG_PQH" w:date="2026-04-07T11:25:00Z" w16du:dateUtc="2026-04-07T04:25:00Z">
              <w:r>
                <w:rPr>
                  <w:rFonts w:ascii="Arial" w:hAnsi="Arial" w:cs="Arial"/>
                  <w:color w:val="000000"/>
                  <w:sz w:val="18"/>
                  <w:szCs w:val="18"/>
                </w:rPr>
                <w:t>Insufficient financial data</w:t>
              </w:r>
            </w:ins>
          </w:p>
        </w:tc>
      </w:tr>
      <w:tr w:rsidR="00AB0EE2" w:rsidRPr="00322061" w14:paraId="4BC87086" w14:textId="77777777" w:rsidTr="00777313">
        <w:trPr>
          <w:trHeight w:val="20"/>
          <w:ins w:id="461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C266EF" w14:textId="10B508E0" w:rsidR="00AB0EE2" w:rsidRPr="00322061" w:rsidRDefault="00AB0EE2" w:rsidP="00AB0EE2">
            <w:pPr>
              <w:jc w:val="center"/>
              <w:rPr>
                <w:ins w:id="4614" w:author="KPMG_PQH" w:date="2026-04-07T11:25:00Z" w16du:dateUtc="2026-04-07T04:25:00Z"/>
                <w:rFonts w:ascii="Arial" w:hAnsi="Arial" w:cs="Arial"/>
                <w:color w:val="000000"/>
                <w:sz w:val="18"/>
                <w:szCs w:val="18"/>
                <w:lang w:eastAsia="en-US"/>
              </w:rPr>
            </w:pPr>
            <w:ins w:id="4615" w:author="KPMG_PQH" w:date="2026-04-07T11:25:00Z" w16du:dateUtc="2026-04-07T04:25:00Z">
              <w:r>
                <w:rPr>
                  <w:rFonts w:ascii="Arial" w:hAnsi="Arial" w:cs="Arial"/>
                  <w:sz w:val="18"/>
                  <w:szCs w:val="18"/>
                </w:rPr>
                <w:t>166</w:t>
              </w:r>
            </w:ins>
          </w:p>
        </w:tc>
        <w:tc>
          <w:tcPr>
            <w:tcW w:w="2351" w:type="pct"/>
            <w:tcBorders>
              <w:top w:val="nil"/>
              <w:left w:val="nil"/>
              <w:bottom w:val="single" w:sz="4" w:space="0" w:color="auto"/>
              <w:right w:val="single" w:sz="4" w:space="0" w:color="auto"/>
            </w:tcBorders>
            <w:vAlign w:val="center"/>
            <w:hideMark/>
          </w:tcPr>
          <w:p w14:paraId="46F392D3" w14:textId="17C325FD" w:rsidR="00AB0EE2" w:rsidRPr="00322061" w:rsidRDefault="00AB0EE2" w:rsidP="00AB0EE2">
            <w:pPr>
              <w:rPr>
                <w:ins w:id="4616" w:author="KPMG_PQH" w:date="2026-04-07T11:25:00Z" w16du:dateUtc="2026-04-07T04:25:00Z"/>
                <w:rFonts w:ascii="Arial" w:hAnsi="Arial" w:cs="Arial"/>
                <w:color w:val="000000"/>
                <w:sz w:val="18"/>
                <w:szCs w:val="18"/>
                <w:lang w:eastAsia="en-US"/>
              </w:rPr>
            </w:pPr>
            <w:ins w:id="4617" w:author="KPMG_PQH" w:date="2026-04-07T11:25:00Z" w16du:dateUtc="2026-04-07T04:25:00Z">
              <w:r>
                <w:rPr>
                  <w:rFonts w:ascii="Arial" w:hAnsi="Arial" w:cs="Arial"/>
                  <w:sz w:val="18"/>
                  <w:szCs w:val="18"/>
                </w:rPr>
                <w:t>HA THANH EDUCATION EQUIPMENT AND TOYS JOINT STOCK COMPANY</w:t>
              </w:r>
            </w:ins>
          </w:p>
        </w:tc>
        <w:tc>
          <w:tcPr>
            <w:tcW w:w="846" w:type="pct"/>
            <w:tcBorders>
              <w:top w:val="nil"/>
              <w:left w:val="nil"/>
              <w:bottom w:val="single" w:sz="4" w:space="0" w:color="auto"/>
              <w:right w:val="single" w:sz="4" w:space="0" w:color="auto"/>
            </w:tcBorders>
            <w:vAlign w:val="center"/>
            <w:hideMark/>
          </w:tcPr>
          <w:p w14:paraId="095484BE" w14:textId="57162976" w:rsidR="00AB0EE2" w:rsidRPr="00322061" w:rsidRDefault="00AB0EE2" w:rsidP="00AB0EE2">
            <w:pPr>
              <w:jc w:val="center"/>
              <w:rPr>
                <w:ins w:id="4618" w:author="KPMG_PQH" w:date="2026-04-07T11:25:00Z" w16du:dateUtc="2026-04-07T04:25:00Z"/>
                <w:rFonts w:ascii="Arial" w:hAnsi="Arial" w:cs="Arial"/>
                <w:color w:val="000000"/>
                <w:sz w:val="18"/>
                <w:szCs w:val="18"/>
                <w:lang w:eastAsia="en-US"/>
              </w:rPr>
            </w:pPr>
            <w:ins w:id="461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A752992" w14:textId="526DBB2A" w:rsidR="00AB0EE2" w:rsidRPr="00322061" w:rsidRDefault="00AB0EE2" w:rsidP="00AB0EE2">
            <w:pPr>
              <w:rPr>
                <w:ins w:id="4620" w:author="KPMG_PQH" w:date="2026-04-07T11:25:00Z" w16du:dateUtc="2026-04-07T04:25:00Z"/>
                <w:rFonts w:ascii="Arial" w:hAnsi="Arial" w:cs="Arial"/>
                <w:color w:val="000000"/>
                <w:sz w:val="18"/>
                <w:szCs w:val="18"/>
                <w:lang w:eastAsia="en-US"/>
              </w:rPr>
            </w:pPr>
            <w:ins w:id="4621" w:author="KPMG_PQH" w:date="2026-04-07T11:25:00Z" w16du:dateUtc="2026-04-07T04:25:00Z">
              <w:r>
                <w:rPr>
                  <w:rFonts w:ascii="Arial" w:hAnsi="Arial" w:cs="Arial"/>
                  <w:color w:val="000000"/>
                  <w:sz w:val="18"/>
                  <w:szCs w:val="18"/>
                </w:rPr>
                <w:t>Non-comparable functions</w:t>
              </w:r>
            </w:ins>
          </w:p>
        </w:tc>
      </w:tr>
      <w:tr w:rsidR="00AB0EE2" w:rsidRPr="00322061" w14:paraId="6AFA076F" w14:textId="77777777" w:rsidTr="00777313">
        <w:trPr>
          <w:trHeight w:val="20"/>
          <w:ins w:id="462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3919E24" w14:textId="0A85C011" w:rsidR="00AB0EE2" w:rsidRPr="00322061" w:rsidRDefault="00AB0EE2" w:rsidP="00AB0EE2">
            <w:pPr>
              <w:jc w:val="center"/>
              <w:rPr>
                <w:ins w:id="4623" w:author="KPMG_PQH" w:date="2026-04-07T11:25:00Z" w16du:dateUtc="2026-04-07T04:25:00Z"/>
                <w:rFonts w:ascii="Arial" w:hAnsi="Arial" w:cs="Arial"/>
                <w:color w:val="000000"/>
                <w:sz w:val="18"/>
                <w:szCs w:val="18"/>
                <w:lang w:eastAsia="en-US"/>
              </w:rPr>
            </w:pPr>
            <w:ins w:id="4624" w:author="KPMG_PQH" w:date="2026-04-07T11:25:00Z" w16du:dateUtc="2026-04-07T04:25:00Z">
              <w:r>
                <w:rPr>
                  <w:rFonts w:ascii="Arial" w:hAnsi="Arial" w:cs="Arial"/>
                  <w:sz w:val="18"/>
                  <w:szCs w:val="18"/>
                </w:rPr>
                <w:t>167</w:t>
              </w:r>
            </w:ins>
          </w:p>
        </w:tc>
        <w:tc>
          <w:tcPr>
            <w:tcW w:w="2351" w:type="pct"/>
            <w:tcBorders>
              <w:top w:val="nil"/>
              <w:left w:val="nil"/>
              <w:bottom w:val="single" w:sz="4" w:space="0" w:color="auto"/>
              <w:right w:val="single" w:sz="4" w:space="0" w:color="auto"/>
            </w:tcBorders>
            <w:vAlign w:val="center"/>
            <w:hideMark/>
          </w:tcPr>
          <w:p w14:paraId="646CC6A2" w14:textId="73A84887" w:rsidR="00AB0EE2" w:rsidRPr="00322061" w:rsidRDefault="00AB0EE2" w:rsidP="00AB0EE2">
            <w:pPr>
              <w:rPr>
                <w:ins w:id="4625" w:author="KPMG_PQH" w:date="2026-04-07T11:25:00Z" w16du:dateUtc="2026-04-07T04:25:00Z"/>
                <w:rFonts w:ascii="Arial" w:hAnsi="Arial" w:cs="Arial"/>
                <w:color w:val="000000"/>
                <w:sz w:val="18"/>
                <w:szCs w:val="18"/>
                <w:lang w:eastAsia="en-US"/>
              </w:rPr>
            </w:pPr>
            <w:ins w:id="4626" w:author="KPMG_PQH" w:date="2026-04-07T11:25:00Z" w16du:dateUtc="2026-04-07T04:25:00Z">
              <w:r>
                <w:rPr>
                  <w:rFonts w:ascii="Arial" w:hAnsi="Arial" w:cs="Arial"/>
                  <w:sz w:val="18"/>
                  <w:szCs w:val="18"/>
                </w:rPr>
                <w:t>HAECO ELECTRICAL MECHANICAL JOINT STOCK COMPANY</w:t>
              </w:r>
            </w:ins>
          </w:p>
        </w:tc>
        <w:tc>
          <w:tcPr>
            <w:tcW w:w="846" w:type="pct"/>
            <w:tcBorders>
              <w:top w:val="nil"/>
              <w:left w:val="nil"/>
              <w:bottom w:val="single" w:sz="4" w:space="0" w:color="auto"/>
              <w:right w:val="single" w:sz="4" w:space="0" w:color="auto"/>
            </w:tcBorders>
            <w:vAlign w:val="center"/>
            <w:hideMark/>
          </w:tcPr>
          <w:p w14:paraId="3C0D22D9" w14:textId="28E2BD42" w:rsidR="00AB0EE2" w:rsidRPr="00322061" w:rsidRDefault="00AB0EE2" w:rsidP="00AB0EE2">
            <w:pPr>
              <w:jc w:val="center"/>
              <w:rPr>
                <w:ins w:id="4627" w:author="KPMG_PQH" w:date="2026-04-07T11:25:00Z" w16du:dateUtc="2026-04-07T04:25:00Z"/>
                <w:rFonts w:ascii="Arial" w:hAnsi="Arial" w:cs="Arial"/>
                <w:color w:val="000000"/>
                <w:sz w:val="18"/>
                <w:szCs w:val="18"/>
                <w:lang w:eastAsia="en-US"/>
              </w:rPr>
            </w:pPr>
            <w:ins w:id="462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EFEAB2F" w14:textId="5052080B" w:rsidR="00AB0EE2" w:rsidRPr="00322061" w:rsidRDefault="00AB0EE2" w:rsidP="00AB0EE2">
            <w:pPr>
              <w:rPr>
                <w:ins w:id="4629" w:author="KPMG_PQH" w:date="2026-04-07T11:25:00Z" w16du:dateUtc="2026-04-07T04:25:00Z"/>
                <w:rFonts w:ascii="Arial" w:hAnsi="Arial" w:cs="Arial"/>
                <w:color w:val="000000"/>
                <w:sz w:val="18"/>
                <w:szCs w:val="18"/>
                <w:lang w:eastAsia="en-US"/>
              </w:rPr>
            </w:pPr>
            <w:ins w:id="4630" w:author="KPMG_PQH" w:date="2026-04-07T11:25:00Z" w16du:dateUtc="2026-04-07T04:25:00Z">
              <w:r>
                <w:rPr>
                  <w:rFonts w:ascii="Arial" w:hAnsi="Arial" w:cs="Arial"/>
                  <w:color w:val="000000"/>
                  <w:sz w:val="18"/>
                  <w:szCs w:val="18"/>
                </w:rPr>
                <w:t>Non-comparable functions</w:t>
              </w:r>
            </w:ins>
          </w:p>
        </w:tc>
      </w:tr>
      <w:tr w:rsidR="00AB0EE2" w:rsidRPr="00322061" w14:paraId="62D00571" w14:textId="77777777" w:rsidTr="00777313">
        <w:trPr>
          <w:trHeight w:val="20"/>
          <w:ins w:id="463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4FC139B" w14:textId="2FD4A052" w:rsidR="00AB0EE2" w:rsidRPr="00322061" w:rsidRDefault="00AB0EE2" w:rsidP="00AB0EE2">
            <w:pPr>
              <w:jc w:val="center"/>
              <w:rPr>
                <w:ins w:id="4632" w:author="KPMG_PQH" w:date="2026-04-07T11:25:00Z" w16du:dateUtc="2026-04-07T04:25:00Z"/>
                <w:rFonts w:ascii="Arial" w:hAnsi="Arial" w:cs="Arial"/>
                <w:color w:val="000000"/>
                <w:sz w:val="18"/>
                <w:szCs w:val="18"/>
                <w:lang w:eastAsia="en-US"/>
              </w:rPr>
            </w:pPr>
            <w:ins w:id="4633" w:author="KPMG_PQH" w:date="2026-04-07T11:25:00Z" w16du:dateUtc="2026-04-07T04:25:00Z">
              <w:r>
                <w:rPr>
                  <w:rFonts w:ascii="Arial" w:hAnsi="Arial" w:cs="Arial"/>
                  <w:sz w:val="18"/>
                  <w:szCs w:val="18"/>
                </w:rPr>
                <w:t>168</w:t>
              </w:r>
            </w:ins>
          </w:p>
        </w:tc>
        <w:tc>
          <w:tcPr>
            <w:tcW w:w="2351" w:type="pct"/>
            <w:tcBorders>
              <w:top w:val="nil"/>
              <w:left w:val="nil"/>
              <w:bottom w:val="single" w:sz="4" w:space="0" w:color="auto"/>
              <w:right w:val="single" w:sz="4" w:space="0" w:color="auto"/>
            </w:tcBorders>
            <w:vAlign w:val="center"/>
            <w:hideMark/>
          </w:tcPr>
          <w:p w14:paraId="2588D28A" w14:textId="126878C1" w:rsidR="00AB0EE2" w:rsidRPr="00322061" w:rsidRDefault="00AB0EE2" w:rsidP="00AB0EE2">
            <w:pPr>
              <w:rPr>
                <w:ins w:id="4634" w:author="KPMG_PQH" w:date="2026-04-07T11:25:00Z" w16du:dateUtc="2026-04-07T04:25:00Z"/>
                <w:rFonts w:ascii="Arial" w:hAnsi="Arial" w:cs="Arial"/>
                <w:color w:val="000000"/>
                <w:sz w:val="18"/>
                <w:szCs w:val="18"/>
                <w:lang w:eastAsia="en-US"/>
              </w:rPr>
            </w:pPr>
            <w:ins w:id="4635" w:author="KPMG_PQH" w:date="2026-04-07T11:25:00Z" w16du:dateUtc="2026-04-07T04:25:00Z">
              <w:r>
                <w:rPr>
                  <w:rFonts w:ascii="Arial" w:hAnsi="Arial" w:cs="Arial"/>
                  <w:sz w:val="18"/>
                  <w:szCs w:val="18"/>
                </w:rPr>
                <w:t>HAI PHONG SERVICES AND TRADING DEVELOPMENT COMPANY LIMITED</w:t>
              </w:r>
            </w:ins>
          </w:p>
        </w:tc>
        <w:tc>
          <w:tcPr>
            <w:tcW w:w="846" w:type="pct"/>
            <w:tcBorders>
              <w:top w:val="nil"/>
              <w:left w:val="nil"/>
              <w:bottom w:val="single" w:sz="4" w:space="0" w:color="auto"/>
              <w:right w:val="single" w:sz="4" w:space="0" w:color="auto"/>
            </w:tcBorders>
            <w:vAlign w:val="center"/>
            <w:hideMark/>
          </w:tcPr>
          <w:p w14:paraId="0D01B893" w14:textId="46770B20" w:rsidR="00AB0EE2" w:rsidRPr="00322061" w:rsidRDefault="00AB0EE2" w:rsidP="00AB0EE2">
            <w:pPr>
              <w:jc w:val="center"/>
              <w:rPr>
                <w:ins w:id="4636" w:author="KPMG_PQH" w:date="2026-04-07T11:25:00Z" w16du:dateUtc="2026-04-07T04:25:00Z"/>
                <w:rFonts w:ascii="Arial" w:hAnsi="Arial" w:cs="Arial"/>
                <w:color w:val="000000"/>
                <w:sz w:val="18"/>
                <w:szCs w:val="18"/>
                <w:lang w:eastAsia="en-US"/>
              </w:rPr>
            </w:pPr>
            <w:ins w:id="463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6129AF9" w14:textId="7CFD9F7B" w:rsidR="00AB0EE2" w:rsidRPr="00322061" w:rsidRDefault="00AB0EE2" w:rsidP="00AB0EE2">
            <w:pPr>
              <w:rPr>
                <w:ins w:id="4638" w:author="KPMG_PQH" w:date="2026-04-07T11:25:00Z" w16du:dateUtc="2026-04-07T04:25:00Z"/>
                <w:rFonts w:ascii="Arial" w:hAnsi="Arial" w:cs="Arial"/>
                <w:color w:val="000000"/>
                <w:sz w:val="18"/>
                <w:szCs w:val="18"/>
                <w:lang w:eastAsia="en-US"/>
              </w:rPr>
            </w:pPr>
            <w:ins w:id="4639" w:author="KPMG_PQH" w:date="2026-04-07T11:25:00Z" w16du:dateUtc="2026-04-07T04:25:00Z">
              <w:r>
                <w:rPr>
                  <w:rFonts w:ascii="Arial" w:hAnsi="Arial" w:cs="Arial"/>
                  <w:color w:val="000000"/>
                  <w:sz w:val="18"/>
                  <w:szCs w:val="18"/>
                </w:rPr>
                <w:t>Insufficient financial data</w:t>
              </w:r>
            </w:ins>
          </w:p>
        </w:tc>
      </w:tr>
      <w:tr w:rsidR="00AB0EE2" w:rsidRPr="00322061" w14:paraId="72A040E6" w14:textId="77777777" w:rsidTr="00777313">
        <w:trPr>
          <w:trHeight w:val="20"/>
          <w:ins w:id="464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16DA8B9" w14:textId="23AED4FD" w:rsidR="00AB0EE2" w:rsidRPr="00322061" w:rsidRDefault="00AB0EE2" w:rsidP="00AB0EE2">
            <w:pPr>
              <w:jc w:val="center"/>
              <w:rPr>
                <w:ins w:id="4641" w:author="KPMG_PQH" w:date="2026-04-07T11:25:00Z" w16du:dateUtc="2026-04-07T04:25:00Z"/>
                <w:rFonts w:ascii="Arial" w:hAnsi="Arial" w:cs="Arial"/>
                <w:color w:val="000000"/>
                <w:sz w:val="18"/>
                <w:szCs w:val="18"/>
                <w:lang w:eastAsia="en-US"/>
              </w:rPr>
            </w:pPr>
            <w:ins w:id="4642" w:author="KPMG_PQH" w:date="2026-04-07T11:25:00Z" w16du:dateUtc="2026-04-07T04:25:00Z">
              <w:r>
                <w:rPr>
                  <w:rFonts w:ascii="Arial" w:hAnsi="Arial" w:cs="Arial"/>
                  <w:sz w:val="18"/>
                  <w:szCs w:val="18"/>
                </w:rPr>
                <w:t>169</w:t>
              </w:r>
            </w:ins>
          </w:p>
        </w:tc>
        <w:tc>
          <w:tcPr>
            <w:tcW w:w="2351" w:type="pct"/>
            <w:tcBorders>
              <w:top w:val="nil"/>
              <w:left w:val="nil"/>
              <w:bottom w:val="single" w:sz="4" w:space="0" w:color="auto"/>
              <w:right w:val="single" w:sz="4" w:space="0" w:color="auto"/>
            </w:tcBorders>
            <w:vAlign w:val="center"/>
            <w:hideMark/>
          </w:tcPr>
          <w:p w14:paraId="46EEB7E5" w14:textId="449D6D3B" w:rsidR="00AB0EE2" w:rsidRPr="00322061" w:rsidRDefault="00AB0EE2" w:rsidP="00AB0EE2">
            <w:pPr>
              <w:rPr>
                <w:ins w:id="4643" w:author="KPMG_PQH" w:date="2026-04-07T11:25:00Z" w16du:dateUtc="2026-04-07T04:25:00Z"/>
                <w:rFonts w:ascii="Arial" w:hAnsi="Arial" w:cs="Arial"/>
                <w:color w:val="000000"/>
                <w:sz w:val="18"/>
                <w:szCs w:val="18"/>
                <w:lang w:eastAsia="en-US"/>
              </w:rPr>
            </w:pPr>
            <w:ins w:id="4644" w:author="KPMG_PQH" w:date="2026-04-07T11:25:00Z" w16du:dateUtc="2026-04-07T04:25:00Z">
              <w:r>
                <w:rPr>
                  <w:rFonts w:ascii="Arial" w:hAnsi="Arial" w:cs="Arial"/>
                  <w:sz w:val="18"/>
                  <w:szCs w:val="18"/>
                </w:rPr>
                <w:t>HAI PHONG THANH PHAT JOINT STOCK COMPANY</w:t>
              </w:r>
            </w:ins>
          </w:p>
        </w:tc>
        <w:tc>
          <w:tcPr>
            <w:tcW w:w="846" w:type="pct"/>
            <w:tcBorders>
              <w:top w:val="nil"/>
              <w:left w:val="nil"/>
              <w:bottom w:val="single" w:sz="4" w:space="0" w:color="auto"/>
              <w:right w:val="single" w:sz="4" w:space="0" w:color="auto"/>
            </w:tcBorders>
            <w:vAlign w:val="center"/>
            <w:hideMark/>
          </w:tcPr>
          <w:p w14:paraId="4F119B3D" w14:textId="13B46F3D" w:rsidR="00AB0EE2" w:rsidRPr="00322061" w:rsidRDefault="00AB0EE2" w:rsidP="00AB0EE2">
            <w:pPr>
              <w:jc w:val="center"/>
              <w:rPr>
                <w:ins w:id="4645" w:author="KPMG_PQH" w:date="2026-04-07T11:25:00Z" w16du:dateUtc="2026-04-07T04:25:00Z"/>
                <w:rFonts w:ascii="Arial" w:hAnsi="Arial" w:cs="Arial"/>
                <w:color w:val="000000"/>
                <w:sz w:val="18"/>
                <w:szCs w:val="18"/>
                <w:lang w:eastAsia="en-US"/>
              </w:rPr>
            </w:pPr>
            <w:ins w:id="464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17D6533" w14:textId="2FB65FB9" w:rsidR="00AB0EE2" w:rsidRPr="00322061" w:rsidRDefault="00AB0EE2" w:rsidP="00AB0EE2">
            <w:pPr>
              <w:rPr>
                <w:ins w:id="4647" w:author="KPMG_PQH" w:date="2026-04-07T11:25:00Z" w16du:dateUtc="2026-04-07T04:25:00Z"/>
                <w:rFonts w:ascii="Arial" w:hAnsi="Arial" w:cs="Arial"/>
                <w:color w:val="000000"/>
                <w:sz w:val="18"/>
                <w:szCs w:val="18"/>
                <w:lang w:eastAsia="en-US"/>
              </w:rPr>
            </w:pPr>
            <w:ins w:id="4648" w:author="KPMG_PQH" w:date="2026-04-07T11:25:00Z" w16du:dateUtc="2026-04-07T04:25:00Z">
              <w:r>
                <w:rPr>
                  <w:rFonts w:ascii="Arial" w:hAnsi="Arial" w:cs="Arial"/>
                  <w:color w:val="000000"/>
                  <w:sz w:val="18"/>
                  <w:szCs w:val="18"/>
                </w:rPr>
                <w:t>Continuous loss making</w:t>
              </w:r>
            </w:ins>
          </w:p>
        </w:tc>
      </w:tr>
      <w:tr w:rsidR="00AB0EE2" w:rsidRPr="00322061" w14:paraId="65BB26B4" w14:textId="77777777" w:rsidTr="00777313">
        <w:trPr>
          <w:trHeight w:val="20"/>
          <w:ins w:id="464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E69CA3" w14:textId="7A113A9B" w:rsidR="00AB0EE2" w:rsidRPr="00322061" w:rsidRDefault="00AB0EE2" w:rsidP="00AB0EE2">
            <w:pPr>
              <w:jc w:val="center"/>
              <w:rPr>
                <w:ins w:id="4650" w:author="KPMG_PQH" w:date="2026-04-07T11:25:00Z" w16du:dateUtc="2026-04-07T04:25:00Z"/>
                <w:rFonts w:ascii="Arial" w:hAnsi="Arial" w:cs="Arial"/>
                <w:color w:val="000000"/>
                <w:sz w:val="18"/>
                <w:szCs w:val="18"/>
                <w:lang w:eastAsia="en-US"/>
              </w:rPr>
            </w:pPr>
            <w:ins w:id="4651" w:author="KPMG_PQH" w:date="2026-04-07T11:25:00Z" w16du:dateUtc="2026-04-07T04:25:00Z">
              <w:r>
                <w:rPr>
                  <w:rFonts w:ascii="Arial" w:hAnsi="Arial" w:cs="Arial"/>
                  <w:sz w:val="18"/>
                  <w:szCs w:val="18"/>
                </w:rPr>
                <w:t>170</w:t>
              </w:r>
            </w:ins>
          </w:p>
        </w:tc>
        <w:tc>
          <w:tcPr>
            <w:tcW w:w="2351" w:type="pct"/>
            <w:tcBorders>
              <w:top w:val="nil"/>
              <w:left w:val="nil"/>
              <w:bottom w:val="single" w:sz="4" w:space="0" w:color="auto"/>
              <w:right w:val="single" w:sz="4" w:space="0" w:color="auto"/>
            </w:tcBorders>
            <w:vAlign w:val="center"/>
            <w:hideMark/>
          </w:tcPr>
          <w:p w14:paraId="1213CE0B" w14:textId="2C219325" w:rsidR="00AB0EE2" w:rsidRPr="00322061" w:rsidRDefault="00AB0EE2" w:rsidP="00AB0EE2">
            <w:pPr>
              <w:rPr>
                <w:ins w:id="4652" w:author="KPMG_PQH" w:date="2026-04-07T11:25:00Z" w16du:dateUtc="2026-04-07T04:25:00Z"/>
                <w:rFonts w:ascii="Arial" w:hAnsi="Arial" w:cs="Arial"/>
                <w:color w:val="000000"/>
                <w:sz w:val="18"/>
                <w:szCs w:val="18"/>
                <w:lang w:eastAsia="en-US"/>
              </w:rPr>
            </w:pPr>
            <w:ins w:id="4653" w:author="KPMG_PQH" w:date="2026-04-07T11:25:00Z" w16du:dateUtc="2026-04-07T04:25:00Z">
              <w:r>
                <w:rPr>
                  <w:rFonts w:ascii="Arial" w:hAnsi="Arial" w:cs="Arial"/>
                  <w:sz w:val="18"/>
                  <w:szCs w:val="18"/>
                </w:rPr>
                <w:t>HAI VIET COMMUNICATION JOINT STOCK COMPANY</w:t>
              </w:r>
            </w:ins>
          </w:p>
        </w:tc>
        <w:tc>
          <w:tcPr>
            <w:tcW w:w="846" w:type="pct"/>
            <w:tcBorders>
              <w:top w:val="nil"/>
              <w:left w:val="nil"/>
              <w:bottom w:val="single" w:sz="4" w:space="0" w:color="auto"/>
              <w:right w:val="single" w:sz="4" w:space="0" w:color="auto"/>
            </w:tcBorders>
            <w:vAlign w:val="center"/>
            <w:hideMark/>
          </w:tcPr>
          <w:p w14:paraId="1CD431A6" w14:textId="462C8B69" w:rsidR="00AB0EE2" w:rsidRPr="00322061" w:rsidRDefault="00AB0EE2" w:rsidP="00AB0EE2">
            <w:pPr>
              <w:jc w:val="center"/>
              <w:rPr>
                <w:ins w:id="4654" w:author="KPMG_PQH" w:date="2026-04-07T11:25:00Z" w16du:dateUtc="2026-04-07T04:25:00Z"/>
                <w:rFonts w:ascii="Arial" w:hAnsi="Arial" w:cs="Arial"/>
                <w:color w:val="000000"/>
                <w:sz w:val="18"/>
                <w:szCs w:val="18"/>
                <w:lang w:eastAsia="en-US"/>
              </w:rPr>
            </w:pPr>
            <w:ins w:id="465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38162E2" w14:textId="661F38A0" w:rsidR="00AB0EE2" w:rsidRPr="00322061" w:rsidRDefault="00AB0EE2" w:rsidP="00AB0EE2">
            <w:pPr>
              <w:rPr>
                <w:ins w:id="4656" w:author="KPMG_PQH" w:date="2026-04-07T11:25:00Z" w16du:dateUtc="2026-04-07T04:25:00Z"/>
                <w:rFonts w:ascii="Arial" w:hAnsi="Arial" w:cs="Arial"/>
                <w:color w:val="000000"/>
                <w:sz w:val="18"/>
                <w:szCs w:val="18"/>
                <w:lang w:eastAsia="en-US"/>
              </w:rPr>
            </w:pPr>
            <w:ins w:id="4657" w:author="KPMG_PQH" w:date="2026-04-07T11:25:00Z" w16du:dateUtc="2026-04-07T04:25:00Z">
              <w:r>
                <w:rPr>
                  <w:rFonts w:ascii="Arial" w:hAnsi="Arial" w:cs="Arial"/>
                  <w:color w:val="000000"/>
                  <w:sz w:val="18"/>
                  <w:szCs w:val="18"/>
                </w:rPr>
                <w:t>Insufficient financial data</w:t>
              </w:r>
            </w:ins>
          </w:p>
        </w:tc>
      </w:tr>
      <w:tr w:rsidR="00AB0EE2" w:rsidRPr="00322061" w14:paraId="5045001A" w14:textId="77777777" w:rsidTr="00777313">
        <w:trPr>
          <w:trHeight w:val="20"/>
          <w:ins w:id="465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7C8C6D8" w14:textId="7706779E" w:rsidR="00AB0EE2" w:rsidRPr="00322061" w:rsidRDefault="00AB0EE2" w:rsidP="00AB0EE2">
            <w:pPr>
              <w:jc w:val="center"/>
              <w:rPr>
                <w:ins w:id="4659" w:author="KPMG_PQH" w:date="2026-04-07T11:25:00Z" w16du:dateUtc="2026-04-07T04:25:00Z"/>
                <w:rFonts w:ascii="Arial" w:hAnsi="Arial" w:cs="Arial"/>
                <w:color w:val="000000"/>
                <w:sz w:val="18"/>
                <w:szCs w:val="18"/>
                <w:lang w:eastAsia="en-US"/>
              </w:rPr>
            </w:pPr>
            <w:ins w:id="4660" w:author="KPMG_PQH" w:date="2026-04-07T11:25:00Z" w16du:dateUtc="2026-04-07T04:25:00Z">
              <w:r>
                <w:rPr>
                  <w:rFonts w:ascii="Arial" w:hAnsi="Arial" w:cs="Arial"/>
                  <w:sz w:val="18"/>
                  <w:szCs w:val="18"/>
                </w:rPr>
                <w:t>171</w:t>
              </w:r>
            </w:ins>
          </w:p>
        </w:tc>
        <w:tc>
          <w:tcPr>
            <w:tcW w:w="2351" w:type="pct"/>
            <w:tcBorders>
              <w:top w:val="nil"/>
              <w:left w:val="nil"/>
              <w:bottom w:val="single" w:sz="4" w:space="0" w:color="auto"/>
              <w:right w:val="single" w:sz="4" w:space="0" w:color="auto"/>
            </w:tcBorders>
            <w:vAlign w:val="center"/>
            <w:hideMark/>
          </w:tcPr>
          <w:p w14:paraId="4C81252F" w14:textId="69334ECC" w:rsidR="00AB0EE2" w:rsidRPr="00322061" w:rsidRDefault="00AB0EE2" w:rsidP="00AB0EE2">
            <w:pPr>
              <w:rPr>
                <w:ins w:id="4661" w:author="KPMG_PQH" w:date="2026-04-07T11:25:00Z" w16du:dateUtc="2026-04-07T04:25:00Z"/>
                <w:rFonts w:ascii="Arial" w:hAnsi="Arial" w:cs="Arial"/>
                <w:color w:val="000000"/>
                <w:sz w:val="18"/>
                <w:szCs w:val="18"/>
                <w:lang w:eastAsia="en-US"/>
              </w:rPr>
            </w:pPr>
            <w:ins w:id="4662" w:author="KPMG_PQH" w:date="2026-04-07T11:25:00Z" w16du:dateUtc="2026-04-07T04:25:00Z">
              <w:r>
                <w:rPr>
                  <w:rFonts w:ascii="Arial" w:hAnsi="Arial" w:cs="Arial"/>
                  <w:sz w:val="18"/>
                  <w:szCs w:val="18"/>
                </w:rPr>
                <w:t>HANDICRAFT AND ART ARTICLES EXPORT - IMPORT CORPORATION</w:t>
              </w:r>
            </w:ins>
          </w:p>
        </w:tc>
        <w:tc>
          <w:tcPr>
            <w:tcW w:w="846" w:type="pct"/>
            <w:tcBorders>
              <w:top w:val="nil"/>
              <w:left w:val="nil"/>
              <w:bottom w:val="single" w:sz="4" w:space="0" w:color="auto"/>
              <w:right w:val="single" w:sz="4" w:space="0" w:color="auto"/>
            </w:tcBorders>
            <w:vAlign w:val="center"/>
            <w:hideMark/>
          </w:tcPr>
          <w:p w14:paraId="117C5850" w14:textId="1B914C98" w:rsidR="00AB0EE2" w:rsidRPr="00322061" w:rsidRDefault="00AB0EE2" w:rsidP="00AB0EE2">
            <w:pPr>
              <w:jc w:val="center"/>
              <w:rPr>
                <w:ins w:id="4663" w:author="KPMG_PQH" w:date="2026-04-07T11:25:00Z" w16du:dateUtc="2026-04-07T04:25:00Z"/>
                <w:rFonts w:ascii="Arial" w:hAnsi="Arial" w:cs="Arial"/>
                <w:color w:val="000000"/>
                <w:sz w:val="18"/>
                <w:szCs w:val="18"/>
                <w:lang w:eastAsia="en-US"/>
              </w:rPr>
            </w:pPr>
            <w:ins w:id="466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A54BF8A" w14:textId="5A2C32C4" w:rsidR="00AB0EE2" w:rsidRPr="00322061" w:rsidRDefault="00AB0EE2" w:rsidP="00AB0EE2">
            <w:pPr>
              <w:rPr>
                <w:ins w:id="4665" w:author="KPMG_PQH" w:date="2026-04-07T11:25:00Z" w16du:dateUtc="2026-04-07T04:25:00Z"/>
                <w:rFonts w:ascii="Arial" w:hAnsi="Arial" w:cs="Arial"/>
                <w:color w:val="000000"/>
                <w:sz w:val="18"/>
                <w:szCs w:val="18"/>
                <w:lang w:eastAsia="en-US"/>
              </w:rPr>
            </w:pPr>
            <w:ins w:id="4666" w:author="KPMG_PQH" w:date="2026-04-07T11:25:00Z" w16du:dateUtc="2026-04-07T04:25:00Z">
              <w:r>
                <w:rPr>
                  <w:rFonts w:ascii="Arial" w:hAnsi="Arial" w:cs="Arial"/>
                  <w:color w:val="000000"/>
                  <w:sz w:val="18"/>
                  <w:szCs w:val="18"/>
                </w:rPr>
                <w:t>Non-comparable functions</w:t>
              </w:r>
            </w:ins>
          </w:p>
        </w:tc>
      </w:tr>
      <w:tr w:rsidR="00AB0EE2" w:rsidRPr="00322061" w14:paraId="7C0E856F" w14:textId="77777777" w:rsidTr="00777313">
        <w:trPr>
          <w:trHeight w:val="20"/>
          <w:ins w:id="466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221BFAA" w14:textId="79B1EC14" w:rsidR="00AB0EE2" w:rsidRPr="00322061" w:rsidRDefault="00AB0EE2" w:rsidP="00AB0EE2">
            <w:pPr>
              <w:jc w:val="center"/>
              <w:rPr>
                <w:ins w:id="4668" w:author="KPMG_PQH" w:date="2026-04-07T11:25:00Z" w16du:dateUtc="2026-04-07T04:25:00Z"/>
                <w:rFonts w:ascii="Arial" w:hAnsi="Arial" w:cs="Arial"/>
                <w:color w:val="000000"/>
                <w:sz w:val="18"/>
                <w:szCs w:val="18"/>
                <w:lang w:eastAsia="en-US"/>
              </w:rPr>
            </w:pPr>
            <w:ins w:id="4669" w:author="KPMG_PQH" w:date="2026-04-07T11:25:00Z" w16du:dateUtc="2026-04-07T04:25:00Z">
              <w:r>
                <w:rPr>
                  <w:rFonts w:ascii="Arial" w:hAnsi="Arial" w:cs="Arial"/>
                  <w:sz w:val="18"/>
                  <w:szCs w:val="18"/>
                </w:rPr>
                <w:t>172</w:t>
              </w:r>
            </w:ins>
          </w:p>
        </w:tc>
        <w:tc>
          <w:tcPr>
            <w:tcW w:w="2351" w:type="pct"/>
            <w:tcBorders>
              <w:top w:val="nil"/>
              <w:left w:val="nil"/>
              <w:bottom w:val="single" w:sz="4" w:space="0" w:color="auto"/>
              <w:right w:val="single" w:sz="4" w:space="0" w:color="auto"/>
            </w:tcBorders>
            <w:vAlign w:val="center"/>
            <w:hideMark/>
          </w:tcPr>
          <w:p w14:paraId="63C2848B" w14:textId="4AD0C6B0" w:rsidR="00AB0EE2" w:rsidRPr="00322061" w:rsidRDefault="00AB0EE2" w:rsidP="00AB0EE2">
            <w:pPr>
              <w:rPr>
                <w:ins w:id="4670" w:author="KPMG_PQH" w:date="2026-04-07T11:25:00Z" w16du:dateUtc="2026-04-07T04:25:00Z"/>
                <w:rFonts w:ascii="Arial" w:hAnsi="Arial" w:cs="Arial"/>
                <w:color w:val="000000"/>
                <w:sz w:val="18"/>
                <w:szCs w:val="18"/>
                <w:lang w:eastAsia="en-US"/>
              </w:rPr>
            </w:pPr>
            <w:ins w:id="4671" w:author="KPMG_PQH" w:date="2026-04-07T11:25:00Z" w16du:dateUtc="2026-04-07T04:25:00Z">
              <w:r>
                <w:rPr>
                  <w:rFonts w:ascii="Arial" w:hAnsi="Arial" w:cs="Arial"/>
                  <w:sz w:val="18"/>
                  <w:szCs w:val="18"/>
                </w:rPr>
                <w:t>HANG NGHIA FURNITURE COMPANY LIMITED</w:t>
              </w:r>
            </w:ins>
          </w:p>
        </w:tc>
        <w:tc>
          <w:tcPr>
            <w:tcW w:w="846" w:type="pct"/>
            <w:tcBorders>
              <w:top w:val="nil"/>
              <w:left w:val="nil"/>
              <w:bottom w:val="single" w:sz="4" w:space="0" w:color="auto"/>
              <w:right w:val="single" w:sz="4" w:space="0" w:color="auto"/>
            </w:tcBorders>
            <w:vAlign w:val="center"/>
            <w:hideMark/>
          </w:tcPr>
          <w:p w14:paraId="3863B3A6" w14:textId="639DFE9D" w:rsidR="00AB0EE2" w:rsidRPr="00322061" w:rsidRDefault="00AB0EE2" w:rsidP="00AB0EE2">
            <w:pPr>
              <w:jc w:val="center"/>
              <w:rPr>
                <w:ins w:id="4672" w:author="KPMG_PQH" w:date="2026-04-07T11:25:00Z" w16du:dateUtc="2026-04-07T04:25:00Z"/>
                <w:rFonts w:ascii="Arial" w:hAnsi="Arial" w:cs="Arial"/>
                <w:color w:val="000000"/>
                <w:sz w:val="18"/>
                <w:szCs w:val="18"/>
                <w:lang w:eastAsia="en-US"/>
              </w:rPr>
            </w:pPr>
            <w:ins w:id="467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3EFA80A" w14:textId="3B2391F4" w:rsidR="00AB0EE2" w:rsidRPr="00322061" w:rsidRDefault="00AB0EE2" w:rsidP="00AB0EE2">
            <w:pPr>
              <w:rPr>
                <w:ins w:id="4674" w:author="KPMG_PQH" w:date="2026-04-07T11:25:00Z" w16du:dateUtc="2026-04-07T04:25:00Z"/>
                <w:rFonts w:ascii="Arial" w:hAnsi="Arial" w:cs="Arial"/>
                <w:color w:val="000000"/>
                <w:sz w:val="18"/>
                <w:szCs w:val="18"/>
                <w:lang w:eastAsia="en-US"/>
              </w:rPr>
            </w:pPr>
            <w:ins w:id="4675" w:author="KPMG_PQH" w:date="2026-04-07T11:25:00Z" w16du:dateUtc="2026-04-07T04:25:00Z">
              <w:r>
                <w:rPr>
                  <w:rFonts w:ascii="Arial" w:hAnsi="Arial" w:cs="Arial"/>
                  <w:color w:val="000000"/>
                  <w:sz w:val="18"/>
                  <w:szCs w:val="18"/>
                </w:rPr>
                <w:t>Continuous loss making</w:t>
              </w:r>
            </w:ins>
          </w:p>
        </w:tc>
      </w:tr>
      <w:tr w:rsidR="00AB0EE2" w:rsidRPr="00322061" w14:paraId="05D52186" w14:textId="77777777" w:rsidTr="00777313">
        <w:trPr>
          <w:trHeight w:val="20"/>
          <w:ins w:id="467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421F28D" w14:textId="304A4C8F" w:rsidR="00AB0EE2" w:rsidRPr="00322061" w:rsidRDefault="00AB0EE2" w:rsidP="00AB0EE2">
            <w:pPr>
              <w:jc w:val="center"/>
              <w:rPr>
                <w:ins w:id="4677" w:author="KPMG_PQH" w:date="2026-04-07T11:25:00Z" w16du:dateUtc="2026-04-07T04:25:00Z"/>
                <w:rFonts w:ascii="Arial" w:hAnsi="Arial" w:cs="Arial"/>
                <w:color w:val="000000"/>
                <w:sz w:val="18"/>
                <w:szCs w:val="18"/>
                <w:lang w:eastAsia="en-US"/>
              </w:rPr>
            </w:pPr>
            <w:ins w:id="4678" w:author="KPMG_PQH" w:date="2026-04-07T11:25:00Z" w16du:dateUtc="2026-04-07T04:25:00Z">
              <w:r>
                <w:rPr>
                  <w:rFonts w:ascii="Arial" w:hAnsi="Arial" w:cs="Arial"/>
                  <w:sz w:val="18"/>
                  <w:szCs w:val="18"/>
                </w:rPr>
                <w:t>173</w:t>
              </w:r>
            </w:ins>
          </w:p>
        </w:tc>
        <w:tc>
          <w:tcPr>
            <w:tcW w:w="2351" w:type="pct"/>
            <w:tcBorders>
              <w:top w:val="nil"/>
              <w:left w:val="nil"/>
              <w:bottom w:val="single" w:sz="4" w:space="0" w:color="auto"/>
              <w:right w:val="single" w:sz="4" w:space="0" w:color="auto"/>
            </w:tcBorders>
            <w:vAlign w:val="center"/>
            <w:hideMark/>
          </w:tcPr>
          <w:p w14:paraId="3562F58C" w14:textId="01701E0A" w:rsidR="00AB0EE2" w:rsidRPr="00322061" w:rsidRDefault="00AB0EE2" w:rsidP="00AB0EE2">
            <w:pPr>
              <w:rPr>
                <w:ins w:id="4679" w:author="KPMG_PQH" w:date="2026-04-07T11:25:00Z" w16du:dateUtc="2026-04-07T04:25:00Z"/>
                <w:rFonts w:ascii="Arial" w:hAnsi="Arial" w:cs="Arial"/>
                <w:color w:val="000000"/>
                <w:sz w:val="18"/>
                <w:szCs w:val="18"/>
                <w:lang w:eastAsia="en-US"/>
              </w:rPr>
            </w:pPr>
            <w:ins w:id="4680" w:author="KPMG_PQH" w:date="2026-04-07T11:25:00Z" w16du:dateUtc="2026-04-07T04:25:00Z">
              <w:r>
                <w:rPr>
                  <w:rFonts w:ascii="Arial" w:hAnsi="Arial" w:cs="Arial"/>
                  <w:sz w:val="18"/>
                  <w:szCs w:val="18"/>
                </w:rPr>
                <w:t>HANOI LIVESTOCK PRODUCTS PROCESSING JOINT STOCK COMPANY</w:t>
              </w:r>
            </w:ins>
          </w:p>
        </w:tc>
        <w:tc>
          <w:tcPr>
            <w:tcW w:w="846" w:type="pct"/>
            <w:tcBorders>
              <w:top w:val="nil"/>
              <w:left w:val="nil"/>
              <w:bottom w:val="single" w:sz="4" w:space="0" w:color="auto"/>
              <w:right w:val="single" w:sz="4" w:space="0" w:color="auto"/>
            </w:tcBorders>
            <w:vAlign w:val="center"/>
            <w:hideMark/>
          </w:tcPr>
          <w:p w14:paraId="3072CC09" w14:textId="53104352" w:rsidR="00AB0EE2" w:rsidRPr="00322061" w:rsidRDefault="00AB0EE2" w:rsidP="00AB0EE2">
            <w:pPr>
              <w:jc w:val="center"/>
              <w:rPr>
                <w:ins w:id="4681" w:author="KPMG_PQH" w:date="2026-04-07T11:25:00Z" w16du:dateUtc="2026-04-07T04:25:00Z"/>
                <w:rFonts w:ascii="Arial" w:hAnsi="Arial" w:cs="Arial"/>
                <w:color w:val="000000"/>
                <w:sz w:val="18"/>
                <w:szCs w:val="18"/>
                <w:lang w:eastAsia="en-US"/>
              </w:rPr>
            </w:pPr>
            <w:ins w:id="468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F0A3662" w14:textId="64A304EF" w:rsidR="00AB0EE2" w:rsidRPr="00322061" w:rsidRDefault="00AB0EE2" w:rsidP="00AB0EE2">
            <w:pPr>
              <w:rPr>
                <w:ins w:id="4683" w:author="KPMG_PQH" w:date="2026-04-07T11:25:00Z" w16du:dateUtc="2026-04-07T04:25:00Z"/>
                <w:rFonts w:ascii="Arial" w:hAnsi="Arial" w:cs="Arial"/>
                <w:color w:val="000000"/>
                <w:sz w:val="18"/>
                <w:szCs w:val="18"/>
                <w:lang w:eastAsia="en-US"/>
              </w:rPr>
            </w:pPr>
            <w:ins w:id="4684" w:author="KPMG_PQH" w:date="2026-04-07T11:25:00Z" w16du:dateUtc="2026-04-07T04:25:00Z">
              <w:r>
                <w:rPr>
                  <w:rFonts w:ascii="Arial" w:hAnsi="Arial" w:cs="Arial"/>
                  <w:color w:val="000000"/>
                  <w:sz w:val="18"/>
                  <w:szCs w:val="18"/>
                </w:rPr>
                <w:t>Continuous loss making</w:t>
              </w:r>
            </w:ins>
          </w:p>
        </w:tc>
      </w:tr>
      <w:tr w:rsidR="00AB0EE2" w:rsidRPr="00322061" w14:paraId="74E7CF02" w14:textId="77777777" w:rsidTr="00777313">
        <w:trPr>
          <w:trHeight w:val="20"/>
          <w:ins w:id="468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73D5F0" w14:textId="12A58788" w:rsidR="00AB0EE2" w:rsidRPr="00322061" w:rsidRDefault="00AB0EE2" w:rsidP="00AB0EE2">
            <w:pPr>
              <w:jc w:val="center"/>
              <w:rPr>
                <w:ins w:id="4686" w:author="KPMG_PQH" w:date="2026-04-07T11:25:00Z" w16du:dateUtc="2026-04-07T04:25:00Z"/>
                <w:rFonts w:ascii="Arial" w:hAnsi="Arial" w:cs="Arial"/>
                <w:color w:val="000000"/>
                <w:sz w:val="18"/>
                <w:szCs w:val="18"/>
                <w:lang w:eastAsia="en-US"/>
              </w:rPr>
            </w:pPr>
            <w:ins w:id="4687" w:author="KPMG_PQH" w:date="2026-04-07T11:25:00Z" w16du:dateUtc="2026-04-07T04:25:00Z">
              <w:r>
                <w:rPr>
                  <w:rFonts w:ascii="Arial" w:hAnsi="Arial" w:cs="Arial"/>
                  <w:sz w:val="18"/>
                  <w:szCs w:val="18"/>
                </w:rPr>
                <w:t>174</w:t>
              </w:r>
            </w:ins>
          </w:p>
        </w:tc>
        <w:tc>
          <w:tcPr>
            <w:tcW w:w="2351" w:type="pct"/>
            <w:tcBorders>
              <w:top w:val="nil"/>
              <w:left w:val="nil"/>
              <w:bottom w:val="single" w:sz="4" w:space="0" w:color="auto"/>
              <w:right w:val="single" w:sz="4" w:space="0" w:color="auto"/>
            </w:tcBorders>
            <w:vAlign w:val="center"/>
            <w:hideMark/>
          </w:tcPr>
          <w:p w14:paraId="62E3443B" w14:textId="71DB269D" w:rsidR="00AB0EE2" w:rsidRPr="00322061" w:rsidRDefault="00AB0EE2" w:rsidP="00AB0EE2">
            <w:pPr>
              <w:rPr>
                <w:ins w:id="4688" w:author="KPMG_PQH" w:date="2026-04-07T11:25:00Z" w16du:dateUtc="2026-04-07T04:25:00Z"/>
                <w:rFonts w:ascii="Arial" w:hAnsi="Arial" w:cs="Arial"/>
                <w:color w:val="000000"/>
                <w:sz w:val="18"/>
                <w:szCs w:val="18"/>
                <w:lang w:eastAsia="en-US"/>
              </w:rPr>
            </w:pPr>
            <w:ins w:id="4689" w:author="KPMG_PQH" w:date="2026-04-07T11:25:00Z" w16du:dateUtc="2026-04-07T04:25:00Z">
              <w:r>
                <w:rPr>
                  <w:rFonts w:ascii="Arial" w:hAnsi="Arial" w:cs="Arial"/>
                  <w:sz w:val="18"/>
                  <w:szCs w:val="18"/>
                </w:rPr>
                <w:t>HASIMEX COMPANY LIMITED</w:t>
              </w:r>
            </w:ins>
          </w:p>
        </w:tc>
        <w:tc>
          <w:tcPr>
            <w:tcW w:w="846" w:type="pct"/>
            <w:tcBorders>
              <w:top w:val="nil"/>
              <w:left w:val="nil"/>
              <w:bottom w:val="single" w:sz="4" w:space="0" w:color="auto"/>
              <w:right w:val="single" w:sz="4" w:space="0" w:color="auto"/>
            </w:tcBorders>
            <w:vAlign w:val="center"/>
            <w:hideMark/>
          </w:tcPr>
          <w:p w14:paraId="43BD88CA" w14:textId="6CE2DE26" w:rsidR="00AB0EE2" w:rsidRPr="00322061" w:rsidRDefault="00AB0EE2" w:rsidP="00AB0EE2">
            <w:pPr>
              <w:jc w:val="center"/>
              <w:rPr>
                <w:ins w:id="4690" w:author="KPMG_PQH" w:date="2026-04-07T11:25:00Z" w16du:dateUtc="2026-04-07T04:25:00Z"/>
                <w:rFonts w:ascii="Arial" w:hAnsi="Arial" w:cs="Arial"/>
                <w:color w:val="000000"/>
                <w:sz w:val="18"/>
                <w:szCs w:val="18"/>
                <w:lang w:eastAsia="en-US"/>
              </w:rPr>
            </w:pPr>
            <w:ins w:id="469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93582CD" w14:textId="509E4C46" w:rsidR="00AB0EE2" w:rsidRPr="00322061" w:rsidRDefault="00AB0EE2" w:rsidP="00AB0EE2">
            <w:pPr>
              <w:rPr>
                <w:ins w:id="4692" w:author="KPMG_PQH" w:date="2026-04-07T11:25:00Z" w16du:dateUtc="2026-04-07T04:25:00Z"/>
                <w:rFonts w:ascii="Arial" w:hAnsi="Arial" w:cs="Arial"/>
                <w:color w:val="000000"/>
                <w:sz w:val="18"/>
                <w:szCs w:val="18"/>
                <w:lang w:eastAsia="en-US"/>
              </w:rPr>
            </w:pPr>
            <w:ins w:id="4693" w:author="KPMG_PQH" w:date="2026-04-07T11:25:00Z" w16du:dateUtc="2026-04-07T04:25:00Z">
              <w:r>
                <w:rPr>
                  <w:rFonts w:ascii="Arial" w:hAnsi="Arial" w:cs="Arial"/>
                  <w:color w:val="000000"/>
                  <w:sz w:val="18"/>
                  <w:szCs w:val="18"/>
                </w:rPr>
                <w:t>Insufficient financial data</w:t>
              </w:r>
            </w:ins>
          </w:p>
        </w:tc>
      </w:tr>
      <w:tr w:rsidR="00AB0EE2" w:rsidRPr="00322061" w14:paraId="239F4DFF" w14:textId="77777777" w:rsidTr="00777313">
        <w:trPr>
          <w:trHeight w:val="20"/>
          <w:ins w:id="469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FD6613" w14:textId="470F992E" w:rsidR="00AB0EE2" w:rsidRPr="00322061" w:rsidRDefault="00AB0EE2" w:rsidP="00AB0EE2">
            <w:pPr>
              <w:jc w:val="center"/>
              <w:rPr>
                <w:ins w:id="4695" w:author="KPMG_PQH" w:date="2026-04-07T11:25:00Z" w16du:dateUtc="2026-04-07T04:25:00Z"/>
                <w:rFonts w:ascii="Arial" w:hAnsi="Arial" w:cs="Arial"/>
                <w:color w:val="000000"/>
                <w:sz w:val="18"/>
                <w:szCs w:val="18"/>
                <w:lang w:eastAsia="en-US"/>
              </w:rPr>
            </w:pPr>
            <w:ins w:id="4696" w:author="KPMG_PQH" w:date="2026-04-07T11:25:00Z" w16du:dateUtc="2026-04-07T04:25:00Z">
              <w:r>
                <w:rPr>
                  <w:rFonts w:ascii="Arial" w:hAnsi="Arial" w:cs="Arial"/>
                  <w:sz w:val="18"/>
                  <w:szCs w:val="18"/>
                </w:rPr>
                <w:t>175</w:t>
              </w:r>
            </w:ins>
          </w:p>
        </w:tc>
        <w:tc>
          <w:tcPr>
            <w:tcW w:w="2351" w:type="pct"/>
            <w:tcBorders>
              <w:top w:val="nil"/>
              <w:left w:val="nil"/>
              <w:bottom w:val="single" w:sz="4" w:space="0" w:color="auto"/>
              <w:right w:val="single" w:sz="4" w:space="0" w:color="auto"/>
            </w:tcBorders>
            <w:vAlign w:val="center"/>
            <w:hideMark/>
          </w:tcPr>
          <w:p w14:paraId="4341EBE6" w14:textId="54BC0525" w:rsidR="00AB0EE2" w:rsidRPr="00322061" w:rsidRDefault="00AB0EE2" w:rsidP="00AB0EE2">
            <w:pPr>
              <w:rPr>
                <w:ins w:id="4697" w:author="KPMG_PQH" w:date="2026-04-07T11:25:00Z" w16du:dateUtc="2026-04-07T04:25:00Z"/>
                <w:rFonts w:ascii="Arial" w:hAnsi="Arial" w:cs="Arial"/>
                <w:color w:val="000000"/>
                <w:sz w:val="18"/>
                <w:szCs w:val="18"/>
                <w:lang w:eastAsia="en-US"/>
              </w:rPr>
            </w:pPr>
            <w:ins w:id="4698" w:author="KPMG_PQH" w:date="2026-04-07T11:25:00Z" w16du:dateUtc="2026-04-07T04:25:00Z">
              <w:r>
                <w:rPr>
                  <w:rFonts w:ascii="Arial" w:hAnsi="Arial" w:cs="Arial"/>
                  <w:sz w:val="18"/>
                  <w:szCs w:val="18"/>
                </w:rPr>
                <w:t>HAVACO INVESTMENT JOINT STOCK COMPANY</w:t>
              </w:r>
            </w:ins>
          </w:p>
        </w:tc>
        <w:tc>
          <w:tcPr>
            <w:tcW w:w="846" w:type="pct"/>
            <w:tcBorders>
              <w:top w:val="nil"/>
              <w:left w:val="nil"/>
              <w:bottom w:val="single" w:sz="4" w:space="0" w:color="auto"/>
              <w:right w:val="single" w:sz="4" w:space="0" w:color="auto"/>
            </w:tcBorders>
            <w:vAlign w:val="center"/>
            <w:hideMark/>
          </w:tcPr>
          <w:p w14:paraId="5303C047" w14:textId="4000C3B7" w:rsidR="00AB0EE2" w:rsidRPr="00322061" w:rsidRDefault="00AB0EE2" w:rsidP="00AB0EE2">
            <w:pPr>
              <w:jc w:val="center"/>
              <w:rPr>
                <w:ins w:id="4699" w:author="KPMG_PQH" w:date="2026-04-07T11:25:00Z" w16du:dateUtc="2026-04-07T04:25:00Z"/>
                <w:rFonts w:ascii="Arial" w:hAnsi="Arial" w:cs="Arial"/>
                <w:color w:val="000000"/>
                <w:sz w:val="18"/>
                <w:szCs w:val="18"/>
                <w:lang w:eastAsia="en-US"/>
              </w:rPr>
            </w:pPr>
            <w:ins w:id="470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1F448F2" w14:textId="3E7E1DAE" w:rsidR="00AB0EE2" w:rsidRPr="00322061" w:rsidRDefault="00AB0EE2" w:rsidP="00AB0EE2">
            <w:pPr>
              <w:rPr>
                <w:ins w:id="4701" w:author="KPMG_PQH" w:date="2026-04-07T11:25:00Z" w16du:dateUtc="2026-04-07T04:25:00Z"/>
                <w:rFonts w:ascii="Arial" w:hAnsi="Arial" w:cs="Arial"/>
                <w:color w:val="000000"/>
                <w:sz w:val="18"/>
                <w:szCs w:val="18"/>
                <w:lang w:eastAsia="en-US"/>
              </w:rPr>
            </w:pPr>
            <w:ins w:id="4702" w:author="KPMG_PQH" w:date="2026-04-07T11:25:00Z" w16du:dateUtc="2026-04-07T04:25:00Z">
              <w:r>
                <w:rPr>
                  <w:rFonts w:ascii="Arial" w:hAnsi="Arial" w:cs="Arial"/>
                  <w:color w:val="000000"/>
                  <w:sz w:val="18"/>
                  <w:szCs w:val="18"/>
                </w:rPr>
                <w:t>Non-comparable functions</w:t>
              </w:r>
            </w:ins>
          </w:p>
        </w:tc>
      </w:tr>
      <w:tr w:rsidR="00AB0EE2" w:rsidRPr="00322061" w14:paraId="55280476" w14:textId="77777777" w:rsidTr="00777313">
        <w:trPr>
          <w:trHeight w:val="20"/>
          <w:ins w:id="470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180008F" w14:textId="0E72A689" w:rsidR="00AB0EE2" w:rsidRPr="00322061" w:rsidRDefault="00AB0EE2" w:rsidP="00AB0EE2">
            <w:pPr>
              <w:jc w:val="center"/>
              <w:rPr>
                <w:ins w:id="4704" w:author="KPMG_PQH" w:date="2026-04-07T11:25:00Z" w16du:dateUtc="2026-04-07T04:25:00Z"/>
                <w:rFonts w:ascii="Arial" w:hAnsi="Arial" w:cs="Arial"/>
                <w:color w:val="000000"/>
                <w:sz w:val="18"/>
                <w:szCs w:val="18"/>
                <w:lang w:eastAsia="en-US"/>
              </w:rPr>
            </w:pPr>
            <w:ins w:id="4705" w:author="KPMG_PQH" w:date="2026-04-07T11:25:00Z" w16du:dateUtc="2026-04-07T04:25:00Z">
              <w:r>
                <w:rPr>
                  <w:rFonts w:ascii="Arial" w:hAnsi="Arial" w:cs="Arial"/>
                  <w:sz w:val="18"/>
                  <w:szCs w:val="18"/>
                </w:rPr>
                <w:t>176</w:t>
              </w:r>
            </w:ins>
          </w:p>
        </w:tc>
        <w:tc>
          <w:tcPr>
            <w:tcW w:w="2351" w:type="pct"/>
            <w:tcBorders>
              <w:top w:val="nil"/>
              <w:left w:val="nil"/>
              <w:bottom w:val="single" w:sz="4" w:space="0" w:color="auto"/>
              <w:right w:val="single" w:sz="4" w:space="0" w:color="auto"/>
            </w:tcBorders>
            <w:vAlign w:val="center"/>
            <w:hideMark/>
          </w:tcPr>
          <w:p w14:paraId="16A24E63" w14:textId="3DEFAB5E" w:rsidR="00AB0EE2" w:rsidRPr="00322061" w:rsidRDefault="00AB0EE2" w:rsidP="00AB0EE2">
            <w:pPr>
              <w:rPr>
                <w:ins w:id="4706" w:author="KPMG_PQH" w:date="2026-04-07T11:25:00Z" w16du:dateUtc="2026-04-07T04:25:00Z"/>
                <w:rFonts w:ascii="Arial" w:hAnsi="Arial" w:cs="Arial"/>
                <w:color w:val="000000"/>
                <w:sz w:val="18"/>
                <w:szCs w:val="18"/>
                <w:lang w:eastAsia="en-US"/>
              </w:rPr>
            </w:pPr>
            <w:ins w:id="4707" w:author="KPMG_PQH" w:date="2026-04-07T11:25:00Z" w16du:dateUtc="2026-04-07T04:25:00Z">
              <w:r>
                <w:rPr>
                  <w:rFonts w:ascii="Arial" w:hAnsi="Arial" w:cs="Arial"/>
                  <w:sz w:val="18"/>
                  <w:szCs w:val="18"/>
                </w:rPr>
                <w:t>HAWACO MECHANICAL &amp; ELECTRICAL COMPANY LIMITED</w:t>
              </w:r>
            </w:ins>
          </w:p>
        </w:tc>
        <w:tc>
          <w:tcPr>
            <w:tcW w:w="846" w:type="pct"/>
            <w:tcBorders>
              <w:top w:val="nil"/>
              <w:left w:val="nil"/>
              <w:bottom w:val="single" w:sz="4" w:space="0" w:color="auto"/>
              <w:right w:val="single" w:sz="4" w:space="0" w:color="auto"/>
            </w:tcBorders>
            <w:vAlign w:val="center"/>
            <w:hideMark/>
          </w:tcPr>
          <w:p w14:paraId="6BA5D6AC" w14:textId="18696E09" w:rsidR="00AB0EE2" w:rsidRPr="00322061" w:rsidRDefault="00AB0EE2" w:rsidP="00AB0EE2">
            <w:pPr>
              <w:jc w:val="center"/>
              <w:rPr>
                <w:ins w:id="4708" w:author="KPMG_PQH" w:date="2026-04-07T11:25:00Z" w16du:dateUtc="2026-04-07T04:25:00Z"/>
                <w:rFonts w:ascii="Arial" w:hAnsi="Arial" w:cs="Arial"/>
                <w:color w:val="000000"/>
                <w:sz w:val="18"/>
                <w:szCs w:val="18"/>
                <w:lang w:eastAsia="en-US"/>
              </w:rPr>
            </w:pPr>
            <w:ins w:id="470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2972DA" w14:textId="1B9B41EF" w:rsidR="00AB0EE2" w:rsidRPr="00322061" w:rsidRDefault="00AB0EE2" w:rsidP="00AB0EE2">
            <w:pPr>
              <w:rPr>
                <w:ins w:id="4710" w:author="KPMG_PQH" w:date="2026-04-07T11:25:00Z" w16du:dateUtc="2026-04-07T04:25:00Z"/>
                <w:rFonts w:ascii="Arial" w:hAnsi="Arial" w:cs="Arial"/>
                <w:color w:val="000000"/>
                <w:sz w:val="18"/>
                <w:szCs w:val="18"/>
                <w:lang w:eastAsia="en-US"/>
              </w:rPr>
            </w:pPr>
            <w:ins w:id="4711" w:author="KPMG_PQH" w:date="2026-04-07T11:25:00Z" w16du:dateUtc="2026-04-07T04:25:00Z">
              <w:r>
                <w:rPr>
                  <w:rFonts w:ascii="Arial" w:hAnsi="Arial" w:cs="Arial"/>
                  <w:color w:val="000000"/>
                  <w:sz w:val="18"/>
                  <w:szCs w:val="18"/>
                </w:rPr>
                <w:t>Non-comparable functions</w:t>
              </w:r>
            </w:ins>
          </w:p>
        </w:tc>
      </w:tr>
      <w:tr w:rsidR="00AB0EE2" w:rsidRPr="00322061" w14:paraId="18820579" w14:textId="77777777" w:rsidTr="00777313">
        <w:trPr>
          <w:trHeight w:val="20"/>
          <w:ins w:id="471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4018F3" w14:textId="7EF621CF" w:rsidR="00AB0EE2" w:rsidRPr="00322061" w:rsidRDefault="00AB0EE2" w:rsidP="00AB0EE2">
            <w:pPr>
              <w:jc w:val="center"/>
              <w:rPr>
                <w:ins w:id="4713" w:author="KPMG_PQH" w:date="2026-04-07T11:25:00Z" w16du:dateUtc="2026-04-07T04:25:00Z"/>
                <w:rFonts w:ascii="Arial" w:hAnsi="Arial" w:cs="Arial"/>
                <w:color w:val="000000"/>
                <w:sz w:val="18"/>
                <w:szCs w:val="18"/>
                <w:lang w:eastAsia="en-US"/>
              </w:rPr>
            </w:pPr>
            <w:ins w:id="4714" w:author="KPMG_PQH" w:date="2026-04-07T11:25:00Z" w16du:dateUtc="2026-04-07T04:25:00Z">
              <w:r>
                <w:rPr>
                  <w:rFonts w:ascii="Arial" w:hAnsi="Arial" w:cs="Arial"/>
                  <w:sz w:val="18"/>
                  <w:szCs w:val="18"/>
                </w:rPr>
                <w:t>177</w:t>
              </w:r>
            </w:ins>
          </w:p>
        </w:tc>
        <w:tc>
          <w:tcPr>
            <w:tcW w:w="2351" w:type="pct"/>
            <w:tcBorders>
              <w:top w:val="nil"/>
              <w:left w:val="nil"/>
              <w:bottom w:val="single" w:sz="4" w:space="0" w:color="auto"/>
              <w:right w:val="single" w:sz="4" w:space="0" w:color="auto"/>
            </w:tcBorders>
            <w:vAlign w:val="center"/>
            <w:hideMark/>
          </w:tcPr>
          <w:p w14:paraId="650A2CAB" w14:textId="043EE028" w:rsidR="00AB0EE2" w:rsidRPr="00322061" w:rsidRDefault="00AB0EE2" w:rsidP="00AB0EE2">
            <w:pPr>
              <w:rPr>
                <w:ins w:id="4715" w:author="KPMG_PQH" w:date="2026-04-07T11:25:00Z" w16du:dateUtc="2026-04-07T04:25:00Z"/>
                <w:rFonts w:ascii="Arial" w:hAnsi="Arial" w:cs="Arial"/>
                <w:color w:val="000000"/>
                <w:sz w:val="18"/>
                <w:szCs w:val="18"/>
                <w:lang w:eastAsia="en-US"/>
              </w:rPr>
            </w:pPr>
            <w:ins w:id="4716" w:author="KPMG_PQH" w:date="2026-04-07T11:25:00Z" w16du:dateUtc="2026-04-07T04:25:00Z">
              <w:r>
                <w:rPr>
                  <w:rFonts w:ascii="Arial" w:hAnsi="Arial" w:cs="Arial"/>
                  <w:sz w:val="18"/>
                  <w:szCs w:val="18"/>
                </w:rPr>
                <w:t>HHS DAI AN JOINT STOCK COMPANY</w:t>
              </w:r>
            </w:ins>
          </w:p>
        </w:tc>
        <w:tc>
          <w:tcPr>
            <w:tcW w:w="846" w:type="pct"/>
            <w:tcBorders>
              <w:top w:val="nil"/>
              <w:left w:val="nil"/>
              <w:bottom w:val="single" w:sz="4" w:space="0" w:color="auto"/>
              <w:right w:val="single" w:sz="4" w:space="0" w:color="auto"/>
            </w:tcBorders>
            <w:vAlign w:val="center"/>
            <w:hideMark/>
          </w:tcPr>
          <w:p w14:paraId="526088D7" w14:textId="17638F84" w:rsidR="00AB0EE2" w:rsidRPr="00322061" w:rsidRDefault="00AB0EE2" w:rsidP="00AB0EE2">
            <w:pPr>
              <w:jc w:val="center"/>
              <w:rPr>
                <w:ins w:id="4717" w:author="KPMG_PQH" w:date="2026-04-07T11:25:00Z" w16du:dateUtc="2026-04-07T04:25:00Z"/>
                <w:rFonts w:ascii="Arial" w:hAnsi="Arial" w:cs="Arial"/>
                <w:color w:val="000000"/>
                <w:sz w:val="18"/>
                <w:szCs w:val="18"/>
                <w:lang w:eastAsia="en-US"/>
              </w:rPr>
            </w:pPr>
            <w:ins w:id="471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C6E8F73" w14:textId="5654CA5B" w:rsidR="00AB0EE2" w:rsidRPr="00322061" w:rsidRDefault="00AB0EE2" w:rsidP="00AB0EE2">
            <w:pPr>
              <w:rPr>
                <w:ins w:id="4719" w:author="KPMG_PQH" w:date="2026-04-07T11:25:00Z" w16du:dateUtc="2026-04-07T04:25:00Z"/>
                <w:rFonts w:ascii="Arial" w:hAnsi="Arial" w:cs="Arial"/>
                <w:color w:val="000000"/>
                <w:sz w:val="18"/>
                <w:szCs w:val="18"/>
                <w:lang w:eastAsia="en-US"/>
              </w:rPr>
            </w:pPr>
            <w:ins w:id="4720" w:author="KPMG_PQH" w:date="2026-04-07T11:25:00Z" w16du:dateUtc="2026-04-07T04:25:00Z">
              <w:r>
                <w:rPr>
                  <w:rFonts w:ascii="Arial" w:hAnsi="Arial" w:cs="Arial"/>
                  <w:color w:val="000000"/>
                  <w:sz w:val="18"/>
                  <w:szCs w:val="18"/>
                </w:rPr>
                <w:t>Non-comparable functions</w:t>
              </w:r>
            </w:ins>
          </w:p>
        </w:tc>
      </w:tr>
      <w:tr w:rsidR="00AB0EE2" w:rsidRPr="00322061" w14:paraId="24AF08AC" w14:textId="77777777" w:rsidTr="00777313">
        <w:trPr>
          <w:trHeight w:val="20"/>
          <w:ins w:id="472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F18AC80" w14:textId="7D380934" w:rsidR="00AB0EE2" w:rsidRPr="00322061" w:rsidRDefault="00AB0EE2" w:rsidP="00AB0EE2">
            <w:pPr>
              <w:jc w:val="center"/>
              <w:rPr>
                <w:ins w:id="4722" w:author="KPMG_PQH" w:date="2026-04-07T11:25:00Z" w16du:dateUtc="2026-04-07T04:25:00Z"/>
                <w:rFonts w:ascii="Arial" w:hAnsi="Arial" w:cs="Arial"/>
                <w:color w:val="000000"/>
                <w:sz w:val="18"/>
                <w:szCs w:val="18"/>
                <w:lang w:eastAsia="en-US"/>
              </w:rPr>
            </w:pPr>
            <w:ins w:id="4723" w:author="KPMG_PQH" w:date="2026-04-07T11:25:00Z" w16du:dateUtc="2026-04-07T04:25:00Z">
              <w:r>
                <w:rPr>
                  <w:rFonts w:ascii="Arial" w:hAnsi="Arial" w:cs="Arial"/>
                  <w:sz w:val="18"/>
                  <w:szCs w:val="18"/>
                </w:rPr>
                <w:t>178</w:t>
              </w:r>
            </w:ins>
          </w:p>
        </w:tc>
        <w:tc>
          <w:tcPr>
            <w:tcW w:w="2351" w:type="pct"/>
            <w:tcBorders>
              <w:top w:val="nil"/>
              <w:left w:val="nil"/>
              <w:bottom w:val="single" w:sz="4" w:space="0" w:color="auto"/>
              <w:right w:val="single" w:sz="4" w:space="0" w:color="auto"/>
            </w:tcBorders>
            <w:vAlign w:val="center"/>
            <w:hideMark/>
          </w:tcPr>
          <w:p w14:paraId="009E9786" w14:textId="6AFA61C7" w:rsidR="00AB0EE2" w:rsidRPr="00322061" w:rsidRDefault="00AB0EE2" w:rsidP="00AB0EE2">
            <w:pPr>
              <w:rPr>
                <w:ins w:id="4724" w:author="KPMG_PQH" w:date="2026-04-07T11:25:00Z" w16du:dateUtc="2026-04-07T04:25:00Z"/>
                <w:rFonts w:ascii="Arial" w:hAnsi="Arial" w:cs="Arial"/>
                <w:color w:val="000000"/>
                <w:sz w:val="18"/>
                <w:szCs w:val="18"/>
                <w:lang w:eastAsia="en-US"/>
              </w:rPr>
            </w:pPr>
            <w:ins w:id="4725" w:author="KPMG_PQH" w:date="2026-04-07T11:25:00Z" w16du:dateUtc="2026-04-07T04:25:00Z">
              <w:r>
                <w:rPr>
                  <w:rFonts w:ascii="Arial" w:hAnsi="Arial" w:cs="Arial"/>
                  <w:sz w:val="18"/>
                  <w:szCs w:val="18"/>
                </w:rPr>
                <w:t>HIEP PHAT HUNG INVESTMENT CORPORATION</w:t>
              </w:r>
            </w:ins>
          </w:p>
        </w:tc>
        <w:tc>
          <w:tcPr>
            <w:tcW w:w="846" w:type="pct"/>
            <w:tcBorders>
              <w:top w:val="nil"/>
              <w:left w:val="nil"/>
              <w:bottom w:val="single" w:sz="4" w:space="0" w:color="auto"/>
              <w:right w:val="single" w:sz="4" w:space="0" w:color="auto"/>
            </w:tcBorders>
            <w:vAlign w:val="center"/>
            <w:hideMark/>
          </w:tcPr>
          <w:p w14:paraId="5F27AE2B" w14:textId="0B0D7879" w:rsidR="00AB0EE2" w:rsidRPr="00322061" w:rsidRDefault="00AB0EE2" w:rsidP="00AB0EE2">
            <w:pPr>
              <w:jc w:val="center"/>
              <w:rPr>
                <w:ins w:id="4726" w:author="KPMG_PQH" w:date="2026-04-07T11:25:00Z" w16du:dateUtc="2026-04-07T04:25:00Z"/>
                <w:rFonts w:ascii="Arial" w:hAnsi="Arial" w:cs="Arial"/>
                <w:color w:val="000000"/>
                <w:sz w:val="18"/>
                <w:szCs w:val="18"/>
                <w:lang w:eastAsia="en-US"/>
              </w:rPr>
            </w:pPr>
            <w:ins w:id="472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0519432" w14:textId="2F98B2D1" w:rsidR="00AB0EE2" w:rsidRPr="00322061" w:rsidRDefault="00AB0EE2" w:rsidP="00AB0EE2">
            <w:pPr>
              <w:rPr>
                <w:ins w:id="4728" w:author="KPMG_PQH" w:date="2026-04-07T11:25:00Z" w16du:dateUtc="2026-04-07T04:25:00Z"/>
                <w:rFonts w:ascii="Arial" w:hAnsi="Arial" w:cs="Arial"/>
                <w:color w:val="000000"/>
                <w:sz w:val="18"/>
                <w:szCs w:val="18"/>
                <w:lang w:eastAsia="en-US"/>
              </w:rPr>
            </w:pPr>
            <w:ins w:id="4729" w:author="KPMG_PQH" w:date="2026-04-07T11:25:00Z" w16du:dateUtc="2026-04-07T04:25:00Z">
              <w:r>
                <w:rPr>
                  <w:rFonts w:ascii="Arial" w:hAnsi="Arial" w:cs="Arial"/>
                  <w:color w:val="000000"/>
                  <w:sz w:val="18"/>
                  <w:szCs w:val="18"/>
                </w:rPr>
                <w:t>Insufficient financial data</w:t>
              </w:r>
            </w:ins>
          </w:p>
        </w:tc>
      </w:tr>
      <w:tr w:rsidR="00AB0EE2" w:rsidRPr="00322061" w14:paraId="3EA83012" w14:textId="77777777" w:rsidTr="00777313">
        <w:trPr>
          <w:trHeight w:val="20"/>
          <w:ins w:id="473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9EC8566" w14:textId="6FDFFDA4" w:rsidR="00AB0EE2" w:rsidRPr="00322061" w:rsidRDefault="00AB0EE2" w:rsidP="00AB0EE2">
            <w:pPr>
              <w:jc w:val="center"/>
              <w:rPr>
                <w:ins w:id="4731" w:author="KPMG_PQH" w:date="2026-04-07T11:25:00Z" w16du:dateUtc="2026-04-07T04:25:00Z"/>
                <w:rFonts w:ascii="Arial" w:hAnsi="Arial" w:cs="Arial"/>
                <w:color w:val="000000"/>
                <w:sz w:val="18"/>
                <w:szCs w:val="18"/>
                <w:lang w:eastAsia="en-US"/>
              </w:rPr>
            </w:pPr>
            <w:ins w:id="4732" w:author="KPMG_PQH" w:date="2026-04-07T11:25:00Z" w16du:dateUtc="2026-04-07T04:25:00Z">
              <w:r>
                <w:rPr>
                  <w:rFonts w:ascii="Arial" w:hAnsi="Arial" w:cs="Arial"/>
                  <w:sz w:val="18"/>
                  <w:szCs w:val="18"/>
                </w:rPr>
                <w:t>179</w:t>
              </w:r>
            </w:ins>
          </w:p>
        </w:tc>
        <w:tc>
          <w:tcPr>
            <w:tcW w:w="2351" w:type="pct"/>
            <w:tcBorders>
              <w:top w:val="nil"/>
              <w:left w:val="nil"/>
              <w:bottom w:val="single" w:sz="4" w:space="0" w:color="auto"/>
              <w:right w:val="single" w:sz="4" w:space="0" w:color="auto"/>
            </w:tcBorders>
            <w:vAlign w:val="center"/>
            <w:hideMark/>
          </w:tcPr>
          <w:p w14:paraId="31C68EDE" w14:textId="01EE0621" w:rsidR="00AB0EE2" w:rsidRPr="00322061" w:rsidRDefault="00AB0EE2" w:rsidP="00AB0EE2">
            <w:pPr>
              <w:rPr>
                <w:ins w:id="4733" w:author="KPMG_PQH" w:date="2026-04-07T11:25:00Z" w16du:dateUtc="2026-04-07T04:25:00Z"/>
                <w:rFonts w:ascii="Arial" w:hAnsi="Arial" w:cs="Arial"/>
                <w:color w:val="000000"/>
                <w:sz w:val="18"/>
                <w:szCs w:val="18"/>
                <w:lang w:eastAsia="en-US"/>
              </w:rPr>
            </w:pPr>
            <w:ins w:id="4734" w:author="KPMG_PQH" w:date="2026-04-07T11:25:00Z" w16du:dateUtc="2026-04-07T04:25:00Z">
              <w:r>
                <w:rPr>
                  <w:rFonts w:ascii="Arial" w:hAnsi="Arial" w:cs="Arial"/>
                  <w:sz w:val="18"/>
                  <w:szCs w:val="18"/>
                </w:rPr>
                <w:t>HIGH TECHNOLOGY CONSULTANCY JOINT STOCK COMPANY</w:t>
              </w:r>
            </w:ins>
          </w:p>
        </w:tc>
        <w:tc>
          <w:tcPr>
            <w:tcW w:w="846" w:type="pct"/>
            <w:tcBorders>
              <w:top w:val="nil"/>
              <w:left w:val="nil"/>
              <w:bottom w:val="single" w:sz="4" w:space="0" w:color="auto"/>
              <w:right w:val="single" w:sz="4" w:space="0" w:color="auto"/>
            </w:tcBorders>
            <w:vAlign w:val="center"/>
            <w:hideMark/>
          </w:tcPr>
          <w:p w14:paraId="2963BB4F" w14:textId="495BB6A0" w:rsidR="00AB0EE2" w:rsidRPr="00322061" w:rsidRDefault="00AB0EE2" w:rsidP="00AB0EE2">
            <w:pPr>
              <w:jc w:val="center"/>
              <w:rPr>
                <w:ins w:id="4735" w:author="KPMG_PQH" w:date="2026-04-07T11:25:00Z" w16du:dateUtc="2026-04-07T04:25:00Z"/>
                <w:rFonts w:ascii="Arial" w:hAnsi="Arial" w:cs="Arial"/>
                <w:color w:val="000000"/>
                <w:sz w:val="18"/>
                <w:szCs w:val="18"/>
                <w:lang w:eastAsia="en-US"/>
              </w:rPr>
            </w:pPr>
            <w:ins w:id="473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2158550" w14:textId="08B731B9" w:rsidR="00AB0EE2" w:rsidRPr="00322061" w:rsidRDefault="00AB0EE2" w:rsidP="00AB0EE2">
            <w:pPr>
              <w:rPr>
                <w:ins w:id="4737" w:author="KPMG_PQH" w:date="2026-04-07T11:25:00Z" w16du:dateUtc="2026-04-07T04:25:00Z"/>
                <w:rFonts w:ascii="Arial" w:hAnsi="Arial" w:cs="Arial"/>
                <w:color w:val="000000"/>
                <w:sz w:val="18"/>
                <w:szCs w:val="18"/>
                <w:lang w:eastAsia="en-US"/>
              </w:rPr>
            </w:pPr>
            <w:ins w:id="4738" w:author="KPMG_PQH" w:date="2026-04-07T11:25:00Z" w16du:dateUtc="2026-04-07T04:25:00Z">
              <w:r>
                <w:rPr>
                  <w:rFonts w:ascii="Arial" w:hAnsi="Arial" w:cs="Arial"/>
                  <w:color w:val="000000"/>
                  <w:sz w:val="18"/>
                  <w:szCs w:val="18"/>
                </w:rPr>
                <w:t>Non-comparable functions</w:t>
              </w:r>
            </w:ins>
          </w:p>
        </w:tc>
      </w:tr>
      <w:tr w:rsidR="00AB0EE2" w:rsidRPr="00322061" w14:paraId="75E306A9" w14:textId="77777777" w:rsidTr="00777313">
        <w:trPr>
          <w:trHeight w:val="20"/>
          <w:ins w:id="473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548EC7E" w14:textId="1FA15795" w:rsidR="00AB0EE2" w:rsidRPr="00322061" w:rsidRDefault="00AB0EE2" w:rsidP="00AB0EE2">
            <w:pPr>
              <w:jc w:val="center"/>
              <w:rPr>
                <w:ins w:id="4740" w:author="KPMG_PQH" w:date="2026-04-07T11:25:00Z" w16du:dateUtc="2026-04-07T04:25:00Z"/>
                <w:rFonts w:ascii="Arial" w:hAnsi="Arial" w:cs="Arial"/>
                <w:color w:val="000000"/>
                <w:sz w:val="18"/>
                <w:szCs w:val="18"/>
                <w:lang w:eastAsia="en-US"/>
              </w:rPr>
            </w:pPr>
            <w:ins w:id="4741" w:author="KPMG_PQH" w:date="2026-04-07T11:25:00Z" w16du:dateUtc="2026-04-07T04:25:00Z">
              <w:r>
                <w:rPr>
                  <w:rFonts w:ascii="Arial" w:hAnsi="Arial" w:cs="Arial"/>
                  <w:sz w:val="18"/>
                  <w:szCs w:val="18"/>
                </w:rPr>
                <w:t>180</w:t>
              </w:r>
            </w:ins>
          </w:p>
        </w:tc>
        <w:tc>
          <w:tcPr>
            <w:tcW w:w="2351" w:type="pct"/>
            <w:tcBorders>
              <w:top w:val="nil"/>
              <w:left w:val="nil"/>
              <w:bottom w:val="single" w:sz="4" w:space="0" w:color="auto"/>
              <w:right w:val="single" w:sz="4" w:space="0" w:color="auto"/>
            </w:tcBorders>
            <w:vAlign w:val="center"/>
            <w:hideMark/>
          </w:tcPr>
          <w:p w14:paraId="69A58253" w14:textId="0A5EF17A" w:rsidR="00AB0EE2" w:rsidRPr="00322061" w:rsidRDefault="00AB0EE2" w:rsidP="00AB0EE2">
            <w:pPr>
              <w:rPr>
                <w:ins w:id="4742" w:author="KPMG_PQH" w:date="2026-04-07T11:25:00Z" w16du:dateUtc="2026-04-07T04:25:00Z"/>
                <w:rFonts w:ascii="Arial" w:hAnsi="Arial" w:cs="Arial"/>
                <w:color w:val="000000"/>
                <w:sz w:val="18"/>
                <w:szCs w:val="18"/>
                <w:lang w:eastAsia="en-US"/>
              </w:rPr>
            </w:pPr>
            <w:ins w:id="4743" w:author="KPMG_PQH" w:date="2026-04-07T11:25:00Z" w16du:dateUtc="2026-04-07T04:25:00Z">
              <w:r>
                <w:rPr>
                  <w:rFonts w:ascii="Arial" w:hAnsi="Arial" w:cs="Arial"/>
                  <w:sz w:val="18"/>
                  <w:szCs w:val="18"/>
                </w:rPr>
                <w:t>HINGES VN COMPANY LIMITED</w:t>
              </w:r>
            </w:ins>
          </w:p>
        </w:tc>
        <w:tc>
          <w:tcPr>
            <w:tcW w:w="846" w:type="pct"/>
            <w:tcBorders>
              <w:top w:val="nil"/>
              <w:left w:val="nil"/>
              <w:bottom w:val="single" w:sz="4" w:space="0" w:color="auto"/>
              <w:right w:val="single" w:sz="4" w:space="0" w:color="auto"/>
            </w:tcBorders>
            <w:vAlign w:val="center"/>
            <w:hideMark/>
          </w:tcPr>
          <w:p w14:paraId="0D85A138" w14:textId="1C4EB2F4" w:rsidR="00AB0EE2" w:rsidRPr="00322061" w:rsidRDefault="00AB0EE2" w:rsidP="00AB0EE2">
            <w:pPr>
              <w:jc w:val="center"/>
              <w:rPr>
                <w:ins w:id="4744" w:author="KPMG_PQH" w:date="2026-04-07T11:25:00Z" w16du:dateUtc="2026-04-07T04:25:00Z"/>
                <w:rFonts w:ascii="Arial" w:hAnsi="Arial" w:cs="Arial"/>
                <w:color w:val="000000"/>
                <w:sz w:val="18"/>
                <w:szCs w:val="18"/>
                <w:lang w:eastAsia="en-US"/>
              </w:rPr>
            </w:pPr>
            <w:ins w:id="474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A868682" w14:textId="6F5F2E41" w:rsidR="00AB0EE2" w:rsidRPr="00322061" w:rsidRDefault="00AB0EE2" w:rsidP="00AB0EE2">
            <w:pPr>
              <w:rPr>
                <w:ins w:id="4746" w:author="KPMG_PQH" w:date="2026-04-07T11:25:00Z" w16du:dateUtc="2026-04-07T04:25:00Z"/>
                <w:rFonts w:ascii="Arial" w:hAnsi="Arial" w:cs="Arial"/>
                <w:color w:val="000000"/>
                <w:sz w:val="18"/>
                <w:szCs w:val="18"/>
                <w:lang w:eastAsia="en-US"/>
              </w:rPr>
            </w:pPr>
            <w:ins w:id="4747" w:author="KPMG_PQH" w:date="2026-04-07T11:25:00Z" w16du:dateUtc="2026-04-07T04:25:00Z">
              <w:r>
                <w:rPr>
                  <w:rFonts w:ascii="Arial" w:hAnsi="Arial" w:cs="Arial"/>
                  <w:color w:val="000000"/>
                  <w:sz w:val="18"/>
                  <w:szCs w:val="18"/>
                </w:rPr>
                <w:t>Insufficient financial data</w:t>
              </w:r>
            </w:ins>
          </w:p>
        </w:tc>
      </w:tr>
      <w:tr w:rsidR="00AB0EE2" w:rsidRPr="00322061" w14:paraId="371973BC" w14:textId="77777777" w:rsidTr="00777313">
        <w:trPr>
          <w:trHeight w:val="20"/>
          <w:ins w:id="474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1836EA4" w14:textId="59FD3861" w:rsidR="00AB0EE2" w:rsidRPr="00322061" w:rsidRDefault="00AB0EE2" w:rsidP="00AB0EE2">
            <w:pPr>
              <w:jc w:val="center"/>
              <w:rPr>
                <w:ins w:id="4749" w:author="KPMG_PQH" w:date="2026-04-07T11:25:00Z" w16du:dateUtc="2026-04-07T04:25:00Z"/>
                <w:rFonts w:ascii="Arial" w:hAnsi="Arial" w:cs="Arial"/>
                <w:color w:val="000000"/>
                <w:sz w:val="18"/>
                <w:szCs w:val="18"/>
                <w:lang w:eastAsia="en-US"/>
              </w:rPr>
            </w:pPr>
            <w:ins w:id="4750" w:author="KPMG_PQH" w:date="2026-04-07T11:25:00Z" w16du:dateUtc="2026-04-07T04:25:00Z">
              <w:r>
                <w:rPr>
                  <w:rFonts w:ascii="Arial" w:hAnsi="Arial" w:cs="Arial"/>
                  <w:sz w:val="18"/>
                  <w:szCs w:val="18"/>
                </w:rPr>
                <w:t>181</w:t>
              </w:r>
            </w:ins>
          </w:p>
        </w:tc>
        <w:tc>
          <w:tcPr>
            <w:tcW w:w="2351" w:type="pct"/>
            <w:tcBorders>
              <w:top w:val="nil"/>
              <w:left w:val="nil"/>
              <w:bottom w:val="single" w:sz="4" w:space="0" w:color="auto"/>
              <w:right w:val="single" w:sz="4" w:space="0" w:color="auto"/>
            </w:tcBorders>
            <w:vAlign w:val="center"/>
            <w:hideMark/>
          </w:tcPr>
          <w:p w14:paraId="4A385D1F" w14:textId="6A10FB14" w:rsidR="00AB0EE2" w:rsidRPr="00322061" w:rsidRDefault="00AB0EE2" w:rsidP="00AB0EE2">
            <w:pPr>
              <w:rPr>
                <w:ins w:id="4751" w:author="KPMG_PQH" w:date="2026-04-07T11:25:00Z" w16du:dateUtc="2026-04-07T04:25:00Z"/>
                <w:rFonts w:ascii="Arial" w:hAnsi="Arial" w:cs="Arial"/>
                <w:color w:val="000000"/>
                <w:sz w:val="18"/>
                <w:szCs w:val="18"/>
                <w:lang w:eastAsia="en-US"/>
              </w:rPr>
            </w:pPr>
            <w:ins w:id="4752" w:author="KPMG_PQH" w:date="2026-04-07T11:25:00Z" w16du:dateUtc="2026-04-07T04:25:00Z">
              <w:r>
                <w:rPr>
                  <w:rFonts w:ascii="Arial" w:hAnsi="Arial" w:cs="Arial"/>
                  <w:sz w:val="18"/>
                  <w:szCs w:val="18"/>
                </w:rPr>
                <w:t xml:space="preserve">HKTM VINA </w:t>
              </w:r>
              <w:proofErr w:type="gramStart"/>
              <w:r>
                <w:rPr>
                  <w:rFonts w:ascii="Arial" w:hAnsi="Arial" w:cs="Arial"/>
                  <w:sz w:val="18"/>
                  <w:szCs w:val="18"/>
                </w:rPr>
                <w:t>CO.,LTD</w:t>
              </w:r>
              <w:proofErr w:type="gramEnd"/>
            </w:ins>
          </w:p>
        </w:tc>
        <w:tc>
          <w:tcPr>
            <w:tcW w:w="846" w:type="pct"/>
            <w:tcBorders>
              <w:top w:val="nil"/>
              <w:left w:val="nil"/>
              <w:bottom w:val="single" w:sz="4" w:space="0" w:color="auto"/>
              <w:right w:val="single" w:sz="4" w:space="0" w:color="auto"/>
            </w:tcBorders>
            <w:vAlign w:val="center"/>
            <w:hideMark/>
          </w:tcPr>
          <w:p w14:paraId="6F595C67" w14:textId="61D1CCC7" w:rsidR="00AB0EE2" w:rsidRPr="00322061" w:rsidRDefault="00AB0EE2" w:rsidP="00AB0EE2">
            <w:pPr>
              <w:jc w:val="center"/>
              <w:rPr>
                <w:ins w:id="4753" w:author="KPMG_PQH" w:date="2026-04-07T11:25:00Z" w16du:dateUtc="2026-04-07T04:25:00Z"/>
                <w:rFonts w:ascii="Arial" w:hAnsi="Arial" w:cs="Arial"/>
                <w:color w:val="000000"/>
                <w:sz w:val="18"/>
                <w:szCs w:val="18"/>
                <w:lang w:eastAsia="en-US"/>
              </w:rPr>
            </w:pPr>
            <w:ins w:id="475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23ADC12" w14:textId="372452DB" w:rsidR="00AB0EE2" w:rsidRPr="00322061" w:rsidRDefault="00AB0EE2" w:rsidP="00AB0EE2">
            <w:pPr>
              <w:rPr>
                <w:ins w:id="4755" w:author="KPMG_PQH" w:date="2026-04-07T11:25:00Z" w16du:dateUtc="2026-04-07T04:25:00Z"/>
                <w:rFonts w:ascii="Arial" w:hAnsi="Arial" w:cs="Arial"/>
                <w:color w:val="000000"/>
                <w:sz w:val="18"/>
                <w:szCs w:val="18"/>
                <w:lang w:eastAsia="en-US"/>
              </w:rPr>
            </w:pPr>
            <w:ins w:id="4756" w:author="KPMG_PQH" w:date="2026-04-07T11:25:00Z" w16du:dateUtc="2026-04-07T04:25:00Z">
              <w:r>
                <w:rPr>
                  <w:rFonts w:ascii="Arial" w:hAnsi="Arial" w:cs="Arial"/>
                  <w:color w:val="000000"/>
                  <w:sz w:val="18"/>
                  <w:szCs w:val="18"/>
                </w:rPr>
                <w:t>Non-comparable products</w:t>
              </w:r>
            </w:ins>
          </w:p>
        </w:tc>
      </w:tr>
      <w:tr w:rsidR="00AB0EE2" w:rsidRPr="00322061" w14:paraId="7E816E9A" w14:textId="77777777" w:rsidTr="00777313">
        <w:trPr>
          <w:trHeight w:val="20"/>
          <w:ins w:id="475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679BAED" w14:textId="0CB63522" w:rsidR="00AB0EE2" w:rsidRPr="00322061" w:rsidRDefault="00AB0EE2" w:rsidP="00AB0EE2">
            <w:pPr>
              <w:jc w:val="center"/>
              <w:rPr>
                <w:ins w:id="4758" w:author="KPMG_PQH" w:date="2026-04-07T11:25:00Z" w16du:dateUtc="2026-04-07T04:25:00Z"/>
                <w:rFonts w:ascii="Arial" w:hAnsi="Arial" w:cs="Arial"/>
                <w:color w:val="000000"/>
                <w:sz w:val="18"/>
                <w:szCs w:val="18"/>
                <w:lang w:eastAsia="en-US"/>
              </w:rPr>
            </w:pPr>
            <w:ins w:id="4759" w:author="KPMG_PQH" w:date="2026-04-07T11:25:00Z" w16du:dateUtc="2026-04-07T04:25:00Z">
              <w:r>
                <w:rPr>
                  <w:rFonts w:ascii="Arial" w:hAnsi="Arial" w:cs="Arial"/>
                  <w:sz w:val="18"/>
                  <w:szCs w:val="18"/>
                </w:rPr>
                <w:t>182</w:t>
              </w:r>
            </w:ins>
          </w:p>
        </w:tc>
        <w:tc>
          <w:tcPr>
            <w:tcW w:w="2351" w:type="pct"/>
            <w:tcBorders>
              <w:top w:val="nil"/>
              <w:left w:val="nil"/>
              <w:bottom w:val="single" w:sz="4" w:space="0" w:color="auto"/>
              <w:right w:val="single" w:sz="4" w:space="0" w:color="auto"/>
            </w:tcBorders>
            <w:vAlign w:val="center"/>
            <w:hideMark/>
          </w:tcPr>
          <w:p w14:paraId="670508D0" w14:textId="22E430EF" w:rsidR="00AB0EE2" w:rsidRPr="00322061" w:rsidRDefault="00AB0EE2" w:rsidP="00AB0EE2">
            <w:pPr>
              <w:rPr>
                <w:ins w:id="4760" w:author="KPMG_PQH" w:date="2026-04-07T11:25:00Z" w16du:dateUtc="2026-04-07T04:25:00Z"/>
                <w:rFonts w:ascii="Arial" w:hAnsi="Arial" w:cs="Arial"/>
                <w:color w:val="000000"/>
                <w:sz w:val="18"/>
                <w:szCs w:val="18"/>
                <w:lang w:eastAsia="en-US"/>
              </w:rPr>
            </w:pPr>
            <w:ins w:id="4761" w:author="KPMG_PQH" w:date="2026-04-07T11:25:00Z" w16du:dateUtc="2026-04-07T04:25:00Z">
              <w:r>
                <w:rPr>
                  <w:rFonts w:ascii="Arial" w:hAnsi="Arial" w:cs="Arial"/>
                  <w:sz w:val="18"/>
                  <w:szCs w:val="18"/>
                </w:rPr>
                <w:t>HOA SINH NAM MY JOINT STOCK COMPANY</w:t>
              </w:r>
            </w:ins>
          </w:p>
        </w:tc>
        <w:tc>
          <w:tcPr>
            <w:tcW w:w="846" w:type="pct"/>
            <w:tcBorders>
              <w:top w:val="nil"/>
              <w:left w:val="nil"/>
              <w:bottom w:val="single" w:sz="4" w:space="0" w:color="auto"/>
              <w:right w:val="single" w:sz="4" w:space="0" w:color="auto"/>
            </w:tcBorders>
            <w:vAlign w:val="center"/>
            <w:hideMark/>
          </w:tcPr>
          <w:p w14:paraId="472FF0EC" w14:textId="6161E0A9" w:rsidR="00AB0EE2" w:rsidRPr="00322061" w:rsidRDefault="00AB0EE2" w:rsidP="00AB0EE2">
            <w:pPr>
              <w:jc w:val="center"/>
              <w:rPr>
                <w:ins w:id="4762" w:author="KPMG_PQH" w:date="2026-04-07T11:25:00Z" w16du:dateUtc="2026-04-07T04:25:00Z"/>
                <w:rFonts w:ascii="Arial" w:hAnsi="Arial" w:cs="Arial"/>
                <w:color w:val="000000"/>
                <w:sz w:val="18"/>
                <w:szCs w:val="18"/>
                <w:lang w:eastAsia="en-US"/>
              </w:rPr>
            </w:pPr>
            <w:ins w:id="476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3A7404" w14:textId="7EBABBD9" w:rsidR="00AB0EE2" w:rsidRPr="00322061" w:rsidRDefault="00AB0EE2" w:rsidP="00AB0EE2">
            <w:pPr>
              <w:rPr>
                <w:ins w:id="4764" w:author="KPMG_PQH" w:date="2026-04-07T11:25:00Z" w16du:dateUtc="2026-04-07T04:25:00Z"/>
                <w:rFonts w:ascii="Arial" w:hAnsi="Arial" w:cs="Arial"/>
                <w:color w:val="000000"/>
                <w:sz w:val="18"/>
                <w:szCs w:val="18"/>
                <w:lang w:eastAsia="en-US"/>
              </w:rPr>
            </w:pPr>
            <w:ins w:id="4765" w:author="KPMG_PQH" w:date="2026-04-07T11:25:00Z" w16du:dateUtc="2026-04-07T04:25:00Z">
              <w:r>
                <w:rPr>
                  <w:rFonts w:ascii="Arial" w:hAnsi="Arial" w:cs="Arial"/>
                  <w:color w:val="000000"/>
                  <w:sz w:val="18"/>
                  <w:szCs w:val="18"/>
                </w:rPr>
                <w:t>Insufficient financial data</w:t>
              </w:r>
            </w:ins>
          </w:p>
        </w:tc>
      </w:tr>
      <w:tr w:rsidR="00AB0EE2" w:rsidRPr="00322061" w14:paraId="78CE7F71" w14:textId="77777777" w:rsidTr="00777313">
        <w:trPr>
          <w:trHeight w:val="20"/>
          <w:ins w:id="476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67D1024" w14:textId="1D970ACF" w:rsidR="00AB0EE2" w:rsidRPr="00322061" w:rsidRDefault="00AB0EE2" w:rsidP="00AB0EE2">
            <w:pPr>
              <w:jc w:val="center"/>
              <w:rPr>
                <w:ins w:id="4767" w:author="KPMG_PQH" w:date="2026-04-07T11:25:00Z" w16du:dateUtc="2026-04-07T04:25:00Z"/>
                <w:rFonts w:ascii="Arial" w:hAnsi="Arial" w:cs="Arial"/>
                <w:color w:val="000000"/>
                <w:sz w:val="18"/>
                <w:szCs w:val="18"/>
                <w:lang w:eastAsia="en-US"/>
              </w:rPr>
            </w:pPr>
            <w:ins w:id="4768" w:author="KPMG_PQH" w:date="2026-04-07T11:25:00Z" w16du:dateUtc="2026-04-07T04:25:00Z">
              <w:r>
                <w:rPr>
                  <w:rFonts w:ascii="Arial" w:hAnsi="Arial" w:cs="Arial"/>
                  <w:sz w:val="18"/>
                  <w:szCs w:val="18"/>
                </w:rPr>
                <w:t>183</w:t>
              </w:r>
            </w:ins>
          </w:p>
        </w:tc>
        <w:tc>
          <w:tcPr>
            <w:tcW w:w="2351" w:type="pct"/>
            <w:tcBorders>
              <w:top w:val="nil"/>
              <w:left w:val="nil"/>
              <w:bottom w:val="single" w:sz="4" w:space="0" w:color="auto"/>
              <w:right w:val="single" w:sz="4" w:space="0" w:color="auto"/>
            </w:tcBorders>
            <w:vAlign w:val="center"/>
            <w:hideMark/>
          </w:tcPr>
          <w:p w14:paraId="46E11B35" w14:textId="2ACA5699" w:rsidR="00AB0EE2" w:rsidRPr="00322061" w:rsidRDefault="00AB0EE2" w:rsidP="00AB0EE2">
            <w:pPr>
              <w:rPr>
                <w:ins w:id="4769" w:author="KPMG_PQH" w:date="2026-04-07T11:25:00Z" w16du:dateUtc="2026-04-07T04:25:00Z"/>
                <w:rFonts w:ascii="Arial" w:hAnsi="Arial" w:cs="Arial"/>
                <w:color w:val="000000"/>
                <w:sz w:val="18"/>
                <w:szCs w:val="18"/>
                <w:lang w:eastAsia="en-US"/>
              </w:rPr>
            </w:pPr>
            <w:ins w:id="4770" w:author="KPMG_PQH" w:date="2026-04-07T11:25:00Z" w16du:dateUtc="2026-04-07T04:25:00Z">
              <w:r>
                <w:rPr>
                  <w:rFonts w:ascii="Arial" w:hAnsi="Arial" w:cs="Arial"/>
                  <w:sz w:val="18"/>
                  <w:szCs w:val="18"/>
                </w:rPr>
                <w:t>HOA THIEN PHU INVEST JOINT STOCK COMPANY</w:t>
              </w:r>
            </w:ins>
          </w:p>
        </w:tc>
        <w:tc>
          <w:tcPr>
            <w:tcW w:w="846" w:type="pct"/>
            <w:tcBorders>
              <w:top w:val="nil"/>
              <w:left w:val="nil"/>
              <w:bottom w:val="single" w:sz="4" w:space="0" w:color="auto"/>
              <w:right w:val="single" w:sz="4" w:space="0" w:color="auto"/>
            </w:tcBorders>
            <w:vAlign w:val="center"/>
            <w:hideMark/>
          </w:tcPr>
          <w:p w14:paraId="44DD89D5" w14:textId="6B386F72" w:rsidR="00AB0EE2" w:rsidRPr="00322061" w:rsidRDefault="00AB0EE2" w:rsidP="00AB0EE2">
            <w:pPr>
              <w:jc w:val="center"/>
              <w:rPr>
                <w:ins w:id="4771" w:author="KPMG_PQH" w:date="2026-04-07T11:25:00Z" w16du:dateUtc="2026-04-07T04:25:00Z"/>
                <w:rFonts w:ascii="Arial" w:hAnsi="Arial" w:cs="Arial"/>
                <w:color w:val="000000"/>
                <w:sz w:val="18"/>
                <w:szCs w:val="18"/>
                <w:lang w:eastAsia="en-US"/>
              </w:rPr>
            </w:pPr>
            <w:ins w:id="477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1FD9875" w14:textId="1624AA91" w:rsidR="00AB0EE2" w:rsidRPr="00322061" w:rsidRDefault="00AB0EE2" w:rsidP="00AB0EE2">
            <w:pPr>
              <w:rPr>
                <w:ins w:id="4773" w:author="KPMG_PQH" w:date="2026-04-07T11:25:00Z" w16du:dateUtc="2026-04-07T04:25:00Z"/>
                <w:rFonts w:ascii="Arial" w:hAnsi="Arial" w:cs="Arial"/>
                <w:color w:val="000000"/>
                <w:sz w:val="18"/>
                <w:szCs w:val="18"/>
                <w:lang w:eastAsia="en-US"/>
              </w:rPr>
            </w:pPr>
            <w:ins w:id="4774" w:author="KPMG_PQH" w:date="2026-04-07T11:25:00Z" w16du:dateUtc="2026-04-07T04:25:00Z">
              <w:r>
                <w:rPr>
                  <w:rFonts w:ascii="Arial" w:hAnsi="Arial" w:cs="Arial"/>
                  <w:color w:val="000000"/>
                  <w:sz w:val="18"/>
                  <w:szCs w:val="18"/>
                </w:rPr>
                <w:t>Insufficient financial data</w:t>
              </w:r>
            </w:ins>
          </w:p>
        </w:tc>
      </w:tr>
      <w:tr w:rsidR="00AB0EE2" w:rsidRPr="00322061" w14:paraId="1AE5D350" w14:textId="77777777" w:rsidTr="00777313">
        <w:trPr>
          <w:trHeight w:val="20"/>
          <w:ins w:id="477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4FC0213" w14:textId="5C932115" w:rsidR="00AB0EE2" w:rsidRPr="00322061" w:rsidRDefault="00AB0EE2" w:rsidP="00AB0EE2">
            <w:pPr>
              <w:jc w:val="center"/>
              <w:rPr>
                <w:ins w:id="4776" w:author="KPMG_PQH" w:date="2026-04-07T11:25:00Z" w16du:dateUtc="2026-04-07T04:25:00Z"/>
                <w:rFonts w:ascii="Arial" w:hAnsi="Arial" w:cs="Arial"/>
                <w:color w:val="000000"/>
                <w:sz w:val="18"/>
                <w:szCs w:val="18"/>
                <w:lang w:eastAsia="en-US"/>
              </w:rPr>
            </w:pPr>
            <w:ins w:id="4777" w:author="KPMG_PQH" w:date="2026-04-07T11:25:00Z" w16du:dateUtc="2026-04-07T04:25:00Z">
              <w:r>
                <w:rPr>
                  <w:rFonts w:ascii="Arial" w:hAnsi="Arial" w:cs="Arial"/>
                  <w:sz w:val="18"/>
                  <w:szCs w:val="18"/>
                </w:rPr>
                <w:t>184</w:t>
              </w:r>
            </w:ins>
          </w:p>
        </w:tc>
        <w:tc>
          <w:tcPr>
            <w:tcW w:w="2351" w:type="pct"/>
            <w:tcBorders>
              <w:top w:val="nil"/>
              <w:left w:val="nil"/>
              <w:bottom w:val="single" w:sz="4" w:space="0" w:color="auto"/>
              <w:right w:val="single" w:sz="4" w:space="0" w:color="auto"/>
            </w:tcBorders>
            <w:vAlign w:val="center"/>
            <w:hideMark/>
          </w:tcPr>
          <w:p w14:paraId="72E84C38" w14:textId="3DB01902" w:rsidR="00AB0EE2" w:rsidRPr="00322061" w:rsidRDefault="00AB0EE2" w:rsidP="00AB0EE2">
            <w:pPr>
              <w:rPr>
                <w:ins w:id="4778" w:author="KPMG_PQH" w:date="2026-04-07T11:25:00Z" w16du:dateUtc="2026-04-07T04:25:00Z"/>
                <w:rFonts w:ascii="Arial" w:hAnsi="Arial" w:cs="Arial"/>
                <w:color w:val="000000"/>
                <w:sz w:val="18"/>
                <w:szCs w:val="18"/>
                <w:lang w:eastAsia="en-US"/>
              </w:rPr>
            </w:pPr>
            <w:ins w:id="4779" w:author="KPMG_PQH" w:date="2026-04-07T11:25:00Z" w16du:dateUtc="2026-04-07T04:25:00Z">
              <w:r>
                <w:rPr>
                  <w:rFonts w:ascii="Arial" w:hAnsi="Arial" w:cs="Arial"/>
                  <w:sz w:val="18"/>
                  <w:szCs w:val="18"/>
                </w:rPr>
                <w:t>HOAI HUONG GARMENT JOINT STOCK COMPANY</w:t>
              </w:r>
            </w:ins>
          </w:p>
        </w:tc>
        <w:tc>
          <w:tcPr>
            <w:tcW w:w="846" w:type="pct"/>
            <w:tcBorders>
              <w:top w:val="nil"/>
              <w:left w:val="nil"/>
              <w:bottom w:val="single" w:sz="4" w:space="0" w:color="auto"/>
              <w:right w:val="single" w:sz="4" w:space="0" w:color="auto"/>
            </w:tcBorders>
            <w:vAlign w:val="center"/>
            <w:hideMark/>
          </w:tcPr>
          <w:p w14:paraId="54C0FED2" w14:textId="79F88A59" w:rsidR="00AB0EE2" w:rsidRPr="00322061" w:rsidRDefault="00AB0EE2" w:rsidP="00AB0EE2">
            <w:pPr>
              <w:jc w:val="center"/>
              <w:rPr>
                <w:ins w:id="4780" w:author="KPMG_PQH" w:date="2026-04-07T11:25:00Z" w16du:dateUtc="2026-04-07T04:25:00Z"/>
                <w:rFonts w:ascii="Arial" w:hAnsi="Arial" w:cs="Arial"/>
                <w:color w:val="000000"/>
                <w:sz w:val="18"/>
                <w:szCs w:val="18"/>
                <w:lang w:eastAsia="en-US"/>
              </w:rPr>
            </w:pPr>
            <w:ins w:id="478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AFCAF82" w14:textId="115255FD" w:rsidR="00AB0EE2" w:rsidRPr="00322061" w:rsidRDefault="00AB0EE2" w:rsidP="00AB0EE2">
            <w:pPr>
              <w:rPr>
                <w:ins w:id="4782" w:author="KPMG_PQH" w:date="2026-04-07T11:25:00Z" w16du:dateUtc="2026-04-07T04:25:00Z"/>
                <w:rFonts w:ascii="Arial" w:hAnsi="Arial" w:cs="Arial"/>
                <w:color w:val="000000"/>
                <w:sz w:val="18"/>
                <w:szCs w:val="18"/>
                <w:lang w:eastAsia="en-US"/>
              </w:rPr>
            </w:pPr>
            <w:ins w:id="4783" w:author="KPMG_PQH" w:date="2026-04-07T11:25:00Z" w16du:dateUtc="2026-04-07T04:25:00Z">
              <w:r>
                <w:rPr>
                  <w:rFonts w:ascii="Arial" w:hAnsi="Arial" w:cs="Arial"/>
                  <w:color w:val="000000"/>
                  <w:sz w:val="18"/>
                  <w:szCs w:val="18"/>
                </w:rPr>
                <w:t>Insufficient information</w:t>
              </w:r>
            </w:ins>
          </w:p>
        </w:tc>
      </w:tr>
      <w:tr w:rsidR="00AB0EE2" w:rsidRPr="00322061" w14:paraId="5087E3CF" w14:textId="77777777" w:rsidTr="00777313">
        <w:trPr>
          <w:trHeight w:val="20"/>
          <w:ins w:id="478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DE869AB" w14:textId="4FDBAEFC" w:rsidR="00AB0EE2" w:rsidRPr="00322061" w:rsidRDefault="00AB0EE2" w:rsidP="00AB0EE2">
            <w:pPr>
              <w:jc w:val="center"/>
              <w:rPr>
                <w:ins w:id="4785" w:author="KPMG_PQH" w:date="2026-04-07T11:25:00Z" w16du:dateUtc="2026-04-07T04:25:00Z"/>
                <w:rFonts w:ascii="Arial" w:hAnsi="Arial" w:cs="Arial"/>
                <w:color w:val="000000"/>
                <w:sz w:val="18"/>
                <w:szCs w:val="18"/>
                <w:lang w:eastAsia="en-US"/>
              </w:rPr>
            </w:pPr>
            <w:ins w:id="4786" w:author="KPMG_PQH" w:date="2026-04-07T11:25:00Z" w16du:dateUtc="2026-04-07T04:25:00Z">
              <w:r>
                <w:rPr>
                  <w:rFonts w:ascii="Arial" w:hAnsi="Arial" w:cs="Arial"/>
                  <w:sz w:val="18"/>
                  <w:szCs w:val="18"/>
                </w:rPr>
                <w:t>185</w:t>
              </w:r>
            </w:ins>
          </w:p>
        </w:tc>
        <w:tc>
          <w:tcPr>
            <w:tcW w:w="2351" w:type="pct"/>
            <w:tcBorders>
              <w:top w:val="nil"/>
              <w:left w:val="nil"/>
              <w:bottom w:val="single" w:sz="4" w:space="0" w:color="auto"/>
              <w:right w:val="single" w:sz="4" w:space="0" w:color="auto"/>
            </w:tcBorders>
            <w:vAlign w:val="center"/>
            <w:hideMark/>
          </w:tcPr>
          <w:p w14:paraId="582ABB82" w14:textId="37C94B97" w:rsidR="00AB0EE2" w:rsidRPr="00322061" w:rsidRDefault="00AB0EE2" w:rsidP="00AB0EE2">
            <w:pPr>
              <w:rPr>
                <w:ins w:id="4787" w:author="KPMG_PQH" w:date="2026-04-07T11:25:00Z" w16du:dateUtc="2026-04-07T04:25:00Z"/>
                <w:rFonts w:ascii="Arial" w:hAnsi="Arial" w:cs="Arial"/>
                <w:color w:val="000000"/>
                <w:sz w:val="18"/>
                <w:szCs w:val="18"/>
                <w:lang w:eastAsia="en-US"/>
              </w:rPr>
            </w:pPr>
            <w:ins w:id="4788" w:author="KPMG_PQH" w:date="2026-04-07T11:25:00Z" w16du:dateUtc="2026-04-07T04:25:00Z">
              <w:r>
                <w:rPr>
                  <w:rFonts w:ascii="Arial" w:hAnsi="Arial" w:cs="Arial"/>
                  <w:sz w:val="18"/>
                  <w:szCs w:val="18"/>
                </w:rPr>
                <w:t>HOANG ANH TRADING BUSINESS AND CONSTRUCTION INVESTMENT JOINT STOCK COMPANY</w:t>
              </w:r>
            </w:ins>
          </w:p>
        </w:tc>
        <w:tc>
          <w:tcPr>
            <w:tcW w:w="846" w:type="pct"/>
            <w:tcBorders>
              <w:top w:val="nil"/>
              <w:left w:val="nil"/>
              <w:bottom w:val="single" w:sz="4" w:space="0" w:color="auto"/>
              <w:right w:val="single" w:sz="4" w:space="0" w:color="auto"/>
            </w:tcBorders>
            <w:vAlign w:val="center"/>
            <w:hideMark/>
          </w:tcPr>
          <w:p w14:paraId="7A6843C3" w14:textId="18DC9B7C" w:rsidR="00AB0EE2" w:rsidRPr="00322061" w:rsidRDefault="00AB0EE2" w:rsidP="00AB0EE2">
            <w:pPr>
              <w:jc w:val="center"/>
              <w:rPr>
                <w:ins w:id="4789" w:author="KPMG_PQH" w:date="2026-04-07T11:25:00Z" w16du:dateUtc="2026-04-07T04:25:00Z"/>
                <w:rFonts w:ascii="Arial" w:hAnsi="Arial" w:cs="Arial"/>
                <w:color w:val="000000"/>
                <w:sz w:val="18"/>
                <w:szCs w:val="18"/>
                <w:lang w:eastAsia="en-US"/>
              </w:rPr>
            </w:pPr>
            <w:ins w:id="479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CFC925E" w14:textId="272B2F4E" w:rsidR="00AB0EE2" w:rsidRPr="00322061" w:rsidRDefault="00AB0EE2" w:rsidP="00AB0EE2">
            <w:pPr>
              <w:rPr>
                <w:ins w:id="4791" w:author="KPMG_PQH" w:date="2026-04-07T11:25:00Z" w16du:dateUtc="2026-04-07T04:25:00Z"/>
                <w:rFonts w:ascii="Arial" w:hAnsi="Arial" w:cs="Arial"/>
                <w:color w:val="000000"/>
                <w:sz w:val="18"/>
                <w:szCs w:val="18"/>
                <w:lang w:eastAsia="en-US"/>
              </w:rPr>
            </w:pPr>
            <w:ins w:id="4792" w:author="KPMG_PQH" w:date="2026-04-07T11:25:00Z" w16du:dateUtc="2026-04-07T04:25:00Z">
              <w:r>
                <w:rPr>
                  <w:rFonts w:ascii="Arial" w:hAnsi="Arial" w:cs="Arial"/>
                  <w:color w:val="000000"/>
                  <w:sz w:val="18"/>
                  <w:szCs w:val="18"/>
                </w:rPr>
                <w:t>Insufficient financial data</w:t>
              </w:r>
            </w:ins>
          </w:p>
        </w:tc>
      </w:tr>
      <w:tr w:rsidR="00AB0EE2" w:rsidRPr="00322061" w14:paraId="378CD3EC" w14:textId="77777777" w:rsidTr="00777313">
        <w:trPr>
          <w:trHeight w:val="20"/>
          <w:ins w:id="479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3B56DE" w14:textId="47B91FB0" w:rsidR="00AB0EE2" w:rsidRPr="00322061" w:rsidRDefault="00AB0EE2" w:rsidP="00AB0EE2">
            <w:pPr>
              <w:jc w:val="center"/>
              <w:rPr>
                <w:ins w:id="4794" w:author="KPMG_PQH" w:date="2026-04-07T11:25:00Z" w16du:dateUtc="2026-04-07T04:25:00Z"/>
                <w:rFonts w:ascii="Arial" w:hAnsi="Arial" w:cs="Arial"/>
                <w:color w:val="000000"/>
                <w:sz w:val="18"/>
                <w:szCs w:val="18"/>
                <w:lang w:eastAsia="en-US"/>
              </w:rPr>
            </w:pPr>
            <w:ins w:id="4795" w:author="KPMG_PQH" w:date="2026-04-07T11:25:00Z" w16du:dateUtc="2026-04-07T04:25:00Z">
              <w:r>
                <w:rPr>
                  <w:rFonts w:ascii="Arial" w:hAnsi="Arial" w:cs="Arial"/>
                  <w:sz w:val="18"/>
                  <w:szCs w:val="18"/>
                </w:rPr>
                <w:t>186</w:t>
              </w:r>
            </w:ins>
          </w:p>
        </w:tc>
        <w:tc>
          <w:tcPr>
            <w:tcW w:w="2351" w:type="pct"/>
            <w:tcBorders>
              <w:top w:val="nil"/>
              <w:left w:val="nil"/>
              <w:bottom w:val="single" w:sz="4" w:space="0" w:color="auto"/>
              <w:right w:val="single" w:sz="4" w:space="0" w:color="auto"/>
            </w:tcBorders>
            <w:vAlign w:val="center"/>
            <w:hideMark/>
          </w:tcPr>
          <w:p w14:paraId="67802DE1" w14:textId="68BAC8DA" w:rsidR="00AB0EE2" w:rsidRPr="00322061" w:rsidRDefault="00AB0EE2" w:rsidP="00AB0EE2">
            <w:pPr>
              <w:rPr>
                <w:ins w:id="4796" w:author="KPMG_PQH" w:date="2026-04-07T11:25:00Z" w16du:dateUtc="2026-04-07T04:25:00Z"/>
                <w:rFonts w:ascii="Arial" w:hAnsi="Arial" w:cs="Arial"/>
                <w:color w:val="000000"/>
                <w:sz w:val="18"/>
                <w:szCs w:val="18"/>
                <w:lang w:eastAsia="en-US"/>
              </w:rPr>
            </w:pPr>
            <w:ins w:id="4797" w:author="KPMG_PQH" w:date="2026-04-07T11:25:00Z" w16du:dateUtc="2026-04-07T04:25:00Z">
              <w:r>
                <w:rPr>
                  <w:rFonts w:ascii="Arial" w:hAnsi="Arial" w:cs="Arial"/>
                  <w:sz w:val="18"/>
                  <w:szCs w:val="18"/>
                </w:rPr>
                <w:t>HOANG LAM TOURIST JOINT STOCK COMPANY</w:t>
              </w:r>
            </w:ins>
          </w:p>
        </w:tc>
        <w:tc>
          <w:tcPr>
            <w:tcW w:w="846" w:type="pct"/>
            <w:tcBorders>
              <w:top w:val="nil"/>
              <w:left w:val="nil"/>
              <w:bottom w:val="single" w:sz="4" w:space="0" w:color="auto"/>
              <w:right w:val="single" w:sz="4" w:space="0" w:color="auto"/>
            </w:tcBorders>
            <w:vAlign w:val="center"/>
            <w:hideMark/>
          </w:tcPr>
          <w:p w14:paraId="3B6D0986" w14:textId="151A5EA4" w:rsidR="00AB0EE2" w:rsidRPr="00322061" w:rsidRDefault="00AB0EE2" w:rsidP="00AB0EE2">
            <w:pPr>
              <w:jc w:val="center"/>
              <w:rPr>
                <w:ins w:id="4798" w:author="KPMG_PQH" w:date="2026-04-07T11:25:00Z" w16du:dateUtc="2026-04-07T04:25:00Z"/>
                <w:rFonts w:ascii="Arial" w:hAnsi="Arial" w:cs="Arial"/>
                <w:color w:val="000000"/>
                <w:sz w:val="18"/>
                <w:szCs w:val="18"/>
                <w:lang w:eastAsia="en-US"/>
              </w:rPr>
            </w:pPr>
            <w:ins w:id="479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1132C06" w14:textId="2E98FD17" w:rsidR="00AB0EE2" w:rsidRPr="00322061" w:rsidRDefault="00AB0EE2" w:rsidP="00AB0EE2">
            <w:pPr>
              <w:rPr>
                <w:ins w:id="4800" w:author="KPMG_PQH" w:date="2026-04-07T11:25:00Z" w16du:dateUtc="2026-04-07T04:25:00Z"/>
                <w:rFonts w:ascii="Arial" w:hAnsi="Arial" w:cs="Arial"/>
                <w:color w:val="000000"/>
                <w:sz w:val="18"/>
                <w:szCs w:val="18"/>
                <w:lang w:eastAsia="en-US"/>
              </w:rPr>
            </w:pPr>
            <w:ins w:id="4801" w:author="KPMG_PQH" w:date="2026-04-07T11:25:00Z" w16du:dateUtc="2026-04-07T04:25:00Z">
              <w:r>
                <w:rPr>
                  <w:rFonts w:ascii="Arial" w:hAnsi="Arial" w:cs="Arial"/>
                  <w:color w:val="000000"/>
                  <w:sz w:val="18"/>
                  <w:szCs w:val="18"/>
                </w:rPr>
                <w:t>Continuous loss making</w:t>
              </w:r>
            </w:ins>
          </w:p>
        </w:tc>
      </w:tr>
      <w:tr w:rsidR="00AB0EE2" w:rsidRPr="00322061" w14:paraId="6C8D10C9" w14:textId="77777777" w:rsidTr="00777313">
        <w:trPr>
          <w:trHeight w:val="20"/>
          <w:ins w:id="480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0AAD43C" w14:textId="266EF981" w:rsidR="00AB0EE2" w:rsidRPr="00322061" w:rsidRDefault="00AB0EE2" w:rsidP="00AB0EE2">
            <w:pPr>
              <w:jc w:val="center"/>
              <w:rPr>
                <w:ins w:id="4803" w:author="KPMG_PQH" w:date="2026-04-07T11:25:00Z" w16du:dateUtc="2026-04-07T04:25:00Z"/>
                <w:rFonts w:ascii="Arial" w:hAnsi="Arial" w:cs="Arial"/>
                <w:color w:val="000000"/>
                <w:sz w:val="18"/>
                <w:szCs w:val="18"/>
                <w:lang w:eastAsia="en-US"/>
              </w:rPr>
            </w:pPr>
            <w:ins w:id="4804" w:author="KPMG_PQH" w:date="2026-04-07T11:25:00Z" w16du:dateUtc="2026-04-07T04:25:00Z">
              <w:r>
                <w:rPr>
                  <w:rFonts w:ascii="Arial" w:hAnsi="Arial" w:cs="Arial"/>
                  <w:sz w:val="18"/>
                  <w:szCs w:val="18"/>
                </w:rPr>
                <w:t>187</w:t>
              </w:r>
            </w:ins>
          </w:p>
        </w:tc>
        <w:tc>
          <w:tcPr>
            <w:tcW w:w="2351" w:type="pct"/>
            <w:tcBorders>
              <w:top w:val="nil"/>
              <w:left w:val="nil"/>
              <w:bottom w:val="single" w:sz="4" w:space="0" w:color="auto"/>
              <w:right w:val="single" w:sz="4" w:space="0" w:color="auto"/>
            </w:tcBorders>
            <w:vAlign w:val="center"/>
            <w:hideMark/>
          </w:tcPr>
          <w:p w14:paraId="249CD0EC" w14:textId="19F457FE" w:rsidR="00AB0EE2" w:rsidRPr="00322061" w:rsidRDefault="00AB0EE2" w:rsidP="00AB0EE2">
            <w:pPr>
              <w:rPr>
                <w:ins w:id="4805" w:author="KPMG_PQH" w:date="2026-04-07T11:25:00Z" w16du:dateUtc="2026-04-07T04:25:00Z"/>
                <w:rFonts w:ascii="Arial" w:hAnsi="Arial" w:cs="Arial"/>
                <w:color w:val="000000"/>
                <w:sz w:val="18"/>
                <w:szCs w:val="18"/>
                <w:lang w:eastAsia="en-US"/>
              </w:rPr>
            </w:pPr>
            <w:ins w:id="4806" w:author="KPMG_PQH" w:date="2026-04-07T11:25:00Z" w16du:dateUtc="2026-04-07T04:25:00Z">
              <w:r>
                <w:rPr>
                  <w:rFonts w:ascii="Arial" w:hAnsi="Arial" w:cs="Arial"/>
                  <w:sz w:val="18"/>
                  <w:szCs w:val="18"/>
                </w:rPr>
                <w:t>HOANG LONG DEVELOPMENT TRADING AND IMPORT EXPORT JOINT STOCK COMPANY</w:t>
              </w:r>
            </w:ins>
          </w:p>
        </w:tc>
        <w:tc>
          <w:tcPr>
            <w:tcW w:w="846" w:type="pct"/>
            <w:tcBorders>
              <w:top w:val="nil"/>
              <w:left w:val="nil"/>
              <w:bottom w:val="single" w:sz="4" w:space="0" w:color="auto"/>
              <w:right w:val="single" w:sz="4" w:space="0" w:color="auto"/>
            </w:tcBorders>
            <w:vAlign w:val="center"/>
            <w:hideMark/>
          </w:tcPr>
          <w:p w14:paraId="2F07C062" w14:textId="38206990" w:rsidR="00AB0EE2" w:rsidRPr="00322061" w:rsidRDefault="00AB0EE2" w:rsidP="00AB0EE2">
            <w:pPr>
              <w:jc w:val="center"/>
              <w:rPr>
                <w:ins w:id="4807" w:author="KPMG_PQH" w:date="2026-04-07T11:25:00Z" w16du:dateUtc="2026-04-07T04:25:00Z"/>
                <w:rFonts w:ascii="Arial" w:hAnsi="Arial" w:cs="Arial"/>
                <w:color w:val="000000"/>
                <w:sz w:val="18"/>
                <w:szCs w:val="18"/>
                <w:lang w:eastAsia="en-US"/>
              </w:rPr>
            </w:pPr>
            <w:ins w:id="480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76C307D" w14:textId="685EB6A8" w:rsidR="00AB0EE2" w:rsidRPr="00322061" w:rsidRDefault="00AB0EE2" w:rsidP="00AB0EE2">
            <w:pPr>
              <w:rPr>
                <w:ins w:id="4809" w:author="KPMG_PQH" w:date="2026-04-07T11:25:00Z" w16du:dateUtc="2026-04-07T04:25:00Z"/>
                <w:rFonts w:ascii="Arial" w:hAnsi="Arial" w:cs="Arial"/>
                <w:color w:val="000000"/>
                <w:sz w:val="18"/>
                <w:szCs w:val="18"/>
                <w:lang w:eastAsia="en-US"/>
              </w:rPr>
            </w:pPr>
            <w:ins w:id="4810" w:author="KPMG_PQH" w:date="2026-04-07T11:25:00Z" w16du:dateUtc="2026-04-07T04:25:00Z">
              <w:r>
                <w:rPr>
                  <w:rFonts w:ascii="Arial" w:hAnsi="Arial" w:cs="Arial"/>
                  <w:color w:val="000000"/>
                  <w:sz w:val="18"/>
                  <w:szCs w:val="18"/>
                </w:rPr>
                <w:t>Non-comparable functions</w:t>
              </w:r>
            </w:ins>
          </w:p>
        </w:tc>
      </w:tr>
      <w:tr w:rsidR="00AB0EE2" w:rsidRPr="00322061" w14:paraId="390F7AE3" w14:textId="77777777" w:rsidTr="00777313">
        <w:trPr>
          <w:trHeight w:val="20"/>
          <w:ins w:id="481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AC9E601" w14:textId="4A577A3D" w:rsidR="00AB0EE2" w:rsidRPr="00322061" w:rsidRDefault="00AB0EE2" w:rsidP="00AB0EE2">
            <w:pPr>
              <w:jc w:val="center"/>
              <w:rPr>
                <w:ins w:id="4812" w:author="KPMG_PQH" w:date="2026-04-07T11:25:00Z" w16du:dateUtc="2026-04-07T04:25:00Z"/>
                <w:rFonts w:ascii="Arial" w:hAnsi="Arial" w:cs="Arial"/>
                <w:color w:val="000000"/>
                <w:sz w:val="18"/>
                <w:szCs w:val="18"/>
                <w:lang w:eastAsia="en-US"/>
              </w:rPr>
            </w:pPr>
            <w:ins w:id="4813" w:author="KPMG_PQH" w:date="2026-04-07T11:25:00Z" w16du:dateUtc="2026-04-07T04:25:00Z">
              <w:r>
                <w:rPr>
                  <w:rFonts w:ascii="Arial" w:hAnsi="Arial" w:cs="Arial"/>
                  <w:sz w:val="18"/>
                  <w:szCs w:val="18"/>
                </w:rPr>
                <w:t>188</w:t>
              </w:r>
            </w:ins>
          </w:p>
        </w:tc>
        <w:tc>
          <w:tcPr>
            <w:tcW w:w="2351" w:type="pct"/>
            <w:tcBorders>
              <w:top w:val="nil"/>
              <w:left w:val="nil"/>
              <w:bottom w:val="single" w:sz="4" w:space="0" w:color="auto"/>
              <w:right w:val="single" w:sz="4" w:space="0" w:color="auto"/>
            </w:tcBorders>
            <w:vAlign w:val="center"/>
            <w:hideMark/>
          </w:tcPr>
          <w:p w14:paraId="2E899F4A" w14:textId="2E231152" w:rsidR="00AB0EE2" w:rsidRPr="00322061" w:rsidRDefault="00AB0EE2" w:rsidP="00AB0EE2">
            <w:pPr>
              <w:rPr>
                <w:ins w:id="4814" w:author="KPMG_PQH" w:date="2026-04-07T11:25:00Z" w16du:dateUtc="2026-04-07T04:25:00Z"/>
                <w:rFonts w:ascii="Arial" w:hAnsi="Arial" w:cs="Arial"/>
                <w:color w:val="000000"/>
                <w:sz w:val="18"/>
                <w:szCs w:val="18"/>
                <w:lang w:eastAsia="en-US"/>
              </w:rPr>
            </w:pPr>
            <w:ins w:id="4815" w:author="KPMG_PQH" w:date="2026-04-07T11:25:00Z" w16du:dateUtc="2026-04-07T04:25:00Z">
              <w:r>
                <w:rPr>
                  <w:rFonts w:ascii="Arial" w:hAnsi="Arial" w:cs="Arial"/>
                  <w:sz w:val="18"/>
                  <w:szCs w:val="18"/>
                </w:rPr>
                <w:t>HOANG OANH GARMENT TEXTILE JOINT STOCK COMPANY</w:t>
              </w:r>
            </w:ins>
          </w:p>
        </w:tc>
        <w:tc>
          <w:tcPr>
            <w:tcW w:w="846" w:type="pct"/>
            <w:tcBorders>
              <w:top w:val="nil"/>
              <w:left w:val="nil"/>
              <w:bottom w:val="single" w:sz="4" w:space="0" w:color="auto"/>
              <w:right w:val="single" w:sz="4" w:space="0" w:color="auto"/>
            </w:tcBorders>
            <w:vAlign w:val="center"/>
            <w:hideMark/>
          </w:tcPr>
          <w:p w14:paraId="70B09526" w14:textId="7A79E310" w:rsidR="00AB0EE2" w:rsidRPr="00322061" w:rsidRDefault="00AB0EE2" w:rsidP="00AB0EE2">
            <w:pPr>
              <w:jc w:val="center"/>
              <w:rPr>
                <w:ins w:id="4816" w:author="KPMG_PQH" w:date="2026-04-07T11:25:00Z" w16du:dateUtc="2026-04-07T04:25:00Z"/>
                <w:rFonts w:ascii="Arial" w:hAnsi="Arial" w:cs="Arial"/>
                <w:color w:val="000000"/>
                <w:sz w:val="18"/>
                <w:szCs w:val="18"/>
                <w:lang w:eastAsia="en-US"/>
              </w:rPr>
            </w:pPr>
            <w:ins w:id="481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156C6A5" w14:textId="3A95657A" w:rsidR="00AB0EE2" w:rsidRPr="00322061" w:rsidRDefault="00AB0EE2" w:rsidP="00AB0EE2">
            <w:pPr>
              <w:rPr>
                <w:ins w:id="4818" w:author="KPMG_PQH" w:date="2026-04-07T11:25:00Z" w16du:dateUtc="2026-04-07T04:25:00Z"/>
                <w:rFonts w:ascii="Arial" w:hAnsi="Arial" w:cs="Arial"/>
                <w:color w:val="000000"/>
                <w:sz w:val="18"/>
                <w:szCs w:val="18"/>
                <w:lang w:eastAsia="en-US"/>
              </w:rPr>
            </w:pPr>
            <w:ins w:id="4819" w:author="KPMG_PQH" w:date="2026-04-07T11:25:00Z" w16du:dateUtc="2026-04-07T04:25:00Z">
              <w:r>
                <w:rPr>
                  <w:rFonts w:ascii="Arial" w:hAnsi="Arial" w:cs="Arial"/>
                  <w:color w:val="000000"/>
                  <w:sz w:val="18"/>
                  <w:szCs w:val="18"/>
                </w:rPr>
                <w:t>Insufficient financial data</w:t>
              </w:r>
            </w:ins>
          </w:p>
        </w:tc>
      </w:tr>
      <w:tr w:rsidR="00AB0EE2" w:rsidRPr="00322061" w14:paraId="0D35EFC6" w14:textId="77777777" w:rsidTr="00777313">
        <w:trPr>
          <w:trHeight w:val="20"/>
          <w:ins w:id="482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1EA333A" w14:textId="3837D57E" w:rsidR="00AB0EE2" w:rsidRPr="00322061" w:rsidRDefault="00AB0EE2" w:rsidP="00AB0EE2">
            <w:pPr>
              <w:jc w:val="center"/>
              <w:rPr>
                <w:ins w:id="4821" w:author="KPMG_PQH" w:date="2026-04-07T11:25:00Z" w16du:dateUtc="2026-04-07T04:25:00Z"/>
                <w:rFonts w:ascii="Arial" w:hAnsi="Arial" w:cs="Arial"/>
                <w:color w:val="000000"/>
                <w:sz w:val="18"/>
                <w:szCs w:val="18"/>
                <w:lang w:eastAsia="en-US"/>
              </w:rPr>
            </w:pPr>
            <w:ins w:id="4822" w:author="KPMG_PQH" w:date="2026-04-07T11:25:00Z" w16du:dateUtc="2026-04-07T04:25:00Z">
              <w:r>
                <w:rPr>
                  <w:rFonts w:ascii="Arial" w:hAnsi="Arial" w:cs="Arial"/>
                  <w:sz w:val="18"/>
                  <w:szCs w:val="18"/>
                </w:rPr>
                <w:lastRenderedPageBreak/>
                <w:t>189</w:t>
              </w:r>
            </w:ins>
          </w:p>
        </w:tc>
        <w:tc>
          <w:tcPr>
            <w:tcW w:w="2351" w:type="pct"/>
            <w:tcBorders>
              <w:top w:val="nil"/>
              <w:left w:val="nil"/>
              <w:bottom w:val="single" w:sz="4" w:space="0" w:color="auto"/>
              <w:right w:val="single" w:sz="4" w:space="0" w:color="auto"/>
            </w:tcBorders>
            <w:vAlign w:val="center"/>
            <w:hideMark/>
          </w:tcPr>
          <w:p w14:paraId="30BC0CF7" w14:textId="71B86DE3" w:rsidR="00AB0EE2" w:rsidRPr="00322061" w:rsidRDefault="00AB0EE2" w:rsidP="00AB0EE2">
            <w:pPr>
              <w:rPr>
                <w:ins w:id="4823" w:author="KPMG_PQH" w:date="2026-04-07T11:25:00Z" w16du:dateUtc="2026-04-07T04:25:00Z"/>
                <w:rFonts w:ascii="Arial" w:hAnsi="Arial" w:cs="Arial"/>
                <w:color w:val="000000"/>
                <w:sz w:val="18"/>
                <w:szCs w:val="18"/>
                <w:lang w:eastAsia="en-US"/>
              </w:rPr>
            </w:pPr>
            <w:ins w:id="4824" w:author="KPMG_PQH" w:date="2026-04-07T11:25:00Z" w16du:dateUtc="2026-04-07T04:25:00Z">
              <w:r>
                <w:rPr>
                  <w:rFonts w:ascii="Arial" w:hAnsi="Arial" w:cs="Arial"/>
                  <w:sz w:val="18"/>
                  <w:szCs w:val="18"/>
                </w:rPr>
                <w:t>HOANG VUONG MEDIA SERVICE JOINT STOCK COMPANY</w:t>
              </w:r>
            </w:ins>
          </w:p>
        </w:tc>
        <w:tc>
          <w:tcPr>
            <w:tcW w:w="846" w:type="pct"/>
            <w:tcBorders>
              <w:top w:val="nil"/>
              <w:left w:val="nil"/>
              <w:bottom w:val="single" w:sz="4" w:space="0" w:color="auto"/>
              <w:right w:val="single" w:sz="4" w:space="0" w:color="auto"/>
            </w:tcBorders>
            <w:vAlign w:val="center"/>
            <w:hideMark/>
          </w:tcPr>
          <w:p w14:paraId="394A31DA" w14:textId="38E3346C" w:rsidR="00AB0EE2" w:rsidRPr="00322061" w:rsidRDefault="00AB0EE2" w:rsidP="00AB0EE2">
            <w:pPr>
              <w:jc w:val="center"/>
              <w:rPr>
                <w:ins w:id="4825" w:author="KPMG_PQH" w:date="2026-04-07T11:25:00Z" w16du:dateUtc="2026-04-07T04:25:00Z"/>
                <w:rFonts w:ascii="Arial" w:hAnsi="Arial" w:cs="Arial"/>
                <w:color w:val="000000"/>
                <w:sz w:val="18"/>
                <w:szCs w:val="18"/>
                <w:lang w:eastAsia="en-US"/>
              </w:rPr>
            </w:pPr>
            <w:ins w:id="482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E675507" w14:textId="74EE03C6" w:rsidR="00AB0EE2" w:rsidRPr="00322061" w:rsidRDefault="00AB0EE2" w:rsidP="00AB0EE2">
            <w:pPr>
              <w:rPr>
                <w:ins w:id="4827" w:author="KPMG_PQH" w:date="2026-04-07T11:25:00Z" w16du:dateUtc="2026-04-07T04:25:00Z"/>
                <w:rFonts w:ascii="Arial" w:hAnsi="Arial" w:cs="Arial"/>
                <w:color w:val="000000"/>
                <w:sz w:val="18"/>
                <w:szCs w:val="18"/>
                <w:lang w:eastAsia="en-US"/>
              </w:rPr>
            </w:pPr>
            <w:ins w:id="4828" w:author="KPMG_PQH" w:date="2026-04-07T11:25:00Z" w16du:dateUtc="2026-04-07T04:25:00Z">
              <w:r>
                <w:rPr>
                  <w:rFonts w:ascii="Arial" w:hAnsi="Arial" w:cs="Arial"/>
                  <w:color w:val="000000"/>
                  <w:sz w:val="18"/>
                  <w:szCs w:val="18"/>
                </w:rPr>
                <w:t>Insufficient financial data</w:t>
              </w:r>
            </w:ins>
          </w:p>
        </w:tc>
      </w:tr>
      <w:tr w:rsidR="00AB0EE2" w:rsidRPr="00322061" w14:paraId="79BE100A" w14:textId="77777777" w:rsidTr="00777313">
        <w:trPr>
          <w:trHeight w:val="20"/>
          <w:ins w:id="482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93C26B7" w14:textId="11B0926E" w:rsidR="00AB0EE2" w:rsidRPr="00322061" w:rsidRDefault="00AB0EE2" w:rsidP="00AB0EE2">
            <w:pPr>
              <w:jc w:val="center"/>
              <w:rPr>
                <w:ins w:id="4830" w:author="KPMG_PQH" w:date="2026-04-07T11:25:00Z" w16du:dateUtc="2026-04-07T04:25:00Z"/>
                <w:rFonts w:ascii="Arial" w:hAnsi="Arial" w:cs="Arial"/>
                <w:color w:val="000000"/>
                <w:sz w:val="18"/>
                <w:szCs w:val="18"/>
                <w:lang w:eastAsia="en-US"/>
              </w:rPr>
            </w:pPr>
            <w:ins w:id="4831" w:author="KPMG_PQH" w:date="2026-04-07T11:25:00Z" w16du:dateUtc="2026-04-07T04:25:00Z">
              <w:r>
                <w:rPr>
                  <w:rFonts w:ascii="Arial" w:hAnsi="Arial" w:cs="Arial"/>
                  <w:sz w:val="18"/>
                  <w:szCs w:val="18"/>
                </w:rPr>
                <w:t>190</w:t>
              </w:r>
            </w:ins>
          </w:p>
        </w:tc>
        <w:tc>
          <w:tcPr>
            <w:tcW w:w="2351" w:type="pct"/>
            <w:tcBorders>
              <w:top w:val="nil"/>
              <w:left w:val="nil"/>
              <w:bottom w:val="single" w:sz="4" w:space="0" w:color="auto"/>
              <w:right w:val="single" w:sz="4" w:space="0" w:color="auto"/>
            </w:tcBorders>
            <w:vAlign w:val="center"/>
            <w:hideMark/>
          </w:tcPr>
          <w:p w14:paraId="43A625A1" w14:textId="7A5D09FB" w:rsidR="00AB0EE2" w:rsidRPr="00322061" w:rsidRDefault="00AB0EE2" w:rsidP="00AB0EE2">
            <w:pPr>
              <w:rPr>
                <w:ins w:id="4832" w:author="KPMG_PQH" w:date="2026-04-07T11:25:00Z" w16du:dateUtc="2026-04-07T04:25:00Z"/>
                <w:rFonts w:ascii="Arial" w:hAnsi="Arial" w:cs="Arial"/>
                <w:color w:val="000000"/>
                <w:sz w:val="18"/>
                <w:szCs w:val="18"/>
                <w:lang w:eastAsia="en-US"/>
              </w:rPr>
            </w:pPr>
            <w:ins w:id="4833" w:author="KPMG_PQH" w:date="2026-04-07T11:25:00Z" w16du:dateUtc="2026-04-07T04:25:00Z">
              <w:r>
                <w:rPr>
                  <w:rFonts w:ascii="Arial" w:hAnsi="Arial" w:cs="Arial"/>
                  <w:sz w:val="18"/>
                  <w:szCs w:val="18"/>
                </w:rPr>
                <w:t>HON TAM NHA TRANG SEA JOINT-STOCK COMPANY</w:t>
              </w:r>
            </w:ins>
          </w:p>
        </w:tc>
        <w:tc>
          <w:tcPr>
            <w:tcW w:w="846" w:type="pct"/>
            <w:tcBorders>
              <w:top w:val="nil"/>
              <w:left w:val="nil"/>
              <w:bottom w:val="single" w:sz="4" w:space="0" w:color="auto"/>
              <w:right w:val="single" w:sz="4" w:space="0" w:color="auto"/>
            </w:tcBorders>
            <w:vAlign w:val="center"/>
            <w:hideMark/>
          </w:tcPr>
          <w:p w14:paraId="57FE6196" w14:textId="792A6589" w:rsidR="00AB0EE2" w:rsidRPr="00322061" w:rsidRDefault="00AB0EE2" w:rsidP="00AB0EE2">
            <w:pPr>
              <w:jc w:val="center"/>
              <w:rPr>
                <w:ins w:id="4834" w:author="KPMG_PQH" w:date="2026-04-07T11:25:00Z" w16du:dateUtc="2026-04-07T04:25:00Z"/>
                <w:rFonts w:ascii="Arial" w:hAnsi="Arial" w:cs="Arial"/>
                <w:color w:val="000000"/>
                <w:sz w:val="18"/>
                <w:szCs w:val="18"/>
                <w:lang w:eastAsia="en-US"/>
              </w:rPr>
            </w:pPr>
            <w:ins w:id="483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F29800" w14:textId="3733BD96" w:rsidR="00AB0EE2" w:rsidRPr="00322061" w:rsidRDefault="00AB0EE2" w:rsidP="00AB0EE2">
            <w:pPr>
              <w:rPr>
                <w:ins w:id="4836" w:author="KPMG_PQH" w:date="2026-04-07T11:25:00Z" w16du:dateUtc="2026-04-07T04:25:00Z"/>
                <w:rFonts w:ascii="Arial" w:hAnsi="Arial" w:cs="Arial"/>
                <w:color w:val="000000"/>
                <w:sz w:val="18"/>
                <w:szCs w:val="18"/>
                <w:lang w:eastAsia="en-US"/>
              </w:rPr>
            </w:pPr>
            <w:ins w:id="4837" w:author="KPMG_PQH" w:date="2026-04-07T11:25:00Z" w16du:dateUtc="2026-04-07T04:25:00Z">
              <w:r>
                <w:rPr>
                  <w:rFonts w:ascii="Arial" w:hAnsi="Arial" w:cs="Arial"/>
                  <w:color w:val="000000"/>
                  <w:sz w:val="18"/>
                  <w:szCs w:val="18"/>
                </w:rPr>
                <w:t>Continuous loss making</w:t>
              </w:r>
            </w:ins>
          </w:p>
        </w:tc>
      </w:tr>
      <w:tr w:rsidR="00AB0EE2" w:rsidRPr="00322061" w14:paraId="1B967771" w14:textId="77777777" w:rsidTr="00777313">
        <w:trPr>
          <w:trHeight w:val="20"/>
          <w:ins w:id="483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B7A39E2" w14:textId="40B52CE4" w:rsidR="00AB0EE2" w:rsidRPr="00322061" w:rsidRDefault="00AB0EE2" w:rsidP="00AB0EE2">
            <w:pPr>
              <w:jc w:val="center"/>
              <w:rPr>
                <w:ins w:id="4839" w:author="KPMG_PQH" w:date="2026-04-07T11:25:00Z" w16du:dateUtc="2026-04-07T04:25:00Z"/>
                <w:rFonts w:ascii="Arial" w:hAnsi="Arial" w:cs="Arial"/>
                <w:color w:val="000000"/>
                <w:sz w:val="18"/>
                <w:szCs w:val="18"/>
                <w:lang w:eastAsia="en-US"/>
              </w:rPr>
            </w:pPr>
            <w:ins w:id="4840" w:author="KPMG_PQH" w:date="2026-04-07T11:25:00Z" w16du:dateUtc="2026-04-07T04:25:00Z">
              <w:r>
                <w:rPr>
                  <w:rFonts w:ascii="Arial" w:hAnsi="Arial" w:cs="Arial"/>
                  <w:sz w:val="18"/>
                  <w:szCs w:val="18"/>
                </w:rPr>
                <w:t>191</w:t>
              </w:r>
            </w:ins>
          </w:p>
        </w:tc>
        <w:tc>
          <w:tcPr>
            <w:tcW w:w="2351" w:type="pct"/>
            <w:tcBorders>
              <w:top w:val="nil"/>
              <w:left w:val="nil"/>
              <w:bottom w:val="single" w:sz="4" w:space="0" w:color="auto"/>
              <w:right w:val="single" w:sz="4" w:space="0" w:color="auto"/>
            </w:tcBorders>
            <w:vAlign w:val="center"/>
            <w:hideMark/>
          </w:tcPr>
          <w:p w14:paraId="6B0B5C74" w14:textId="57E7E4CD" w:rsidR="00AB0EE2" w:rsidRPr="00322061" w:rsidRDefault="00AB0EE2" w:rsidP="00AB0EE2">
            <w:pPr>
              <w:rPr>
                <w:ins w:id="4841" w:author="KPMG_PQH" w:date="2026-04-07T11:25:00Z" w16du:dateUtc="2026-04-07T04:25:00Z"/>
                <w:rFonts w:ascii="Arial" w:hAnsi="Arial" w:cs="Arial"/>
                <w:color w:val="000000"/>
                <w:sz w:val="18"/>
                <w:szCs w:val="18"/>
                <w:lang w:eastAsia="en-US"/>
              </w:rPr>
            </w:pPr>
            <w:ins w:id="4842" w:author="KPMG_PQH" w:date="2026-04-07T11:25:00Z" w16du:dateUtc="2026-04-07T04:25:00Z">
              <w:r>
                <w:rPr>
                  <w:rFonts w:ascii="Arial" w:hAnsi="Arial" w:cs="Arial"/>
                  <w:sz w:val="18"/>
                  <w:szCs w:val="18"/>
                </w:rPr>
                <w:t xml:space="preserve">HONG SENG THAI- VINA </w:t>
              </w:r>
              <w:proofErr w:type="gramStart"/>
              <w:r>
                <w:rPr>
                  <w:rFonts w:ascii="Arial" w:hAnsi="Arial" w:cs="Arial"/>
                  <w:sz w:val="18"/>
                  <w:szCs w:val="18"/>
                </w:rPr>
                <w:t>CO.,LTD</w:t>
              </w:r>
              <w:proofErr w:type="gramEnd"/>
            </w:ins>
          </w:p>
        </w:tc>
        <w:tc>
          <w:tcPr>
            <w:tcW w:w="846" w:type="pct"/>
            <w:tcBorders>
              <w:top w:val="nil"/>
              <w:left w:val="nil"/>
              <w:bottom w:val="single" w:sz="4" w:space="0" w:color="auto"/>
              <w:right w:val="single" w:sz="4" w:space="0" w:color="auto"/>
            </w:tcBorders>
            <w:vAlign w:val="center"/>
            <w:hideMark/>
          </w:tcPr>
          <w:p w14:paraId="2DE6C7AD" w14:textId="4A79D499" w:rsidR="00AB0EE2" w:rsidRPr="00322061" w:rsidRDefault="00AB0EE2" w:rsidP="00AB0EE2">
            <w:pPr>
              <w:jc w:val="center"/>
              <w:rPr>
                <w:ins w:id="4843" w:author="KPMG_PQH" w:date="2026-04-07T11:25:00Z" w16du:dateUtc="2026-04-07T04:25:00Z"/>
                <w:rFonts w:ascii="Arial" w:hAnsi="Arial" w:cs="Arial"/>
                <w:color w:val="000000"/>
                <w:sz w:val="18"/>
                <w:szCs w:val="18"/>
                <w:lang w:eastAsia="en-US"/>
              </w:rPr>
            </w:pPr>
            <w:ins w:id="484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987034E" w14:textId="5D5EC514" w:rsidR="00AB0EE2" w:rsidRPr="00322061" w:rsidRDefault="00AB0EE2" w:rsidP="00AB0EE2">
            <w:pPr>
              <w:rPr>
                <w:ins w:id="4845" w:author="KPMG_PQH" w:date="2026-04-07T11:25:00Z" w16du:dateUtc="2026-04-07T04:25:00Z"/>
                <w:rFonts w:ascii="Arial" w:hAnsi="Arial" w:cs="Arial"/>
                <w:color w:val="000000"/>
                <w:sz w:val="18"/>
                <w:szCs w:val="18"/>
                <w:lang w:eastAsia="en-US"/>
              </w:rPr>
            </w:pPr>
            <w:ins w:id="4846" w:author="KPMG_PQH" w:date="2026-04-07T11:25:00Z" w16du:dateUtc="2026-04-07T04:25:00Z">
              <w:r>
                <w:rPr>
                  <w:rFonts w:ascii="Arial" w:hAnsi="Arial" w:cs="Arial"/>
                  <w:color w:val="000000"/>
                  <w:sz w:val="18"/>
                  <w:szCs w:val="18"/>
                </w:rPr>
                <w:t>Continuous loss making</w:t>
              </w:r>
            </w:ins>
          </w:p>
        </w:tc>
      </w:tr>
      <w:tr w:rsidR="00AB0EE2" w:rsidRPr="00322061" w14:paraId="7942A4C6" w14:textId="77777777" w:rsidTr="00777313">
        <w:trPr>
          <w:trHeight w:val="20"/>
          <w:ins w:id="484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670F50D" w14:textId="0D860C9A" w:rsidR="00AB0EE2" w:rsidRPr="00322061" w:rsidRDefault="00AB0EE2" w:rsidP="00AB0EE2">
            <w:pPr>
              <w:jc w:val="center"/>
              <w:rPr>
                <w:ins w:id="4848" w:author="KPMG_PQH" w:date="2026-04-07T11:25:00Z" w16du:dateUtc="2026-04-07T04:25:00Z"/>
                <w:rFonts w:ascii="Arial" w:hAnsi="Arial" w:cs="Arial"/>
                <w:color w:val="000000"/>
                <w:sz w:val="18"/>
                <w:szCs w:val="18"/>
                <w:lang w:eastAsia="en-US"/>
              </w:rPr>
            </w:pPr>
            <w:ins w:id="4849" w:author="KPMG_PQH" w:date="2026-04-07T11:25:00Z" w16du:dateUtc="2026-04-07T04:25:00Z">
              <w:r>
                <w:rPr>
                  <w:rFonts w:ascii="Arial" w:hAnsi="Arial" w:cs="Arial"/>
                  <w:sz w:val="18"/>
                  <w:szCs w:val="18"/>
                </w:rPr>
                <w:t>192</w:t>
              </w:r>
            </w:ins>
          </w:p>
        </w:tc>
        <w:tc>
          <w:tcPr>
            <w:tcW w:w="2351" w:type="pct"/>
            <w:tcBorders>
              <w:top w:val="nil"/>
              <w:left w:val="nil"/>
              <w:bottom w:val="single" w:sz="4" w:space="0" w:color="auto"/>
              <w:right w:val="single" w:sz="4" w:space="0" w:color="auto"/>
            </w:tcBorders>
            <w:vAlign w:val="center"/>
            <w:hideMark/>
          </w:tcPr>
          <w:p w14:paraId="6675ED1B" w14:textId="518223BB" w:rsidR="00AB0EE2" w:rsidRPr="00322061" w:rsidRDefault="00AB0EE2" w:rsidP="00AB0EE2">
            <w:pPr>
              <w:rPr>
                <w:ins w:id="4850" w:author="KPMG_PQH" w:date="2026-04-07T11:25:00Z" w16du:dateUtc="2026-04-07T04:25:00Z"/>
                <w:rFonts w:ascii="Arial" w:hAnsi="Arial" w:cs="Arial"/>
                <w:color w:val="000000"/>
                <w:sz w:val="18"/>
                <w:szCs w:val="18"/>
                <w:lang w:eastAsia="en-US"/>
              </w:rPr>
            </w:pPr>
            <w:ins w:id="4851" w:author="KPMG_PQH" w:date="2026-04-07T11:25:00Z" w16du:dateUtc="2026-04-07T04:25:00Z">
              <w:r>
                <w:rPr>
                  <w:rFonts w:ascii="Arial" w:hAnsi="Arial" w:cs="Arial"/>
                  <w:sz w:val="18"/>
                  <w:szCs w:val="18"/>
                </w:rPr>
                <w:t>HOP PHAT PRECISE MECHANICAL JOINT STOCK COMPANY</w:t>
              </w:r>
            </w:ins>
          </w:p>
        </w:tc>
        <w:tc>
          <w:tcPr>
            <w:tcW w:w="846" w:type="pct"/>
            <w:tcBorders>
              <w:top w:val="nil"/>
              <w:left w:val="nil"/>
              <w:bottom w:val="single" w:sz="4" w:space="0" w:color="auto"/>
              <w:right w:val="single" w:sz="4" w:space="0" w:color="auto"/>
            </w:tcBorders>
            <w:vAlign w:val="center"/>
            <w:hideMark/>
          </w:tcPr>
          <w:p w14:paraId="5516088A" w14:textId="3B752C57" w:rsidR="00AB0EE2" w:rsidRPr="00322061" w:rsidRDefault="00AB0EE2" w:rsidP="00AB0EE2">
            <w:pPr>
              <w:jc w:val="center"/>
              <w:rPr>
                <w:ins w:id="4852" w:author="KPMG_PQH" w:date="2026-04-07T11:25:00Z" w16du:dateUtc="2026-04-07T04:25:00Z"/>
                <w:rFonts w:ascii="Arial" w:hAnsi="Arial" w:cs="Arial"/>
                <w:color w:val="000000"/>
                <w:sz w:val="18"/>
                <w:szCs w:val="18"/>
                <w:lang w:eastAsia="en-US"/>
              </w:rPr>
            </w:pPr>
            <w:ins w:id="485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95266E8" w14:textId="517ED565" w:rsidR="00AB0EE2" w:rsidRPr="00322061" w:rsidRDefault="00AB0EE2" w:rsidP="00AB0EE2">
            <w:pPr>
              <w:rPr>
                <w:ins w:id="4854" w:author="KPMG_PQH" w:date="2026-04-07T11:25:00Z" w16du:dateUtc="2026-04-07T04:25:00Z"/>
                <w:rFonts w:ascii="Arial" w:hAnsi="Arial" w:cs="Arial"/>
                <w:color w:val="000000"/>
                <w:sz w:val="18"/>
                <w:szCs w:val="18"/>
                <w:lang w:eastAsia="en-US"/>
              </w:rPr>
            </w:pPr>
            <w:ins w:id="4855" w:author="KPMG_PQH" w:date="2026-04-07T11:25:00Z" w16du:dateUtc="2026-04-07T04:25:00Z">
              <w:r>
                <w:rPr>
                  <w:rFonts w:ascii="Arial" w:hAnsi="Arial" w:cs="Arial"/>
                  <w:color w:val="000000"/>
                  <w:sz w:val="18"/>
                  <w:szCs w:val="18"/>
                </w:rPr>
                <w:t>Non-comparable products</w:t>
              </w:r>
            </w:ins>
          </w:p>
        </w:tc>
      </w:tr>
      <w:tr w:rsidR="00AB0EE2" w:rsidRPr="00322061" w14:paraId="3B6874E0" w14:textId="77777777" w:rsidTr="00777313">
        <w:trPr>
          <w:trHeight w:val="20"/>
          <w:ins w:id="485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CB83F9C" w14:textId="2564C945" w:rsidR="00AB0EE2" w:rsidRPr="00322061" w:rsidRDefault="00AB0EE2" w:rsidP="00AB0EE2">
            <w:pPr>
              <w:jc w:val="center"/>
              <w:rPr>
                <w:ins w:id="4857" w:author="KPMG_PQH" w:date="2026-04-07T11:25:00Z" w16du:dateUtc="2026-04-07T04:25:00Z"/>
                <w:rFonts w:ascii="Arial" w:hAnsi="Arial" w:cs="Arial"/>
                <w:color w:val="000000"/>
                <w:sz w:val="18"/>
                <w:szCs w:val="18"/>
                <w:lang w:eastAsia="en-US"/>
              </w:rPr>
            </w:pPr>
            <w:ins w:id="4858" w:author="KPMG_PQH" w:date="2026-04-07T11:25:00Z" w16du:dateUtc="2026-04-07T04:25:00Z">
              <w:r>
                <w:rPr>
                  <w:rFonts w:ascii="Arial" w:hAnsi="Arial" w:cs="Arial"/>
                  <w:sz w:val="18"/>
                  <w:szCs w:val="18"/>
                </w:rPr>
                <w:t>193</w:t>
              </w:r>
            </w:ins>
          </w:p>
        </w:tc>
        <w:tc>
          <w:tcPr>
            <w:tcW w:w="2351" w:type="pct"/>
            <w:tcBorders>
              <w:top w:val="nil"/>
              <w:left w:val="nil"/>
              <w:bottom w:val="single" w:sz="4" w:space="0" w:color="auto"/>
              <w:right w:val="single" w:sz="4" w:space="0" w:color="auto"/>
            </w:tcBorders>
            <w:vAlign w:val="center"/>
            <w:hideMark/>
          </w:tcPr>
          <w:p w14:paraId="136D0AEF" w14:textId="1EF25A94" w:rsidR="00AB0EE2" w:rsidRPr="00322061" w:rsidRDefault="00AB0EE2" w:rsidP="00AB0EE2">
            <w:pPr>
              <w:rPr>
                <w:ins w:id="4859" w:author="KPMG_PQH" w:date="2026-04-07T11:25:00Z" w16du:dateUtc="2026-04-07T04:25:00Z"/>
                <w:rFonts w:ascii="Arial" w:hAnsi="Arial" w:cs="Arial"/>
                <w:color w:val="000000"/>
                <w:sz w:val="18"/>
                <w:szCs w:val="18"/>
                <w:lang w:eastAsia="en-US"/>
              </w:rPr>
            </w:pPr>
            <w:ins w:id="4860" w:author="KPMG_PQH" w:date="2026-04-07T11:25:00Z" w16du:dateUtc="2026-04-07T04:25:00Z">
              <w:r>
                <w:rPr>
                  <w:rFonts w:ascii="Arial" w:hAnsi="Arial" w:cs="Arial"/>
                  <w:sz w:val="18"/>
                  <w:szCs w:val="18"/>
                </w:rPr>
                <w:t>HT THANG LONG COMPANY LIMITED</w:t>
              </w:r>
            </w:ins>
          </w:p>
        </w:tc>
        <w:tc>
          <w:tcPr>
            <w:tcW w:w="846" w:type="pct"/>
            <w:tcBorders>
              <w:top w:val="nil"/>
              <w:left w:val="nil"/>
              <w:bottom w:val="single" w:sz="4" w:space="0" w:color="auto"/>
              <w:right w:val="single" w:sz="4" w:space="0" w:color="auto"/>
            </w:tcBorders>
            <w:vAlign w:val="center"/>
            <w:hideMark/>
          </w:tcPr>
          <w:p w14:paraId="59491C55" w14:textId="02DCC375" w:rsidR="00AB0EE2" w:rsidRPr="00322061" w:rsidRDefault="00AB0EE2" w:rsidP="00AB0EE2">
            <w:pPr>
              <w:jc w:val="center"/>
              <w:rPr>
                <w:ins w:id="4861" w:author="KPMG_PQH" w:date="2026-04-07T11:25:00Z" w16du:dateUtc="2026-04-07T04:25:00Z"/>
                <w:rFonts w:ascii="Arial" w:hAnsi="Arial" w:cs="Arial"/>
                <w:color w:val="000000"/>
                <w:sz w:val="18"/>
                <w:szCs w:val="18"/>
                <w:lang w:eastAsia="en-US"/>
              </w:rPr>
            </w:pPr>
            <w:ins w:id="486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4D0DAD8" w14:textId="2B66EB69" w:rsidR="00AB0EE2" w:rsidRPr="00322061" w:rsidRDefault="00AB0EE2" w:rsidP="00AB0EE2">
            <w:pPr>
              <w:rPr>
                <w:ins w:id="4863" w:author="KPMG_PQH" w:date="2026-04-07T11:25:00Z" w16du:dateUtc="2026-04-07T04:25:00Z"/>
                <w:rFonts w:ascii="Arial" w:hAnsi="Arial" w:cs="Arial"/>
                <w:color w:val="000000"/>
                <w:sz w:val="18"/>
                <w:szCs w:val="18"/>
                <w:lang w:eastAsia="en-US"/>
              </w:rPr>
            </w:pPr>
            <w:ins w:id="4864" w:author="KPMG_PQH" w:date="2026-04-07T11:25:00Z" w16du:dateUtc="2026-04-07T04:25:00Z">
              <w:r>
                <w:rPr>
                  <w:rFonts w:ascii="Arial" w:hAnsi="Arial" w:cs="Arial"/>
                  <w:color w:val="000000"/>
                  <w:sz w:val="18"/>
                  <w:szCs w:val="18"/>
                </w:rPr>
                <w:t>Non-comparable functions</w:t>
              </w:r>
            </w:ins>
          </w:p>
        </w:tc>
      </w:tr>
      <w:tr w:rsidR="00AB0EE2" w:rsidRPr="00322061" w14:paraId="3C1D3DF3" w14:textId="77777777" w:rsidTr="00777313">
        <w:trPr>
          <w:trHeight w:val="20"/>
          <w:ins w:id="486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1587823" w14:textId="13A4BFE4" w:rsidR="00AB0EE2" w:rsidRPr="00322061" w:rsidRDefault="00AB0EE2" w:rsidP="00AB0EE2">
            <w:pPr>
              <w:jc w:val="center"/>
              <w:rPr>
                <w:ins w:id="4866" w:author="KPMG_PQH" w:date="2026-04-07T11:25:00Z" w16du:dateUtc="2026-04-07T04:25:00Z"/>
                <w:rFonts w:ascii="Arial" w:hAnsi="Arial" w:cs="Arial"/>
                <w:color w:val="000000"/>
                <w:sz w:val="18"/>
                <w:szCs w:val="18"/>
                <w:lang w:eastAsia="en-US"/>
              </w:rPr>
            </w:pPr>
            <w:ins w:id="4867" w:author="KPMG_PQH" w:date="2026-04-07T11:25:00Z" w16du:dateUtc="2026-04-07T04:25:00Z">
              <w:r>
                <w:rPr>
                  <w:rFonts w:ascii="Arial" w:hAnsi="Arial" w:cs="Arial"/>
                  <w:sz w:val="18"/>
                  <w:szCs w:val="18"/>
                </w:rPr>
                <w:t>194</w:t>
              </w:r>
            </w:ins>
          </w:p>
        </w:tc>
        <w:tc>
          <w:tcPr>
            <w:tcW w:w="2351" w:type="pct"/>
            <w:tcBorders>
              <w:top w:val="nil"/>
              <w:left w:val="nil"/>
              <w:bottom w:val="single" w:sz="4" w:space="0" w:color="auto"/>
              <w:right w:val="single" w:sz="4" w:space="0" w:color="auto"/>
            </w:tcBorders>
            <w:vAlign w:val="center"/>
            <w:hideMark/>
          </w:tcPr>
          <w:p w14:paraId="2A05AA7D" w14:textId="7F0E37E4" w:rsidR="00AB0EE2" w:rsidRPr="00322061" w:rsidRDefault="00AB0EE2" w:rsidP="00AB0EE2">
            <w:pPr>
              <w:rPr>
                <w:ins w:id="4868" w:author="KPMG_PQH" w:date="2026-04-07T11:25:00Z" w16du:dateUtc="2026-04-07T04:25:00Z"/>
                <w:rFonts w:ascii="Arial" w:hAnsi="Arial" w:cs="Arial"/>
                <w:color w:val="000000"/>
                <w:sz w:val="18"/>
                <w:szCs w:val="18"/>
                <w:lang w:eastAsia="en-US"/>
              </w:rPr>
            </w:pPr>
            <w:ins w:id="4869" w:author="KPMG_PQH" w:date="2026-04-07T11:25:00Z" w16du:dateUtc="2026-04-07T04:25:00Z">
              <w:r>
                <w:rPr>
                  <w:rFonts w:ascii="Arial" w:hAnsi="Arial" w:cs="Arial"/>
                  <w:sz w:val="18"/>
                  <w:szCs w:val="18"/>
                </w:rPr>
                <w:t>HUNG HAU SECURITY SERVICES BUSINESS COMPANY LIMITED</w:t>
              </w:r>
            </w:ins>
          </w:p>
        </w:tc>
        <w:tc>
          <w:tcPr>
            <w:tcW w:w="846" w:type="pct"/>
            <w:tcBorders>
              <w:top w:val="nil"/>
              <w:left w:val="nil"/>
              <w:bottom w:val="single" w:sz="4" w:space="0" w:color="auto"/>
              <w:right w:val="single" w:sz="4" w:space="0" w:color="auto"/>
            </w:tcBorders>
            <w:vAlign w:val="center"/>
            <w:hideMark/>
          </w:tcPr>
          <w:p w14:paraId="366A33BC" w14:textId="45CCAD47" w:rsidR="00AB0EE2" w:rsidRPr="00322061" w:rsidRDefault="00AB0EE2" w:rsidP="00AB0EE2">
            <w:pPr>
              <w:jc w:val="center"/>
              <w:rPr>
                <w:ins w:id="4870" w:author="KPMG_PQH" w:date="2026-04-07T11:25:00Z" w16du:dateUtc="2026-04-07T04:25:00Z"/>
                <w:rFonts w:ascii="Arial" w:hAnsi="Arial" w:cs="Arial"/>
                <w:color w:val="000000"/>
                <w:sz w:val="18"/>
                <w:szCs w:val="18"/>
                <w:lang w:eastAsia="en-US"/>
              </w:rPr>
            </w:pPr>
            <w:ins w:id="487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34F8139" w14:textId="69441211" w:rsidR="00AB0EE2" w:rsidRPr="00322061" w:rsidRDefault="00AB0EE2" w:rsidP="00AB0EE2">
            <w:pPr>
              <w:rPr>
                <w:ins w:id="4872" w:author="KPMG_PQH" w:date="2026-04-07T11:25:00Z" w16du:dateUtc="2026-04-07T04:25:00Z"/>
                <w:rFonts w:ascii="Arial" w:hAnsi="Arial" w:cs="Arial"/>
                <w:color w:val="000000"/>
                <w:sz w:val="18"/>
                <w:szCs w:val="18"/>
                <w:lang w:eastAsia="en-US"/>
              </w:rPr>
            </w:pPr>
            <w:ins w:id="4873" w:author="KPMG_PQH" w:date="2026-04-07T11:25:00Z" w16du:dateUtc="2026-04-07T04:25:00Z">
              <w:r>
                <w:rPr>
                  <w:rFonts w:ascii="Arial" w:hAnsi="Arial" w:cs="Arial"/>
                  <w:color w:val="000000"/>
                  <w:sz w:val="18"/>
                  <w:szCs w:val="18"/>
                </w:rPr>
                <w:t>Insufficient financial data</w:t>
              </w:r>
            </w:ins>
          </w:p>
        </w:tc>
      </w:tr>
      <w:tr w:rsidR="00AB0EE2" w:rsidRPr="00322061" w14:paraId="068FE81C" w14:textId="77777777" w:rsidTr="00777313">
        <w:trPr>
          <w:trHeight w:val="20"/>
          <w:ins w:id="487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8DE6FBD" w14:textId="1384C194" w:rsidR="00AB0EE2" w:rsidRPr="00322061" w:rsidRDefault="00AB0EE2" w:rsidP="00AB0EE2">
            <w:pPr>
              <w:jc w:val="center"/>
              <w:rPr>
                <w:ins w:id="4875" w:author="KPMG_PQH" w:date="2026-04-07T11:25:00Z" w16du:dateUtc="2026-04-07T04:25:00Z"/>
                <w:rFonts w:ascii="Arial" w:hAnsi="Arial" w:cs="Arial"/>
                <w:color w:val="000000"/>
                <w:sz w:val="18"/>
                <w:szCs w:val="18"/>
                <w:lang w:eastAsia="en-US"/>
              </w:rPr>
            </w:pPr>
            <w:ins w:id="4876" w:author="KPMG_PQH" w:date="2026-04-07T11:25:00Z" w16du:dateUtc="2026-04-07T04:25:00Z">
              <w:r>
                <w:rPr>
                  <w:rFonts w:ascii="Arial" w:hAnsi="Arial" w:cs="Arial"/>
                  <w:sz w:val="18"/>
                  <w:szCs w:val="18"/>
                </w:rPr>
                <w:t>195</w:t>
              </w:r>
            </w:ins>
          </w:p>
        </w:tc>
        <w:tc>
          <w:tcPr>
            <w:tcW w:w="2351" w:type="pct"/>
            <w:tcBorders>
              <w:top w:val="nil"/>
              <w:left w:val="nil"/>
              <w:bottom w:val="single" w:sz="4" w:space="0" w:color="auto"/>
              <w:right w:val="single" w:sz="4" w:space="0" w:color="auto"/>
            </w:tcBorders>
            <w:vAlign w:val="center"/>
            <w:hideMark/>
          </w:tcPr>
          <w:p w14:paraId="1871850C" w14:textId="79F455C7" w:rsidR="00AB0EE2" w:rsidRPr="00322061" w:rsidRDefault="00AB0EE2" w:rsidP="00AB0EE2">
            <w:pPr>
              <w:rPr>
                <w:ins w:id="4877" w:author="KPMG_PQH" w:date="2026-04-07T11:25:00Z" w16du:dateUtc="2026-04-07T04:25:00Z"/>
                <w:rFonts w:ascii="Arial" w:hAnsi="Arial" w:cs="Arial"/>
                <w:color w:val="000000"/>
                <w:sz w:val="18"/>
                <w:szCs w:val="18"/>
                <w:lang w:eastAsia="en-US"/>
              </w:rPr>
            </w:pPr>
            <w:ins w:id="4878" w:author="KPMG_PQH" w:date="2026-04-07T11:25:00Z" w16du:dateUtc="2026-04-07T04:25:00Z">
              <w:r>
                <w:rPr>
                  <w:rFonts w:ascii="Arial" w:hAnsi="Arial" w:cs="Arial"/>
                  <w:sz w:val="18"/>
                  <w:szCs w:val="18"/>
                </w:rPr>
                <w:t>HUNG KWANG JOINT STOCK COMPANY</w:t>
              </w:r>
            </w:ins>
          </w:p>
        </w:tc>
        <w:tc>
          <w:tcPr>
            <w:tcW w:w="846" w:type="pct"/>
            <w:tcBorders>
              <w:top w:val="nil"/>
              <w:left w:val="nil"/>
              <w:bottom w:val="single" w:sz="4" w:space="0" w:color="auto"/>
              <w:right w:val="single" w:sz="4" w:space="0" w:color="auto"/>
            </w:tcBorders>
            <w:vAlign w:val="center"/>
            <w:hideMark/>
          </w:tcPr>
          <w:p w14:paraId="5609D99A" w14:textId="6194B65A" w:rsidR="00AB0EE2" w:rsidRPr="00322061" w:rsidRDefault="00AB0EE2" w:rsidP="00AB0EE2">
            <w:pPr>
              <w:jc w:val="center"/>
              <w:rPr>
                <w:ins w:id="4879" w:author="KPMG_PQH" w:date="2026-04-07T11:25:00Z" w16du:dateUtc="2026-04-07T04:25:00Z"/>
                <w:rFonts w:ascii="Arial" w:hAnsi="Arial" w:cs="Arial"/>
                <w:color w:val="000000"/>
                <w:sz w:val="18"/>
                <w:szCs w:val="18"/>
                <w:lang w:eastAsia="en-US"/>
              </w:rPr>
            </w:pPr>
            <w:ins w:id="488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2EDC448" w14:textId="0E9A5D51" w:rsidR="00AB0EE2" w:rsidRPr="00322061" w:rsidRDefault="00AB0EE2" w:rsidP="00AB0EE2">
            <w:pPr>
              <w:rPr>
                <w:ins w:id="4881" w:author="KPMG_PQH" w:date="2026-04-07T11:25:00Z" w16du:dateUtc="2026-04-07T04:25:00Z"/>
                <w:rFonts w:ascii="Arial" w:hAnsi="Arial" w:cs="Arial"/>
                <w:color w:val="000000"/>
                <w:sz w:val="18"/>
                <w:szCs w:val="18"/>
                <w:lang w:eastAsia="en-US"/>
              </w:rPr>
            </w:pPr>
            <w:ins w:id="4882" w:author="KPMG_PQH" w:date="2026-04-07T11:25:00Z" w16du:dateUtc="2026-04-07T04:25:00Z">
              <w:r>
                <w:rPr>
                  <w:rFonts w:ascii="Arial" w:hAnsi="Arial" w:cs="Arial"/>
                  <w:color w:val="000000"/>
                  <w:sz w:val="18"/>
                  <w:szCs w:val="18"/>
                </w:rPr>
                <w:t>Insufficient financial data</w:t>
              </w:r>
            </w:ins>
          </w:p>
        </w:tc>
      </w:tr>
      <w:tr w:rsidR="00AB0EE2" w:rsidRPr="00322061" w14:paraId="6F5D40D5" w14:textId="77777777" w:rsidTr="00777313">
        <w:trPr>
          <w:trHeight w:val="20"/>
          <w:ins w:id="488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9C82781" w14:textId="7325DA7A" w:rsidR="00AB0EE2" w:rsidRPr="00322061" w:rsidRDefault="00AB0EE2" w:rsidP="00AB0EE2">
            <w:pPr>
              <w:jc w:val="center"/>
              <w:rPr>
                <w:ins w:id="4884" w:author="KPMG_PQH" w:date="2026-04-07T11:25:00Z" w16du:dateUtc="2026-04-07T04:25:00Z"/>
                <w:rFonts w:ascii="Arial" w:hAnsi="Arial" w:cs="Arial"/>
                <w:color w:val="000000"/>
                <w:sz w:val="18"/>
                <w:szCs w:val="18"/>
                <w:lang w:eastAsia="en-US"/>
              </w:rPr>
            </w:pPr>
            <w:ins w:id="4885" w:author="KPMG_PQH" w:date="2026-04-07T11:25:00Z" w16du:dateUtc="2026-04-07T04:25:00Z">
              <w:r>
                <w:rPr>
                  <w:rFonts w:ascii="Arial" w:hAnsi="Arial" w:cs="Arial"/>
                  <w:sz w:val="18"/>
                  <w:szCs w:val="18"/>
                </w:rPr>
                <w:t>196</w:t>
              </w:r>
            </w:ins>
          </w:p>
        </w:tc>
        <w:tc>
          <w:tcPr>
            <w:tcW w:w="2351" w:type="pct"/>
            <w:tcBorders>
              <w:top w:val="nil"/>
              <w:left w:val="nil"/>
              <w:bottom w:val="single" w:sz="4" w:space="0" w:color="auto"/>
              <w:right w:val="single" w:sz="4" w:space="0" w:color="auto"/>
            </w:tcBorders>
            <w:vAlign w:val="center"/>
            <w:hideMark/>
          </w:tcPr>
          <w:p w14:paraId="6EA05594" w14:textId="1834B6BF" w:rsidR="00AB0EE2" w:rsidRPr="00322061" w:rsidRDefault="00AB0EE2" w:rsidP="00AB0EE2">
            <w:pPr>
              <w:rPr>
                <w:ins w:id="4886" w:author="KPMG_PQH" w:date="2026-04-07T11:25:00Z" w16du:dateUtc="2026-04-07T04:25:00Z"/>
                <w:rFonts w:ascii="Arial" w:hAnsi="Arial" w:cs="Arial"/>
                <w:color w:val="000000"/>
                <w:sz w:val="18"/>
                <w:szCs w:val="18"/>
                <w:lang w:eastAsia="en-US"/>
              </w:rPr>
            </w:pPr>
            <w:ins w:id="4887" w:author="KPMG_PQH" w:date="2026-04-07T11:25:00Z" w16du:dateUtc="2026-04-07T04:25:00Z">
              <w:r>
                <w:rPr>
                  <w:rFonts w:ascii="Arial" w:hAnsi="Arial" w:cs="Arial"/>
                  <w:sz w:val="18"/>
                  <w:szCs w:val="18"/>
                </w:rPr>
                <w:t>HUNG NGAN HOUSE CORPORATION</w:t>
              </w:r>
            </w:ins>
          </w:p>
        </w:tc>
        <w:tc>
          <w:tcPr>
            <w:tcW w:w="846" w:type="pct"/>
            <w:tcBorders>
              <w:top w:val="nil"/>
              <w:left w:val="nil"/>
              <w:bottom w:val="single" w:sz="4" w:space="0" w:color="auto"/>
              <w:right w:val="single" w:sz="4" w:space="0" w:color="auto"/>
            </w:tcBorders>
            <w:vAlign w:val="center"/>
            <w:hideMark/>
          </w:tcPr>
          <w:p w14:paraId="1800072E" w14:textId="5273B091" w:rsidR="00AB0EE2" w:rsidRPr="00322061" w:rsidRDefault="00AB0EE2" w:rsidP="00AB0EE2">
            <w:pPr>
              <w:jc w:val="center"/>
              <w:rPr>
                <w:ins w:id="4888" w:author="KPMG_PQH" w:date="2026-04-07T11:25:00Z" w16du:dateUtc="2026-04-07T04:25:00Z"/>
                <w:rFonts w:ascii="Arial" w:hAnsi="Arial" w:cs="Arial"/>
                <w:color w:val="000000"/>
                <w:sz w:val="18"/>
                <w:szCs w:val="18"/>
                <w:lang w:eastAsia="en-US"/>
              </w:rPr>
            </w:pPr>
            <w:ins w:id="488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201F4A" w14:textId="0F9B600D" w:rsidR="00AB0EE2" w:rsidRPr="00322061" w:rsidRDefault="00AB0EE2" w:rsidP="00AB0EE2">
            <w:pPr>
              <w:rPr>
                <w:ins w:id="4890" w:author="KPMG_PQH" w:date="2026-04-07T11:25:00Z" w16du:dateUtc="2026-04-07T04:25:00Z"/>
                <w:rFonts w:ascii="Arial" w:hAnsi="Arial" w:cs="Arial"/>
                <w:color w:val="000000"/>
                <w:sz w:val="18"/>
                <w:szCs w:val="18"/>
                <w:lang w:eastAsia="en-US"/>
              </w:rPr>
            </w:pPr>
            <w:ins w:id="4891" w:author="KPMG_PQH" w:date="2026-04-07T11:25:00Z" w16du:dateUtc="2026-04-07T04:25:00Z">
              <w:r>
                <w:rPr>
                  <w:rFonts w:ascii="Arial" w:hAnsi="Arial" w:cs="Arial"/>
                  <w:color w:val="000000"/>
                  <w:sz w:val="18"/>
                  <w:szCs w:val="18"/>
                </w:rPr>
                <w:t>Insufficient financial data</w:t>
              </w:r>
            </w:ins>
          </w:p>
        </w:tc>
      </w:tr>
      <w:tr w:rsidR="00AB0EE2" w:rsidRPr="00322061" w14:paraId="0A92C01C" w14:textId="77777777" w:rsidTr="00777313">
        <w:trPr>
          <w:trHeight w:val="20"/>
          <w:ins w:id="489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78D1B3F" w14:textId="313CD778" w:rsidR="00AB0EE2" w:rsidRPr="00322061" w:rsidRDefault="00AB0EE2" w:rsidP="00AB0EE2">
            <w:pPr>
              <w:jc w:val="center"/>
              <w:rPr>
                <w:ins w:id="4893" w:author="KPMG_PQH" w:date="2026-04-07T11:25:00Z" w16du:dateUtc="2026-04-07T04:25:00Z"/>
                <w:rFonts w:ascii="Arial" w:hAnsi="Arial" w:cs="Arial"/>
                <w:color w:val="000000"/>
                <w:sz w:val="18"/>
                <w:szCs w:val="18"/>
                <w:lang w:eastAsia="en-US"/>
              </w:rPr>
            </w:pPr>
            <w:ins w:id="4894" w:author="KPMG_PQH" w:date="2026-04-07T11:25:00Z" w16du:dateUtc="2026-04-07T04:25:00Z">
              <w:r>
                <w:rPr>
                  <w:rFonts w:ascii="Arial" w:hAnsi="Arial" w:cs="Arial"/>
                  <w:sz w:val="18"/>
                  <w:szCs w:val="18"/>
                </w:rPr>
                <w:t>197</w:t>
              </w:r>
            </w:ins>
          </w:p>
        </w:tc>
        <w:tc>
          <w:tcPr>
            <w:tcW w:w="2351" w:type="pct"/>
            <w:tcBorders>
              <w:top w:val="nil"/>
              <w:left w:val="nil"/>
              <w:bottom w:val="single" w:sz="4" w:space="0" w:color="auto"/>
              <w:right w:val="single" w:sz="4" w:space="0" w:color="auto"/>
            </w:tcBorders>
            <w:vAlign w:val="center"/>
            <w:hideMark/>
          </w:tcPr>
          <w:p w14:paraId="2B5B2112" w14:textId="05660463" w:rsidR="00AB0EE2" w:rsidRPr="00322061" w:rsidRDefault="00AB0EE2" w:rsidP="00AB0EE2">
            <w:pPr>
              <w:rPr>
                <w:ins w:id="4895" w:author="KPMG_PQH" w:date="2026-04-07T11:25:00Z" w16du:dateUtc="2026-04-07T04:25:00Z"/>
                <w:rFonts w:ascii="Arial" w:hAnsi="Arial" w:cs="Arial"/>
                <w:color w:val="000000"/>
                <w:sz w:val="18"/>
                <w:szCs w:val="18"/>
                <w:lang w:eastAsia="en-US"/>
              </w:rPr>
            </w:pPr>
            <w:ins w:id="4896" w:author="KPMG_PQH" w:date="2026-04-07T11:25:00Z" w16du:dateUtc="2026-04-07T04:25:00Z">
              <w:r>
                <w:rPr>
                  <w:rFonts w:ascii="Arial" w:hAnsi="Arial" w:cs="Arial"/>
                  <w:sz w:val="18"/>
                  <w:szCs w:val="18"/>
                </w:rPr>
                <w:t>HUNG TUAN EQUIPMENT JOINT STOCK COMPANY</w:t>
              </w:r>
            </w:ins>
          </w:p>
        </w:tc>
        <w:tc>
          <w:tcPr>
            <w:tcW w:w="846" w:type="pct"/>
            <w:tcBorders>
              <w:top w:val="nil"/>
              <w:left w:val="nil"/>
              <w:bottom w:val="single" w:sz="4" w:space="0" w:color="auto"/>
              <w:right w:val="single" w:sz="4" w:space="0" w:color="auto"/>
            </w:tcBorders>
            <w:vAlign w:val="center"/>
            <w:hideMark/>
          </w:tcPr>
          <w:p w14:paraId="62107991" w14:textId="164AB52A" w:rsidR="00AB0EE2" w:rsidRPr="00322061" w:rsidRDefault="00AB0EE2" w:rsidP="00AB0EE2">
            <w:pPr>
              <w:jc w:val="center"/>
              <w:rPr>
                <w:ins w:id="4897" w:author="KPMG_PQH" w:date="2026-04-07T11:25:00Z" w16du:dateUtc="2026-04-07T04:25:00Z"/>
                <w:rFonts w:ascii="Arial" w:hAnsi="Arial" w:cs="Arial"/>
                <w:color w:val="000000"/>
                <w:sz w:val="18"/>
                <w:szCs w:val="18"/>
                <w:lang w:eastAsia="en-US"/>
              </w:rPr>
            </w:pPr>
            <w:ins w:id="489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D149B33" w14:textId="7585470B" w:rsidR="00AB0EE2" w:rsidRPr="00322061" w:rsidRDefault="00AB0EE2" w:rsidP="00AB0EE2">
            <w:pPr>
              <w:rPr>
                <w:ins w:id="4899" w:author="KPMG_PQH" w:date="2026-04-07T11:25:00Z" w16du:dateUtc="2026-04-07T04:25:00Z"/>
                <w:rFonts w:ascii="Arial" w:hAnsi="Arial" w:cs="Arial"/>
                <w:color w:val="000000"/>
                <w:sz w:val="18"/>
                <w:szCs w:val="18"/>
                <w:lang w:eastAsia="en-US"/>
              </w:rPr>
            </w:pPr>
            <w:ins w:id="4900" w:author="KPMG_PQH" w:date="2026-04-07T11:25:00Z" w16du:dateUtc="2026-04-07T04:25:00Z">
              <w:r>
                <w:rPr>
                  <w:rFonts w:ascii="Arial" w:hAnsi="Arial" w:cs="Arial"/>
                  <w:color w:val="000000"/>
                  <w:sz w:val="18"/>
                  <w:szCs w:val="18"/>
                </w:rPr>
                <w:t>Insufficient financial data</w:t>
              </w:r>
            </w:ins>
          </w:p>
        </w:tc>
      </w:tr>
      <w:tr w:rsidR="00AB0EE2" w:rsidRPr="00322061" w14:paraId="5B44DA96" w14:textId="77777777" w:rsidTr="00777313">
        <w:trPr>
          <w:trHeight w:val="20"/>
          <w:ins w:id="490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AE097B6" w14:textId="405120E4" w:rsidR="00AB0EE2" w:rsidRPr="00322061" w:rsidRDefault="00AB0EE2" w:rsidP="00AB0EE2">
            <w:pPr>
              <w:jc w:val="center"/>
              <w:rPr>
                <w:ins w:id="4902" w:author="KPMG_PQH" w:date="2026-04-07T11:25:00Z" w16du:dateUtc="2026-04-07T04:25:00Z"/>
                <w:rFonts w:ascii="Arial" w:hAnsi="Arial" w:cs="Arial"/>
                <w:color w:val="000000"/>
                <w:sz w:val="18"/>
                <w:szCs w:val="18"/>
                <w:lang w:eastAsia="en-US"/>
              </w:rPr>
            </w:pPr>
            <w:ins w:id="4903" w:author="KPMG_PQH" w:date="2026-04-07T11:25:00Z" w16du:dateUtc="2026-04-07T04:25:00Z">
              <w:r>
                <w:rPr>
                  <w:rFonts w:ascii="Arial" w:hAnsi="Arial" w:cs="Arial"/>
                  <w:sz w:val="18"/>
                  <w:szCs w:val="18"/>
                </w:rPr>
                <w:t>198</w:t>
              </w:r>
            </w:ins>
          </w:p>
        </w:tc>
        <w:tc>
          <w:tcPr>
            <w:tcW w:w="2351" w:type="pct"/>
            <w:tcBorders>
              <w:top w:val="nil"/>
              <w:left w:val="nil"/>
              <w:bottom w:val="single" w:sz="4" w:space="0" w:color="auto"/>
              <w:right w:val="single" w:sz="4" w:space="0" w:color="auto"/>
            </w:tcBorders>
            <w:vAlign w:val="center"/>
            <w:hideMark/>
          </w:tcPr>
          <w:p w14:paraId="5528FB08" w14:textId="3BEE113B" w:rsidR="00AB0EE2" w:rsidRPr="00322061" w:rsidRDefault="00AB0EE2" w:rsidP="00AB0EE2">
            <w:pPr>
              <w:rPr>
                <w:ins w:id="4904" w:author="KPMG_PQH" w:date="2026-04-07T11:25:00Z" w16du:dateUtc="2026-04-07T04:25:00Z"/>
                <w:rFonts w:ascii="Arial" w:hAnsi="Arial" w:cs="Arial"/>
                <w:color w:val="000000"/>
                <w:sz w:val="18"/>
                <w:szCs w:val="18"/>
                <w:lang w:eastAsia="en-US"/>
              </w:rPr>
            </w:pPr>
            <w:ins w:id="4905" w:author="KPMG_PQH" w:date="2026-04-07T11:25:00Z" w16du:dateUtc="2026-04-07T04:25:00Z">
              <w:r>
                <w:rPr>
                  <w:rFonts w:ascii="Arial" w:hAnsi="Arial" w:cs="Arial"/>
                  <w:sz w:val="18"/>
                  <w:szCs w:val="18"/>
                </w:rPr>
                <w:t>HUY THANG PRECISION MECHANICS LIMITED LIABILITY COMPANY</w:t>
              </w:r>
            </w:ins>
          </w:p>
        </w:tc>
        <w:tc>
          <w:tcPr>
            <w:tcW w:w="846" w:type="pct"/>
            <w:tcBorders>
              <w:top w:val="nil"/>
              <w:left w:val="nil"/>
              <w:bottom w:val="single" w:sz="4" w:space="0" w:color="auto"/>
              <w:right w:val="single" w:sz="4" w:space="0" w:color="auto"/>
            </w:tcBorders>
            <w:vAlign w:val="center"/>
            <w:hideMark/>
          </w:tcPr>
          <w:p w14:paraId="20333A8C" w14:textId="292FDB2E" w:rsidR="00AB0EE2" w:rsidRPr="00322061" w:rsidRDefault="00AB0EE2" w:rsidP="00AB0EE2">
            <w:pPr>
              <w:jc w:val="center"/>
              <w:rPr>
                <w:ins w:id="4906" w:author="KPMG_PQH" w:date="2026-04-07T11:25:00Z" w16du:dateUtc="2026-04-07T04:25:00Z"/>
                <w:rFonts w:ascii="Arial" w:hAnsi="Arial" w:cs="Arial"/>
                <w:color w:val="000000"/>
                <w:sz w:val="18"/>
                <w:szCs w:val="18"/>
                <w:lang w:eastAsia="en-US"/>
              </w:rPr>
            </w:pPr>
            <w:ins w:id="490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859E220" w14:textId="6FFA896F" w:rsidR="00AB0EE2" w:rsidRPr="00322061" w:rsidRDefault="00AB0EE2" w:rsidP="00AB0EE2">
            <w:pPr>
              <w:rPr>
                <w:ins w:id="4908" w:author="KPMG_PQH" w:date="2026-04-07T11:25:00Z" w16du:dateUtc="2026-04-07T04:25:00Z"/>
                <w:rFonts w:ascii="Arial" w:hAnsi="Arial" w:cs="Arial"/>
                <w:color w:val="000000"/>
                <w:sz w:val="18"/>
                <w:szCs w:val="18"/>
                <w:lang w:eastAsia="en-US"/>
              </w:rPr>
            </w:pPr>
            <w:ins w:id="4909" w:author="KPMG_PQH" w:date="2026-04-07T11:25:00Z" w16du:dateUtc="2026-04-07T04:25:00Z">
              <w:r>
                <w:rPr>
                  <w:rFonts w:ascii="Arial" w:hAnsi="Arial" w:cs="Arial"/>
                  <w:color w:val="000000"/>
                  <w:sz w:val="18"/>
                  <w:szCs w:val="18"/>
                </w:rPr>
                <w:t>Non-comparable functions</w:t>
              </w:r>
            </w:ins>
          </w:p>
        </w:tc>
      </w:tr>
      <w:tr w:rsidR="00AB0EE2" w:rsidRPr="00322061" w14:paraId="015FA033" w14:textId="77777777" w:rsidTr="00777313">
        <w:trPr>
          <w:trHeight w:val="20"/>
          <w:ins w:id="491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829B15" w14:textId="747DDB34" w:rsidR="00AB0EE2" w:rsidRPr="00322061" w:rsidRDefault="00AB0EE2" w:rsidP="00AB0EE2">
            <w:pPr>
              <w:jc w:val="center"/>
              <w:rPr>
                <w:ins w:id="4911" w:author="KPMG_PQH" w:date="2026-04-07T11:25:00Z" w16du:dateUtc="2026-04-07T04:25:00Z"/>
                <w:rFonts w:ascii="Arial" w:hAnsi="Arial" w:cs="Arial"/>
                <w:color w:val="000000"/>
                <w:sz w:val="18"/>
                <w:szCs w:val="18"/>
                <w:lang w:eastAsia="en-US"/>
              </w:rPr>
            </w:pPr>
            <w:ins w:id="4912" w:author="KPMG_PQH" w:date="2026-04-07T11:25:00Z" w16du:dateUtc="2026-04-07T04:25:00Z">
              <w:r>
                <w:rPr>
                  <w:rFonts w:ascii="Arial" w:hAnsi="Arial" w:cs="Arial"/>
                  <w:sz w:val="18"/>
                  <w:szCs w:val="18"/>
                </w:rPr>
                <w:t>199</w:t>
              </w:r>
            </w:ins>
          </w:p>
        </w:tc>
        <w:tc>
          <w:tcPr>
            <w:tcW w:w="2351" w:type="pct"/>
            <w:tcBorders>
              <w:top w:val="nil"/>
              <w:left w:val="nil"/>
              <w:bottom w:val="single" w:sz="4" w:space="0" w:color="auto"/>
              <w:right w:val="single" w:sz="4" w:space="0" w:color="auto"/>
            </w:tcBorders>
            <w:vAlign w:val="center"/>
            <w:hideMark/>
          </w:tcPr>
          <w:p w14:paraId="5C8478BA" w14:textId="4D9F23B5" w:rsidR="00AB0EE2" w:rsidRPr="00322061" w:rsidRDefault="00AB0EE2" w:rsidP="00AB0EE2">
            <w:pPr>
              <w:rPr>
                <w:ins w:id="4913" w:author="KPMG_PQH" w:date="2026-04-07T11:25:00Z" w16du:dateUtc="2026-04-07T04:25:00Z"/>
                <w:rFonts w:ascii="Arial" w:hAnsi="Arial" w:cs="Arial"/>
                <w:color w:val="000000"/>
                <w:sz w:val="18"/>
                <w:szCs w:val="18"/>
                <w:lang w:eastAsia="en-US"/>
              </w:rPr>
            </w:pPr>
            <w:ins w:id="4914" w:author="KPMG_PQH" w:date="2026-04-07T11:25:00Z" w16du:dateUtc="2026-04-07T04:25:00Z">
              <w:r>
                <w:rPr>
                  <w:rFonts w:ascii="Arial" w:hAnsi="Arial" w:cs="Arial"/>
                  <w:sz w:val="18"/>
                  <w:szCs w:val="18"/>
                </w:rPr>
                <w:t>HVITAL SERVICE SPORT JOINT STOCK COMPANY</w:t>
              </w:r>
            </w:ins>
          </w:p>
        </w:tc>
        <w:tc>
          <w:tcPr>
            <w:tcW w:w="846" w:type="pct"/>
            <w:tcBorders>
              <w:top w:val="nil"/>
              <w:left w:val="nil"/>
              <w:bottom w:val="single" w:sz="4" w:space="0" w:color="auto"/>
              <w:right w:val="single" w:sz="4" w:space="0" w:color="auto"/>
            </w:tcBorders>
            <w:vAlign w:val="center"/>
            <w:hideMark/>
          </w:tcPr>
          <w:p w14:paraId="61185A66" w14:textId="74799C9A" w:rsidR="00AB0EE2" w:rsidRPr="00322061" w:rsidRDefault="00AB0EE2" w:rsidP="00AB0EE2">
            <w:pPr>
              <w:jc w:val="center"/>
              <w:rPr>
                <w:ins w:id="4915" w:author="KPMG_PQH" w:date="2026-04-07T11:25:00Z" w16du:dateUtc="2026-04-07T04:25:00Z"/>
                <w:rFonts w:ascii="Arial" w:hAnsi="Arial" w:cs="Arial"/>
                <w:color w:val="000000"/>
                <w:sz w:val="18"/>
                <w:szCs w:val="18"/>
                <w:lang w:eastAsia="en-US"/>
              </w:rPr>
            </w:pPr>
            <w:ins w:id="491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E50EB4B" w14:textId="709111C6" w:rsidR="00AB0EE2" w:rsidRPr="00322061" w:rsidRDefault="00AB0EE2" w:rsidP="00AB0EE2">
            <w:pPr>
              <w:rPr>
                <w:ins w:id="4917" w:author="KPMG_PQH" w:date="2026-04-07T11:25:00Z" w16du:dateUtc="2026-04-07T04:25:00Z"/>
                <w:rFonts w:ascii="Arial" w:hAnsi="Arial" w:cs="Arial"/>
                <w:color w:val="000000"/>
                <w:sz w:val="18"/>
                <w:szCs w:val="18"/>
                <w:lang w:eastAsia="en-US"/>
              </w:rPr>
            </w:pPr>
            <w:ins w:id="4918" w:author="KPMG_PQH" w:date="2026-04-07T11:25:00Z" w16du:dateUtc="2026-04-07T04:25:00Z">
              <w:r>
                <w:rPr>
                  <w:rFonts w:ascii="Arial" w:hAnsi="Arial" w:cs="Arial"/>
                  <w:color w:val="000000"/>
                  <w:sz w:val="18"/>
                  <w:szCs w:val="18"/>
                </w:rPr>
                <w:t>Insufficient financial data</w:t>
              </w:r>
            </w:ins>
          </w:p>
        </w:tc>
      </w:tr>
      <w:tr w:rsidR="00AB0EE2" w:rsidRPr="00322061" w14:paraId="759D886F" w14:textId="77777777" w:rsidTr="00777313">
        <w:trPr>
          <w:trHeight w:val="20"/>
          <w:ins w:id="491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C91730F" w14:textId="797C7FDF" w:rsidR="00AB0EE2" w:rsidRPr="00322061" w:rsidRDefault="00AB0EE2" w:rsidP="00AB0EE2">
            <w:pPr>
              <w:jc w:val="center"/>
              <w:rPr>
                <w:ins w:id="4920" w:author="KPMG_PQH" w:date="2026-04-07T11:25:00Z" w16du:dateUtc="2026-04-07T04:25:00Z"/>
                <w:rFonts w:ascii="Arial" w:hAnsi="Arial" w:cs="Arial"/>
                <w:color w:val="000000"/>
                <w:sz w:val="18"/>
                <w:szCs w:val="18"/>
                <w:lang w:eastAsia="en-US"/>
              </w:rPr>
            </w:pPr>
            <w:ins w:id="4921" w:author="KPMG_PQH" w:date="2026-04-07T11:25:00Z" w16du:dateUtc="2026-04-07T04:25:00Z">
              <w:r>
                <w:rPr>
                  <w:rFonts w:ascii="Arial" w:hAnsi="Arial" w:cs="Arial"/>
                  <w:sz w:val="18"/>
                  <w:szCs w:val="18"/>
                </w:rPr>
                <w:t>200</w:t>
              </w:r>
            </w:ins>
          </w:p>
        </w:tc>
        <w:tc>
          <w:tcPr>
            <w:tcW w:w="2351" w:type="pct"/>
            <w:tcBorders>
              <w:top w:val="nil"/>
              <w:left w:val="nil"/>
              <w:bottom w:val="single" w:sz="4" w:space="0" w:color="auto"/>
              <w:right w:val="single" w:sz="4" w:space="0" w:color="auto"/>
            </w:tcBorders>
            <w:vAlign w:val="center"/>
            <w:hideMark/>
          </w:tcPr>
          <w:p w14:paraId="02F7D893" w14:textId="6B4591F0" w:rsidR="00AB0EE2" w:rsidRPr="00322061" w:rsidRDefault="00AB0EE2" w:rsidP="00AB0EE2">
            <w:pPr>
              <w:rPr>
                <w:ins w:id="4922" w:author="KPMG_PQH" w:date="2026-04-07T11:25:00Z" w16du:dateUtc="2026-04-07T04:25:00Z"/>
                <w:rFonts w:ascii="Arial" w:hAnsi="Arial" w:cs="Arial"/>
                <w:color w:val="000000"/>
                <w:sz w:val="18"/>
                <w:szCs w:val="18"/>
                <w:lang w:eastAsia="en-US"/>
              </w:rPr>
            </w:pPr>
            <w:ins w:id="4923" w:author="KPMG_PQH" w:date="2026-04-07T11:25:00Z" w16du:dateUtc="2026-04-07T04:25:00Z">
              <w:r>
                <w:rPr>
                  <w:rFonts w:ascii="Arial" w:hAnsi="Arial" w:cs="Arial"/>
                  <w:sz w:val="18"/>
                  <w:szCs w:val="18"/>
                </w:rPr>
                <w:t>ICHI GLASS JOINT STOCK COMPANY</w:t>
              </w:r>
            </w:ins>
          </w:p>
        </w:tc>
        <w:tc>
          <w:tcPr>
            <w:tcW w:w="846" w:type="pct"/>
            <w:tcBorders>
              <w:top w:val="nil"/>
              <w:left w:val="nil"/>
              <w:bottom w:val="single" w:sz="4" w:space="0" w:color="auto"/>
              <w:right w:val="single" w:sz="4" w:space="0" w:color="auto"/>
            </w:tcBorders>
            <w:vAlign w:val="center"/>
            <w:hideMark/>
          </w:tcPr>
          <w:p w14:paraId="793C4156" w14:textId="00983791" w:rsidR="00AB0EE2" w:rsidRPr="00322061" w:rsidRDefault="00AB0EE2" w:rsidP="00AB0EE2">
            <w:pPr>
              <w:jc w:val="center"/>
              <w:rPr>
                <w:ins w:id="4924" w:author="KPMG_PQH" w:date="2026-04-07T11:25:00Z" w16du:dateUtc="2026-04-07T04:25:00Z"/>
                <w:rFonts w:ascii="Arial" w:hAnsi="Arial" w:cs="Arial"/>
                <w:color w:val="000000"/>
                <w:sz w:val="18"/>
                <w:szCs w:val="18"/>
                <w:lang w:eastAsia="en-US"/>
              </w:rPr>
            </w:pPr>
            <w:ins w:id="492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7A37A75" w14:textId="72660197" w:rsidR="00AB0EE2" w:rsidRPr="00322061" w:rsidRDefault="00AB0EE2" w:rsidP="00AB0EE2">
            <w:pPr>
              <w:rPr>
                <w:ins w:id="4926" w:author="KPMG_PQH" w:date="2026-04-07T11:25:00Z" w16du:dateUtc="2026-04-07T04:25:00Z"/>
                <w:rFonts w:ascii="Arial" w:hAnsi="Arial" w:cs="Arial"/>
                <w:color w:val="000000"/>
                <w:sz w:val="18"/>
                <w:szCs w:val="18"/>
                <w:lang w:eastAsia="en-US"/>
              </w:rPr>
            </w:pPr>
            <w:ins w:id="4927" w:author="KPMG_PQH" w:date="2026-04-07T11:25:00Z" w16du:dateUtc="2026-04-07T04:25:00Z">
              <w:r>
                <w:rPr>
                  <w:rFonts w:ascii="Arial" w:hAnsi="Arial" w:cs="Arial"/>
                  <w:color w:val="000000"/>
                  <w:sz w:val="18"/>
                  <w:szCs w:val="18"/>
                </w:rPr>
                <w:t>Insufficient financial data</w:t>
              </w:r>
            </w:ins>
          </w:p>
        </w:tc>
      </w:tr>
      <w:tr w:rsidR="00AB0EE2" w:rsidRPr="00322061" w14:paraId="428D230A" w14:textId="77777777" w:rsidTr="00777313">
        <w:trPr>
          <w:trHeight w:val="20"/>
          <w:ins w:id="492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787F16D" w14:textId="1FF12040" w:rsidR="00AB0EE2" w:rsidRPr="00322061" w:rsidRDefault="00AB0EE2" w:rsidP="00AB0EE2">
            <w:pPr>
              <w:jc w:val="center"/>
              <w:rPr>
                <w:ins w:id="4929" w:author="KPMG_PQH" w:date="2026-04-07T11:25:00Z" w16du:dateUtc="2026-04-07T04:25:00Z"/>
                <w:rFonts w:ascii="Arial" w:hAnsi="Arial" w:cs="Arial"/>
                <w:color w:val="000000"/>
                <w:sz w:val="18"/>
                <w:szCs w:val="18"/>
                <w:lang w:eastAsia="en-US"/>
              </w:rPr>
            </w:pPr>
            <w:ins w:id="4930" w:author="KPMG_PQH" w:date="2026-04-07T11:25:00Z" w16du:dateUtc="2026-04-07T04:25:00Z">
              <w:r>
                <w:rPr>
                  <w:rFonts w:ascii="Arial" w:hAnsi="Arial" w:cs="Arial"/>
                  <w:sz w:val="18"/>
                  <w:szCs w:val="18"/>
                </w:rPr>
                <w:t>201</w:t>
              </w:r>
            </w:ins>
          </w:p>
        </w:tc>
        <w:tc>
          <w:tcPr>
            <w:tcW w:w="2351" w:type="pct"/>
            <w:tcBorders>
              <w:top w:val="nil"/>
              <w:left w:val="nil"/>
              <w:bottom w:val="single" w:sz="4" w:space="0" w:color="auto"/>
              <w:right w:val="single" w:sz="4" w:space="0" w:color="auto"/>
            </w:tcBorders>
            <w:vAlign w:val="center"/>
            <w:hideMark/>
          </w:tcPr>
          <w:p w14:paraId="7545BA09" w14:textId="3E266597" w:rsidR="00AB0EE2" w:rsidRPr="00322061" w:rsidRDefault="00AB0EE2" w:rsidP="00AB0EE2">
            <w:pPr>
              <w:rPr>
                <w:ins w:id="4931" w:author="KPMG_PQH" w:date="2026-04-07T11:25:00Z" w16du:dateUtc="2026-04-07T04:25:00Z"/>
                <w:rFonts w:ascii="Arial" w:hAnsi="Arial" w:cs="Arial"/>
                <w:color w:val="000000"/>
                <w:sz w:val="18"/>
                <w:szCs w:val="18"/>
                <w:lang w:eastAsia="en-US"/>
              </w:rPr>
            </w:pPr>
            <w:ins w:id="4932" w:author="KPMG_PQH" w:date="2026-04-07T11:25:00Z" w16du:dateUtc="2026-04-07T04:25:00Z">
              <w:r>
                <w:rPr>
                  <w:rFonts w:ascii="Arial" w:hAnsi="Arial" w:cs="Arial"/>
                  <w:sz w:val="18"/>
                  <w:szCs w:val="18"/>
                </w:rPr>
                <w:t>IMAX TECHNOLOGY SOLUTION JOINT STOCK COMPANY</w:t>
              </w:r>
            </w:ins>
          </w:p>
        </w:tc>
        <w:tc>
          <w:tcPr>
            <w:tcW w:w="846" w:type="pct"/>
            <w:tcBorders>
              <w:top w:val="nil"/>
              <w:left w:val="nil"/>
              <w:bottom w:val="single" w:sz="4" w:space="0" w:color="auto"/>
              <w:right w:val="single" w:sz="4" w:space="0" w:color="auto"/>
            </w:tcBorders>
            <w:vAlign w:val="center"/>
            <w:hideMark/>
          </w:tcPr>
          <w:p w14:paraId="0EFEEA80" w14:textId="3B41C446" w:rsidR="00AB0EE2" w:rsidRPr="00322061" w:rsidRDefault="00AB0EE2" w:rsidP="00AB0EE2">
            <w:pPr>
              <w:jc w:val="center"/>
              <w:rPr>
                <w:ins w:id="4933" w:author="KPMG_PQH" w:date="2026-04-07T11:25:00Z" w16du:dateUtc="2026-04-07T04:25:00Z"/>
                <w:rFonts w:ascii="Arial" w:hAnsi="Arial" w:cs="Arial"/>
                <w:color w:val="000000"/>
                <w:sz w:val="18"/>
                <w:szCs w:val="18"/>
                <w:lang w:eastAsia="en-US"/>
              </w:rPr>
            </w:pPr>
            <w:ins w:id="493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476F475" w14:textId="39EF6672" w:rsidR="00AB0EE2" w:rsidRPr="00322061" w:rsidRDefault="00AB0EE2" w:rsidP="00AB0EE2">
            <w:pPr>
              <w:rPr>
                <w:ins w:id="4935" w:author="KPMG_PQH" w:date="2026-04-07T11:25:00Z" w16du:dateUtc="2026-04-07T04:25:00Z"/>
                <w:rFonts w:ascii="Arial" w:hAnsi="Arial" w:cs="Arial"/>
                <w:color w:val="000000"/>
                <w:sz w:val="18"/>
                <w:szCs w:val="18"/>
                <w:lang w:eastAsia="en-US"/>
              </w:rPr>
            </w:pPr>
            <w:ins w:id="4936" w:author="KPMG_PQH" w:date="2026-04-07T11:25:00Z" w16du:dateUtc="2026-04-07T04:25:00Z">
              <w:r>
                <w:rPr>
                  <w:rFonts w:ascii="Arial" w:hAnsi="Arial" w:cs="Arial"/>
                  <w:color w:val="000000"/>
                  <w:sz w:val="18"/>
                  <w:szCs w:val="18"/>
                </w:rPr>
                <w:t>Non-comparable functions</w:t>
              </w:r>
            </w:ins>
          </w:p>
        </w:tc>
      </w:tr>
      <w:tr w:rsidR="00AB0EE2" w:rsidRPr="00322061" w14:paraId="03618DA5" w14:textId="77777777" w:rsidTr="00777313">
        <w:trPr>
          <w:trHeight w:val="20"/>
          <w:ins w:id="493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861E1C" w14:textId="3B36FDFA" w:rsidR="00AB0EE2" w:rsidRPr="00322061" w:rsidRDefault="00AB0EE2" w:rsidP="00AB0EE2">
            <w:pPr>
              <w:jc w:val="center"/>
              <w:rPr>
                <w:ins w:id="4938" w:author="KPMG_PQH" w:date="2026-04-07T11:25:00Z" w16du:dateUtc="2026-04-07T04:25:00Z"/>
                <w:rFonts w:ascii="Arial" w:hAnsi="Arial" w:cs="Arial"/>
                <w:color w:val="000000"/>
                <w:sz w:val="18"/>
                <w:szCs w:val="18"/>
                <w:lang w:eastAsia="en-US"/>
              </w:rPr>
            </w:pPr>
            <w:ins w:id="4939" w:author="KPMG_PQH" w:date="2026-04-07T11:25:00Z" w16du:dateUtc="2026-04-07T04:25:00Z">
              <w:r>
                <w:rPr>
                  <w:rFonts w:ascii="Arial" w:hAnsi="Arial" w:cs="Arial"/>
                  <w:sz w:val="18"/>
                  <w:szCs w:val="18"/>
                </w:rPr>
                <w:t>202</w:t>
              </w:r>
            </w:ins>
          </w:p>
        </w:tc>
        <w:tc>
          <w:tcPr>
            <w:tcW w:w="2351" w:type="pct"/>
            <w:tcBorders>
              <w:top w:val="nil"/>
              <w:left w:val="nil"/>
              <w:bottom w:val="single" w:sz="4" w:space="0" w:color="auto"/>
              <w:right w:val="single" w:sz="4" w:space="0" w:color="auto"/>
            </w:tcBorders>
            <w:vAlign w:val="center"/>
            <w:hideMark/>
          </w:tcPr>
          <w:p w14:paraId="233DEC18" w14:textId="4C9F2CF3" w:rsidR="00AB0EE2" w:rsidRPr="00322061" w:rsidRDefault="00AB0EE2" w:rsidP="00AB0EE2">
            <w:pPr>
              <w:rPr>
                <w:ins w:id="4940" w:author="KPMG_PQH" w:date="2026-04-07T11:25:00Z" w16du:dateUtc="2026-04-07T04:25:00Z"/>
                <w:rFonts w:ascii="Arial" w:hAnsi="Arial" w:cs="Arial"/>
                <w:color w:val="000000"/>
                <w:sz w:val="18"/>
                <w:szCs w:val="18"/>
                <w:lang w:eastAsia="en-US"/>
              </w:rPr>
            </w:pPr>
            <w:ins w:id="4941" w:author="KPMG_PQH" w:date="2026-04-07T11:25:00Z" w16du:dateUtc="2026-04-07T04:25:00Z">
              <w:r>
                <w:rPr>
                  <w:rFonts w:ascii="Arial" w:hAnsi="Arial" w:cs="Arial"/>
                  <w:sz w:val="18"/>
                  <w:szCs w:val="18"/>
                </w:rPr>
                <w:t>IMC VIET NAM CONSTRUCTION INVESTMENT JOINT STOCK COMPANY</w:t>
              </w:r>
            </w:ins>
          </w:p>
        </w:tc>
        <w:tc>
          <w:tcPr>
            <w:tcW w:w="846" w:type="pct"/>
            <w:tcBorders>
              <w:top w:val="nil"/>
              <w:left w:val="nil"/>
              <w:bottom w:val="single" w:sz="4" w:space="0" w:color="auto"/>
              <w:right w:val="single" w:sz="4" w:space="0" w:color="auto"/>
            </w:tcBorders>
            <w:vAlign w:val="center"/>
            <w:hideMark/>
          </w:tcPr>
          <w:p w14:paraId="199718FB" w14:textId="4AA1A64C" w:rsidR="00AB0EE2" w:rsidRPr="00322061" w:rsidRDefault="00AB0EE2" w:rsidP="00AB0EE2">
            <w:pPr>
              <w:jc w:val="center"/>
              <w:rPr>
                <w:ins w:id="4942" w:author="KPMG_PQH" w:date="2026-04-07T11:25:00Z" w16du:dateUtc="2026-04-07T04:25:00Z"/>
                <w:rFonts w:ascii="Arial" w:hAnsi="Arial" w:cs="Arial"/>
                <w:color w:val="000000"/>
                <w:sz w:val="18"/>
                <w:szCs w:val="18"/>
                <w:lang w:eastAsia="en-US"/>
              </w:rPr>
            </w:pPr>
            <w:ins w:id="494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A61ADE" w14:textId="56A74A1F" w:rsidR="00AB0EE2" w:rsidRPr="00322061" w:rsidRDefault="00AB0EE2" w:rsidP="00AB0EE2">
            <w:pPr>
              <w:rPr>
                <w:ins w:id="4944" w:author="KPMG_PQH" w:date="2026-04-07T11:25:00Z" w16du:dateUtc="2026-04-07T04:25:00Z"/>
                <w:rFonts w:ascii="Arial" w:hAnsi="Arial" w:cs="Arial"/>
                <w:color w:val="000000"/>
                <w:sz w:val="18"/>
                <w:szCs w:val="18"/>
                <w:lang w:eastAsia="en-US"/>
              </w:rPr>
            </w:pPr>
            <w:ins w:id="4945" w:author="KPMG_PQH" w:date="2026-04-07T11:25:00Z" w16du:dateUtc="2026-04-07T04:25:00Z">
              <w:r>
                <w:rPr>
                  <w:rFonts w:ascii="Arial" w:hAnsi="Arial" w:cs="Arial"/>
                  <w:color w:val="000000"/>
                  <w:sz w:val="18"/>
                  <w:szCs w:val="18"/>
                </w:rPr>
                <w:t>Non-comparable functions</w:t>
              </w:r>
            </w:ins>
          </w:p>
        </w:tc>
      </w:tr>
      <w:tr w:rsidR="00AB0EE2" w:rsidRPr="00322061" w14:paraId="57929648" w14:textId="77777777" w:rsidTr="00777313">
        <w:trPr>
          <w:trHeight w:val="20"/>
          <w:ins w:id="494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083A1FF" w14:textId="4A91707F" w:rsidR="00AB0EE2" w:rsidRPr="00322061" w:rsidRDefault="00AB0EE2" w:rsidP="00AB0EE2">
            <w:pPr>
              <w:jc w:val="center"/>
              <w:rPr>
                <w:ins w:id="4947" w:author="KPMG_PQH" w:date="2026-04-07T11:25:00Z" w16du:dateUtc="2026-04-07T04:25:00Z"/>
                <w:rFonts w:ascii="Arial" w:hAnsi="Arial" w:cs="Arial"/>
                <w:color w:val="000000"/>
                <w:sz w:val="18"/>
                <w:szCs w:val="18"/>
                <w:lang w:eastAsia="en-US"/>
              </w:rPr>
            </w:pPr>
            <w:ins w:id="4948" w:author="KPMG_PQH" w:date="2026-04-07T11:25:00Z" w16du:dateUtc="2026-04-07T04:25:00Z">
              <w:r>
                <w:rPr>
                  <w:rFonts w:ascii="Arial" w:hAnsi="Arial" w:cs="Arial"/>
                  <w:sz w:val="18"/>
                  <w:szCs w:val="18"/>
                </w:rPr>
                <w:t>203</w:t>
              </w:r>
            </w:ins>
          </w:p>
        </w:tc>
        <w:tc>
          <w:tcPr>
            <w:tcW w:w="2351" w:type="pct"/>
            <w:tcBorders>
              <w:top w:val="nil"/>
              <w:left w:val="nil"/>
              <w:bottom w:val="single" w:sz="4" w:space="0" w:color="auto"/>
              <w:right w:val="single" w:sz="4" w:space="0" w:color="auto"/>
            </w:tcBorders>
            <w:vAlign w:val="center"/>
            <w:hideMark/>
          </w:tcPr>
          <w:p w14:paraId="64EA902C" w14:textId="2CF6F687" w:rsidR="00AB0EE2" w:rsidRPr="00322061" w:rsidRDefault="00AB0EE2" w:rsidP="00AB0EE2">
            <w:pPr>
              <w:rPr>
                <w:ins w:id="4949" w:author="KPMG_PQH" w:date="2026-04-07T11:25:00Z" w16du:dateUtc="2026-04-07T04:25:00Z"/>
                <w:rFonts w:ascii="Arial" w:hAnsi="Arial" w:cs="Arial"/>
                <w:color w:val="000000"/>
                <w:sz w:val="18"/>
                <w:szCs w:val="18"/>
                <w:lang w:eastAsia="en-US"/>
              </w:rPr>
            </w:pPr>
            <w:ins w:id="4950" w:author="KPMG_PQH" w:date="2026-04-07T11:25:00Z" w16du:dateUtc="2026-04-07T04:25:00Z">
              <w:r>
                <w:rPr>
                  <w:rFonts w:ascii="Arial" w:hAnsi="Arial" w:cs="Arial"/>
                  <w:sz w:val="18"/>
                  <w:szCs w:val="18"/>
                </w:rPr>
                <w:t>INDUSTRY SOLUTION AND CONSTRUCTION ISP VIET NAM JOINT STOCK COMPANY</w:t>
              </w:r>
            </w:ins>
          </w:p>
        </w:tc>
        <w:tc>
          <w:tcPr>
            <w:tcW w:w="846" w:type="pct"/>
            <w:tcBorders>
              <w:top w:val="nil"/>
              <w:left w:val="nil"/>
              <w:bottom w:val="single" w:sz="4" w:space="0" w:color="auto"/>
              <w:right w:val="single" w:sz="4" w:space="0" w:color="auto"/>
            </w:tcBorders>
            <w:vAlign w:val="center"/>
            <w:hideMark/>
          </w:tcPr>
          <w:p w14:paraId="15A9CE57" w14:textId="09CFE3DD" w:rsidR="00AB0EE2" w:rsidRPr="00322061" w:rsidRDefault="00AB0EE2" w:rsidP="00AB0EE2">
            <w:pPr>
              <w:jc w:val="center"/>
              <w:rPr>
                <w:ins w:id="4951" w:author="KPMG_PQH" w:date="2026-04-07T11:25:00Z" w16du:dateUtc="2026-04-07T04:25:00Z"/>
                <w:rFonts w:ascii="Arial" w:hAnsi="Arial" w:cs="Arial"/>
                <w:color w:val="000000"/>
                <w:sz w:val="18"/>
                <w:szCs w:val="18"/>
                <w:lang w:eastAsia="en-US"/>
              </w:rPr>
            </w:pPr>
            <w:ins w:id="495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E5D97BA" w14:textId="55C19A33" w:rsidR="00AB0EE2" w:rsidRPr="00322061" w:rsidRDefault="00AB0EE2" w:rsidP="00AB0EE2">
            <w:pPr>
              <w:rPr>
                <w:ins w:id="4953" w:author="KPMG_PQH" w:date="2026-04-07T11:25:00Z" w16du:dateUtc="2026-04-07T04:25:00Z"/>
                <w:rFonts w:ascii="Arial" w:hAnsi="Arial" w:cs="Arial"/>
                <w:color w:val="000000"/>
                <w:sz w:val="18"/>
                <w:szCs w:val="18"/>
                <w:lang w:eastAsia="en-US"/>
              </w:rPr>
            </w:pPr>
            <w:ins w:id="4954" w:author="KPMG_PQH" w:date="2026-04-07T11:25:00Z" w16du:dateUtc="2026-04-07T04:25:00Z">
              <w:r>
                <w:rPr>
                  <w:rFonts w:ascii="Arial" w:hAnsi="Arial" w:cs="Arial"/>
                  <w:color w:val="000000"/>
                  <w:sz w:val="18"/>
                  <w:szCs w:val="18"/>
                </w:rPr>
                <w:t>Insufficient financial data</w:t>
              </w:r>
            </w:ins>
          </w:p>
        </w:tc>
      </w:tr>
      <w:tr w:rsidR="00AB0EE2" w:rsidRPr="00322061" w14:paraId="2F66FEE0" w14:textId="77777777" w:rsidTr="00777313">
        <w:trPr>
          <w:trHeight w:val="20"/>
          <w:ins w:id="495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D9C2E96" w14:textId="24C3E588" w:rsidR="00AB0EE2" w:rsidRPr="00322061" w:rsidRDefault="00AB0EE2" w:rsidP="00AB0EE2">
            <w:pPr>
              <w:jc w:val="center"/>
              <w:rPr>
                <w:ins w:id="4956" w:author="KPMG_PQH" w:date="2026-04-07T11:25:00Z" w16du:dateUtc="2026-04-07T04:25:00Z"/>
                <w:rFonts w:ascii="Arial" w:hAnsi="Arial" w:cs="Arial"/>
                <w:color w:val="000000"/>
                <w:sz w:val="18"/>
                <w:szCs w:val="18"/>
                <w:lang w:eastAsia="en-US"/>
              </w:rPr>
            </w:pPr>
            <w:ins w:id="4957" w:author="KPMG_PQH" w:date="2026-04-07T11:25:00Z" w16du:dateUtc="2026-04-07T04:25:00Z">
              <w:r>
                <w:rPr>
                  <w:rFonts w:ascii="Arial" w:hAnsi="Arial" w:cs="Arial"/>
                  <w:sz w:val="18"/>
                  <w:szCs w:val="18"/>
                </w:rPr>
                <w:t>204</w:t>
              </w:r>
            </w:ins>
          </w:p>
        </w:tc>
        <w:tc>
          <w:tcPr>
            <w:tcW w:w="2351" w:type="pct"/>
            <w:tcBorders>
              <w:top w:val="nil"/>
              <w:left w:val="nil"/>
              <w:bottom w:val="single" w:sz="4" w:space="0" w:color="auto"/>
              <w:right w:val="single" w:sz="4" w:space="0" w:color="auto"/>
            </w:tcBorders>
            <w:vAlign w:val="center"/>
            <w:hideMark/>
          </w:tcPr>
          <w:p w14:paraId="5BB3EF95" w14:textId="3A32A7F2" w:rsidR="00AB0EE2" w:rsidRPr="00322061" w:rsidRDefault="00AB0EE2" w:rsidP="00AB0EE2">
            <w:pPr>
              <w:rPr>
                <w:ins w:id="4958" w:author="KPMG_PQH" w:date="2026-04-07T11:25:00Z" w16du:dateUtc="2026-04-07T04:25:00Z"/>
                <w:rFonts w:ascii="Arial" w:hAnsi="Arial" w:cs="Arial"/>
                <w:color w:val="000000"/>
                <w:sz w:val="18"/>
                <w:szCs w:val="18"/>
                <w:lang w:eastAsia="en-US"/>
              </w:rPr>
            </w:pPr>
            <w:ins w:id="4959" w:author="KPMG_PQH" w:date="2026-04-07T11:25:00Z" w16du:dateUtc="2026-04-07T04:25:00Z">
              <w:r>
                <w:rPr>
                  <w:rFonts w:ascii="Arial" w:hAnsi="Arial" w:cs="Arial"/>
                  <w:sz w:val="18"/>
                  <w:szCs w:val="18"/>
                </w:rPr>
                <w:t>INHUS VIET NAM TRADING AND SERVICE JOINT STOCK COMPANY</w:t>
              </w:r>
            </w:ins>
          </w:p>
        </w:tc>
        <w:tc>
          <w:tcPr>
            <w:tcW w:w="846" w:type="pct"/>
            <w:tcBorders>
              <w:top w:val="nil"/>
              <w:left w:val="nil"/>
              <w:bottom w:val="single" w:sz="4" w:space="0" w:color="auto"/>
              <w:right w:val="single" w:sz="4" w:space="0" w:color="auto"/>
            </w:tcBorders>
            <w:vAlign w:val="center"/>
            <w:hideMark/>
          </w:tcPr>
          <w:p w14:paraId="20FAFEB9" w14:textId="72B64FF1" w:rsidR="00AB0EE2" w:rsidRPr="00322061" w:rsidRDefault="00AB0EE2" w:rsidP="00AB0EE2">
            <w:pPr>
              <w:jc w:val="center"/>
              <w:rPr>
                <w:ins w:id="4960" w:author="KPMG_PQH" w:date="2026-04-07T11:25:00Z" w16du:dateUtc="2026-04-07T04:25:00Z"/>
                <w:rFonts w:ascii="Arial" w:hAnsi="Arial" w:cs="Arial"/>
                <w:color w:val="000000"/>
                <w:sz w:val="18"/>
                <w:szCs w:val="18"/>
                <w:lang w:eastAsia="en-US"/>
              </w:rPr>
            </w:pPr>
            <w:ins w:id="496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80ABFA5" w14:textId="60D1CD57" w:rsidR="00AB0EE2" w:rsidRPr="00322061" w:rsidRDefault="00AB0EE2" w:rsidP="00AB0EE2">
            <w:pPr>
              <w:rPr>
                <w:ins w:id="4962" w:author="KPMG_PQH" w:date="2026-04-07T11:25:00Z" w16du:dateUtc="2026-04-07T04:25:00Z"/>
                <w:rFonts w:ascii="Arial" w:hAnsi="Arial" w:cs="Arial"/>
                <w:color w:val="000000"/>
                <w:sz w:val="18"/>
                <w:szCs w:val="18"/>
                <w:lang w:eastAsia="en-US"/>
              </w:rPr>
            </w:pPr>
            <w:ins w:id="4963" w:author="KPMG_PQH" w:date="2026-04-07T11:25:00Z" w16du:dateUtc="2026-04-07T04:25:00Z">
              <w:r>
                <w:rPr>
                  <w:rFonts w:ascii="Arial" w:hAnsi="Arial" w:cs="Arial"/>
                  <w:color w:val="000000"/>
                  <w:sz w:val="18"/>
                  <w:szCs w:val="18"/>
                </w:rPr>
                <w:t>Non-comparable functions</w:t>
              </w:r>
            </w:ins>
          </w:p>
        </w:tc>
      </w:tr>
      <w:tr w:rsidR="00AB0EE2" w:rsidRPr="00322061" w14:paraId="6BFD860E" w14:textId="77777777" w:rsidTr="00777313">
        <w:trPr>
          <w:trHeight w:val="20"/>
          <w:ins w:id="496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4C9A5D" w14:textId="2B8BC213" w:rsidR="00AB0EE2" w:rsidRPr="00322061" w:rsidRDefault="00AB0EE2" w:rsidP="00AB0EE2">
            <w:pPr>
              <w:jc w:val="center"/>
              <w:rPr>
                <w:ins w:id="4965" w:author="KPMG_PQH" w:date="2026-04-07T11:25:00Z" w16du:dateUtc="2026-04-07T04:25:00Z"/>
                <w:rFonts w:ascii="Arial" w:hAnsi="Arial" w:cs="Arial"/>
                <w:color w:val="000000"/>
                <w:sz w:val="18"/>
                <w:szCs w:val="18"/>
                <w:lang w:eastAsia="en-US"/>
              </w:rPr>
            </w:pPr>
            <w:ins w:id="4966" w:author="KPMG_PQH" w:date="2026-04-07T11:25:00Z" w16du:dateUtc="2026-04-07T04:25:00Z">
              <w:r>
                <w:rPr>
                  <w:rFonts w:ascii="Arial" w:hAnsi="Arial" w:cs="Arial"/>
                  <w:sz w:val="18"/>
                  <w:szCs w:val="18"/>
                </w:rPr>
                <w:t>205</w:t>
              </w:r>
            </w:ins>
          </w:p>
        </w:tc>
        <w:tc>
          <w:tcPr>
            <w:tcW w:w="2351" w:type="pct"/>
            <w:tcBorders>
              <w:top w:val="nil"/>
              <w:left w:val="nil"/>
              <w:bottom w:val="single" w:sz="4" w:space="0" w:color="auto"/>
              <w:right w:val="single" w:sz="4" w:space="0" w:color="auto"/>
            </w:tcBorders>
            <w:vAlign w:val="center"/>
            <w:hideMark/>
          </w:tcPr>
          <w:p w14:paraId="1ECAA419" w14:textId="5D16B68B" w:rsidR="00AB0EE2" w:rsidRPr="00322061" w:rsidRDefault="00AB0EE2" w:rsidP="00AB0EE2">
            <w:pPr>
              <w:rPr>
                <w:ins w:id="4967" w:author="KPMG_PQH" w:date="2026-04-07T11:25:00Z" w16du:dateUtc="2026-04-07T04:25:00Z"/>
                <w:rFonts w:ascii="Arial" w:hAnsi="Arial" w:cs="Arial"/>
                <w:color w:val="000000"/>
                <w:sz w:val="18"/>
                <w:szCs w:val="18"/>
                <w:lang w:eastAsia="en-US"/>
              </w:rPr>
            </w:pPr>
            <w:ins w:id="4968" w:author="KPMG_PQH" w:date="2026-04-07T11:25:00Z" w16du:dateUtc="2026-04-07T04:25:00Z">
              <w:r>
                <w:rPr>
                  <w:rFonts w:ascii="Arial" w:hAnsi="Arial" w:cs="Arial"/>
                  <w:sz w:val="18"/>
                  <w:szCs w:val="18"/>
                </w:rPr>
                <w:t>INTERNATIONAL INDUSTRIAL MACHINERY AND EQIPMENT JOINT STOCK COMPANY</w:t>
              </w:r>
            </w:ins>
          </w:p>
        </w:tc>
        <w:tc>
          <w:tcPr>
            <w:tcW w:w="846" w:type="pct"/>
            <w:tcBorders>
              <w:top w:val="nil"/>
              <w:left w:val="nil"/>
              <w:bottom w:val="single" w:sz="4" w:space="0" w:color="auto"/>
              <w:right w:val="single" w:sz="4" w:space="0" w:color="auto"/>
            </w:tcBorders>
            <w:vAlign w:val="center"/>
            <w:hideMark/>
          </w:tcPr>
          <w:p w14:paraId="5F062367" w14:textId="1F95A04A" w:rsidR="00AB0EE2" w:rsidRPr="00322061" w:rsidRDefault="00AB0EE2" w:rsidP="00AB0EE2">
            <w:pPr>
              <w:jc w:val="center"/>
              <w:rPr>
                <w:ins w:id="4969" w:author="KPMG_PQH" w:date="2026-04-07T11:25:00Z" w16du:dateUtc="2026-04-07T04:25:00Z"/>
                <w:rFonts w:ascii="Arial" w:hAnsi="Arial" w:cs="Arial"/>
                <w:color w:val="000000"/>
                <w:sz w:val="18"/>
                <w:szCs w:val="18"/>
                <w:lang w:eastAsia="en-US"/>
              </w:rPr>
            </w:pPr>
            <w:ins w:id="497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9891BD6" w14:textId="21C53586" w:rsidR="00AB0EE2" w:rsidRPr="00322061" w:rsidRDefault="00AB0EE2" w:rsidP="00AB0EE2">
            <w:pPr>
              <w:rPr>
                <w:ins w:id="4971" w:author="KPMG_PQH" w:date="2026-04-07T11:25:00Z" w16du:dateUtc="2026-04-07T04:25:00Z"/>
                <w:rFonts w:ascii="Arial" w:hAnsi="Arial" w:cs="Arial"/>
                <w:color w:val="000000"/>
                <w:sz w:val="18"/>
                <w:szCs w:val="18"/>
                <w:lang w:eastAsia="en-US"/>
              </w:rPr>
            </w:pPr>
            <w:ins w:id="4972" w:author="KPMG_PQH" w:date="2026-04-07T11:25:00Z" w16du:dateUtc="2026-04-07T04:25:00Z">
              <w:r>
                <w:rPr>
                  <w:rFonts w:ascii="Arial" w:hAnsi="Arial" w:cs="Arial"/>
                  <w:color w:val="000000"/>
                  <w:sz w:val="18"/>
                  <w:szCs w:val="18"/>
                </w:rPr>
                <w:t>Non-comparable products</w:t>
              </w:r>
            </w:ins>
          </w:p>
        </w:tc>
      </w:tr>
      <w:tr w:rsidR="00AB0EE2" w:rsidRPr="00322061" w14:paraId="041AA1A1" w14:textId="77777777" w:rsidTr="00777313">
        <w:trPr>
          <w:trHeight w:val="20"/>
          <w:ins w:id="497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80CB275" w14:textId="7B4F8D71" w:rsidR="00AB0EE2" w:rsidRPr="00322061" w:rsidRDefault="00AB0EE2" w:rsidP="00AB0EE2">
            <w:pPr>
              <w:jc w:val="center"/>
              <w:rPr>
                <w:ins w:id="4974" w:author="KPMG_PQH" w:date="2026-04-07T11:25:00Z" w16du:dateUtc="2026-04-07T04:25:00Z"/>
                <w:rFonts w:ascii="Arial" w:hAnsi="Arial" w:cs="Arial"/>
                <w:color w:val="000000"/>
                <w:sz w:val="18"/>
                <w:szCs w:val="18"/>
                <w:lang w:eastAsia="en-US"/>
              </w:rPr>
            </w:pPr>
            <w:ins w:id="4975" w:author="KPMG_PQH" w:date="2026-04-07T11:25:00Z" w16du:dateUtc="2026-04-07T04:25:00Z">
              <w:r>
                <w:rPr>
                  <w:rFonts w:ascii="Arial" w:hAnsi="Arial" w:cs="Arial"/>
                  <w:sz w:val="18"/>
                  <w:szCs w:val="18"/>
                </w:rPr>
                <w:t>206</w:t>
              </w:r>
            </w:ins>
          </w:p>
        </w:tc>
        <w:tc>
          <w:tcPr>
            <w:tcW w:w="2351" w:type="pct"/>
            <w:tcBorders>
              <w:top w:val="nil"/>
              <w:left w:val="nil"/>
              <w:bottom w:val="single" w:sz="4" w:space="0" w:color="auto"/>
              <w:right w:val="single" w:sz="4" w:space="0" w:color="auto"/>
            </w:tcBorders>
            <w:vAlign w:val="center"/>
            <w:hideMark/>
          </w:tcPr>
          <w:p w14:paraId="1A271796" w14:textId="235E75A0" w:rsidR="00AB0EE2" w:rsidRPr="00322061" w:rsidRDefault="00AB0EE2" w:rsidP="00AB0EE2">
            <w:pPr>
              <w:rPr>
                <w:ins w:id="4976" w:author="KPMG_PQH" w:date="2026-04-07T11:25:00Z" w16du:dateUtc="2026-04-07T04:25:00Z"/>
                <w:rFonts w:ascii="Arial" w:hAnsi="Arial" w:cs="Arial"/>
                <w:color w:val="000000"/>
                <w:sz w:val="18"/>
                <w:szCs w:val="18"/>
                <w:lang w:eastAsia="en-US"/>
              </w:rPr>
            </w:pPr>
            <w:ins w:id="4977" w:author="KPMG_PQH" w:date="2026-04-07T11:25:00Z" w16du:dateUtc="2026-04-07T04:25:00Z">
              <w:r>
                <w:rPr>
                  <w:rFonts w:ascii="Arial" w:hAnsi="Arial" w:cs="Arial"/>
                  <w:sz w:val="18"/>
                  <w:szCs w:val="18"/>
                </w:rPr>
                <w:t>IPC INTERNATIONAL JOINT STOCK COMPANY</w:t>
              </w:r>
            </w:ins>
          </w:p>
        </w:tc>
        <w:tc>
          <w:tcPr>
            <w:tcW w:w="846" w:type="pct"/>
            <w:tcBorders>
              <w:top w:val="nil"/>
              <w:left w:val="nil"/>
              <w:bottom w:val="single" w:sz="4" w:space="0" w:color="auto"/>
              <w:right w:val="single" w:sz="4" w:space="0" w:color="auto"/>
            </w:tcBorders>
            <w:vAlign w:val="center"/>
            <w:hideMark/>
          </w:tcPr>
          <w:p w14:paraId="68C08A51" w14:textId="3772E750" w:rsidR="00AB0EE2" w:rsidRPr="00322061" w:rsidRDefault="00AB0EE2" w:rsidP="00AB0EE2">
            <w:pPr>
              <w:jc w:val="center"/>
              <w:rPr>
                <w:ins w:id="4978" w:author="KPMG_PQH" w:date="2026-04-07T11:25:00Z" w16du:dateUtc="2026-04-07T04:25:00Z"/>
                <w:rFonts w:ascii="Arial" w:hAnsi="Arial" w:cs="Arial"/>
                <w:color w:val="000000"/>
                <w:sz w:val="18"/>
                <w:szCs w:val="18"/>
                <w:lang w:eastAsia="en-US"/>
              </w:rPr>
            </w:pPr>
            <w:ins w:id="497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D872170" w14:textId="5A738450" w:rsidR="00AB0EE2" w:rsidRPr="00322061" w:rsidRDefault="00AB0EE2" w:rsidP="00AB0EE2">
            <w:pPr>
              <w:rPr>
                <w:ins w:id="4980" w:author="KPMG_PQH" w:date="2026-04-07T11:25:00Z" w16du:dateUtc="2026-04-07T04:25:00Z"/>
                <w:rFonts w:ascii="Arial" w:hAnsi="Arial" w:cs="Arial"/>
                <w:color w:val="000000"/>
                <w:sz w:val="18"/>
                <w:szCs w:val="18"/>
                <w:lang w:eastAsia="en-US"/>
              </w:rPr>
            </w:pPr>
            <w:ins w:id="4981" w:author="KPMG_PQH" w:date="2026-04-07T11:25:00Z" w16du:dateUtc="2026-04-07T04:25:00Z">
              <w:r>
                <w:rPr>
                  <w:rFonts w:ascii="Arial" w:hAnsi="Arial" w:cs="Arial"/>
                  <w:color w:val="000000"/>
                  <w:sz w:val="18"/>
                  <w:szCs w:val="18"/>
                </w:rPr>
                <w:t>Insufficient financial data</w:t>
              </w:r>
            </w:ins>
          </w:p>
        </w:tc>
      </w:tr>
      <w:tr w:rsidR="00AB0EE2" w:rsidRPr="00322061" w14:paraId="571A1A5D" w14:textId="77777777" w:rsidTr="00777313">
        <w:trPr>
          <w:trHeight w:val="20"/>
          <w:ins w:id="498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CB74C19" w14:textId="6CC68A16" w:rsidR="00AB0EE2" w:rsidRPr="00322061" w:rsidRDefault="00AB0EE2" w:rsidP="00AB0EE2">
            <w:pPr>
              <w:jc w:val="center"/>
              <w:rPr>
                <w:ins w:id="4983" w:author="KPMG_PQH" w:date="2026-04-07T11:25:00Z" w16du:dateUtc="2026-04-07T04:25:00Z"/>
                <w:rFonts w:ascii="Arial" w:hAnsi="Arial" w:cs="Arial"/>
                <w:color w:val="000000"/>
                <w:sz w:val="18"/>
                <w:szCs w:val="18"/>
                <w:lang w:eastAsia="en-US"/>
              </w:rPr>
            </w:pPr>
            <w:ins w:id="4984" w:author="KPMG_PQH" w:date="2026-04-07T11:25:00Z" w16du:dateUtc="2026-04-07T04:25:00Z">
              <w:r>
                <w:rPr>
                  <w:rFonts w:ascii="Arial" w:hAnsi="Arial" w:cs="Arial"/>
                  <w:sz w:val="18"/>
                  <w:szCs w:val="18"/>
                </w:rPr>
                <w:t>207</w:t>
              </w:r>
            </w:ins>
          </w:p>
        </w:tc>
        <w:tc>
          <w:tcPr>
            <w:tcW w:w="2351" w:type="pct"/>
            <w:tcBorders>
              <w:top w:val="nil"/>
              <w:left w:val="nil"/>
              <w:bottom w:val="single" w:sz="4" w:space="0" w:color="auto"/>
              <w:right w:val="single" w:sz="4" w:space="0" w:color="auto"/>
            </w:tcBorders>
            <w:vAlign w:val="center"/>
            <w:hideMark/>
          </w:tcPr>
          <w:p w14:paraId="6EEF0DCE" w14:textId="4BA7D5F2" w:rsidR="00AB0EE2" w:rsidRPr="00322061" w:rsidRDefault="00AB0EE2" w:rsidP="00AB0EE2">
            <w:pPr>
              <w:rPr>
                <w:ins w:id="4985" w:author="KPMG_PQH" w:date="2026-04-07T11:25:00Z" w16du:dateUtc="2026-04-07T04:25:00Z"/>
                <w:rFonts w:ascii="Arial" w:hAnsi="Arial" w:cs="Arial"/>
                <w:color w:val="000000"/>
                <w:sz w:val="18"/>
                <w:szCs w:val="18"/>
                <w:lang w:eastAsia="en-US"/>
              </w:rPr>
            </w:pPr>
            <w:ins w:id="4986" w:author="KPMG_PQH" w:date="2026-04-07T11:25:00Z" w16du:dateUtc="2026-04-07T04:25:00Z">
              <w:r>
                <w:rPr>
                  <w:rFonts w:ascii="Arial" w:hAnsi="Arial" w:cs="Arial"/>
                  <w:sz w:val="18"/>
                  <w:szCs w:val="18"/>
                </w:rPr>
                <w:t>IZI HOME VIETNAM JOINT STOCK COMPANY</w:t>
              </w:r>
            </w:ins>
          </w:p>
        </w:tc>
        <w:tc>
          <w:tcPr>
            <w:tcW w:w="846" w:type="pct"/>
            <w:tcBorders>
              <w:top w:val="nil"/>
              <w:left w:val="nil"/>
              <w:bottom w:val="single" w:sz="4" w:space="0" w:color="auto"/>
              <w:right w:val="single" w:sz="4" w:space="0" w:color="auto"/>
            </w:tcBorders>
            <w:vAlign w:val="center"/>
            <w:hideMark/>
          </w:tcPr>
          <w:p w14:paraId="63F196EA" w14:textId="03280354" w:rsidR="00AB0EE2" w:rsidRPr="00322061" w:rsidRDefault="00AB0EE2" w:rsidP="00AB0EE2">
            <w:pPr>
              <w:jc w:val="center"/>
              <w:rPr>
                <w:ins w:id="4987" w:author="KPMG_PQH" w:date="2026-04-07T11:25:00Z" w16du:dateUtc="2026-04-07T04:25:00Z"/>
                <w:rFonts w:ascii="Arial" w:hAnsi="Arial" w:cs="Arial"/>
                <w:color w:val="000000"/>
                <w:sz w:val="18"/>
                <w:szCs w:val="18"/>
                <w:lang w:eastAsia="en-US"/>
              </w:rPr>
            </w:pPr>
            <w:ins w:id="498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6376B3F" w14:textId="75FF2BC3" w:rsidR="00AB0EE2" w:rsidRPr="00322061" w:rsidRDefault="00AB0EE2" w:rsidP="00AB0EE2">
            <w:pPr>
              <w:rPr>
                <w:ins w:id="4989" w:author="KPMG_PQH" w:date="2026-04-07T11:25:00Z" w16du:dateUtc="2026-04-07T04:25:00Z"/>
                <w:rFonts w:ascii="Arial" w:hAnsi="Arial" w:cs="Arial"/>
                <w:color w:val="000000"/>
                <w:sz w:val="18"/>
                <w:szCs w:val="18"/>
                <w:lang w:eastAsia="en-US"/>
              </w:rPr>
            </w:pPr>
            <w:ins w:id="4990" w:author="KPMG_PQH" w:date="2026-04-07T11:25:00Z" w16du:dateUtc="2026-04-07T04:25:00Z">
              <w:r>
                <w:rPr>
                  <w:rFonts w:ascii="Arial" w:hAnsi="Arial" w:cs="Arial"/>
                  <w:color w:val="000000"/>
                  <w:sz w:val="18"/>
                  <w:szCs w:val="18"/>
                </w:rPr>
                <w:t>Non-comparable products</w:t>
              </w:r>
            </w:ins>
          </w:p>
        </w:tc>
      </w:tr>
      <w:tr w:rsidR="00AB0EE2" w:rsidRPr="00322061" w14:paraId="53C47A53" w14:textId="77777777" w:rsidTr="00777313">
        <w:trPr>
          <w:trHeight w:val="20"/>
          <w:ins w:id="499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F7250C2" w14:textId="5759A93A" w:rsidR="00AB0EE2" w:rsidRPr="00322061" w:rsidRDefault="00AB0EE2" w:rsidP="00AB0EE2">
            <w:pPr>
              <w:jc w:val="center"/>
              <w:rPr>
                <w:ins w:id="4992" w:author="KPMG_PQH" w:date="2026-04-07T11:25:00Z" w16du:dateUtc="2026-04-07T04:25:00Z"/>
                <w:rFonts w:ascii="Arial" w:hAnsi="Arial" w:cs="Arial"/>
                <w:color w:val="000000"/>
                <w:sz w:val="18"/>
                <w:szCs w:val="18"/>
                <w:lang w:eastAsia="en-US"/>
              </w:rPr>
            </w:pPr>
            <w:ins w:id="4993" w:author="KPMG_PQH" w:date="2026-04-07T11:25:00Z" w16du:dateUtc="2026-04-07T04:25:00Z">
              <w:r>
                <w:rPr>
                  <w:rFonts w:ascii="Arial" w:hAnsi="Arial" w:cs="Arial"/>
                  <w:sz w:val="18"/>
                  <w:szCs w:val="18"/>
                </w:rPr>
                <w:t>208</w:t>
              </w:r>
            </w:ins>
          </w:p>
        </w:tc>
        <w:tc>
          <w:tcPr>
            <w:tcW w:w="2351" w:type="pct"/>
            <w:tcBorders>
              <w:top w:val="nil"/>
              <w:left w:val="nil"/>
              <w:bottom w:val="single" w:sz="4" w:space="0" w:color="auto"/>
              <w:right w:val="single" w:sz="4" w:space="0" w:color="auto"/>
            </w:tcBorders>
            <w:vAlign w:val="center"/>
            <w:hideMark/>
          </w:tcPr>
          <w:p w14:paraId="7F90D653" w14:textId="06A041AB" w:rsidR="00AB0EE2" w:rsidRPr="00322061" w:rsidRDefault="00AB0EE2" w:rsidP="00AB0EE2">
            <w:pPr>
              <w:rPr>
                <w:ins w:id="4994" w:author="KPMG_PQH" w:date="2026-04-07T11:25:00Z" w16du:dateUtc="2026-04-07T04:25:00Z"/>
                <w:rFonts w:ascii="Arial" w:hAnsi="Arial" w:cs="Arial"/>
                <w:color w:val="000000"/>
                <w:sz w:val="18"/>
                <w:szCs w:val="18"/>
                <w:lang w:eastAsia="en-US"/>
              </w:rPr>
            </w:pPr>
            <w:ins w:id="4995" w:author="KPMG_PQH" w:date="2026-04-07T11:25:00Z" w16du:dateUtc="2026-04-07T04:25:00Z">
              <w:r>
                <w:rPr>
                  <w:rFonts w:ascii="Arial" w:hAnsi="Arial" w:cs="Arial"/>
                  <w:sz w:val="18"/>
                  <w:szCs w:val="18"/>
                </w:rPr>
                <w:t>JUST AUTO JOINT STOCK COMPANY</w:t>
              </w:r>
            </w:ins>
          </w:p>
        </w:tc>
        <w:tc>
          <w:tcPr>
            <w:tcW w:w="846" w:type="pct"/>
            <w:tcBorders>
              <w:top w:val="nil"/>
              <w:left w:val="nil"/>
              <w:bottom w:val="single" w:sz="4" w:space="0" w:color="auto"/>
              <w:right w:val="single" w:sz="4" w:space="0" w:color="auto"/>
            </w:tcBorders>
            <w:vAlign w:val="center"/>
            <w:hideMark/>
          </w:tcPr>
          <w:p w14:paraId="727B22AA" w14:textId="2B968ABB" w:rsidR="00AB0EE2" w:rsidRPr="00322061" w:rsidRDefault="00AB0EE2" w:rsidP="00AB0EE2">
            <w:pPr>
              <w:jc w:val="center"/>
              <w:rPr>
                <w:ins w:id="4996" w:author="KPMG_PQH" w:date="2026-04-07T11:25:00Z" w16du:dateUtc="2026-04-07T04:25:00Z"/>
                <w:rFonts w:ascii="Arial" w:hAnsi="Arial" w:cs="Arial"/>
                <w:color w:val="000000"/>
                <w:sz w:val="18"/>
                <w:szCs w:val="18"/>
                <w:lang w:eastAsia="en-US"/>
              </w:rPr>
            </w:pPr>
            <w:ins w:id="499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8EDBEFA" w14:textId="58C26DAF" w:rsidR="00AB0EE2" w:rsidRPr="00322061" w:rsidRDefault="00AB0EE2" w:rsidP="00AB0EE2">
            <w:pPr>
              <w:rPr>
                <w:ins w:id="4998" w:author="KPMG_PQH" w:date="2026-04-07T11:25:00Z" w16du:dateUtc="2026-04-07T04:25:00Z"/>
                <w:rFonts w:ascii="Arial" w:hAnsi="Arial" w:cs="Arial"/>
                <w:color w:val="000000"/>
                <w:sz w:val="18"/>
                <w:szCs w:val="18"/>
                <w:lang w:eastAsia="en-US"/>
              </w:rPr>
            </w:pPr>
            <w:ins w:id="4999" w:author="KPMG_PQH" w:date="2026-04-07T11:25:00Z" w16du:dateUtc="2026-04-07T04:25:00Z">
              <w:r>
                <w:rPr>
                  <w:rFonts w:ascii="Arial" w:hAnsi="Arial" w:cs="Arial"/>
                  <w:color w:val="000000"/>
                  <w:sz w:val="18"/>
                  <w:szCs w:val="18"/>
                </w:rPr>
                <w:t>Insufficient financial data</w:t>
              </w:r>
            </w:ins>
          </w:p>
        </w:tc>
      </w:tr>
      <w:tr w:rsidR="00AB0EE2" w:rsidRPr="00322061" w14:paraId="0E678A4D" w14:textId="77777777" w:rsidTr="00777313">
        <w:trPr>
          <w:trHeight w:val="20"/>
          <w:ins w:id="500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95A595" w14:textId="55AB3460" w:rsidR="00AB0EE2" w:rsidRPr="00322061" w:rsidRDefault="00AB0EE2" w:rsidP="00AB0EE2">
            <w:pPr>
              <w:jc w:val="center"/>
              <w:rPr>
                <w:ins w:id="5001" w:author="KPMG_PQH" w:date="2026-04-07T11:25:00Z" w16du:dateUtc="2026-04-07T04:25:00Z"/>
                <w:rFonts w:ascii="Arial" w:hAnsi="Arial" w:cs="Arial"/>
                <w:color w:val="000000"/>
                <w:sz w:val="18"/>
                <w:szCs w:val="18"/>
                <w:lang w:eastAsia="en-US"/>
              </w:rPr>
            </w:pPr>
            <w:ins w:id="5002" w:author="KPMG_PQH" w:date="2026-04-07T11:25:00Z" w16du:dateUtc="2026-04-07T04:25:00Z">
              <w:r>
                <w:rPr>
                  <w:rFonts w:ascii="Arial" w:hAnsi="Arial" w:cs="Arial"/>
                  <w:sz w:val="18"/>
                  <w:szCs w:val="18"/>
                </w:rPr>
                <w:t>209</w:t>
              </w:r>
            </w:ins>
          </w:p>
        </w:tc>
        <w:tc>
          <w:tcPr>
            <w:tcW w:w="2351" w:type="pct"/>
            <w:tcBorders>
              <w:top w:val="nil"/>
              <w:left w:val="nil"/>
              <w:bottom w:val="single" w:sz="4" w:space="0" w:color="auto"/>
              <w:right w:val="single" w:sz="4" w:space="0" w:color="auto"/>
            </w:tcBorders>
            <w:vAlign w:val="center"/>
            <w:hideMark/>
          </w:tcPr>
          <w:p w14:paraId="0EFE2065" w14:textId="7326C543" w:rsidR="00AB0EE2" w:rsidRPr="00322061" w:rsidRDefault="00AB0EE2" w:rsidP="00AB0EE2">
            <w:pPr>
              <w:rPr>
                <w:ins w:id="5003" w:author="KPMG_PQH" w:date="2026-04-07T11:25:00Z" w16du:dateUtc="2026-04-07T04:25:00Z"/>
                <w:rFonts w:ascii="Arial" w:hAnsi="Arial" w:cs="Arial"/>
                <w:color w:val="000000"/>
                <w:sz w:val="18"/>
                <w:szCs w:val="18"/>
                <w:lang w:eastAsia="en-US"/>
              </w:rPr>
            </w:pPr>
            <w:ins w:id="5004" w:author="KPMG_PQH" w:date="2026-04-07T11:25:00Z" w16du:dateUtc="2026-04-07T04:25:00Z">
              <w:r>
                <w:rPr>
                  <w:rFonts w:ascii="Arial" w:hAnsi="Arial" w:cs="Arial"/>
                  <w:sz w:val="18"/>
                  <w:szCs w:val="18"/>
                </w:rPr>
                <w:t>KARCHER BUCKLE JOINT STOCK COMPANY</w:t>
              </w:r>
            </w:ins>
          </w:p>
        </w:tc>
        <w:tc>
          <w:tcPr>
            <w:tcW w:w="846" w:type="pct"/>
            <w:tcBorders>
              <w:top w:val="nil"/>
              <w:left w:val="nil"/>
              <w:bottom w:val="single" w:sz="4" w:space="0" w:color="auto"/>
              <w:right w:val="single" w:sz="4" w:space="0" w:color="auto"/>
            </w:tcBorders>
            <w:vAlign w:val="center"/>
            <w:hideMark/>
          </w:tcPr>
          <w:p w14:paraId="462D7F4F" w14:textId="61459C2C" w:rsidR="00AB0EE2" w:rsidRPr="00322061" w:rsidRDefault="00AB0EE2" w:rsidP="00AB0EE2">
            <w:pPr>
              <w:jc w:val="center"/>
              <w:rPr>
                <w:ins w:id="5005" w:author="KPMG_PQH" w:date="2026-04-07T11:25:00Z" w16du:dateUtc="2026-04-07T04:25:00Z"/>
                <w:rFonts w:ascii="Arial" w:hAnsi="Arial" w:cs="Arial"/>
                <w:color w:val="000000"/>
                <w:sz w:val="18"/>
                <w:szCs w:val="18"/>
                <w:lang w:eastAsia="en-US"/>
              </w:rPr>
            </w:pPr>
            <w:ins w:id="500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A79D184" w14:textId="7C181659" w:rsidR="00AB0EE2" w:rsidRPr="00322061" w:rsidRDefault="00AB0EE2" w:rsidP="00AB0EE2">
            <w:pPr>
              <w:rPr>
                <w:ins w:id="5007" w:author="KPMG_PQH" w:date="2026-04-07T11:25:00Z" w16du:dateUtc="2026-04-07T04:25:00Z"/>
                <w:rFonts w:ascii="Arial" w:hAnsi="Arial" w:cs="Arial"/>
                <w:color w:val="000000"/>
                <w:sz w:val="18"/>
                <w:szCs w:val="18"/>
                <w:lang w:eastAsia="en-US"/>
              </w:rPr>
            </w:pPr>
            <w:ins w:id="5008" w:author="KPMG_PQH" w:date="2026-04-07T11:25:00Z" w16du:dateUtc="2026-04-07T04:25:00Z">
              <w:r>
                <w:rPr>
                  <w:rFonts w:ascii="Arial" w:hAnsi="Arial" w:cs="Arial"/>
                  <w:color w:val="000000"/>
                  <w:sz w:val="18"/>
                  <w:szCs w:val="18"/>
                </w:rPr>
                <w:t>Non-comparable products</w:t>
              </w:r>
            </w:ins>
          </w:p>
        </w:tc>
      </w:tr>
      <w:tr w:rsidR="00AB0EE2" w:rsidRPr="00322061" w14:paraId="611A8CA0" w14:textId="77777777" w:rsidTr="00777313">
        <w:trPr>
          <w:trHeight w:val="20"/>
          <w:ins w:id="500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5315B2E" w14:textId="7AD7DD62" w:rsidR="00AB0EE2" w:rsidRPr="00322061" w:rsidRDefault="00AB0EE2" w:rsidP="00AB0EE2">
            <w:pPr>
              <w:jc w:val="center"/>
              <w:rPr>
                <w:ins w:id="5010" w:author="KPMG_PQH" w:date="2026-04-07T11:25:00Z" w16du:dateUtc="2026-04-07T04:25:00Z"/>
                <w:rFonts w:ascii="Arial" w:hAnsi="Arial" w:cs="Arial"/>
                <w:color w:val="000000"/>
                <w:sz w:val="18"/>
                <w:szCs w:val="18"/>
                <w:lang w:eastAsia="en-US"/>
              </w:rPr>
            </w:pPr>
            <w:ins w:id="5011" w:author="KPMG_PQH" w:date="2026-04-07T11:25:00Z" w16du:dateUtc="2026-04-07T04:25:00Z">
              <w:r>
                <w:rPr>
                  <w:rFonts w:ascii="Arial" w:hAnsi="Arial" w:cs="Arial"/>
                  <w:sz w:val="18"/>
                  <w:szCs w:val="18"/>
                </w:rPr>
                <w:t>210</w:t>
              </w:r>
            </w:ins>
          </w:p>
        </w:tc>
        <w:tc>
          <w:tcPr>
            <w:tcW w:w="2351" w:type="pct"/>
            <w:tcBorders>
              <w:top w:val="nil"/>
              <w:left w:val="nil"/>
              <w:bottom w:val="single" w:sz="4" w:space="0" w:color="auto"/>
              <w:right w:val="single" w:sz="4" w:space="0" w:color="auto"/>
            </w:tcBorders>
            <w:vAlign w:val="center"/>
            <w:hideMark/>
          </w:tcPr>
          <w:p w14:paraId="4183B7D2" w14:textId="42198858" w:rsidR="00AB0EE2" w:rsidRPr="00322061" w:rsidRDefault="00AB0EE2" w:rsidP="00AB0EE2">
            <w:pPr>
              <w:rPr>
                <w:ins w:id="5012" w:author="KPMG_PQH" w:date="2026-04-07T11:25:00Z" w16du:dateUtc="2026-04-07T04:25:00Z"/>
                <w:rFonts w:ascii="Arial" w:hAnsi="Arial" w:cs="Arial"/>
                <w:color w:val="000000"/>
                <w:sz w:val="18"/>
                <w:szCs w:val="18"/>
                <w:lang w:eastAsia="en-US"/>
              </w:rPr>
            </w:pPr>
            <w:ins w:id="5013" w:author="KPMG_PQH" w:date="2026-04-07T11:25:00Z" w16du:dateUtc="2026-04-07T04:25:00Z">
              <w:r>
                <w:rPr>
                  <w:rFonts w:ascii="Arial" w:hAnsi="Arial" w:cs="Arial"/>
                  <w:sz w:val="18"/>
                  <w:szCs w:val="18"/>
                </w:rPr>
                <w:t>KATANA VIET NAM MECHANICAL ELECTRICAL JOINT STOCK COMPANY</w:t>
              </w:r>
            </w:ins>
          </w:p>
        </w:tc>
        <w:tc>
          <w:tcPr>
            <w:tcW w:w="846" w:type="pct"/>
            <w:tcBorders>
              <w:top w:val="nil"/>
              <w:left w:val="nil"/>
              <w:bottom w:val="single" w:sz="4" w:space="0" w:color="auto"/>
              <w:right w:val="single" w:sz="4" w:space="0" w:color="auto"/>
            </w:tcBorders>
            <w:vAlign w:val="center"/>
            <w:hideMark/>
          </w:tcPr>
          <w:p w14:paraId="752FD165" w14:textId="068519BB" w:rsidR="00AB0EE2" w:rsidRPr="00322061" w:rsidRDefault="00AB0EE2" w:rsidP="00AB0EE2">
            <w:pPr>
              <w:jc w:val="center"/>
              <w:rPr>
                <w:ins w:id="5014" w:author="KPMG_PQH" w:date="2026-04-07T11:25:00Z" w16du:dateUtc="2026-04-07T04:25:00Z"/>
                <w:rFonts w:ascii="Arial" w:hAnsi="Arial" w:cs="Arial"/>
                <w:color w:val="000000"/>
                <w:sz w:val="18"/>
                <w:szCs w:val="18"/>
                <w:lang w:eastAsia="en-US"/>
              </w:rPr>
            </w:pPr>
            <w:ins w:id="501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681154A" w14:textId="0E253A61" w:rsidR="00AB0EE2" w:rsidRPr="00322061" w:rsidRDefault="00AB0EE2" w:rsidP="00AB0EE2">
            <w:pPr>
              <w:rPr>
                <w:ins w:id="5016" w:author="KPMG_PQH" w:date="2026-04-07T11:25:00Z" w16du:dateUtc="2026-04-07T04:25:00Z"/>
                <w:rFonts w:ascii="Arial" w:hAnsi="Arial" w:cs="Arial"/>
                <w:color w:val="000000"/>
                <w:sz w:val="18"/>
                <w:szCs w:val="18"/>
                <w:lang w:eastAsia="en-US"/>
              </w:rPr>
            </w:pPr>
            <w:ins w:id="5017" w:author="KPMG_PQH" w:date="2026-04-07T11:25:00Z" w16du:dateUtc="2026-04-07T04:25:00Z">
              <w:r>
                <w:rPr>
                  <w:rFonts w:ascii="Arial" w:hAnsi="Arial" w:cs="Arial"/>
                  <w:color w:val="000000"/>
                  <w:sz w:val="18"/>
                  <w:szCs w:val="18"/>
                </w:rPr>
                <w:t>Non-comparable functions</w:t>
              </w:r>
            </w:ins>
          </w:p>
        </w:tc>
      </w:tr>
      <w:tr w:rsidR="00AB0EE2" w:rsidRPr="00322061" w14:paraId="0F8CF3A4" w14:textId="77777777" w:rsidTr="00777313">
        <w:trPr>
          <w:trHeight w:val="20"/>
          <w:ins w:id="501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291C0AC" w14:textId="5CD92A74" w:rsidR="00AB0EE2" w:rsidRPr="00322061" w:rsidRDefault="00AB0EE2" w:rsidP="00AB0EE2">
            <w:pPr>
              <w:jc w:val="center"/>
              <w:rPr>
                <w:ins w:id="5019" w:author="KPMG_PQH" w:date="2026-04-07T11:25:00Z" w16du:dateUtc="2026-04-07T04:25:00Z"/>
                <w:rFonts w:ascii="Arial" w:hAnsi="Arial" w:cs="Arial"/>
                <w:color w:val="000000"/>
                <w:sz w:val="18"/>
                <w:szCs w:val="18"/>
                <w:lang w:eastAsia="en-US"/>
              </w:rPr>
            </w:pPr>
            <w:ins w:id="5020" w:author="KPMG_PQH" w:date="2026-04-07T11:25:00Z" w16du:dateUtc="2026-04-07T04:25:00Z">
              <w:r>
                <w:rPr>
                  <w:rFonts w:ascii="Arial" w:hAnsi="Arial" w:cs="Arial"/>
                  <w:sz w:val="18"/>
                  <w:szCs w:val="18"/>
                </w:rPr>
                <w:t>211</w:t>
              </w:r>
            </w:ins>
          </w:p>
        </w:tc>
        <w:tc>
          <w:tcPr>
            <w:tcW w:w="2351" w:type="pct"/>
            <w:tcBorders>
              <w:top w:val="nil"/>
              <w:left w:val="nil"/>
              <w:bottom w:val="single" w:sz="4" w:space="0" w:color="auto"/>
              <w:right w:val="single" w:sz="4" w:space="0" w:color="auto"/>
            </w:tcBorders>
            <w:vAlign w:val="center"/>
            <w:hideMark/>
          </w:tcPr>
          <w:p w14:paraId="3C996B90" w14:textId="020F3C63" w:rsidR="00AB0EE2" w:rsidRPr="00322061" w:rsidRDefault="00AB0EE2" w:rsidP="00AB0EE2">
            <w:pPr>
              <w:rPr>
                <w:ins w:id="5021" w:author="KPMG_PQH" w:date="2026-04-07T11:25:00Z" w16du:dateUtc="2026-04-07T04:25:00Z"/>
                <w:rFonts w:ascii="Arial" w:hAnsi="Arial" w:cs="Arial"/>
                <w:color w:val="000000"/>
                <w:sz w:val="18"/>
                <w:szCs w:val="18"/>
                <w:lang w:eastAsia="en-US"/>
              </w:rPr>
            </w:pPr>
            <w:ins w:id="5022" w:author="KPMG_PQH" w:date="2026-04-07T11:25:00Z" w16du:dateUtc="2026-04-07T04:25:00Z">
              <w:r>
                <w:rPr>
                  <w:rFonts w:ascii="Arial" w:hAnsi="Arial" w:cs="Arial"/>
                  <w:sz w:val="18"/>
                  <w:szCs w:val="18"/>
                </w:rPr>
                <w:t>KHANG THONG INVESTMENT JOINT STOCK COMPANY</w:t>
              </w:r>
            </w:ins>
          </w:p>
        </w:tc>
        <w:tc>
          <w:tcPr>
            <w:tcW w:w="846" w:type="pct"/>
            <w:tcBorders>
              <w:top w:val="nil"/>
              <w:left w:val="nil"/>
              <w:bottom w:val="single" w:sz="4" w:space="0" w:color="auto"/>
              <w:right w:val="single" w:sz="4" w:space="0" w:color="auto"/>
            </w:tcBorders>
            <w:vAlign w:val="center"/>
            <w:hideMark/>
          </w:tcPr>
          <w:p w14:paraId="64C04E6C" w14:textId="2A43D269" w:rsidR="00AB0EE2" w:rsidRPr="00322061" w:rsidRDefault="00AB0EE2" w:rsidP="00AB0EE2">
            <w:pPr>
              <w:jc w:val="center"/>
              <w:rPr>
                <w:ins w:id="5023" w:author="KPMG_PQH" w:date="2026-04-07T11:25:00Z" w16du:dateUtc="2026-04-07T04:25:00Z"/>
                <w:rFonts w:ascii="Arial" w:hAnsi="Arial" w:cs="Arial"/>
                <w:color w:val="000000"/>
                <w:sz w:val="18"/>
                <w:szCs w:val="18"/>
                <w:lang w:eastAsia="en-US"/>
              </w:rPr>
            </w:pPr>
            <w:ins w:id="502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08D80A4" w14:textId="1ECC3CF3" w:rsidR="00AB0EE2" w:rsidRPr="00322061" w:rsidRDefault="00AB0EE2" w:rsidP="00AB0EE2">
            <w:pPr>
              <w:rPr>
                <w:ins w:id="5025" w:author="KPMG_PQH" w:date="2026-04-07T11:25:00Z" w16du:dateUtc="2026-04-07T04:25:00Z"/>
                <w:rFonts w:ascii="Arial" w:hAnsi="Arial" w:cs="Arial"/>
                <w:color w:val="000000"/>
                <w:sz w:val="18"/>
                <w:szCs w:val="18"/>
                <w:lang w:eastAsia="en-US"/>
              </w:rPr>
            </w:pPr>
            <w:ins w:id="5026" w:author="KPMG_PQH" w:date="2026-04-07T11:25:00Z" w16du:dateUtc="2026-04-07T04:25:00Z">
              <w:r>
                <w:rPr>
                  <w:rFonts w:ascii="Arial" w:hAnsi="Arial" w:cs="Arial"/>
                  <w:color w:val="000000"/>
                  <w:sz w:val="18"/>
                  <w:szCs w:val="18"/>
                </w:rPr>
                <w:t>Insufficient financial data</w:t>
              </w:r>
            </w:ins>
          </w:p>
        </w:tc>
      </w:tr>
      <w:tr w:rsidR="00AB0EE2" w:rsidRPr="00322061" w14:paraId="4410064D" w14:textId="77777777" w:rsidTr="00777313">
        <w:trPr>
          <w:trHeight w:val="20"/>
          <w:ins w:id="502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D6B88CF" w14:textId="03D081F1" w:rsidR="00AB0EE2" w:rsidRPr="00322061" w:rsidRDefault="00AB0EE2" w:rsidP="00AB0EE2">
            <w:pPr>
              <w:jc w:val="center"/>
              <w:rPr>
                <w:ins w:id="5028" w:author="KPMG_PQH" w:date="2026-04-07T11:25:00Z" w16du:dateUtc="2026-04-07T04:25:00Z"/>
                <w:rFonts w:ascii="Arial" w:hAnsi="Arial" w:cs="Arial"/>
                <w:color w:val="000000"/>
                <w:sz w:val="18"/>
                <w:szCs w:val="18"/>
                <w:lang w:eastAsia="en-US"/>
              </w:rPr>
            </w:pPr>
            <w:ins w:id="5029" w:author="KPMG_PQH" w:date="2026-04-07T11:25:00Z" w16du:dateUtc="2026-04-07T04:25:00Z">
              <w:r>
                <w:rPr>
                  <w:rFonts w:ascii="Arial" w:hAnsi="Arial" w:cs="Arial"/>
                  <w:sz w:val="18"/>
                  <w:szCs w:val="18"/>
                </w:rPr>
                <w:t>212</w:t>
              </w:r>
            </w:ins>
          </w:p>
        </w:tc>
        <w:tc>
          <w:tcPr>
            <w:tcW w:w="2351" w:type="pct"/>
            <w:tcBorders>
              <w:top w:val="nil"/>
              <w:left w:val="nil"/>
              <w:bottom w:val="single" w:sz="4" w:space="0" w:color="auto"/>
              <w:right w:val="single" w:sz="4" w:space="0" w:color="auto"/>
            </w:tcBorders>
            <w:vAlign w:val="center"/>
            <w:hideMark/>
          </w:tcPr>
          <w:p w14:paraId="116C49D0" w14:textId="660D27DF" w:rsidR="00AB0EE2" w:rsidRPr="00322061" w:rsidRDefault="00AB0EE2" w:rsidP="00AB0EE2">
            <w:pPr>
              <w:rPr>
                <w:ins w:id="5030" w:author="KPMG_PQH" w:date="2026-04-07T11:25:00Z" w16du:dateUtc="2026-04-07T04:25:00Z"/>
                <w:rFonts w:ascii="Arial" w:hAnsi="Arial" w:cs="Arial"/>
                <w:color w:val="000000"/>
                <w:sz w:val="18"/>
                <w:szCs w:val="18"/>
                <w:lang w:eastAsia="en-US"/>
              </w:rPr>
            </w:pPr>
            <w:ins w:id="5031" w:author="KPMG_PQH" w:date="2026-04-07T11:25:00Z" w16du:dateUtc="2026-04-07T04:25:00Z">
              <w:r>
                <w:rPr>
                  <w:rFonts w:ascii="Arial" w:hAnsi="Arial" w:cs="Arial"/>
                  <w:sz w:val="18"/>
                  <w:szCs w:val="18"/>
                </w:rPr>
                <w:t>KHANH PHONG TEXTILE AND DYEING COMPANY LIMITED</w:t>
              </w:r>
            </w:ins>
          </w:p>
        </w:tc>
        <w:tc>
          <w:tcPr>
            <w:tcW w:w="846" w:type="pct"/>
            <w:tcBorders>
              <w:top w:val="nil"/>
              <w:left w:val="nil"/>
              <w:bottom w:val="single" w:sz="4" w:space="0" w:color="auto"/>
              <w:right w:val="single" w:sz="4" w:space="0" w:color="auto"/>
            </w:tcBorders>
            <w:vAlign w:val="center"/>
            <w:hideMark/>
          </w:tcPr>
          <w:p w14:paraId="02587786" w14:textId="4A0A3AA8" w:rsidR="00AB0EE2" w:rsidRPr="00322061" w:rsidRDefault="00AB0EE2" w:rsidP="00AB0EE2">
            <w:pPr>
              <w:jc w:val="center"/>
              <w:rPr>
                <w:ins w:id="5032" w:author="KPMG_PQH" w:date="2026-04-07T11:25:00Z" w16du:dateUtc="2026-04-07T04:25:00Z"/>
                <w:rFonts w:ascii="Arial" w:hAnsi="Arial" w:cs="Arial"/>
                <w:color w:val="000000"/>
                <w:sz w:val="18"/>
                <w:szCs w:val="18"/>
                <w:lang w:eastAsia="en-US"/>
              </w:rPr>
            </w:pPr>
            <w:ins w:id="503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6EE03AF" w14:textId="13DE1C1D" w:rsidR="00AB0EE2" w:rsidRPr="00322061" w:rsidRDefault="00AB0EE2" w:rsidP="00AB0EE2">
            <w:pPr>
              <w:rPr>
                <w:ins w:id="5034" w:author="KPMG_PQH" w:date="2026-04-07T11:25:00Z" w16du:dateUtc="2026-04-07T04:25:00Z"/>
                <w:rFonts w:ascii="Arial" w:hAnsi="Arial" w:cs="Arial"/>
                <w:color w:val="000000"/>
                <w:sz w:val="18"/>
                <w:szCs w:val="18"/>
                <w:lang w:eastAsia="en-US"/>
              </w:rPr>
            </w:pPr>
            <w:ins w:id="5035" w:author="KPMG_PQH" w:date="2026-04-07T11:25:00Z" w16du:dateUtc="2026-04-07T04:25:00Z">
              <w:r>
                <w:rPr>
                  <w:rFonts w:ascii="Arial" w:hAnsi="Arial" w:cs="Arial"/>
                  <w:color w:val="000000"/>
                  <w:sz w:val="18"/>
                  <w:szCs w:val="18"/>
                </w:rPr>
                <w:t>Insufficient information</w:t>
              </w:r>
            </w:ins>
          </w:p>
        </w:tc>
      </w:tr>
      <w:tr w:rsidR="00AB0EE2" w:rsidRPr="00322061" w14:paraId="1FDD5E84" w14:textId="77777777" w:rsidTr="00777313">
        <w:trPr>
          <w:trHeight w:val="20"/>
          <w:ins w:id="503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5CE8B85" w14:textId="7369767A" w:rsidR="00AB0EE2" w:rsidRPr="00322061" w:rsidRDefault="00AB0EE2" w:rsidP="00AB0EE2">
            <w:pPr>
              <w:jc w:val="center"/>
              <w:rPr>
                <w:ins w:id="5037" w:author="KPMG_PQH" w:date="2026-04-07T11:25:00Z" w16du:dateUtc="2026-04-07T04:25:00Z"/>
                <w:rFonts w:ascii="Arial" w:hAnsi="Arial" w:cs="Arial"/>
                <w:color w:val="000000"/>
                <w:sz w:val="18"/>
                <w:szCs w:val="18"/>
                <w:lang w:eastAsia="en-US"/>
              </w:rPr>
            </w:pPr>
            <w:ins w:id="5038" w:author="KPMG_PQH" w:date="2026-04-07T11:25:00Z" w16du:dateUtc="2026-04-07T04:25:00Z">
              <w:r>
                <w:rPr>
                  <w:rFonts w:ascii="Arial" w:hAnsi="Arial" w:cs="Arial"/>
                  <w:sz w:val="18"/>
                  <w:szCs w:val="18"/>
                </w:rPr>
                <w:t>213</w:t>
              </w:r>
            </w:ins>
          </w:p>
        </w:tc>
        <w:tc>
          <w:tcPr>
            <w:tcW w:w="2351" w:type="pct"/>
            <w:tcBorders>
              <w:top w:val="nil"/>
              <w:left w:val="nil"/>
              <w:bottom w:val="single" w:sz="4" w:space="0" w:color="auto"/>
              <w:right w:val="single" w:sz="4" w:space="0" w:color="auto"/>
            </w:tcBorders>
            <w:vAlign w:val="center"/>
            <w:hideMark/>
          </w:tcPr>
          <w:p w14:paraId="4FCB3519" w14:textId="1F3367C1" w:rsidR="00AB0EE2" w:rsidRPr="00322061" w:rsidRDefault="00AB0EE2" w:rsidP="00AB0EE2">
            <w:pPr>
              <w:rPr>
                <w:ins w:id="5039" w:author="KPMG_PQH" w:date="2026-04-07T11:25:00Z" w16du:dateUtc="2026-04-07T04:25:00Z"/>
                <w:rFonts w:ascii="Arial" w:hAnsi="Arial" w:cs="Arial"/>
                <w:color w:val="000000"/>
                <w:sz w:val="18"/>
                <w:szCs w:val="18"/>
                <w:lang w:eastAsia="en-US"/>
              </w:rPr>
            </w:pPr>
            <w:ins w:id="5040" w:author="KPMG_PQH" w:date="2026-04-07T11:25:00Z" w16du:dateUtc="2026-04-07T04:25:00Z">
              <w:r>
                <w:rPr>
                  <w:rFonts w:ascii="Arial" w:hAnsi="Arial" w:cs="Arial"/>
                  <w:sz w:val="18"/>
                  <w:szCs w:val="18"/>
                </w:rPr>
                <w:t>KIM HA CONSULTING AND INVESTMENT JOINT STOCK COMPANY</w:t>
              </w:r>
            </w:ins>
          </w:p>
        </w:tc>
        <w:tc>
          <w:tcPr>
            <w:tcW w:w="846" w:type="pct"/>
            <w:tcBorders>
              <w:top w:val="nil"/>
              <w:left w:val="nil"/>
              <w:bottom w:val="single" w:sz="4" w:space="0" w:color="auto"/>
              <w:right w:val="single" w:sz="4" w:space="0" w:color="auto"/>
            </w:tcBorders>
            <w:vAlign w:val="center"/>
            <w:hideMark/>
          </w:tcPr>
          <w:p w14:paraId="41C0DA5F" w14:textId="75F4C9FA" w:rsidR="00AB0EE2" w:rsidRPr="00322061" w:rsidRDefault="00AB0EE2" w:rsidP="00AB0EE2">
            <w:pPr>
              <w:jc w:val="center"/>
              <w:rPr>
                <w:ins w:id="5041" w:author="KPMG_PQH" w:date="2026-04-07T11:25:00Z" w16du:dateUtc="2026-04-07T04:25:00Z"/>
                <w:rFonts w:ascii="Arial" w:hAnsi="Arial" w:cs="Arial"/>
                <w:color w:val="000000"/>
                <w:sz w:val="18"/>
                <w:szCs w:val="18"/>
                <w:lang w:eastAsia="en-US"/>
              </w:rPr>
            </w:pPr>
            <w:ins w:id="504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E8643A2" w14:textId="449B7B69" w:rsidR="00AB0EE2" w:rsidRPr="00322061" w:rsidRDefault="00AB0EE2" w:rsidP="00AB0EE2">
            <w:pPr>
              <w:rPr>
                <w:ins w:id="5043" w:author="KPMG_PQH" w:date="2026-04-07T11:25:00Z" w16du:dateUtc="2026-04-07T04:25:00Z"/>
                <w:rFonts w:ascii="Arial" w:hAnsi="Arial" w:cs="Arial"/>
                <w:color w:val="000000"/>
                <w:sz w:val="18"/>
                <w:szCs w:val="18"/>
                <w:lang w:eastAsia="en-US"/>
              </w:rPr>
            </w:pPr>
            <w:ins w:id="5044" w:author="KPMG_PQH" w:date="2026-04-07T11:25:00Z" w16du:dateUtc="2026-04-07T04:25:00Z">
              <w:r>
                <w:rPr>
                  <w:rFonts w:ascii="Arial" w:hAnsi="Arial" w:cs="Arial"/>
                  <w:color w:val="000000"/>
                  <w:sz w:val="18"/>
                  <w:szCs w:val="18"/>
                </w:rPr>
                <w:t>Non-comparable functions</w:t>
              </w:r>
            </w:ins>
          </w:p>
        </w:tc>
      </w:tr>
      <w:tr w:rsidR="00AB0EE2" w:rsidRPr="00322061" w14:paraId="465FEF4E" w14:textId="77777777" w:rsidTr="00777313">
        <w:trPr>
          <w:trHeight w:val="20"/>
          <w:ins w:id="504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A7FBE6E" w14:textId="1E6776CD" w:rsidR="00AB0EE2" w:rsidRPr="00322061" w:rsidRDefault="00AB0EE2" w:rsidP="00AB0EE2">
            <w:pPr>
              <w:jc w:val="center"/>
              <w:rPr>
                <w:ins w:id="5046" w:author="KPMG_PQH" w:date="2026-04-07T11:25:00Z" w16du:dateUtc="2026-04-07T04:25:00Z"/>
                <w:rFonts w:ascii="Arial" w:hAnsi="Arial" w:cs="Arial"/>
                <w:color w:val="000000"/>
                <w:sz w:val="18"/>
                <w:szCs w:val="18"/>
                <w:lang w:eastAsia="en-US"/>
              </w:rPr>
            </w:pPr>
            <w:ins w:id="5047" w:author="KPMG_PQH" w:date="2026-04-07T11:25:00Z" w16du:dateUtc="2026-04-07T04:25:00Z">
              <w:r>
                <w:rPr>
                  <w:rFonts w:ascii="Arial" w:hAnsi="Arial" w:cs="Arial"/>
                  <w:sz w:val="18"/>
                  <w:szCs w:val="18"/>
                </w:rPr>
                <w:t>214</w:t>
              </w:r>
            </w:ins>
          </w:p>
        </w:tc>
        <w:tc>
          <w:tcPr>
            <w:tcW w:w="2351" w:type="pct"/>
            <w:tcBorders>
              <w:top w:val="nil"/>
              <w:left w:val="nil"/>
              <w:bottom w:val="single" w:sz="4" w:space="0" w:color="auto"/>
              <w:right w:val="single" w:sz="4" w:space="0" w:color="auto"/>
            </w:tcBorders>
            <w:vAlign w:val="center"/>
            <w:hideMark/>
          </w:tcPr>
          <w:p w14:paraId="61B93895" w14:textId="38BC8F3B" w:rsidR="00AB0EE2" w:rsidRPr="00322061" w:rsidRDefault="00AB0EE2" w:rsidP="00AB0EE2">
            <w:pPr>
              <w:rPr>
                <w:ins w:id="5048" w:author="KPMG_PQH" w:date="2026-04-07T11:25:00Z" w16du:dateUtc="2026-04-07T04:25:00Z"/>
                <w:rFonts w:ascii="Arial" w:hAnsi="Arial" w:cs="Arial"/>
                <w:color w:val="000000"/>
                <w:sz w:val="18"/>
                <w:szCs w:val="18"/>
                <w:lang w:eastAsia="en-US"/>
              </w:rPr>
            </w:pPr>
            <w:ins w:id="5049" w:author="KPMG_PQH" w:date="2026-04-07T11:25:00Z" w16du:dateUtc="2026-04-07T04:25:00Z">
              <w:r>
                <w:rPr>
                  <w:rFonts w:ascii="Arial" w:hAnsi="Arial" w:cs="Arial"/>
                  <w:sz w:val="18"/>
                  <w:szCs w:val="18"/>
                </w:rPr>
                <w:t>KIM LIEN LSM JOINT STOCK COMPANY</w:t>
              </w:r>
            </w:ins>
          </w:p>
        </w:tc>
        <w:tc>
          <w:tcPr>
            <w:tcW w:w="846" w:type="pct"/>
            <w:tcBorders>
              <w:top w:val="nil"/>
              <w:left w:val="nil"/>
              <w:bottom w:val="single" w:sz="4" w:space="0" w:color="auto"/>
              <w:right w:val="single" w:sz="4" w:space="0" w:color="auto"/>
            </w:tcBorders>
            <w:vAlign w:val="center"/>
            <w:hideMark/>
          </w:tcPr>
          <w:p w14:paraId="19BC95EE" w14:textId="1E6D8821" w:rsidR="00AB0EE2" w:rsidRPr="00322061" w:rsidRDefault="00AB0EE2" w:rsidP="00AB0EE2">
            <w:pPr>
              <w:jc w:val="center"/>
              <w:rPr>
                <w:ins w:id="5050" w:author="KPMG_PQH" w:date="2026-04-07T11:25:00Z" w16du:dateUtc="2026-04-07T04:25:00Z"/>
                <w:rFonts w:ascii="Arial" w:hAnsi="Arial" w:cs="Arial"/>
                <w:color w:val="000000"/>
                <w:sz w:val="18"/>
                <w:szCs w:val="18"/>
                <w:lang w:eastAsia="en-US"/>
              </w:rPr>
            </w:pPr>
            <w:ins w:id="505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2D09137" w14:textId="4D24A996" w:rsidR="00AB0EE2" w:rsidRPr="00322061" w:rsidRDefault="00AB0EE2" w:rsidP="00AB0EE2">
            <w:pPr>
              <w:rPr>
                <w:ins w:id="5052" w:author="KPMG_PQH" w:date="2026-04-07T11:25:00Z" w16du:dateUtc="2026-04-07T04:25:00Z"/>
                <w:rFonts w:ascii="Arial" w:hAnsi="Arial" w:cs="Arial"/>
                <w:color w:val="000000"/>
                <w:sz w:val="18"/>
                <w:szCs w:val="18"/>
                <w:lang w:eastAsia="en-US"/>
              </w:rPr>
            </w:pPr>
            <w:ins w:id="5053" w:author="KPMG_PQH" w:date="2026-04-07T11:25:00Z" w16du:dateUtc="2026-04-07T04:25:00Z">
              <w:r>
                <w:rPr>
                  <w:rFonts w:ascii="Arial" w:hAnsi="Arial" w:cs="Arial"/>
                  <w:color w:val="000000"/>
                  <w:sz w:val="18"/>
                  <w:szCs w:val="18"/>
                </w:rPr>
                <w:t>Insufficient financial data</w:t>
              </w:r>
            </w:ins>
          </w:p>
        </w:tc>
      </w:tr>
      <w:tr w:rsidR="00AB0EE2" w:rsidRPr="00322061" w14:paraId="590E21FA" w14:textId="77777777" w:rsidTr="00777313">
        <w:trPr>
          <w:trHeight w:val="20"/>
          <w:ins w:id="505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96C54C8" w14:textId="6E3CCBD3" w:rsidR="00AB0EE2" w:rsidRPr="00322061" w:rsidRDefault="00AB0EE2" w:rsidP="00AB0EE2">
            <w:pPr>
              <w:jc w:val="center"/>
              <w:rPr>
                <w:ins w:id="5055" w:author="KPMG_PQH" w:date="2026-04-07T11:25:00Z" w16du:dateUtc="2026-04-07T04:25:00Z"/>
                <w:rFonts w:ascii="Arial" w:hAnsi="Arial" w:cs="Arial"/>
                <w:color w:val="000000"/>
                <w:sz w:val="18"/>
                <w:szCs w:val="18"/>
                <w:lang w:eastAsia="en-US"/>
              </w:rPr>
            </w:pPr>
            <w:ins w:id="5056" w:author="KPMG_PQH" w:date="2026-04-07T11:25:00Z" w16du:dateUtc="2026-04-07T04:25:00Z">
              <w:r>
                <w:rPr>
                  <w:rFonts w:ascii="Arial" w:hAnsi="Arial" w:cs="Arial"/>
                  <w:sz w:val="18"/>
                  <w:szCs w:val="18"/>
                </w:rPr>
                <w:t>215</w:t>
              </w:r>
            </w:ins>
          </w:p>
        </w:tc>
        <w:tc>
          <w:tcPr>
            <w:tcW w:w="2351" w:type="pct"/>
            <w:tcBorders>
              <w:top w:val="nil"/>
              <w:left w:val="nil"/>
              <w:bottom w:val="single" w:sz="4" w:space="0" w:color="auto"/>
              <w:right w:val="single" w:sz="4" w:space="0" w:color="auto"/>
            </w:tcBorders>
            <w:vAlign w:val="center"/>
            <w:hideMark/>
          </w:tcPr>
          <w:p w14:paraId="7BFD6780" w14:textId="7DA8355B" w:rsidR="00AB0EE2" w:rsidRPr="00322061" w:rsidRDefault="00AB0EE2" w:rsidP="00AB0EE2">
            <w:pPr>
              <w:rPr>
                <w:ins w:id="5057" w:author="KPMG_PQH" w:date="2026-04-07T11:25:00Z" w16du:dateUtc="2026-04-07T04:25:00Z"/>
                <w:rFonts w:ascii="Arial" w:hAnsi="Arial" w:cs="Arial"/>
                <w:color w:val="000000"/>
                <w:sz w:val="18"/>
                <w:szCs w:val="18"/>
                <w:lang w:eastAsia="en-US"/>
              </w:rPr>
            </w:pPr>
            <w:ins w:id="5058" w:author="KPMG_PQH" w:date="2026-04-07T11:25:00Z" w16du:dateUtc="2026-04-07T04:25:00Z">
              <w:r>
                <w:rPr>
                  <w:rFonts w:ascii="Arial" w:hAnsi="Arial" w:cs="Arial"/>
                  <w:sz w:val="18"/>
                  <w:szCs w:val="18"/>
                </w:rPr>
                <w:t>KNIC JOINT STOCK COMPANY</w:t>
              </w:r>
            </w:ins>
          </w:p>
        </w:tc>
        <w:tc>
          <w:tcPr>
            <w:tcW w:w="846" w:type="pct"/>
            <w:tcBorders>
              <w:top w:val="nil"/>
              <w:left w:val="nil"/>
              <w:bottom w:val="single" w:sz="4" w:space="0" w:color="auto"/>
              <w:right w:val="single" w:sz="4" w:space="0" w:color="auto"/>
            </w:tcBorders>
            <w:vAlign w:val="center"/>
            <w:hideMark/>
          </w:tcPr>
          <w:p w14:paraId="43789A74" w14:textId="495FA493" w:rsidR="00AB0EE2" w:rsidRPr="00322061" w:rsidRDefault="00AB0EE2" w:rsidP="00AB0EE2">
            <w:pPr>
              <w:jc w:val="center"/>
              <w:rPr>
                <w:ins w:id="5059" w:author="KPMG_PQH" w:date="2026-04-07T11:25:00Z" w16du:dateUtc="2026-04-07T04:25:00Z"/>
                <w:rFonts w:ascii="Arial" w:hAnsi="Arial" w:cs="Arial"/>
                <w:color w:val="000000"/>
                <w:sz w:val="18"/>
                <w:szCs w:val="18"/>
                <w:lang w:eastAsia="en-US"/>
              </w:rPr>
            </w:pPr>
            <w:ins w:id="506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4CA1ED9" w14:textId="38B838AB" w:rsidR="00AB0EE2" w:rsidRPr="00322061" w:rsidRDefault="00AB0EE2" w:rsidP="00AB0EE2">
            <w:pPr>
              <w:rPr>
                <w:ins w:id="5061" w:author="KPMG_PQH" w:date="2026-04-07T11:25:00Z" w16du:dateUtc="2026-04-07T04:25:00Z"/>
                <w:rFonts w:ascii="Arial" w:hAnsi="Arial" w:cs="Arial"/>
                <w:color w:val="000000"/>
                <w:sz w:val="18"/>
                <w:szCs w:val="18"/>
                <w:lang w:eastAsia="en-US"/>
              </w:rPr>
            </w:pPr>
            <w:ins w:id="5062" w:author="KPMG_PQH" w:date="2026-04-07T11:25:00Z" w16du:dateUtc="2026-04-07T04:25:00Z">
              <w:r>
                <w:rPr>
                  <w:rFonts w:ascii="Arial" w:hAnsi="Arial" w:cs="Arial"/>
                  <w:color w:val="000000"/>
                  <w:sz w:val="18"/>
                  <w:szCs w:val="18"/>
                </w:rPr>
                <w:t>Non-comparable functions</w:t>
              </w:r>
            </w:ins>
          </w:p>
        </w:tc>
      </w:tr>
      <w:tr w:rsidR="00AB0EE2" w:rsidRPr="00322061" w14:paraId="31F7B681" w14:textId="77777777" w:rsidTr="00777313">
        <w:trPr>
          <w:trHeight w:val="20"/>
          <w:ins w:id="506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E3A680A" w14:textId="0170CCC8" w:rsidR="00AB0EE2" w:rsidRPr="00322061" w:rsidRDefault="00AB0EE2" w:rsidP="00AB0EE2">
            <w:pPr>
              <w:jc w:val="center"/>
              <w:rPr>
                <w:ins w:id="5064" w:author="KPMG_PQH" w:date="2026-04-07T11:25:00Z" w16du:dateUtc="2026-04-07T04:25:00Z"/>
                <w:rFonts w:ascii="Arial" w:hAnsi="Arial" w:cs="Arial"/>
                <w:color w:val="000000"/>
                <w:sz w:val="18"/>
                <w:szCs w:val="18"/>
                <w:lang w:eastAsia="en-US"/>
              </w:rPr>
            </w:pPr>
            <w:ins w:id="5065" w:author="KPMG_PQH" w:date="2026-04-07T11:25:00Z" w16du:dateUtc="2026-04-07T04:25:00Z">
              <w:r>
                <w:rPr>
                  <w:rFonts w:ascii="Arial" w:hAnsi="Arial" w:cs="Arial"/>
                  <w:sz w:val="18"/>
                  <w:szCs w:val="18"/>
                </w:rPr>
                <w:t>216</w:t>
              </w:r>
            </w:ins>
          </w:p>
        </w:tc>
        <w:tc>
          <w:tcPr>
            <w:tcW w:w="2351" w:type="pct"/>
            <w:tcBorders>
              <w:top w:val="nil"/>
              <w:left w:val="nil"/>
              <w:bottom w:val="single" w:sz="4" w:space="0" w:color="auto"/>
              <w:right w:val="single" w:sz="4" w:space="0" w:color="auto"/>
            </w:tcBorders>
            <w:vAlign w:val="center"/>
            <w:hideMark/>
          </w:tcPr>
          <w:p w14:paraId="71B5F08A" w14:textId="6D127D54" w:rsidR="00AB0EE2" w:rsidRPr="00322061" w:rsidRDefault="00AB0EE2" w:rsidP="00AB0EE2">
            <w:pPr>
              <w:rPr>
                <w:ins w:id="5066" w:author="KPMG_PQH" w:date="2026-04-07T11:25:00Z" w16du:dateUtc="2026-04-07T04:25:00Z"/>
                <w:rFonts w:ascii="Arial" w:hAnsi="Arial" w:cs="Arial"/>
                <w:color w:val="000000"/>
                <w:sz w:val="18"/>
                <w:szCs w:val="18"/>
                <w:lang w:eastAsia="en-US"/>
              </w:rPr>
            </w:pPr>
            <w:ins w:id="5067" w:author="KPMG_PQH" w:date="2026-04-07T11:25:00Z" w16du:dateUtc="2026-04-07T04:25:00Z">
              <w:r>
                <w:rPr>
                  <w:rFonts w:ascii="Arial" w:hAnsi="Arial" w:cs="Arial"/>
                  <w:sz w:val="18"/>
                  <w:szCs w:val="18"/>
                </w:rPr>
                <w:t>KYOTA JOINT STOCK COMPANY</w:t>
              </w:r>
            </w:ins>
          </w:p>
        </w:tc>
        <w:tc>
          <w:tcPr>
            <w:tcW w:w="846" w:type="pct"/>
            <w:tcBorders>
              <w:top w:val="nil"/>
              <w:left w:val="nil"/>
              <w:bottom w:val="single" w:sz="4" w:space="0" w:color="auto"/>
              <w:right w:val="single" w:sz="4" w:space="0" w:color="auto"/>
            </w:tcBorders>
            <w:vAlign w:val="center"/>
            <w:hideMark/>
          </w:tcPr>
          <w:p w14:paraId="6BD9E514" w14:textId="4D17A112" w:rsidR="00AB0EE2" w:rsidRPr="00322061" w:rsidRDefault="00AB0EE2" w:rsidP="00AB0EE2">
            <w:pPr>
              <w:jc w:val="center"/>
              <w:rPr>
                <w:ins w:id="5068" w:author="KPMG_PQH" w:date="2026-04-07T11:25:00Z" w16du:dateUtc="2026-04-07T04:25:00Z"/>
                <w:rFonts w:ascii="Arial" w:hAnsi="Arial" w:cs="Arial"/>
                <w:color w:val="000000"/>
                <w:sz w:val="18"/>
                <w:szCs w:val="18"/>
                <w:lang w:eastAsia="en-US"/>
              </w:rPr>
            </w:pPr>
            <w:ins w:id="506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1360F5A" w14:textId="563BA830" w:rsidR="00AB0EE2" w:rsidRPr="00322061" w:rsidRDefault="00AB0EE2" w:rsidP="00AB0EE2">
            <w:pPr>
              <w:rPr>
                <w:ins w:id="5070" w:author="KPMG_PQH" w:date="2026-04-07T11:25:00Z" w16du:dateUtc="2026-04-07T04:25:00Z"/>
                <w:rFonts w:ascii="Arial" w:hAnsi="Arial" w:cs="Arial"/>
                <w:color w:val="000000"/>
                <w:sz w:val="18"/>
                <w:szCs w:val="18"/>
                <w:lang w:eastAsia="en-US"/>
              </w:rPr>
            </w:pPr>
            <w:ins w:id="5071" w:author="KPMG_PQH" w:date="2026-04-07T11:25:00Z" w16du:dateUtc="2026-04-07T04:25:00Z">
              <w:r>
                <w:rPr>
                  <w:rFonts w:ascii="Arial" w:hAnsi="Arial" w:cs="Arial"/>
                  <w:color w:val="000000"/>
                  <w:sz w:val="18"/>
                  <w:szCs w:val="18"/>
                </w:rPr>
                <w:t>Non-comparable functions</w:t>
              </w:r>
            </w:ins>
          </w:p>
        </w:tc>
      </w:tr>
      <w:tr w:rsidR="00AB0EE2" w:rsidRPr="00322061" w14:paraId="0669C29B" w14:textId="77777777" w:rsidTr="00777313">
        <w:trPr>
          <w:trHeight w:val="20"/>
          <w:ins w:id="507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7213F4B" w14:textId="02172586" w:rsidR="00AB0EE2" w:rsidRPr="00322061" w:rsidRDefault="00AB0EE2" w:rsidP="00AB0EE2">
            <w:pPr>
              <w:jc w:val="center"/>
              <w:rPr>
                <w:ins w:id="5073" w:author="KPMG_PQH" w:date="2026-04-07T11:25:00Z" w16du:dateUtc="2026-04-07T04:25:00Z"/>
                <w:rFonts w:ascii="Arial" w:hAnsi="Arial" w:cs="Arial"/>
                <w:color w:val="000000"/>
                <w:sz w:val="18"/>
                <w:szCs w:val="18"/>
                <w:lang w:eastAsia="en-US"/>
              </w:rPr>
            </w:pPr>
            <w:ins w:id="5074" w:author="KPMG_PQH" w:date="2026-04-07T11:25:00Z" w16du:dateUtc="2026-04-07T04:25:00Z">
              <w:r>
                <w:rPr>
                  <w:rFonts w:ascii="Arial" w:hAnsi="Arial" w:cs="Arial"/>
                  <w:sz w:val="18"/>
                  <w:szCs w:val="18"/>
                </w:rPr>
                <w:t>217</w:t>
              </w:r>
            </w:ins>
          </w:p>
        </w:tc>
        <w:tc>
          <w:tcPr>
            <w:tcW w:w="2351" w:type="pct"/>
            <w:tcBorders>
              <w:top w:val="nil"/>
              <w:left w:val="nil"/>
              <w:bottom w:val="single" w:sz="4" w:space="0" w:color="auto"/>
              <w:right w:val="single" w:sz="4" w:space="0" w:color="auto"/>
            </w:tcBorders>
            <w:vAlign w:val="center"/>
            <w:hideMark/>
          </w:tcPr>
          <w:p w14:paraId="2185DE37" w14:textId="265425CC" w:rsidR="00AB0EE2" w:rsidRPr="00322061" w:rsidRDefault="00AB0EE2" w:rsidP="00AB0EE2">
            <w:pPr>
              <w:rPr>
                <w:ins w:id="5075" w:author="KPMG_PQH" w:date="2026-04-07T11:25:00Z" w16du:dateUtc="2026-04-07T04:25:00Z"/>
                <w:rFonts w:ascii="Arial" w:hAnsi="Arial" w:cs="Arial"/>
                <w:color w:val="000000"/>
                <w:sz w:val="18"/>
                <w:szCs w:val="18"/>
                <w:lang w:eastAsia="en-US"/>
              </w:rPr>
            </w:pPr>
            <w:ins w:id="5076" w:author="KPMG_PQH" w:date="2026-04-07T11:25:00Z" w16du:dateUtc="2026-04-07T04:25:00Z">
              <w:r>
                <w:rPr>
                  <w:rFonts w:ascii="Arial" w:hAnsi="Arial" w:cs="Arial"/>
                  <w:sz w:val="18"/>
                  <w:szCs w:val="18"/>
                </w:rPr>
                <w:t>LAC VIET CORPORATION</w:t>
              </w:r>
            </w:ins>
          </w:p>
        </w:tc>
        <w:tc>
          <w:tcPr>
            <w:tcW w:w="846" w:type="pct"/>
            <w:tcBorders>
              <w:top w:val="nil"/>
              <w:left w:val="nil"/>
              <w:bottom w:val="single" w:sz="4" w:space="0" w:color="auto"/>
              <w:right w:val="single" w:sz="4" w:space="0" w:color="auto"/>
            </w:tcBorders>
            <w:vAlign w:val="center"/>
            <w:hideMark/>
          </w:tcPr>
          <w:p w14:paraId="27AA9FC6" w14:textId="3C441E95" w:rsidR="00AB0EE2" w:rsidRPr="00322061" w:rsidRDefault="00AB0EE2" w:rsidP="00AB0EE2">
            <w:pPr>
              <w:jc w:val="center"/>
              <w:rPr>
                <w:ins w:id="5077" w:author="KPMG_PQH" w:date="2026-04-07T11:25:00Z" w16du:dateUtc="2026-04-07T04:25:00Z"/>
                <w:rFonts w:ascii="Arial" w:hAnsi="Arial" w:cs="Arial"/>
                <w:color w:val="000000"/>
                <w:sz w:val="18"/>
                <w:szCs w:val="18"/>
                <w:lang w:eastAsia="en-US"/>
              </w:rPr>
            </w:pPr>
            <w:ins w:id="507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7C046D2" w14:textId="2C0F90DD" w:rsidR="00AB0EE2" w:rsidRPr="00322061" w:rsidRDefault="00AB0EE2" w:rsidP="00AB0EE2">
            <w:pPr>
              <w:rPr>
                <w:ins w:id="5079" w:author="KPMG_PQH" w:date="2026-04-07T11:25:00Z" w16du:dateUtc="2026-04-07T04:25:00Z"/>
                <w:rFonts w:ascii="Arial" w:hAnsi="Arial" w:cs="Arial"/>
                <w:color w:val="000000"/>
                <w:sz w:val="18"/>
                <w:szCs w:val="18"/>
                <w:lang w:eastAsia="en-US"/>
              </w:rPr>
            </w:pPr>
            <w:ins w:id="5080" w:author="KPMG_PQH" w:date="2026-04-07T11:25:00Z" w16du:dateUtc="2026-04-07T04:25:00Z">
              <w:r>
                <w:rPr>
                  <w:rFonts w:ascii="Arial" w:hAnsi="Arial" w:cs="Arial"/>
                  <w:color w:val="000000"/>
                  <w:sz w:val="18"/>
                  <w:szCs w:val="18"/>
                </w:rPr>
                <w:t>Continuous loss making</w:t>
              </w:r>
            </w:ins>
          </w:p>
        </w:tc>
      </w:tr>
      <w:tr w:rsidR="00AB0EE2" w:rsidRPr="00322061" w14:paraId="42F7AF78" w14:textId="77777777" w:rsidTr="00777313">
        <w:trPr>
          <w:trHeight w:val="20"/>
          <w:ins w:id="508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25B5F65" w14:textId="515F3957" w:rsidR="00AB0EE2" w:rsidRPr="00322061" w:rsidRDefault="00AB0EE2" w:rsidP="00AB0EE2">
            <w:pPr>
              <w:jc w:val="center"/>
              <w:rPr>
                <w:ins w:id="5082" w:author="KPMG_PQH" w:date="2026-04-07T11:25:00Z" w16du:dateUtc="2026-04-07T04:25:00Z"/>
                <w:rFonts w:ascii="Arial" w:hAnsi="Arial" w:cs="Arial"/>
                <w:color w:val="000000"/>
                <w:sz w:val="18"/>
                <w:szCs w:val="18"/>
                <w:lang w:eastAsia="en-US"/>
              </w:rPr>
            </w:pPr>
            <w:ins w:id="5083" w:author="KPMG_PQH" w:date="2026-04-07T11:25:00Z" w16du:dateUtc="2026-04-07T04:25:00Z">
              <w:r>
                <w:rPr>
                  <w:rFonts w:ascii="Arial" w:hAnsi="Arial" w:cs="Arial"/>
                  <w:sz w:val="18"/>
                  <w:szCs w:val="18"/>
                </w:rPr>
                <w:t>218</w:t>
              </w:r>
            </w:ins>
          </w:p>
        </w:tc>
        <w:tc>
          <w:tcPr>
            <w:tcW w:w="2351" w:type="pct"/>
            <w:tcBorders>
              <w:top w:val="nil"/>
              <w:left w:val="nil"/>
              <w:bottom w:val="single" w:sz="4" w:space="0" w:color="auto"/>
              <w:right w:val="single" w:sz="4" w:space="0" w:color="auto"/>
            </w:tcBorders>
            <w:vAlign w:val="center"/>
            <w:hideMark/>
          </w:tcPr>
          <w:p w14:paraId="26676A2E" w14:textId="06BEF4AC" w:rsidR="00AB0EE2" w:rsidRPr="00322061" w:rsidRDefault="00AB0EE2" w:rsidP="00AB0EE2">
            <w:pPr>
              <w:rPr>
                <w:ins w:id="5084" w:author="KPMG_PQH" w:date="2026-04-07T11:25:00Z" w16du:dateUtc="2026-04-07T04:25:00Z"/>
                <w:rFonts w:ascii="Arial" w:hAnsi="Arial" w:cs="Arial"/>
                <w:color w:val="000000"/>
                <w:sz w:val="18"/>
                <w:szCs w:val="18"/>
                <w:lang w:eastAsia="en-US"/>
              </w:rPr>
            </w:pPr>
            <w:ins w:id="5085" w:author="KPMG_PQH" w:date="2026-04-07T11:25:00Z" w16du:dateUtc="2026-04-07T04:25:00Z">
              <w:r>
                <w:rPr>
                  <w:rFonts w:ascii="Arial" w:hAnsi="Arial" w:cs="Arial"/>
                  <w:sz w:val="18"/>
                  <w:szCs w:val="18"/>
                </w:rPr>
                <w:t>LAC VIET FOOD EXPORT IMPORT JOINT STOCK COMPANY</w:t>
              </w:r>
            </w:ins>
          </w:p>
        </w:tc>
        <w:tc>
          <w:tcPr>
            <w:tcW w:w="846" w:type="pct"/>
            <w:tcBorders>
              <w:top w:val="nil"/>
              <w:left w:val="nil"/>
              <w:bottom w:val="single" w:sz="4" w:space="0" w:color="auto"/>
              <w:right w:val="single" w:sz="4" w:space="0" w:color="auto"/>
            </w:tcBorders>
            <w:vAlign w:val="center"/>
            <w:hideMark/>
          </w:tcPr>
          <w:p w14:paraId="68611AEF" w14:textId="7EC90855" w:rsidR="00AB0EE2" w:rsidRPr="00322061" w:rsidRDefault="00AB0EE2" w:rsidP="00AB0EE2">
            <w:pPr>
              <w:jc w:val="center"/>
              <w:rPr>
                <w:ins w:id="5086" w:author="KPMG_PQH" w:date="2026-04-07T11:25:00Z" w16du:dateUtc="2026-04-07T04:25:00Z"/>
                <w:rFonts w:ascii="Arial" w:hAnsi="Arial" w:cs="Arial"/>
                <w:color w:val="000000"/>
                <w:sz w:val="18"/>
                <w:szCs w:val="18"/>
                <w:lang w:eastAsia="en-US"/>
              </w:rPr>
            </w:pPr>
            <w:ins w:id="508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05333D0" w14:textId="317987EF" w:rsidR="00AB0EE2" w:rsidRPr="00322061" w:rsidRDefault="00AB0EE2" w:rsidP="00AB0EE2">
            <w:pPr>
              <w:rPr>
                <w:ins w:id="5088" w:author="KPMG_PQH" w:date="2026-04-07T11:25:00Z" w16du:dateUtc="2026-04-07T04:25:00Z"/>
                <w:rFonts w:ascii="Arial" w:hAnsi="Arial" w:cs="Arial"/>
                <w:color w:val="000000"/>
                <w:sz w:val="18"/>
                <w:szCs w:val="18"/>
                <w:lang w:eastAsia="en-US"/>
              </w:rPr>
            </w:pPr>
            <w:ins w:id="5089" w:author="KPMG_PQH" w:date="2026-04-07T11:25:00Z" w16du:dateUtc="2026-04-07T04:25:00Z">
              <w:r>
                <w:rPr>
                  <w:rFonts w:ascii="Arial" w:hAnsi="Arial" w:cs="Arial"/>
                  <w:color w:val="000000"/>
                  <w:sz w:val="18"/>
                  <w:szCs w:val="18"/>
                </w:rPr>
                <w:t>Insufficient financial data</w:t>
              </w:r>
            </w:ins>
          </w:p>
        </w:tc>
      </w:tr>
      <w:tr w:rsidR="00AB0EE2" w:rsidRPr="00322061" w14:paraId="1E39BBF2" w14:textId="77777777" w:rsidTr="00777313">
        <w:trPr>
          <w:trHeight w:val="20"/>
          <w:ins w:id="509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1360A4" w14:textId="7B96E0ED" w:rsidR="00AB0EE2" w:rsidRPr="00322061" w:rsidRDefault="00AB0EE2" w:rsidP="00AB0EE2">
            <w:pPr>
              <w:jc w:val="center"/>
              <w:rPr>
                <w:ins w:id="5091" w:author="KPMG_PQH" w:date="2026-04-07T11:25:00Z" w16du:dateUtc="2026-04-07T04:25:00Z"/>
                <w:rFonts w:ascii="Arial" w:hAnsi="Arial" w:cs="Arial"/>
                <w:color w:val="000000"/>
                <w:sz w:val="18"/>
                <w:szCs w:val="18"/>
                <w:lang w:eastAsia="en-US"/>
              </w:rPr>
            </w:pPr>
            <w:ins w:id="5092" w:author="KPMG_PQH" w:date="2026-04-07T11:25:00Z" w16du:dateUtc="2026-04-07T04:25:00Z">
              <w:r>
                <w:rPr>
                  <w:rFonts w:ascii="Arial" w:hAnsi="Arial" w:cs="Arial"/>
                  <w:sz w:val="18"/>
                  <w:szCs w:val="18"/>
                </w:rPr>
                <w:t>219</w:t>
              </w:r>
            </w:ins>
          </w:p>
        </w:tc>
        <w:tc>
          <w:tcPr>
            <w:tcW w:w="2351" w:type="pct"/>
            <w:tcBorders>
              <w:top w:val="nil"/>
              <w:left w:val="nil"/>
              <w:bottom w:val="single" w:sz="4" w:space="0" w:color="auto"/>
              <w:right w:val="single" w:sz="4" w:space="0" w:color="auto"/>
            </w:tcBorders>
            <w:vAlign w:val="center"/>
            <w:hideMark/>
          </w:tcPr>
          <w:p w14:paraId="096F4973" w14:textId="38D4C5E6" w:rsidR="00AB0EE2" w:rsidRPr="00322061" w:rsidRDefault="00AB0EE2" w:rsidP="00AB0EE2">
            <w:pPr>
              <w:rPr>
                <w:ins w:id="5093" w:author="KPMG_PQH" w:date="2026-04-07T11:25:00Z" w16du:dateUtc="2026-04-07T04:25:00Z"/>
                <w:rFonts w:ascii="Arial" w:hAnsi="Arial" w:cs="Arial"/>
                <w:color w:val="000000"/>
                <w:sz w:val="18"/>
                <w:szCs w:val="18"/>
                <w:lang w:eastAsia="en-US"/>
              </w:rPr>
            </w:pPr>
            <w:ins w:id="5094" w:author="KPMG_PQH" w:date="2026-04-07T11:25:00Z" w16du:dateUtc="2026-04-07T04:25:00Z">
              <w:r>
                <w:rPr>
                  <w:rFonts w:ascii="Arial" w:hAnsi="Arial" w:cs="Arial"/>
                  <w:sz w:val="18"/>
                  <w:szCs w:val="18"/>
                </w:rPr>
                <w:t>LACIMBA SERVICE AND TRADING COMPANY LIMITED</w:t>
              </w:r>
            </w:ins>
          </w:p>
        </w:tc>
        <w:tc>
          <w:tcPr>
            <w:tcW w:w="846" w:type="pct"/>
            <w:tcBorders>
              <w:top w:val="nil"/>
              <w:left w:val="nil"/>
              <w:bottom w:val="single" w:sz="4" w:space="0" w:color="auto"/>
              <w:right w:val="single" w:sz="4" w:space="0" w:color="auto"/>
            </w:tcBorders>
            <w:vAlign w:val="center"/>
            <w:hideMark/>
          </w:tcPr>
          <w:p w14:paraId="0D617A67" w14:textId="2FCC7A22" w:rsidR="00AB0EE2" w:rsidRPr="00322061" w:rsidRDefault="00AB0EE2" w:rsidP="00AB0EE2">
            <w:pPr>
              <w:jc w:val="center"/>
              <w:rPr>
                <w:ins w:id="5095" w:author="KPMG_PQH" w:date="2026-04-07T11:25:00Z" w16du:dateUtc="2026-04-07T04:25:00Z"/>
                <w:rFonts w:ascii="Arial" w:hAnsi="Arial" w:cs="Arial"/>
                <w:color w:val="000000"/>
                <w:sz w:val="18"/>
                <w:szCs w:val="18"/>
                <w:lang w:eastAsia="en-US"/>
              </w:rPr>
            </w:pPr>
            <w:ins w:id="509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A168AE" w14:textId="1CC70D20" w:rsidR="00AB0EE2" w:rsidRPr="00322061" w:rsidRDefault="00AB0EE2" w:rsidP="00AB0EE2">
            <w:pPr>
              <w:rPr>
                <w:ins w:id="5097" w:author="KPMG_PQH" w:date="2026-04-07T11:25:00Z" w16du:dateUtc="2026-04-07T04:25:00Z"/>
                <w:rFonts w:ascii="Arial" w:hAnsi="Arial" w:cs="Arial"/>
                <w:color w:val="000000"/>
                <w:sz w:val="18"/>
                <w:szCs w:val="18"/>
                <w:lang w:eastAsia="en-US"/>
              </w:rPr>
            </w:pPr>
            <w:ins w:id="5098" w:author="KPMG_PQH" w:date="2026-04-07T11:25:00Z" w16du:dateUtc="2026-04-07T04:25:00Z">
              <w:r>
                <w:rPr>
                  <w:rFonts w:ascii="Arial" w:hAnsi="Arial" w:cs="Arial"/>
                  <w:color w:val="000000"/>
                  <w:sz w:val="18"/>
                  <w:szCs w:val="18"/>
                </w:rPr>
                <w:t>Insufficient financial data</w:t>
              </w:r>
            </w:ins>
          </w:p>
        </w:tc>
      </w:tr>
      <w:tr w:rsidR="00AB0EE2" w:rsidRPr="00322061" w14:paraId="20F500CE" w14:textId="77777777" w:rsidTr="00777313">
        <w:trPr>
          <w:trHeight w:val="20"/>
          <w:ins w:id="509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EBF993" w14:textId="4913F006" w:rsidR="00AB0EE2" w:rsidRPr="00322061" w:rsidRDefault="00AB0EE2" w:rsidP="00AB0EE2">
            <w:pPr>
              <w:jc w:val="center"/>
              <w:rPr>
                <w:ins w:id="5100" w:author="KPMG_PQH" w:date="2026-04-07T11:25:00Z" w16du:dateUtc="2026-04-07T04:25:00Z"/>
                <w:rFonts w:ascii="Arial" w:hAnsi="Arial" w:cs="Arial"/>
                <w:color w:val="000000"/>
                <w:sz w:val="18"/>
                <w:szCs w:val="18"/>
                <w:lang w:eastAsia="en-US"/>
              </w:rPr>
            </w:pPr>
            <w:ins w:id="5101" w:author="KPMG_PQH" w:date="2026-04-07T11:25:00Z" w16du:dateUtc="2026-04-07T04:25:00Z">
              <w:r>
                <w:rPr>
                  <w:rFonts w:ascii="Arial" w:hAnsi="Arial" w:cs="Arial"/>
                  <w:sz w:val="18"/>
                  <w:szCs w:val="18"/>
                </w:rPr>
                <w:t>220</w:t>
              </w:r>
            </w:ins>
          </w:p>
        </w:tc>
        <w:tc>
          <w:tcPr>
            <w:tcW w:w="2351" w:type="pct"/>
            <w:tcBorders>
              <w:top w:val="nil"/>
              <w:left w:val="nil"/>
              <w:bottom w:val="single" w:sz="4" w:space="0" w:color="auto"/>
              <w:right w:val="single" w:sz="4" w:space="0" w:color="auto"/>
            </w:tcBorders>
            <w:vAlign w:val="center"/>
            <w:hideMark/>
          </w:tcPr>
          <w:p w14:paraId="22D23AE5" w14:textId="20E572B1" w:rsidR="00AB0EE2" w:rsidRPr="00322061" w:rsidRDefault="00AB0EE2" w:rsidP="00AB0EE2">
            <w:pPr>
              <w:rPr>
                <w:ins w:id="5102" w:author="KPMG_PQH" w:date="2026-04-07T11:25:00Z" w16du:dateUtc="2026-04-07T04:25:00Z"/>
                <w:rFonts w:ascii="Arial" w:hAnsi="Arial" w:cs="Arial"/>
                <w:color w:val="000000"/>
                <w:sz w:val="18"/>
                <w:szCs w:val="18"/>
                <w:lang w:eastAsia="en-US"/>
              </w:rPr>
            </w:pPr>
            <w:ins w:id="5103" w:author="KPMG_PQH" w:date="2026-04-07T11:25:00Z" w16du:dateUtc="2026-04-07T04:25:00Z">
              <w:r>
                <w:rPr>
                  <w:rFonts w:ascii="Arial" w:hAnsi="Arial" w:cs="Arial"/>
                  <w:sz w:val="18"/>
                  <w:szCs w:val="18"/>
                </w:rPr>
                <w:t>LAM VU FOOD SAI GON JOINT STOCK COMPANY</w:t>
              </w:r>
            </w:ins>
          </w:p>
        </w:tc>
        <w:tc>
          <w:tcPr>
            <w:tcW w:w="846" w:type="pct"/>
            <w:tcBorders>
              <w:top w:val="nil"/>
              <w:left w:val="nil"/>
              <w:bottom w:val="single" w:sz="4" w:space="0" w:color="auto"/>
              <w:right w:val="single" w:sz="4" w:space="0" w:color="auto"/>
            </w:tcBorders>
            <w:vAlign w:val="center"/>
            <w:hideMark/>
          </w:tcPr>
          <w:p w14:paraId="762A2965" w14:textId="13C628BC" w:rsidR="00AB0EE2" w:rsidRPr="00322061" w:rsidRDefault="00AB0EE2" w:rsidP="00AB0EE2">
            <w:pPr>
              <w:jc w:val="center"/>
              <w:rPr>
                <w:ins w:id="5104" w:author="KPMG_PQH" w:date="2026-04-07T11:25:00Z" w16du:dateUtc="2026-04-07T04:25:00Z"/>
                <w:rFonts w:ascii="Arial" w:hAnsi="Arial" w:cs="Arial"/>
                <w:color w:val="000000"/>
                <w:sz w:val="18"/>
                <w:szCs w:val="18"/>
                <w:lang w:eastAsia="en-US"/>
              </w:rPr>
            </w:pPr>
            <w:ins w:id="510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A830F76" w14:textId="33521314" w:rsidR="00AB0EE2" w:rsidRPr="00322061" w:rsidRDefault="00AB0EE2" w:rsidP="00AB0EE2">
            <w:pPr>
              <w:rPr>
                <w:ins w:id="5106" w:author="KPMG_PQH" w:date="2026-04-07T11:25:00Z" w16du:dateUtc="2026-04-07T04:25:00Z"/>
                <w:rFonts w:ascii="Arial" w:hAnsi="Arial" w:cs="Arial"/>
                <w:color w:val="000000"/>
                <w:sz w:val="18"/>
                <w:szCs w:val="18"/>
                <w:lang w:eastAsia="en-US"/>
              </w:rPr>
            </w:pPr>
            <w:ins w:id="5107" w:author="KPMG_PQH" w:date="2026-04-07T11:25:00Z" w16du:dateUtc="2026-04-07T04:25:00Z">
              <w:r>
                <w:rPr>
                  <w:rFonts w:ascii="Arial" w:hAnsi="Arial" w:cs="Arial"/>
                  <w:color w:val="000000"/>
                  <w:sz w:val="18"/>
                  <w:szCs w:val="18"/>
                </w:rPr>
                <w:t>Insufficient financial data</w:t>
              </w:r>
            </w:ins>
          </w:p>
        </w:tc>
      </w:tr>
      <w:tr w:rsidR="00AB0EE2" w:rsidRPr="00322061" w14:paraId="7C781719" w14:textId="77777777" w:rsidTr="00777313">
        <w:trPr>
          <w:trHeight w:val="20"/>
          <w:ins w:id="510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22C97A1" w14:textId="58B7920B" w:rsidR="00AB0EE2" w:rsidRPr="00322061" w:rsidRDefault="00AB0EE2" w:rsidP="00AB0EE2">
            <w:pPr>
              <w:jc w:val="center"/>
              <w:rPr>
                <w:ins w:id="5109" w:author="KPMG_PQH" w:date="2026-04-07T11:25:00Z" w16du:dateUtc="2026-04-07T04:25:00Z"/>
                <w:rFonts w:ascii="Arial" w:hAnsi="Arial" w:cs="Arial"/>
                <w:color w:val="000000"/>
                <w:sz w:val="18"/>
                <w:szCs w:val="18"/>
                <w:lang w:eastAsia="en-US"/>
              </w:rPr>
            </w:pPr>
            <w:ins w:id="5110" w:author="KPMG_PQH" w:date="2026-04-07T11:25:00Z" w16du:dateUtc="2026-04-07T04:25:00Z">
              <w:r>
                <w:rPr>
                  <w:rFonts w:ascii="Arial" w:hAnsi="Arial" w:cs="Arial"/>
                  <w:sz w:val="18"/>
                  <w:szCs w:val="18"/>
                </w:rPr>
                <w:t>221</w:t>
              </w:r>
            </w:ins>
          </w:p>
        </w:tc>
        <w:tc>
          <w:tcPr>
            <w:tcW w:w="2351" w:type="pct"/>
            <w:tcBorders>
              <w:top w:val="nil"/>
              <w:left w:val="nil"/>
              <w:bottom w:val="single" w:sz="4" w:space="0" w:color="auto"/>
              <w:right w:val="single" w:sz="4" w:space="0" w:color="auto"/>
            </w:tcBorders>
            <w:vAlign w:val="center"/>
            <w:hideMark/>
          </w:tcPr>
          <w:p w14:paraId="33C1EF8E" w14:textId="339E23C2" w:rsidR="00AB0EE2" w:rsidRPr="00322061" w:rsidRDefault="00AB0EE2" w:rsidP="00AB0EE2">
            <w:pPr>
              <w:rPr>
                <w:ins w:id="5111" w:author="KPMG_PQH" w:date="2026-04-07T11:25:00Z" w16du:dateUtc="2026-04-07T04:25:00Z"/>
                <w:rFonts w:ascii="Arial" w:hAnsi="Arial" w:cs="Arial"/>
                <w:color w:val="000000"/>
                <w:sz w:val="18"/>
                <w:szCs w:val="18"/>
                <w:lang w:eastAsia="en-US"/>
              </w:rPr>
            </w:pPr>
            <w:ins w:id="5112" w:author="KPMG_PQH" w:date="2026-04-07T11:25:00Z" w16du:dateUtc="2026-04-07T04:25:00Z">
              <w:r>
                <w:rPr>
                  <w:rFonts w:ascii="Arial" w:hAnsi="Arial" w:cs="Arial"/>
                  <w:sz w:val="18"/>
                  <w:szCs w:val="18"/>
                </w:rPr>
                <w:t>LAYZA VIET NAM FASHION JOINT STOCK COMPANY</w:t>
              </w:r>
            </w:ins>
          </w:p>
        </w:tc>
        <w:tc>
          <w:tcPr>
            <w:tcW w:w="846" w:type="pct"/>
            <w:tcBorders>
              <w:top w:val="nil"/>
              <w:left w:val="nil"/>
              <w:bottom w:val="single" w:sz="4" w:space="0" w:color="auto"/>
              <w:right w:val="single" w:sz="4" w:space="0" w:color="auto"/>
            </w:tcBorders>
            <w:vAlign w:val="center"/>
            <w:hideMark/>
          </w:tcPr>
          <w:p w14:paraId="320FDC00" w14:textId="170E6415" w:rsidR="00AB0EE2" w:rsidRPr="00322061" w:rsidRDefault="00AB0EE2" w:rsidP="00AB0EE2">
            <w:pPr>
              <w:jc w:val="center"/>
              <w:rPr>
                <w:ins w:id="5113" w:author="KPMG_PQH" w:date="2026-04-07T11:25:00Z" w16du:dateUtc="2026-04-07T04:25:00Z"/>
                <w:rFonts w:ascii="Arial" w:hAnsi="Arial" w:cs="Arial"/>
                <w:color w:val="000000"/>
                <w:sz w:val="18"/>
                <w:szCs w:val="18"/>
                <w:lang w:eastAsia="en-US"/>
              </w:rPr>
            </w:pPr>
            <w:ins w:id="511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577B56F" w14:textId="220C20C1" w:rsidR="00AB0EE2" w:rsidRPr="00322061" w:rsidRDefault="00AB0EE2" w:rsidP="00AB0EE2">
            <w:pPr>
              <w:rPr>
                <w:ins w:id="5115" w:author="KPMG_PQH" w:date="2026-04-07T11:25:00Z" w16du:dateUtc="2026-04-07T04:25:00Z"/>
                <w:rFonts w:ascii="Arial" w:hAnsi="Arial" w:cs="Arial"/>
                <w:color w:val="000000"/>
                <w:sz w:val="18"/>
                <w:szCs w:val="18"/>
                <w:lang w:eastAsia="en-US"/>
              </w:rPr>
            </w:pPr>
            <w:ins w:id="5116" w:author="KPMG_PQH" w:date="2026-04-07T11:25:00Z" w16du:dateUtc="2026-04-07T04:25:00Z">
              <w:r>
                <w:rPr>
                  <w:rFonts w:ascii="Arial" w:hAnsi="Arial" w:cs="Arial"/>
                  <w:color w:val="000000"/>
                  <w:sz w:val="18"/>
                  <w:szCs w:val="18"/>
                </w:rPr>
                <w:t>Insufficient financial data</w:t>
              </w:r>
            </w:ins>
          </w:p>
        </w:tc>
      </w:tr>
      <w:tr w:rsidR="00AB0EE2" w:rsidRPr="00322061" w14:paraId="7DD5088F" w14:textId="77777777" w:rsidTr="00777313">
        <w:trPr>
          <w:trHeight w:val="20"/>
          <w:ins w:id="511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61B07A1" w14:textId="3B6AD731" w:rsidR="00AB0EE2" w:rsidRPr="00322061" w:rsidRDefault="00AB0EE2" w:rsidP="00AB0EE2">
            <w:pPr>
              <w:jc w:val="center"/>
              <w:rPr>
                <w:ins w:id="5118" w:author="KPMG_PQH" w:date="2026-04-07T11:25:00Z" w16du:dateUtc="2026-04-07T04:25:00Z"/>
                <w:rFonts w:ascii="Arial" w:hAnsi="Arial" w:cs="Arial"/>
                <w:color w:val="000000"/>
                <w:sz w:val="18"/>
                <w:szCs w:val="18"/>
                <w:lang w:eastAsia="en-US"/>
              </w:rPr>
            </w:pPr>
            <w:ins w:id="5119" w:author="KPMG_PQH" w:date="2026-04-07T11:25:00Z" w16du:dateUtc="2026-04-07T04:25:00Z">
              <w:r>
                <w:rPr>
                  <w:rFonts w:ascii="Arial" w:hAnsi="Arial" w:cs="Arial"/>
                  <w:sz w:val="18"/>
                  <w:szCs w:val="18"/>
                </w:rPr>
                <w:lastRenderedPageBreak/>
                <w:t>222</w:t>
              </w:r>
            </w:ins>
          </w:p>
        </w:tc>
        <w:tc>
          <w:tcPr>
            <w:tcW w:w="2351" w:type="pct"/>
            <w:tcBorders>
              <w:top w:val="nil"/>
              <w:left w:val="nil"/>
              <w:bottom w:val="single" w:sz="4" w:space="0" w:color="auto"/>
              <w:right w:val="single" w:sz="4" w:space="0" w:color="auto"/>
            </w:tcBorders>
            <w:vAlign w:val="center"/>
            <w:hideMark/>
          </w:tcPr>
          <w:p w14:paraId="7600748A" w14:textId="62957348" w:rsidR="00AB0EE2" w:rsidRPr="00322061" w:rsidRDefault="00AB0EE2" w:rsidP="00AB0EE2">
            <w:pPr>
              <w:rPr>
                <w:ins w:id="5120" w:author="KPMG_PQH" w:date="2026-04-07T11:25:00Z" w16du:dateUtc="2026-04-07T04:25:00Z"/>
                <w:rFonts w:ascii="Arial" w:hAnsi="Arial" w:cs="Arial"/>
                <w:color w:val="000000"/>
                <w:sz w:val="18"/>
                <w:szCs w:val="18"/>
                <w:lang w:eastAsia="en-US"/>
              </w:rPr>
            </w:pPr>
            <w:ins w:id="5121" w:author="KPMG_PQH" w:date="2026-04-07T11:25:00Z" w16du:dateUtc="2026-04-07T04:25:00Z">
              <w:r>
                <w:rPr>
                  <w:rFonts w:ascii="Arial" w:hAnsi="Arial" w:cs="Arial"/>
                  <w:sz w:val="18"/>
                  <w:szCs w:val="18"/>
                </w:rPr>
                <w:t>LE NA PEARL PRODUCTION - TRADE - SERVICES AND TOURISM CO., LTD</w:t>
              </w:r>
            </w:ins>
          </w:p>
        </w:tc>
        <w:tc>
          <w:tcPr>
            <w:tcW w:w="846" w:type="pct"/>
            <w:tcBorders>
              <w:top w:val="nil"/>
              <w:left w:val="nil"/>
              <w:bottom w:val="single" w:sz="4" w:space="0" w:color="auto"/>
              <w:right w:val="single" w:sz="4" w:space="0" w:color="auto"/>
            </w:tcBorders>
            <w:vAlign w:val="center"/>
            <w:hideMark/>
          </w:tcPr>
          <w:p w14:paraId="0A83D629" w14:textId="0172B0B5" w:rsidR="00AB0EE2" w:rsidRPr="00322061" w:rsidRDefault="00AB0EE2" w:rsidP="00AB0EE2">
            <w:pPr>
              <w:jc w:val="center"/>
              <w:rPr>
                <w:ins w:id="5122" w:author="KPMG_PQH" w:date="2026-04-07T11:25:00Z" w16du:dateUtc="2026-04-07T04:25:00Z"/>
                <w:rFonts w:ascii="Arial" w:hAnsi="Arial" w:cs="Arial"/>
                <w:color w:val="000000"/>
                <w:sz w:val="18"/>
                <w:szCs w:val="18"/>
                <w:lang w:eastAsia="en-US"/>
              </w:rPr>
            </w:pPr>
            <w:ins w:id="512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EBB9877" w14:textId="7F3D92BA" w:rsidR="00AB0EE2" w:rsidRPr="00322061" w:rsidRDefault="00AB0EE2" w:rsidP="00AB0EE2">
            <w:pPr>
              <w:rPr>
                <w:ins w:id="5124" w:author="KPMG_PQH" w:date="2026-04-07T11:25:00Z" w16du:dateUtc="2026-04-07T04:25:00Z"/>
                <w:rFonts w:ascii="Arial" w:hAnsi="Arial" w:cs="Arial"/>
                <w:color w:val="000000"/>
                <w:sz w:val="18"/>
                <w:szCs w:val="18"/>
                <w:lang w:eastAsia="en-US"/>
              </w:rPr>
            </w:pPr>
            <w:ins w:id="5125" w:author="KPMG_PQH" w:date="2026-04-07T11:25:00Z" w16du:dateUtc="2026-04-07T04:25:00Z">
              <w:r>
                <w:rPr>
                  <w:rFonts w:ascii="Arial" w:hAnsi="Arial" w:cs="Arial"/>
                  <w:color w:val="000000"/>
                  <w:sz w:val="18"/>
                  <w:szCs w:val="18"/>
                </w:rPr>
                <w:t>Insufficient financial data</w:t>
              </w:r>
            </w:ins>
          </w:p>
        </w:tc>
      </w:tr>
      <w:tr w:rsidR="00AB0EE2" w:rsidRPr="00322061" w14:paraId="3EC654AE" w14:textId="77777777" w:rsidTr="00777313">
        <w:trPr>
          <w:trHeight w:val="20"/>
          <w:ins w:id="512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0B6558D" w14:textId="52D942D0" w:rsidR="00AB0EE2" w:rsidRPr="00322061" w:rsidRDefault="00AB0EE2" w:rsidP="00AB0EE2">
            <w:pPr>
              <w:jc w:val="center"/>
              <w:rPr>
                <w:ins w:id="5127" w:author="KPMG_PQH" w:date="2026-04-07T11:25:00Z" w16du:dateUtc="2026-04-07T04:25:00Z"/>
                <w:rFonts w:ascii="Arial" w:hAnsi="Arial" w:cs="Arial"/>
                <w:color w:val="000000"/>
                <w:sz w:val="18"/>
                <w:szCs w:val="18"/>
                <w:lang w:eastAsia="en-US"/>
              </w:rPr>
            </w:pPr>
            <w:ins w:id="5128" w:author="KPMG_PQH" w:date="2026-04-07T11:25:00Z" w16du:dateUtc="2026-04-07T04:25:00Z">
              <w:r>
                <w:rPr>
                  <w:rFonts w:ascii="Arial" w:hAnsi="Arial" w:cs="Arial"/>
                  <w:sz w:val="18"/>
                  <w:szCs w:val="18"/>
                </w:rPr>
                <w:t>223</w:t>
              </w:r>
            </w:ins>
          </w:p>
        </w:tc>
        <w:tc>
          <w:tcPr>
            <w:tcW w:w="2351" w:type="pct"/>
            <w:tcBorders>
              <w:top w:val="nil"/>
              <w:left w:val="nil"/>
              <w:bottom w:val="single" w:sz="4" w:space="0" w:color="auto"/>
              <w:right w:val="single" w:sz="4" w:space="0" w:color="auto"/>
            </w:tcBorders>
            <w:vAlign w:val="center"/>
            <w:hideMark/>
          </w:tcPr>
          <w:p w14:paraId="1DFCE8F4" w14:textId="36CFF9EE" w:rsidR="00AB0EE2" w:rsidRPr="00322061" w:rsidRDefault="00AB0EE2" w:rsidP="00AB0EE2">
            <w:pPr>
              <w:rPr>
                <w:ins w:id="5129" w:author="KPMG_PQH" w:date="2026-04-07T11:25:00Z" w16du:dateUtc="2026-04-07T04:25:00Z"/>
                <w:rFonts w:ascii="Arial" w:hAnsi="Arial" w:cs="Arial"/>
                <w:color w:val="000000"/>
                <w:sz w:val="18"/>
                <w:szCs w:val="18"/>
                <w:lang w:eastAsia="en-US"/>
              </w:rPr>
            </w:pPr>
            <w:ins w:id="5130" w:author="KPMG_PQH" w:date="2026-04-07T11:25:00Z" w16du:dateUtc="2026-04-07T04:25:00Z">
              <w:r>
                <w:rPr>
                  <w:rFonts w:ascii="Arial" w:hAnsi="Arial" w:cs="Arial"/>
                  <w:sz w:val="18"/>
                  <w:szCs w:val="18"/>
                </w:rPr>
                <w:t>LEATHER FOOTWEAR AND GARMENT MAKING EXPORTING CORPORATION</w:t>
              </w:r>
            </w:ins>
          </w:p>
        </w:tc>
        <w:tc>
          <w:tcPr>
            <w:tcW w:w="846" w:type="pct"/>
            <w:tcBorders>
              <w:top w:val="nil"/>
              <w:left w:val="nil"/>
              <w:bottom w:val="single" w:sz="4" w:space="0" w:color="auto"/>
              <w:right w:val="single" w:sz="4" w:space="0" w:color="auto"/>
            </w:tcBorders>
            <w:vAlign w:val="center"/>
            <w:hideMark/>
          </w:tcPr>
          <w:p w14:paraId="0A818D52" w14:textId="0A41D2B8" w:rsidR="00AB0EE2" w:rsidRPr="00322061" w:rsidRDefault="00AB0EE2" w:rsidP="00AB0EE2">
            <w:pPr>
              <w:jc w:val="center"/>
              <w:rPr>
                <w:ins w:id="5131" w:author="KPMG_PQH" w:date="2026-04-07T11:25:00Z" w16du:dateUtc="2026-04-07T04:25:00Z"/>
                <w:rFonts w:ascii="Arial" w:hAnsi="Arial" w:cs="Arial"/>
                <w:color w:val="000000"/>
                <w:sz w:val="18"/>
                <w:szCs w:val="18"/>
                <w:lang w:eastAsia="en-US"/>
              </w:rPr>
            </w:pPr>
            <w:ins w:id="5132" w:author="KPMG_PQH" w:date="2026-04-07T11:25:00Z" w16du:dateUtc="2026-04-07T04:25:00Z">
              <w:r>
                <w:rPr>
                  <w:rFonts w:ascii="Arial" w:hAnsi="Arial" w:cs="Arial"/>
                  <w:sz w:val="18"/>
                  <w:szCs w:val="18"/>
                </w:rPr>
                <w:t>LGM</w:t>
              </w:r>
            </w:ins>
          </w:p>
        </w:tc>
        <w:tc>
          <w:tcPr>
            <w:tcW w:w="1498" w:type="pct"/>
            <w:tcBorders>
              <w:top w:val="nil"/>
              <w:left w:val="nil"/>
              <w:bottom w:val="single" w:sz="4" w:space="0" w:color="auto"/>
              <w:right w:val="single" w:sz="4" w:space="0" w:color="auto"/>
            </w:tcBorders>
            <w:vAlign w:val="center"/>
            <w:hideMark/>
          </w:tcPr>
          <w:p w14:paraId="27172A81" w14:textId="45273EDC" w:rsidR="00AB0EE2" w:rsidRPr="00322061" w:rsidRDefault="00AB0EE2" w:rsidP="00AB0EE2">
            <w:pPr>
              <w:rPr>
                <w:ins w:id="5133" w:author="KPMG_PQH" w:date="2026-04-07T11:25:00Z" w16du:dateUtc="2026-04-07T04:25:00Z"/>
                <w:rFonts w:ascii="Arial" w:hAnsi="Arial" w:cs="Arial"/>
                <w:color w:val="000000"/>
                <w:sz w:val="18"/>
                <w:szCs w:val="18"/>
                <w:lang w:eastAsia="en-US"/>
              </w:rPr>
            </w:pPr>
            <w:ins w:id="5134" w:author="KPMG_PQH" w:date="2026-04-07T11:25:00Z" w16du:dateUtc="2026-04-07T04:25:00Z">
              <w:r>
                <w:rPr>
                  <w:rFonts w:ascii="Arial" w:hAnsi="Arial" w:cs="Arial"/>
                  <w:color w:val="000000"/>
                  <w:sz w:val="18"/>
                  <w:szCs w:val="18"/>
                </w:rPr>
                <w:t>Continuous loss making</w:t>
              </w:r>
            </w:ins>
          </w:p>
        </w:tc>
      </w:tr>
      <w:tr w:rsidR="00AB0EE2" w:rsidRPr="00322061" w14:paraId="3EC8BCA3" w14:textId="77777777" w:rsidTr="00777313">
        <w:trPr>
          <w:trHeight w:val="20"/>
          <w:ins w:id="513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9AB6B6E" w14:textId="4F001EC9" w:rsidR="00AB0EE2" w:rsidRPr="00322061" w:rsidRDefault="00AB0EE2" w:rsidP="00AB0EE2">
            <w:pPr>
              <w:jc w:val="center"/>
              <w:rPr>
                <w:ins w:id="5136" w:author="KPMG_PQH" w:date="2026-04-07T11:25:00Z" w16du:dateUtc="2026-04-07T04:25:00Z"/>
                <w:rFonts w:ascii="Arial" w:hAnsi="Arial" w:cs="Arial"/>
                <w:color w:val="000000"/>
                <w:sz w:val="18"/>
                <w:szCs w:val="18"/>
                <w:lang w:eastAsia="en-US"/>
              </w:rPr>
            </w:pPr>
            <w:ins w:id="5137" w:author="KPMG_PQH" w:date="2026-04-07T11:25:00Z" w16du:dateUtc="2026-04-07T04:25:00Z">
              <w:r>
                <w:rPr>
                  <w:rFonts w:ascii="Arial" w:hAnsi="Arial" w:cs="Arial"/>
                  <w:sz w:val="18"/>
                  <w:szCs w:val="18"/>
                </w:rPr>
                <w:t>224</w:t>
              </w:r>
            </w:ins>
          </w:p>
        </w:tc>
        <w:tc>
          <w:tcPr>
            <w:tcW w:w="2351" w:type="pct"/>
            <w:tcBorders>
              <w:top w:val="nil"/>
              <w:left w:val="nil"/>
              <w:bottom w:val="single" w:sz="4" w:space="0" w:color="auto"/>
              <w:right w:val="single" w:sz="4" w:space="0" w:color="auto"/>
            </w:tcBorders>
            <w:vAlign w:val="center"/>
            <w:hideMark/>
          </w:tcPr>
          <w:p w14:paraId="20453B19" w14:textId="5C2794F4" w:rsidR="00AB0EE2" w:rsidRPr="00322061" w:rsidRDefault="00AB0EE2" w:rsidP="00AB0EE2">
            <w:pPr>
              <w:rPr>
                <w:ins w:id="5138" w:author="KPMG_PQH" w:date="2026-04-07T11:25:00Z" w16du:dateUtc="2026-04-07T04:25:00Z"/>
                <w:rFonts w:ascii="Arial" w:hAnsi="Arial" w:cs="Arial"/>
                <w:color w:val="000000"/>
                <w:sz w:val="18"/>
                <w:szCs w:val="18"/>
                <w:lang w:eastAsia="en-US"/>
              </w:rPr>
            </w:pPr>
            <w:ins w:id="5139" w:author="KPMG_PQH" w:date="2026-04-07T11:25:00Z" w16du:dateUtc="2026-04-07T04:25:00Z">
              <w:r>
                <w:rPr>
                  <w:rFonts w:ascii="Arial" w:hAnsi="Arial" w:cs="Arial"/>
                  <w:sz w:val="18"/>
                  <w:szCs w:val="18"/>
                </w:rPr>
                <w:t>LINH THANH TUYEN CO., LTD.</w:t>
              </w:r>
            </w:ins>
          </w:p>
        </w:tc>
        <w:tc>
          <w:tcPr>
            <w:tcW w:w="846" w:type="pct"/>
            <w:tcBorders>
              <w:top w:val="nil"/>
              <w:left w:val="nil"/>
              <w:bottom w:val="single" w:sz="4" w:space="0" w:color="auto"/>
              <w:right w:val="single" w:sz="4" w:space="0" w:color="auto"/>
            </w:tcBorders>
            <w:vAlign w:val="center"/>
            <w:hideMark/>
          </w:tcPr>
          <w:p w14:paraId="1AF8E349" w14:textId="5056FFAB" w:rsidR="00AB0EE2" w:rsidRPr="00322061" w:rsidRDefault="00AB0EE2" w:rsidP="00AB0EE2">
            <w:pPr>
              <w:jc w:val="center"/>
              <w:rPr>
                <w:ins w:id="5140" w:author="KPMG_PQH" w:date="2026-04-07T11:25:00Z" w16du:dateUtc="2026-04-07T04:25:00Z"/>
                <w:rFonts w:ascii="Arial" w:hAnsi="Arial" w:cs="Arial"/>
                <w:color w:val="000000"/>
                <w:sz w:val="18"/>
                <w:szCs w:val="18"/>
                <w:lang w:eastAsia="en-US"/>
              </w:rPr>
            </w:pPr>
            <w:ins w:id="514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93419A5" w14:textId="3C206D25" w:rsidR="00AB0EE2" w:rsidRPr="00322061" w:rsidRDefault="00AB0EE2" w:rsidP="00AB0EE2">
            <w:pPr>
              <w:rPr>
                <w:ins w:id="5142" w:author="KPMG_PQH" w:date="2026-04-07T11:25:00Z" w16du:dateUtc="2026-04-07T04:25:00Z"/>
                <w:rFonts w:ascii="Arial" w:hAnsi="Arial" w:cs="Arial"/>
                <w:color w:val="000000"/>
                <w:sz w:val="18"/>
                <w:szCs w:val="18"/>
                <w:lang w:eastAsia="en-US"/>
              </w:rPr>
            </w:pPr>
            <w:ins w:id="5143" w:author="KPMG_PQH" w:date="2026-04-07T11:25:00Z" w16du:dateUtc="2026-04-07T04:25:00Z">
              <w:r>
                <w:rPr>
                  <w:rFonts w:ascii="Arial" w:hAnsi="Arial" w:cs="Arial"/>
                  <w:color w:val="000000"/>
                  <w:sz w:val="18"/>
                  <w:szCs w:val="18"/>
                </w:rPr>
                <w:t>Continuous loss making</w:t>
              </w:r>
            </w:ins>
          </w:p>
        </w:tc>
      </w:tr>
      <w:tr w:rsidR="00AB0EE2" w:rsidRPr="00322061" w14:paraId="4ADE585E" w14:textId="77777777" w:rsidTr="00777313">
        <w:trPr>
          <w:trHeight w:val="20"/>
          <w:ins w:id="514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5F9900F" w14:textId="24DB2005" w:rsidR="00AB0EE2" w:rsidRPr="00322061" w:rsidRDefault="00AB0EE2" w:rsidP="00AB0EE2">
            <w:pPr>
              <w:jc w:val="center"/>
              <w:rPr>
                <w:ins w:id="5145" w:author="KPMG_PQH" w:date="2026-04-07T11:25:00Z" w16du:dateUtc="2026-04-07T04:25:00Z"/>
                <w:rFonts w:ascii="Arial" w:hAnsi="Arial" w:cs="Arial"/>
                <w:color w:val="000000"/>
                <w:sz w:val="18"/>
                <w:szCs w:val="18"/>
                <w:lang w:eastAsia="en-US"/>
              </w:rPr>
            </w:pPr>
            <w:ins w:id="5146" w:author="KPMG_PQH" w:date="2026-04-07T11:25:00Z" w16du:dateUtc="2026-04-07T04:25:00Z">
              <w:r>
                <w:rPr>
                  <w:rFonts w:ascii="Arial" w:hAnsi="Arial" w:cs="Arial"/>
                  <w:sz w:val="18"/>
                  <w:szCs w:val="18"/>
                </w:rPr>
                <w:t>225</w:t>
              </w:r>
            </w:ins>
          </w:p>
        </w:tc>
        <w:tc>
          <w:tcPr>
            <w:tcW w:w="2351" w:type="pct"/>
            <w:tcBorders>
              <w:top w:val="nil"/>
              <w:left w:val="nil"/>
              <w:bottom w:val="single" w:sz="4" w:space="0" w:color="auto"/>
              <w:right w:val="single" w:sz="4" w:space="0" w:color="auto"/>
            </w:tcBorders>
            <w:vAlign w:val="center"/>
            <w:hideMark/>
          </w:tcPr>
          <w:p w14:paraId="421856EE" w14:textId="0781D5D9" w:rsidR="00AB0EE2" w:rsidRPr="00322061" w:rsidRDefault="00AB0EE2" w:rsidP="00AB0EE2">
            <w:pPr>
              <w:rPr>
                <w:ins w:id="5147" w:author="KPMG_PQH" w:date="2026-04-07T11:25:00Z" w16du:dateUtc="2026-04-07T04:25:00Z"/>
                <w:rFonts w:ascii="Arial" w:hAnsi="Arial" w:cs="Arial"/>
                <w:color w:val="000000"/>
                <w:sz w:val="18"/>
                <w:szCs w:val="18"/>
                <w:lang w:eastAsia="en-US"/>
              </w:rPr>
            </w:pPr>
            <w:ins w:id="5148" w:author="KPMG_PQH" w:date="2026-04-07T11:25:00Z" w16du:dateUtc="2026-04-07T04:25:00Z">
              <w:r>
                <w:rPr>
                  <w:rFonts w:ascii="Arial" w:hAnsi="Arial" w:cs="Arial"/>
                  <w:sz w:val="18"/>
                  <w:szCs w:val="18"/>
                </w:rPr>
                <w:t>LK MEDIA CONNECTION COMMUNICATION CORPORATION</w:t>
              </w:r>
            </w:ins>
          </w:p>
        </w:tc>
        <w:tc>
          <w:tcPr>
            <w:tcW w:w="846" w:type="pct"/>
            <w:tcBorders>
              <w:top w:val="nil"/>
              <w:left w:val="nil"/>
              <w:bottom w:val="single" w:sz="4" w:space="0" w:color="auto"/>
              <w:right w:val="single" w:sz="4" w:space="0" w:color="auto"/>
            </w:tcBorders>
            <w:vAlign w:val="center"/>
            <w:hideMark/>
          </w:tcPr>
          <w:p w14:paraId="3ACBCD3D" w14:textId="5D06E659" w:rsidR="00AB0EE2" w:rsidRPr="00322061" w:rsidRDefault="00AB0EE2" w:rsidP="00AB0EE2">
            <w:pPr>
              <w:jc w:val="center"/>
              <w:rPr>
                <w:ins w:id="5149" w:author="KPMG_PQH" w:date="2026-04-07T11:25:00Z" w16du:dateUtc="2026-04-07T04:25:00Z"/>
                <w:rFonts w:ascii="Arial" w:hAnsi="Arial" w:cs="Arial"/>
                <w:color w:val="000000"/>
                <w:sz w:val="18"/>
                <w:szCs w:val="18"/>
                <w:lang w:eastAsia="en-US"/>
              </w:rPr>
            </w:pPr>
            <w:ins w:id="515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78D82C4" w14:textId="17EBB63D" w:rsidR="00AB0EE2" w:rsidRPr="00322061" w:rsidRDefault="00AB0EE2" w:rsidP="00AB0EE2">
            <w:pPr>
              <w:rPr>
                <w:ins w:id="5151" w:author="KPMG_PQH" w:date="2026-04-07T11:25:00Z" w16du:dateUtc="2026-04-07T04:25:00Z"/>
                <w:rFonts w:ascii="Arial" w:hAnsi="Arial" w:cs="Arial"/>
                <w:color w:val="000000"/>
                <w:sz w:val="18"/>
                <w:szCs w:val="18"/>
                <w:lang w:eastAsia="en-US"/>
              </w:rPr>
            </w:pPr>
            <w:ins w:id="5152" w:author="KPMG_PQH" w:date="2026-04-07T11:25:00Z" w16du:dateUtc="2026-04-07T04:25:00Z">
              <w:r>
                <w:rPr>
                  <w:rFonts w:ascii="Arial" w:hAnsi="Arial" w:cs="Arial"/>
                  <w:color w:val="000000"/>
                  <w:sz w:val="18"/>
                  <w:szCs w:val="18"/>
                </w:rPr>
                <w:t>Continuous loss making</w:t>
              </w:r>
            </w:ins>
          </w:p>
        </w:tc>
      </w:tr>
      <w:tr w:rsidR="00AB0EE2" w:rsidRPr="00322061" w14:paraId="580D7F7F" w14:textId="77777777" w:rsidTr="00777313">
        <w:trPr>
          <w:trHeight w:val="20"/>
          <w:ins w:id="515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F0ECB5" w14:textId="49232C3B" w:rsidR="00AB0EE2" w:rsidRPr="00322061" w:rsidRDefault="00AB0EE2" w:rsidP="00AB0EE2">
            <w:pPr>
              <w:jc w:val="center"/>
              <w:rPr>
                <w:ins w:id="5154" w:author="KPMG_PQH" w:date="2026-04-07T11:25:00Z" w16du:dateUtc="2026-04-07T04:25:00Z"/>
                <w:rFonts w:ascii="Arial" w:hAnsi="Arial" w:cs="Arial"/>
                <w:color w:val="000000"/>
                <w:sz w:val="18"/>
                <w:szCs w:val="18"/>
                <w:lang w:eastAsia="en-US"/>
              </w:rPr>
            </w:pPr>
            <w:ins w:id="5155" w:author="KPMG_PQH" w:date="2026-04-07T11:25:00Z" w16du:dateUtc="2026-04-07T04:25:00Z">
              <w:r>
                <w:rPr>
                  <w:rFonts w:ascii="Arial" w:hAnsi="Arial" w:cs="Arial"/>
                  <w:sz w:val="18"/>
                  <w:szCs w:val="18"/>
                </w:rPr>
                <w:t>226</w:t>
              </w:r>
            </w:ins>
          </w:p>
        </w:tc>
        <w:tc>
          <w:tcPr>
            <w:tcW w:w="2351" w:type="pct"/>
            <w:tcBorders>
              <w:top w:val="nil"/>
              <w:left w:val="nil"/>
              <w:bottom w:val="single" w:sz="4" w:space="0" w:color="auto"/>
              <w:right w:val="single" w:sz="4" w:space="0" w:color="auto"/>
            </w:tcBorders>
            <w:vAlign w:val="center"/>
            <w:hideMark/>
          </w:tcPr>
          <w:p w14:paraId="0BB5BE70" w14:textId="6063FE9A" w:rsidR="00AB0EE2" w:rsidRPr="00322061" w:rsidRDefault="00AB0EE2" w:rsidP="00AB0EE2">
            <w:pPr>
              <w:rPr>
                <w:ins w:id="5156" w:author="KPMG_PQH" w:date="2026-04-07T11:25:00Z" w16du:dateUtc="2026-04-07T04:25:00Z"/>
                <w:rFonts w:ascii="Arial" w:hAnsi="Arial" w:cs="Arial"/>
                <w:color w:val="000000"/>
                <w:sz w:val="18"/>
                <w:szCs w:val="18"/>
                <w:lang w:eastAsia="en-US"/>
              </w:rPr>
            </w:pPr>
            <w:ins w:id="5157" w:author="KPMG_PQH" w:date="2026-04-07T11:25:00Z" w16du:dateUtc="2026-04-07T04:25:00Z">
              <w:r>
                <w:rPr>
                  <w:rFonts w:ascii="Arial" w:hAnsi="Arial" w:cs="Arial"/>
                  <w:sz w:val="18"/>
                  <w:szCs w:val="18"/>
                </w:rPr>
                <w:t>LONG AN FOOTBALL DEVELOPMENT JOINT STOCK COMPANY</w:t>
              </w:r>
            </w:ins>
          </w:p>
        </w:tc>
        <w:tc>
          <w:tcPr>
            <w:tcW w:w="846" w:type="pct"/>
            <w:tcBorders>
              <w:top w:val="nil"/>
              <w:left w:val="nil"/>
              <w:bottom w:val="single" w:sz="4" w:space="0" w:color="auto"/>
              <w:right w:val="single" w:sz="4" w:space="0" w:color="auto"/>
            </w:tcBorders>
            <w:vAlign w:val="center"/>
            <w:hideMark/>
          </w:tcPr>
          <w:p w14:paraId="56578AA1" w14:textId="5356CAAF" w:rsidR="00AB0EE2" w:rsidRPr="00322061" w:rsidRDefault="00AB0EE2" w:rsidP="00AB0EE2">
            <w:pPr>
              <w:jc w:val="center"/>
              <w:rPr>
                <w:ins w:id="5158" w:author="KPMG_PQH" w:date="2026-04-07T11:25:00Z" w16du:dateUtc="2026-04-07T04:25:00Z"/>
                <w:rFonts w:ascii="Arial" w:hAnsi="Arial" w:cs="Arial"/>
                <w:color w:val="000000"/>
                <w:sz w:val="18"/>
                <w:szCs w:val="18"/>
                <w:lang w:eastAsia="en-US"/>
              </w:rPr>
            </w:pPr>
            <w:ins w:id="515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76E2850" w14:textId="00E80CD6" w:rsidR="00AB0EE2" w:rsidRPr="00322061" w:rsidRDefault="00AB0EE2" w:rsidP="00AB0EE2">
            <w:pPr>
              <w:rPr>
                <w:ins w:id="5160" w:author="KPMG_PQH" w:date="2026-04-07T11:25:00Z" w16du:dateUtc="2026-04-07T04:25:00Z"/>
                <w:rFonts w:ascii="Arial" w:hAnsi="Arial" w:cs="Arial"/>
                <w:color w:val="000000"/>
                <w:sz w:val="18"/>
                <w:szCs w:val="18"/>
                <w:lang w:eastAsia="en-US"/>
              </w:rPr>
            </w:pPr>
            <w:ins w:id="5161" w:author="KPMG_PQH" w:date="2026-04-07T11:25:00Z" w16du:dateUtc="2026-04-07T04:25:00Z">
              <w:r>
                <w:rPr>
                  <w:rFonts w:ascii="Arial" w:hAnsi="Arial" w:cs="Arial"/>
                  <w:color w:val="000000"/>
                  <w:sz w:val="18"/>
                  <w:szCs w:val="18"/>
                </w:rPr>
                <w:t>Continuous loss making</w:t>
              </w:r>
            </w:ins>
          </w:p>
        </w:tc>
      </w:tr>
      <w:tr w:rsidR="00AB0EE2" w:rsidRPr="00322061" w14:paraId="6E75D3E6" w14:textId="77777777" w:rsidTr="00777313">
        <w:trPr>
          <w:trHeight w:val="20"/>
          <w:ins w:id="516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8E0FD7C" w14:textId="179C15F0" w:rsidR="00AB0EE2" w:rsidRPr="00322061" w:rsidRDefault="00AB0EE2" w:rsidP="00AB0EE2">
            <w:pPr>
              <w:jc w:val="center"/>
              <w:rPr>
                <w:ins w:id="5163" w:author="KPMG_PQH" w:date="2026-04-07T11:25:00Z" w16du:dateUtc="2026-04-07T04:25:00Z"/>
                <w:rFonts w:ascii="Arial" w:hAnsi="Arial" w:cs="Arial"/>
                <w:color w:val="000000"/>
                <w:sz w:val="18"/>
                <w:szCs w:val="18"/>
                <w:lang w:eastAsia="en-US"/>
              </w:rPr>
            </w:pPr>
            <w:ins w:id="5164" w:author="KPMG_PQH" w:date="2026-04-07T11:25:00Z" w16du:dateUtc="2026-04-07T04:25:00Z">
              <w:r>
                <w:rPr>
                  <w:rFonts w:ascii="Arial" w:hAnsi="Arial" w:cs="Arial"/>
                  <w:sz w:val="18"/>
                  <w:szCs w:val="18"/>
                </w:rPr>
                <w:t>227</w:t>
              </w:r>
            </w:ins>
          </w:p>
        </w:tc>
        <w:tc>
          <w:tcPr>
            <w:tcW w:w="2351" w:type="pct"/>
            <w:tcBorders>
              <w:top w:val="nil"/>
              <w:left w:val="nil"/>
              <w:bottom w:val="single" w:sz="4" w:space="0" w:color="auto"/>
              <w:right w:val="single" w:sz="4" w:space="0" w:color="auto"/>
            </w:tcBorders>
            <w:vAlign w:val="center"/>
            <w:hideMark/>
          </w:tcPr>
          <w:p w14:paraId="0A69496E" w14:textId="26C9D729" w:rsidR="00AB0EE2" w:rsidRPr="00322061" w:rsidRDefault="00AB0EE2" w:rsidP="00AB0EE2">
            <w:pPr>
              <w:rPr>
                <w:ins w:id="5165" w:author="KPMG_PQH" w:date="2026-04-07T11:25:00Z" w16du:dateUtc="2026-04-07T04:25:00Z"/>
                <w:rFonts w:ascii="Arial" w:hAnsi="Arial" w:cs="Arial"/>
                <w:color w:val="000000"/>
                <w:sz w:val="18"/>
                <w:szCs w:val="18"/>
                <w:lang w:eastAsia="en-US"/>
              </w:rPr>
            </w:pPr>
            <w:ins w:id="5166" w:author="KPMG_PQH" w:date="2026-04-07T11:25:00Z" w16du:dateUtc="2026-04-07T04:25:00Z">
              <w:r>
                <w:rPr>
                  <w:rFonts w:ascii="Arial" w:hAnsi="Arial" w:cs="Arial"/>
                  <w:sz w:val="18"/>
                  <w:szCs w:val="18"/>
                </w:rPr>
                <w:t>LONG TUAN TRADE AND SERVICES COMPANY LIMITED</w:t>
              </w:r>
            </w:ins>
          </w:p>
        </w:tc>
        <w:tc>
          <w:tcPr>
            <w:tcW w:w="846" w:type="pct"/>
            <w:tcBorders>
              <w:top w:val="nil"/>
              <w:left w:val="nil"/>
              <w:bottom w:val="single" w:sz="4" w:space="0" w:color="auto"/>
              <w:right w:val="single" w:sz="4" w:space="0" w:color="auto"/>
            </w:tcBorders>
            <w:vAlign w:val="center"/>
            <w:hideMark/>
          </w:tcPr>
          <w:p w14:paraId="0432AA1A" w14:textId="23DE3422" w:rsidR="00AB0EE2" w:rsidRPr="00322061" w:rsidRDefault="00AB0EE2" w:rsidP="00AB0EE2">
            <w:pPr>
              <w:jc w:val="center"/>
              <w:rPr>
                <w:ins w:id="5167" w:author="KPMG_PQH" w:date="2026-04-07T11:25:00Z" w16du:dateUtc="2026-04-07T04:25:00Z"/>
                <w:rFonts w:ascii="Arial" w:hAnsi="Arial" w:cs="Arial"/>
                <w:color w:val="000000"/>
                <w:sz w:val="18"/>
                <w:szCs w:val="18"/>
                <w:lang w:eastAsia="en-US"/>
              </w:rPr>
            </w:pPr>
            <w:ins w:id="516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6B45035" w14:textId="1C1DCA73" w:rsidR="00AB0EE2" w:rsidRPr="00322061" w:rsidRDefault="00AB0EE2" w:rsidP="00AB0EE2">
            <w:pPr>
              <w:rPr>
                <w:ins w:id="5169" w:author="KPMG_PQH" w:date="2026-04-07T11:25:00Z" w16du:dateUtc="2026-04-07T04:25:00Z"/>
                <w:rFonts w:ascii="Arial" w:hAnsi="Arial" w:cs="Arial"/>
                <w:color w:val="000000"/>
                <w:sz w:val="18"/>
                <w:szCs w:val="18"/>
                <w:lang w:eastAsia="en-US"/>
              </w:rPr>
            </w:pPr>
            <w:ins w:id="5170" w:author="KPMG_PQH" w:date="2026-04-07T11:25:00Z" w16du:dateUtc="2026-04-07T04:25:00Z">
              <w:r>
                <w:rPr>
                  <w:rFonts w:ascii="Arial" w:hAnsi="Arial" w:cs="Arial"/>
                  <w:color w:val="000000"/>
                  <w:sz w:val="18"/>
                  <w:szCs w:val="18"/>
                </w:rPr>
                <w:t>Continuous loss making</w:t>
              </w:r>
            </w:ins>
          </w:p>
        </w:tc>
      </w:tr>
      <w:tr w:rsidR="00AB0EE2" w:rsidRPr="00322061" w14:paraId="0FECF39D" w14:textId="77777777" w:rsidTr="00777313">
        <w:trPr>
          <w:trHeight w:val="20"/>
          <w:ins w:id="517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94F05CE" w14:textId="30997DE5" w:rsidR="00AB0EE2" w:rsidRPr="00322061" w:rsidRDefault="00AB0EE2" w:rsidP="00AB0EE2">
            <w:pPr>
              <w:jc w:val="center"/>
              <w:rPr>
                <w:ins w:id="5172" w:author="KPMG_PQH" w:date="2026-04-07T11:25:00Z" w16du:dateUtc="2026-04-07T04:25:00Z"/>
                <w:rFonts w:ascii="Arial" w:hAnsi="Arial" w:cs="Arial"/>
                <w:color w:val="000000"/>
                <w:sz w:val="18"/>
                <w:szCs w:val="18"/>
                <w:lang w:eastAsia="en-US"/>
              </w:rPr>
            </w:pPr>
            <w:ins w:id="5173" w:author="KPMG_PQH" w:date="2026-04-07T11:25:00Z" w16du:dateUtc="2026-04-07T04:25:00Z">
              <w:r>
                <w:rPr>
                  <w:rFonts w:ascii="Arial" w:hAnsi="Arial" w:cs="Arial"/>
                  <w:sz w:val="18"/>
                  <w:szCs w:val="18"/>
                </w:rPr>
                <w:t>228</w:t>
              </w:r>
            </w:ins>
          </w:p>
        </w:tc>
        <w:tc>
          <w:tcPr>
            <w:tcW w:w="2351" w:type="pct"/>
            <w:tcBorders>
              <w:top w:val="nil"/>
              <w:left w:val="nil"/>
              <w:bottom w:val="single" w:sz="4" w:space="0" w:color="auto"/>
              <w:right w:val="single" w:sz="4" w:space="0" w:color="auto"/>
            </w:tcBorders>
            <w:vAlign w:val="center"/>
            <w:hideMark/>
          </w:tcPr>
          <w:p w14:paraId="279E955E" w14:textId="36E63985" w:rsidR="00AB0EE2" w:rsidRPr="00322061" w:rsidRDefault="00AB0EE2" w:rsidP="00AB0EE2">
            <w:pPr>
              <w:rPr>
                <w:ins w:id="5174" w:author="KPMG_PQH" w:date="2026-04-07T11:25:00Z" w16du:dateUtc="2026-04-07T04:25:00Z"/>
                <w:rFonts w:ascii="Arial" w:hAnsi="Arial" w:cs="Arial"/>
                <w:color w:val="000000"/>
                <w:sz w:val="18"/>
                <w:szCs w:val="18"/>
                <w:lang w:eastAsia="en-US"/>
              </w:rPr>
            </w:pPr>
            <w:ins w:id="5175" w:author="KPMG_PQH" w:date="2026-04-07T11:25:00Z" w16du:dateUtc="2026-04-07T04:25:00Z">
              <w:r>
                <w:rPr>
                  <w:rFonts w:ascii="Arial" w:hAnsi="Arial" w:cs="Arial"/>
                  <w:sz w:val="18"/>
                  <w:szCs w:val="18"/>
                </w:rPr>
                <w:t>LUC THUY VIET NAM JOINT STOCK COMPANY</w:t>
              </w:r>
            </w:ins>
          </w:p>
        </w:tc>
        <w:tc>
          <w:tcPr>
            <w:tcW w:w="846" w:type="pct"/>
            <w:tcBorders>
              <w:top w:val="nil"/>
              <w:left w:val="nil"/>
              <w:bottom w:val="single" w:sz="4" w:space="0" w:color="auto"/>
              <w:right w:val="single" w:sz="4" w:space="0" w:color="auto"/>
            </w:tcBorders>
            <w:vAlign w:val="center"/>
            <w:hideMark/>
          </w:tcPr>
          <w:p w14:paraId="09D4EF59" w14:textId="6DDC5531" w:rsidR="00AB0EE2" w:rsidRPr="00322061" w:rsidRDefault="00AB0EE2" w:rsidP="00AB0EE2">
            <w:pPr>
              <w:jc w:val="center"/>
              <w:rPr>
                <w:ins w:id="5176" w:author="KPMG_PQH" w:date="2026-04-07T11:25:00Z" w16du:dateUtc="2026-04-07T04:25:00Z"/>
                <w:rFonts w:ascii="Arial" w:hAnsi="Arial" w:cs="Arial"/>
                <w:color w:val="000000"/>
                <w:sz w:val="18"/>
                <w:szCs w:val="18"/>
                <w:lang w:eastAsia="en-US"/>
              </w:rPr>
            </w:pPr>
            <w:ins w:id="517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8EEE5A6" w14:textId="4C49A3AB" w:rsidR="00AB0EE2" w:rsidRPr="00322061" w:rsidRDefault="00AB0EE2" w:rsidP="00AB0EE2">
            <w:pPr>
              <w:rPr>
                <w:ins w:id="5178" w:author="KPMG_PQH" w:date="2026-04-07T11:25:00Z" w16du:dateUtc="2026-04-07T04:25:00Z"/>
                <w:rFonts w:ascii="Arial" w:hAnsi="Arial" w:cs="Arial"/>
                <w:color w:val="000000"/>
                <w:sz w:val="18"/>
                <w:szCs w:val="18"/>
                <w:lang w:eastAsia="en-US"/>
              </w:rPr>
            </w:pPr>
            <w:ins w:id="5179" w:author="KPMG_PQH" w:date="2026-04-07T11:25:00Z" w16du:dateUtc="2026-04-07T04:25:00Z">
              <w:r>
                <w:rPr>
                  <w:rFonts w:ascii="Arial" w:hAnsi="Arial" w:cs="Arial"/>
                  <w:color w:val="000000"/>
                  <w:sz w:val="18"/>
                  <w:szCs w:val="18"/>
                </w:rPr>
                <w:t>Insufficient financial data</w:t>
              </w:r>
            </w:ins>
          </w:p>
        </w:tc>
      </w:tr>
      <w:tr w:rsidR="00AB0EE2" w:rsidRPr="00322061" w14:paraId="45AA5AB0" w14:textId="77777777" w:rsidTr="00777313">
        <w:trPr>
          <w:trHeight w:val="20"/>
          <w:ins w:id="518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04A8D81" w14:textId="0D104D24" w:rsidR="00AB0EE2" w:rsidRPr="00322061" w:rsidRDefault="00AB0EE2" w:rsidP="00AB0EE2">
            <w:pPr>
              <w:jc w:val="center"/>
              <w:rPr>
                <w:ins w:id="5181" w:author="KPMG_PQH" w:date="2026-04-07T11:25:00Z" w16du:dateUtc="2026-04-07T04:25:00Z"/>
                <w:rFonts w:ascii="Arial" w:hAnsi="Arial" w:cs="Arial"/>
                <w:color w:val="000000"/>
                <w:sz w:val="18"/>
                <w:szCs w:val="18"/>
                <w:lang w:eastAsia="en-US"/>
              </w:rPr>
            </w:pPr>
            <w:ins w:id="5182" w:author="KPMG_PQH" w:date="2026-04-07T11:25:00Z" w16du:dateUtc="2026-04-07T04:25:00Z">
              <w:r>
                <w:rPr>
                  <w:rFonts w:ascii="Arial" w:hAnsi="Arial" w:cs="Arial"/>
                  <w:sz w:val="18"/>
                  <w:szCs w:val="18"/>
                </w:rPr>
                <w:t>229</w:t>
              </w:r>
            </w:ins>
          </w:p>
        </w:tc>
        <w:tc>
          <w:tcPr>
            <w:tcW w:w="2351" w:type="pct"/>
            <w:tcBorders>
              <w:top w:val="nil"/>
              <w:left w:val="nil"/>
              <w:bottom w:val="single" w:sz="4" w:space="0" w:color="auto"/>
              <w:right w:val="single" w:sz="4" w:space="0" w:color="auto"/>
            </w:tcBorders>
            <w:vAlign w:val="center"/>
            <w:hideMark/>
          </w:tcPr>
          <w:p w14:paraId="17233B93" w14:textId="5C2CBA4D" w:rsidR="00AB0EE2" w:rsidRPr="00322061" w:rsidRDefault="00AB0EE2" w:rsidP="00AB0EE2">
            <w:pPr>
              <w:rPr>
                <w:ins w:id="5183" w:author="KPMG_PQH" w:date="2026-04-07T11:25:00Z" w16du:dateUtc="2026-04-07T04:25:00Z"/>
                <w:rFonts w:ascii="Arial" w:hAnsi="Arial" w:cs="Arial"/>
                <w:color w:val="000000"/>
                <w:sz w:val="18"/>
                <w:szCs w:val="18"/>
                <w:lang w:eastAsia="en-US"/>
              </w:rPr>
            </w:pPr>
            <w:ins w:id="5184" w:author="KPMG_PQH" w:date="2026-04-07T11:25:00Z" w16du:dateUtc="2026-04-07T04:25:00Z">
              <w:r>
                <w:rPr>
                  <w:rFonts w:ascii="Arial" w:hAnsi="Arial" w:cs="Arial"/>
                  <w:sz w:val="18"/>
                  <w:szCs w:val="18"/>
                </w:rPr>
                <w:t>M.DECOR TRADING AND INVESTMENT CONSTRUCTION JOINT STOCK COMPANY</w:t>
              </w:r>
            </w:ins>
          </w:p>
        </w:tc>
        <w:tc>
          <w:tcPr>
            <w:tcW w:w="846" w:type="pct"/>
            <w:tcBorders>
              <w:top w:val="nil"/>
              <w:left w:val="nil"/>
              <w:bottom w:val="single" w:sz="4" w:space="0" w:color="auto"/>
              <w:right w:val="single" w:sz="4" w:space="0" w:color="auto"/>
            </w:tcBorders>
            <w:vAlign w:val="center"/>
            <w:hideMark/>
          </w:tcPr>
          <w:p w14:paraId="3DB1223C" w14:textId="3FD5F3F2" w:rsidR="00AB0EE2" w:rsidRPr="00322061" w:rsidRDefault="00AB0EE2" w:rsidP="00AB0EE2">
            <w:pPr>
              <w:jc w:val="center"/>
              <w:rPr>
                <w:ins w:id="5185" w:author="KPMG_PQH" w:date="2026-04-07T11:25:00Z" w16du:dateUtc="2026-04-07T04:25:00Z"/>
                <w:rFonts w:ascii="Arial" w:hAnsi="Arial" w:cs="Arial"/>
                <w:color w:val="000000"/>
                <w:sz w:val="18"/>
                <w:szCs w:val="18"/>
                <w:lang w:eastAsia="en-US"/>
              </w:rPr>
            </w:pPr>
            <w:ins w:id="518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F7B3B9A" w14:textId="25E5FAF8" w:rsidR="00AB0EE2" w:rsidRPr="00322061" w:rsidRDefault="00AB0EE2" w:rsidP="00AB0EE2">
            <w:pPr>
              <w:rPr>
                <w:ins w:id="5187" w:author="KPMG_PQH" w:date="2026-04-07T11:25:00Z" w16du:dateUtc="2026-04-07T04:25:00Z"/>
                <w:rFonts w:ascii="Arial" w:hAnsi="Arial" w:cs="Arial"/>
                <w:color w:val="000000"/>
                <w:sz w:val="18"/>
                <w:szCs w:val="18"/>
                <w:lang w:eastAsia="en-US"/>
              </w:rPr>
            </w:pPr>
            <w:ins w:id="5188" w:author="KPMG_PQH" w:date="2026-04-07T11:25:00Z" w16du:dateUtc="2026-04-07T04:25:00Z">
              <w:r>
                <w:rPr>
                  <w:rFonts w:ascii="Arial" w:hAnsi="Arial" w:cs="Arial"/>
                  <w:color w:val="000000"/>
                  <w:sz w:val="18"/>
                  <w:szCs w:val="18"/>
                </w:rPr>
                <w:t>Insufficient financial data</w:t>
              </w:r>
            </w:ins>
          </w:p>
        </w:tc>
      </w:tr>
      <w:tr w:rsidR="00AB0EE2" w:rsidRPr="00322061" w14:paraId="26A625B5" w14:textId="77777777" w:rsidTr="00777313">
        <w:trPr>
          <w:trHeight w:val="20"/>
          <w:ins w:id="518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65E050" w14:textId="77BABCF8" w:rsidR="00AB0EE2" w:rsidRPr="00322061" w:rsidRDefault="00AB0EE2" w:rsidP="00AB0EE2">
            <w:pPr>
              <w:jc w:val="center"/>
              <w:rPr>
                <w:ins w:id="5190" w:author="KPMG_PQH" w:date="2026-04-07T11:25:00Z" w16du:dateUtc="2026-04-07T04:25:00Z"/>
                <w:rFonts w:ascii="Arial" w:hAnsi="Arial" w:cs="Arial"/>
                <w:color w:val="000000"/>
                <w:sz w:val="18"/>
                <w:szCs w:val="18"/>
                <w:lang w:eastAsia="en-US"/>
              </w:rPr>
            </w:pPr>
            <w:ins w:id="5191" w:author="KPMG_PQH" w:date="2026-04-07T11:25:00Z" w16du:dateUtc="2026-04-07T04:25:00Z">
              <w:r>
                <w:rPr>
                  <w:rFonts w:ascii="Arial" w:hAnsi="Arial" w:cs="Arial"/>
                  <w:sz w:val="18"/>
                  <w:szCs w:val="18"/>
                </w:rPr>
                <w:t>230</w:t>
              </w:r>
            </w:ins>
          </w:p>
        </w:tc>
        <w:tc>
          <w:tcPr>
            <w:tcW w:w="2351" w:type="pct"/>
            <w:tcBorders>
              <w:top w:val="nil"/>
              <w:left w:val="nil"/>
              <w:bottom w:val="single" w:sz="4" w:space="0" w:color="auto"/>
              <w:right w:val="single" w:sz="4" w:space="0" w:color="auto"/>
            </w:tcBorders>
            <w:vAlign w:val="center"/>
            <w:hideMark/>
          </w:tcPr>
          <w:p w14:paraId="665B36C0" w14:textId="11D48067" w:rsidR="00AB0EE2" w:rsidRPr="00322061" w:rsidRDefault="00AB0EE2" w:rsidP="00AB0EE2">
            <w:pPr>
              <w:rPr>
                <w:ins w:id="5192" w:author="KPMG_PQH" w:date="2026-04-07T11:25:00Z" w16du:dateUtc="2026-04-07T04:25:00Z"/>
                <w:rFonts w:ascii="Arial" w:hAnsi="Arial" w:cs="Arial"/>
                <w:color w:val="000000"/>
                <w:sz w:val="18"/>
                <w:szCs w:val="18"/>
                <w:lang w:eastAsia="en-US"/>
              </w:rPr>
            </w:pPr>
            <w:ins w:id="5193" w:author="KPMG_PQH" w:date="2026-04-07T11:25:00Z" w16du:dateUtc="2026-04-07T04:25:00Z">
              <w:r>
                <w:rPr>
                  <w:rFonts w:ascii="Arial" w:hAnsi="Arial" w:cs="Arial"/>
                  <w:sz w:val="18"/>
                  <w:szCs w:val="18"/>
                </w:rPr>
                <w:t>MACRO &amp; MICRO BABIES COMPANY LIMITED</w:t>
              </w:r>
            </w:ins>
          </w:p>
        </w:tc>
        <w:tc>
          <w:tcPr>
            <w:tcW w:w="846" w:type="pct"/>
            <w:tcBorders>
              <w:top w:val="nil"/>
              <w:left w:val="nil"/>
              <w:bottom w:val="single" w:sz="4" w:space="0" w:color="auto"/>
              <w:right w:val="single" w:sz="4" w:space="0" w:color="auto"/>
            </w:tcBorders>
            <w:vAlign w:val="center"/>
            <w:hideMark/>
          </w:tcPr>
          <w:p w14:paraId="54504DD9" w14:textId="079A7107" w:rsidR="00AB0EE2" w:rsidRPr="00322061" w:rsidRDefault="00AB0EE2" w:rsidP="00AB0EE2">
            <w:pPr>
              <w:jc w:val="center"/>
              <w:rPr>
                <w:ins w:id="5194" w:author="KPMG_PQH" w:date="2026-04-07T11:25:00Z" w16du:dateUtc="2026-04-07T04:25:00Z"/>
                <w:rFonts w:ascii="Arial" w:hAnsi="Arial" w:cs="Arial"/>
                <w:color w:val="000000"/>
                <w:sz w:val="18"/>
                <w:szCs w:val="18"/>
                <w:lang w:eastAsia="en-US"/>
              </w:rPr>
            </w:pPr>
            <w:ins w:id="519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7C75F77" w14:textId="43C686D0" w:rsidR="00AB0EE2" w:rsidRPr="00322061" w:rsidRDefault="00AB0EE2" w:rsidP="00AB0EE2">
            <w:pPr>
              <w:rPr>
                <w:ins w:id="5196" w:author="KPMG_PQH" w:date="2026-04-07T11:25:00Z" w16du:dateUtc="2026-04-07T04:25:00Z"/>
                <w:rFonts w:ascii="Arial" w:hAnsi="Arial" w:cs="Arial"/>
                <w:color w:val="000000"/>
                <w:sz w:val="18"/>
                <w:szCs w:val="18"/>
                <w:lang w:eastAsia="en-US"/>
              </w:rPr>
            </w:pPr>
            <w:ins w:id="5197" w:author="KPMG_PQH" w:date="2026-04-07T11:25:00Z" w16du:dateUtc="2026-04-07T04:25:00Z">
              <w:r>
                <w:rPr>
                  <w:rFonts w:ascii="Arial" w:hAnsi="Arial" w:cs="Arial"/>
                  <w:color w:val="000000"/>
                  <w:sz w:val="18"/>
                  <w:szCs w:val="18"/>
                </w:rPr>
                <w:t>Non-comparable products</w:t>
              </w:r>
            </w:ins>
          </w:p>
        </w:tc>
      </w:tr>
      <w:tr w:rsidR="00AB0EE2" w:rsidRPr="00322061" w14:paraId="22507F30" w14:textId="77777777" w:rsidTr="00777313">
        <w:trPr>
          <w:trHeight w:val="20"/>
          <w:ins w:id="519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F01638D" w14:textId="41D9884B" w:rsidR="00AB0EE2" w:rsidRPr="00322061" w:rsidRDefault="00AB0EE2" w:rsidP="00AB0EE2">
            <w:pPr>
              <w:jc w:val="center"/>
              <w:rPr>
                <w:ins w:id="5199" w:author="KPMG_PQH" w:date="2026-04-07T11:25:00Z" w16du:dateUtc="2026-04-07T04:25:00Z"/>
                <w:rFonts w:ascii="Arial" w:hAnsi="Arial" w:cs="Arial"/>
                <w:color w:val="000000"/>
                <w:sz w:val="18"/>
                <w:szCs w:val="18"/>
                <w:lang w:eastAsia="en-US"/>
              </w:rPr>
            </w:pPr>
            <w:ins w:id="5200" w:author="KPMG_PQH" w:date="2026-04-07T11:25:00Z" w16du:dateUtc="2026-04-07T04:25:00Z">
              <w:r>
                <w:rPr>
                  <w:rFonts w:ascii="Arial" w:hAnsi="Arial" w:cs="Arial"/>
                  <w:sz w:val="18"/>
                  <w:szCs w:val="18"/>
                </w:rPr>
                <w:t>231</w:t>
              </w:r>
            </w:ins>
          </w:p>
        </w:tc>
        <w:tc>
          <w:tcPr>
            <w:tcW w:w="2351" w:type="pct"/>
            <w:tcBorders>
              <w:top w:val="nil"/>
              <w:left w:val="nil"/>
              <w:bottom w:val="single" w:sz="4" w:space="0" w:color="auto"/>
              <w:right w:val="single" w:sz="4" w:space="0" w:color="auto"/>
            </w:tcBorders>
            <w:vAlign w:val="center"/>
            <w:hideMark/>
          </w:tcPr>
          <w:p w14:paraId="0354E70D" w14:textId="49EA321F" w:rsidR="00AB0EE2" w:rsidRPr="00322061" w:rsidRDefault="00AB0EE2" w:rsidP="00AB0EE2">
            <w:pPr>
              <w:rPr>
                <w:ins w:id="5201" w:author="KPMG_PQH" w:date="2026-04-07T11:25:00Z" w16du:dateUtc="2026-04-07T04:25:00Z"/>
                <w:rFonts w:ascii="Arial" w:hAnsi="Arial" w:cs="Arial"/>
                <w:color w:val="000000"/>
                <w:sz w:val="18"/>
                <w:szCs w:val="18"/>
                <w:lang w:eastAsia="en-US"/>
              </w:rPr>
            </w:pPr>
            <w:ins w:id="5202" w:author="KPMG_PQH" w:date="2026-04-07T11:25:00Z" w16du:dateUtc="2026-04-07T04:25:00Z">
              <w:r>
                <w:rPr>
                  <w:rFonts w:ascii="Arial" w:hAnsi="Arial" w:cs="Arial"/>
                  <w:sz w:val="18"/>
                  <w:szCs w:val="18"/>
                </w:rPr>
                <w:t>MAI GROUP TRANSPORT - TRAVEL JOINT STOCK COMPANY</w:t>
              </w:r>
            </w:ins>
          </w:p>
        </w:tc>
        <w:tc>
          <w:tcPr>
            <w:tcW w:w="846" w:type="pct"/>
            <w:tcBorders>
              <w:top w:val="nil"/>
              <w:left w:val="nil"/>
              <w:bottom w:val="single" w:sz="4" w:space="0" w:color="auto"/>
              <w:right w:val="single" w:sz="4" w:space="0" w:color="auto"/>
            </w:tcBorders>
            <w:vAlign w:val="center"/>
            <w:hideMark/>
          </w:tcPr>
          <w:p w14:paraId="6B30947E" w14:textId="49E29BA8" w:rsidR="00AB0EE2" w:rsidRPr="00322061" w:rsidRDefault="00AB0EE2" w:rsidP="00AB0EE2">
            <w:pPr>
              <w:jc w:val="center"/>
              <w:rPr>
                <w:ins w:id="5203" w:author="KPMG_PQH" w:date="2026-04-07T11:25:00Z" w16du:dateUtc="2026-04-07T04:25:00Z"/>
                <w:rFonts w:ascii="Arial" w:hAnsi="Arial" w:cs="Arial"/>
                <w:color w:val="000000"/>
                <w:sz w:val="18"/>
                <w:szCs w:val="18"/>
                <w:lang w:eastAsia="en-US"/>
              </w:rPr>
            </w:pPr>
            <w:ins w:id="520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1BD9D83" w14:textId="11627C01" w:rsidR="00AB0EE2" w:rsidRPr="00322061" w:rsidRDefault="00AB0EE2" w:rsidP="00AB0EE2">
            <w:pPr>
              <w:rPr>
                <w:ins w:id="5205" w:author="KPMG_PQH" w:date="2026-04-07T11:25:00Z" w16du:dateUtc="2026-04-07T04:25:00Z"/>
                <w:rFonts w:ascii="Arial" w:hAnsi="Arial" w:cs="Arial"/>
                <w:color w:val="000000"/>
                <w:sz w:val="18"/>
                <w:szCs w:val="18"/>
                <w:lang w:eastAsia="en-US"/>
              </w:rPr>
            </w:pPr>
            <w:ins w:id="5206" w:author="KPMG_PQH" w:date="2026-04-07T11:25:00Z" w16du:dateUtc="2026-04-07T04:25:00Z">
              <w:r>
                <w:rPr>
                  <w:rFonts w:ascii="Arial" w:hAnsi="Arial" w:cs="Arial"/>
                  <w:color w:val="000000"/>
                  <w:sz w:val="18"/>
                  <w:szCs w:val="18"/>
                </w:rPr>
                <w:t>Non-comparable functions</w:t>
              </w:r>
            </w:ins>
          </w:p>
        </w:tc>
      </w:tr>
      <w:tr w:rsidR="00AB0EE2" w:rsidRPr="00322061" w14:paraId="67F50B63" w14:textId="77777777" w:rsidTr="00777313">
        <w:trPr>
          <w:trHeight w:val="20"/>
          <w:ins w:id="520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52C0AB1" w14:textId="3A543398" w:rsidR="00AB0EE2" w:rsidRPr="00322061" w:rsidRDefault="00AB0EE2" w:rsidP="00AB0EE2">
            <w:pPr>
              <w:jc w:val="center"/>
              <w:rPr>
                <w:ins w:id="5208" w:author="KPMG_PQH" w:date="2026-04-07T11:25:00Z" w16du:dateUtc="2026-04-07T04:25:00Z"/>
                <w:rFonts w:ascii="Arial" w:hAnsi="Arial" w:cs="Arial"/>
                <w:color w:val="000000"/>
                <w:sz w:val="18"/>
                <w:szCs w:val="18"/>
                <w:lang w:eastAsia="en-US"/>
              </w:rPr>
            </w:pPr>
            <w:ins w:id="5209" w:author="KPMG_PQH" w:date="2026-04-07T11:25:00Z" w16du:dateUtc="2026-04-07T04:25:00Z">
              <w:r>
                <w:rPr>
                  <w:rFonts w:ascii="Arial" w:hAnsi="Arial" w:cs="Arial"/>
                  <w:sz w:val="18"/>
                  <w:szCs w:val="18"/>
                </w:rPr>
                <w:t>232</w:t>
              </w:r>
            </w:ins>
          </w:p>
        </w:tc>
        <w:tc>
          <w:tcPr>
            <w:tcW w:w="2351" w:type="pct"/>
            <w:tcBorders>
              <w:top w:val="nil"/>
              <w:left w:val="nil"/>
              <w:bottom w:val="single" w:sz="4" w:space="0" w:color="auto"/>
              <w:right w:val="single" w:sz="4" w:space="0" w:color="auto"/>
            </w:tcBorders>
            <w:vAlign w:val="center"/>
            <w:hideMark/>
          </w:tcPr>
          <w:p w14:paraId="05A2C8E6" w14:textId="40709E3D" w:rsidR="00AB0EE2" w:rsidRPr="00322061" w:rsidRDefault="00AB0EE2" w:rsidP="00AB0EE2">
            <w:pPr>
              <w:rPr>
                <w:ins w:id="5210" w:author="KPMG_PQH" w:date="2026-04-07T11:25:00Z" w16du:dateUtc="2026-04-07T04:25:00Z"/>
                <w:rFonts w:ascii="Arial" w:hAnsi="Arial" w:cs="Arial"/>
                <w:color w:val="000000"/>
                <w:sz w:val="18"/>
                <w:szCs w:val="18"/>
                <w:lang w:eastAsia="en-US"/>
              </w:rPr>
            </w:pPr>
            <w:ins w:id="5211" w:author="KPMG_PQH" w:date="2026-04-07T11:25:00Z" w16du:dateUtc="2026-04-07T04:25:00Z">
              <w:r>
                <w:rPr>
                  <w:rFonts w:ascii="Arial" w:hAnsi="Arial" w:cs="Arial"/>
                  <w:sz w:val="18"/>
                  <w:szCs w:val="18"/>
                </w:rPr>
                <w:t>MAI KA SPORTS COMMERCE SERVICES CONSULTING AND DEVELOPMENT CORPORATION</w:t>
              </w:r>
            </w:ins>
          </w:p>
        </w:tc>
        <w:tc>
          <w:tcPr>
            <w:tcW w:w="846" w:type="pct"/>
            <w:tcBorders>
              <w:top w:val="nil"/>
              <w:left w:val="nil"/>
              <w:bottom w:val="single" w:sz="4" w:space="0" w:color="auto"/>
              <w:right w:val="single" w:sz="4" w:space="0" w:color="auto"/>
            </w:tcBorders>
            <w:vAlign w:val="center"/>
            <w:hideMark/>
          </w:tcPr>
          <w:p w14:paraId="5101D38E" w14:textId="53C4D1B3" w:rsidR="00AB0EE2" w:rsidRPr="00322061" w:rsidRDefault="00AB0EE2" w:rsidP="00AB0EE2">
            <w:pPr>
              <w:jc w:val="center"/>
              <w:rPr>
                <w:ins w:id="5212" w:author="KPMG_PQH" w:date="2026-04-07T11:25:00Z" w16du:dateUtc="2026-04-07T04:25:00Z"/>
                <w:rFonts w:ascii="Arial" w:hAnsi="Arial" w:cs="Arial"/>
                <w:color w:val="000000"/>
                <w:sz w:val="18"/>
                <w:szCs w:val="18"/>
                <w:lang w:eastAsia="en-US"/>
              </w:rPr>
            </w:pPr>
            <w:ins w:id="521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E1DCAAC" w14:textId="5ED50CBE" w:rsidR="00AB0EE2" w:rsidRPr="00322061" w:rsidRDefault="00AB0EE2" w:rsidP="00AB0EE2">
            <w:pPr>
              <w:rPr>
                <w:ins w:id="5214" w:author="KPMG_PQH" w:date="2026-04-07T11:25:00Z" w16du:dateUtc="2026-04-07T04:25:00Z"/>
                <w:rFonts w:ascii="Arial" w:hAnsi="Arial" w:cs="Arial"/>
                <w:color w:val="000000"/>
                <w:sz w:val="18"/>
                <w:szCs w:val="18"/>
                <w:lang w:eastAsia="en-US"/>
              </w:rPr>
            </w:pPr>
            <w:ins w:id="5215" w:author="KPMG_PQH" w:date="2026-04-07T11:25:00Z" w16du:dateUtc="2026-04-07T04:25:00Z">
              <w:r>
                <w:rPr>
                  <w:rFonts w:ascii="Arial" w:hAnsi="Arial" w:cs="Arial"/>
                  <w:color w:val="000000"/>
                  <w:sz w:val="18"/>
                  <w:szCs w:val="18"/>
                </w:rPr>
                <w:t>Insufficient financial data</w:t>
              </w:r>
            </w:ins>
          </w:p>
        </w:tc>
      </w:tr>
      <w:tr w:rsidR="00AB0EE2" w:rsidRPr="00322061" w14:paraId="68A3AF86" w14:textId="77777777" w:rsidTr="00777313">
        <w:trPr>
          <w:trHeight w:val="20"/>
          <w:ins w:id="521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C2CC2D" w14:textId="4F793AB4" w:rsidR="00AB0EE2" w:rsidRPr="00322061" w:rsidRDefault="00AB0EE2" w:rsidP="00AB0EE2">
            <w:pPr>
              <w:jc w:val="center"/>
              <w:rPr>
                <w:ins w:id="5217" w:author="KPMG_PQH" w:date="2026-04-07T11:25:00Z" w16du:dateUtc="2026-04-07T04:25:00Z"/>
                <w:rFonts w:ascii="Arial" w:hAnsi="Arial" w:cs="Arial"/>
                <w:color w:val="000000"/>
                <w:sz w:val="18"/>
                <w:szCs w:val="18"/>
                <w:lang w:eastAsia="en-US"/>
              </w:rPr>
            </w:pPr>
            <w:ins w:id="5218" w:author="KPMG_PQH" w:date="2026-04-07T11:25:00Z" w16du:dateUtc="2026-04-07T04:25:00Z">
              <w:r>
                <w:rPr>
                  <w:rFonts w:ascii="Arial" w:hAnsi="Arial" w:cs="Arial"/>
                  <w:sz w:val="18"/>
                  <w:szCs w:val="18"/>
                </w:rPr>
                <w:t>233</w:t>
              </w:r>
            </w:ins>
          </w:p>
        </w:tc>
        <w:tc>
          <w:tcPr>
            <w:tcW w:w="2351" w:type="pct"/>
            <w:tcBorders>
              <w:top w:val="nil"/>
              <w:left w:val="nil"/>
              <w:bottom w:val="single" w:sz="4" w:space="0" w:color="auto"/>
              <w:right w:val="single" w:sz="4" w:space="0" w:color="auto"/>
            </w:tcBorders>
            <w:vAlign w:val="center"/>
            <w:hideMark/>
          </w:tcPr>
          <w:p w14:paraId="521FB3D0" w14:textId="11918F8F" w:rsidR="00AB0EE2" w:rsidRPr="00322061" w:rsidRDefault="00AB0EE2" w:rsidP="00AB0EE2">
            <w:pPr>
              <w:rPr>
                <w:ins w:id="5219" w:author="KPMG_PQH" w:date="2026-04-07T11:25:00Z" w16du:dateUtc="2026-04-07T04:25:00Z"/>
                <w:rFonts w:ascii="Arial" w:hAnsi="Arial" w:cs="Arial"/>
                <w:color w:val="000000"/>
                <w:sz w:val="18"/>
                <w:szCs w:val="18"/>
                <w:lang w:eastAsia="en-US"/>
              </w:rPr>
            </w:pPr>
            <w:ins w:id="5220" w:author="KPMG_PQH" w:date="2026-04-07T11:25:00Z" w16du:dateUtc="2026-04-07T04:25:00Z">
              <w:r>
                <w:rPr>
                  <w:rFonts w:ascii="Arial" w:hAnsi="Arial" w:cs="Arial"/>
                  <w:sz w:val="18"/>
                  <w:szCs w:val="18"/>
                </w:rPr>
                <w:t>MARKETING SPORT EVENT ORGANIZATION CORPORATION</w:t>
              </w:r>
            </w:ins>
          </w:p>
        </w:tc>
        <w:tc>
          <w:tcPr>
            <w:tcW w:w="846" w:type="pct"/>
            <w:tcBorders>
              <w:top w:val="nil"/>
              <w:left w:val="nil"/>
              <w:bottom w:val="single" w:sz="4" w:space="0" w:color="auto"/>
              <w:right w:val="single" w:sz="4" w:space="0" w:color="auto"/>
            </w:tcBorders>
            <w:vAlign w:val="center"/>
            <w:hideMark/>
          </w:tcPr>
          <w:p w14:paraId="254207C2" w14:textId="7DFFC054" w:rsidR="00AB0EE2" w:rsidRPr="00322061" w:rsidRDefault="00AB0EE2" w:rsidP="00AB0EE2">
            <w:pPr>
              <w:jc w:val="center"/>
              <w:rPr>
                <w:ins w:id="5221" w:author="KPMG_PQH" w:date="2026-04-07T11:25:00Z" w16du:dateUtc="2026-04-07T04:25:00Z"/>
                <w:rFonts w:ascii="Arial" w:hAnsi="Arial" w:cs="Arial"/>
                <w:color w:val="000000"/>
                <w:sz w:val="18"/>
                <w:szCs w:val="18"/>
                <w:lang w:eastAsia="en-US"/>
              </w:rPr>
            </w:pPr>
            <w:ins w:id="522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130651B" w14:textId="4022CD1F" w:rsidR="00AB0EE2" w:rsidRPr="00322061" w:rsidRDefault="00AB0EE2" w:rsidP="00AB0EE2">
            <w:pPr>
              <w:rPr>
                <w:ins w:id="5223" w:author="KPMG_PQH" w:date="2026-04-07T11:25:00Z" w16du:dateUtc="2026-04-07T04:25:00Z"/>
                <w:rFonts w:ascii="Arial" w:hAnsi="Arial" w:cs="Arial"/>
                <w:color w:val="000000"/>
                <w:sz w:val="18"/>
                <w:szCs w:val="18"/>
                <w:lang w:eastAsia="en-US"/>
              </w:rPr>
            </w:pPr>
            <w:ins w:id="5224" w:author="KPMG_PQH" w:date="2026-04-07T11:25:00Z" w16du:dateUtc="2026-04-07T04:25:00Z">
              <w:r>
                <w:rPr>
                  <w:rFonts w:ascii="Arial" w:hAnsi="Arial" w:cs="Arial"/>
                  <w:color w:val="000000"/>
                  <w:sz w:val="18"/>
                  <w:szCs w:val="18"/>
                </w:rPr>
                <w:t>Insufficient financial data</w:t>
              </w:r>
            </w:ins>
          </w:p>
        </w:tc>
      </w:tr>
      <w:tr w:rsidR="00AB0EE2" w:rsidRPr="00322061" w14:paraId="5586D0DC" w14:textId="77777777" w:rsidTr="00777313">
        <w:trPr>
          <w:trHeight w:val="20"/>
          <w:ins w:id="522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A91851D" w14:textId="0AE318BF" w:rsidR="00AB0EE2" w:rsidRPr="00322061" w:rsidRDefault="00AB0EE2" w:rsidP="00AB0EE2">
            <w:pPr>
              <w:jc w:val="center"/>
              <w:rPr>
                <w:ins w:id="5226" w:author="KPMG_PQH" w:date="2026-04-07T11:25:00Z" w16du:dateUtc="2026-04-07T04:25:00Z"/>
                <w:rFonts w:ascii="Arial" w:hAnsi="Arial" w:cs="Arial"/>
                <w:color w:val="000000"/>
                <w:sz w:val="18"/>
                <w:szCs w:val="18"/>
                <w:lang w:eastAsia="en-US"/>
              </w:rPr>
            </w:pPr>
            <w:ins w:id="5227" w:author="KPMG_PQH" w:date="2026-04-07T11:25:00Z" w16du:dateUtc="2026-04-07T04:25:00Z">
              <w:r>
                <w:rPr>
                  <w:rFonts w:ascii="Arial" w:hAnsi="Arial" w:cs="Arial"/>
                  <w:sz w:val="18"/>
                  <w:szCs w:val="18"/>
                </w:rPr>
                <w:t>234</w:t>
              </w:r>
            </w:ins>
          </w:p>
        </w:tc>
        <w:tc>
          <w:tcPr>
            <w:tcW w:w="2351" w:type="pct"/>
            <w:tcBorders>
              <w:top w:val="nil"/>
              <w:left w:val="nil"/>
              <w:bottom w:val="single" w:sz="4" w:space="0" w:color="auto"/>
              <w:right w:val="single" w:sz="4" w:space="0" w:color="auto"/>
            </w:tcBorders>
            <w:vAlign w:val="center"/>
            <w:hideMark/>
          </w:tcPr>
          <w:p w14:paraId="6BAC96C7" w14:textId="3AB59730" w:rsidR="00AB0EE2" w:rsidRPr="00322061" w:rsidRDefault="00AB0EE2" w:rsidP="00AB0EE2">
            <w:pPr>
              <w:rPr>
                <w:ins w:id="5228" w:author="KPMG_PQH" w:date="2026-04-07T11:25:00Z" w16du:dateUtc="2026-04-07T04:25:00Z"/>
                <w:rFonts w:ascii="Arial" w:hAnsi="Arial" w:cs="Arial"/>
                <w:color w:val="000000"/>
                <w:sz w:val="18"/>
                <w:szCs w:val="18"/>
                <w:lang w:eastAsia="en-US"/>
              </w:rPr>
            </w:pPr>
            <w:ins w:id="5229" w:author="KPMG_PQH" w:date="2026-04-07T11:25:00Z" w16du:dateUtc="2026-04-07T04:25:00Z">
              <w:r>
                <w:rPr>
                  <w:rFonts w:ascii="Arial" w:hAnsi="Arial" w:cs="Arial"/>
                  <w:sz w:val="18"/>
                  <w:szCs w:val="18"/>
                </w:rPr>
                <w:t>MBF JOINT STOCK COMPANY</w:t>
              </w:r>
            </w:ins>
          </w:p>
        </w:tc>
        <w:tc>
          <w:tcPr>
            <w:tcW w:w="846" w:type="pct"/>
            <w:tcBorders>
              <w:top w:val="nil"/>
              <w:left w:val="nil"/>
              <w:bottom w:val="single" w:sz="4" w:space="0" w:color="auto"/>
              <w:right w:val="single" w:sz="4" w:space="0" w:color="auto"/>
            </w:tcBorders>
            <w:vAlign w:val="center"/>
            <w:hideMark/>
          </w:tcPr>
          <w:p w14:paraId="57214A0D" w14:textId="3BA2F3E4" w:rsidR="00AB0EE2" w:rsidRPr="00322061" w:rsidRDefault="00AB0EE2" w:rsidP="00AB0EE2">
            <w:pPr>
              <w:jc w:val="center"/>
              <w:rPr>
                <w:ins w:id="5230" w:author="KPMG_PQH" w:date="2026-04-07T11:25:00Z" w16du:dateUtc="2026-04-07T04:25:00Z"/>
                <w:rFonts w:ascii="Arial" w:hAnsi="Arial" w:cs="Arial"/>
                <w:color w:val="000000"/>
                <w:sz w:val="18"/>
                <w:szCs w:val="18"/>
                <w:lang w:eastAsia="en-US"/>
              </w:rPr>
            </w:pPr>
            <w:ins w:id="523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322B502" w14:textId="610B693C" w:rsidR="00AB0EE2" w:rsidRPr="00322061" w:rsidRDefault="00AB0EE2" w:rsidP="00AB0EE2">
            <w:pPr>
              <w:rPr>
                <w:ins w:id="5232" w:author="KPMG_PQH" w:date="2026-04-07T11:25:00Z" w16du:dateUtc="2026-04-07T04:25:00Z"/>
                <w:rFonts w:ascii="Arial" w:hAnsi="Arial" w:cs="Arial"/>
                <w:color w:val="000000"/>
                <w:sz w:val="18"/>
                <w:szCs w:val="18"/>
                <w:lang w:eastAsia="en-US"/>
              </w:rPr>
            </w:pPr>
            <w:ins w:id="5233" w:author="KPMG_PQH" w:date="2026-04-07T11:25:00Z" w16du:dateUtc="2026-04-07T04:25:00Z">
              <w:r>
                <w:rPr>
                  <w:rFonts w:ascii="Arial" w:hAnsi="Arial" w:cs="Arial"/>
                  <w:color w:val="000000"/>
                  <w:sz w:val="18"/>
                  <w:szCs w:val="18"/>
                </w:rPr>
                <w:t>Non-comparable functions</w:t>
              </w:r>
            </w:ins>
          </w:p>
        </w:tc>
      </w:tr>
      <w:tr w:rsidR="00AB0EE2" w:rsidRPr="00322061" w14:paraId="21D3A198" w14:textId="77777777" w:rsidTr="00777313">
        <w:trPr>
          <w:trHeight w:val="20"/>
          <w:ins w:id="523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0077E89" w14:textId="2727F77D" w:rsidR="00AB0EE2" w:rsidRPr="00322061" w:rsidRDefault="00AB0EE2" w:rsidP="00AB0EE2">
            <w:pPr>
              <w:jc w:val="center"/>
              <w:rPr>
                <w:ins w:id="5235" w:author="KPMG_PQH" w:date="2026-04-07T11:25:00Z" w16du:dateUtc="2026-04-07T04:25:00Z"/>
                <w:rFonts w:ascii="Arial" w:hAnsi="Arial" w:cs="Arial"/>
                <w:color w:val="000000"/>
                <w:sz w:val="18"/>
                <w:szCs w:val="18"/>
                <w:lang w:eastAsia="en-US"/>
              </w:rPr>
            </w:pPr>
            <w:ins w:id="5236" w:author="KPMG_PQH" w:date="2026-04-07T11:25:00Z" w16du:dateUtc="2026-04-07T04:25:00Z">
              <w:r>
                <w:rPr>
                  <w:rFonts w:ascii="Arial" w:hAnsi="Arial" w:cs="Arial"/>
                  <w:sz w:val="18"/>
                  <w:szCs w:val="18"/>
                </w:rPr>
                <w:t>235</w:t>
              </w:r>
            </w:ins>
          </w:p>
        </w:tc>
        <w:tc>
          <w:tcPr>
            <w:tcW w:w="2351" w:type="pct"/>
            <w:tcBorders>
              <w:top w:val="nil"/>
              <w:left w:val="nil"/>
              <w:bottom w:val="single" w:sz="4" w:space="0" w:color="auto"/>
              <w:right w:val="single" w:sz="4" w:space="0" w:color="auto"/>
            </w:tcBorders>
            <w:vAlign w:val="center"/>
            <w:hideMark/>
          </w:tcPr>
          <w:p w14:paraId="2A8E15DA" w14:textId="2DB18133" w:rsidR="00AB0EE2" w:rsidRPr="00322061" w:rsidRDefault="00AB0EE2" w:rsidP="00AB0EE2">
            <w:pPr>
              <w:rPr>
                <w:ins w:id="5237" w:author="KPMG_PQH" w:date="2026-04-07T11:25:00Z" w16du:dateUtc="2026-04-07T04:25:00Z"/>
                <w:rFonts w:ascii="Arial" w:hAnsi="Arial" w:cs="Arial"/>
                <w:color w:val="000000"/>
                <w:sz w:val="18"/>
                <w:szCs w:val="18"/>
                <w:lang w:eastAsia="en-US"/>
              </w:rPr>
            </w:pPr>
            <w:ins w:id="5238" w:author="KPMG_PQH" w:date="2026-04-07T11:25:00Z" w16du:dateUtc="2026-04-07T04:25:00Z">
              <w:r>
                <w:rPr>
                  <w:rFonts w:ascii="Arial" w:hAnsi="Arial" w:cs="Arial"/>
                  <w:sz w:val="18"/>
                  <w:szCs w:val="18"/>
                </w:rPr>
                <w:t>MBM EDUCATION JOINT STOCK COMPANY</w:t>
              </w:r>
            </w:ins>
          </w:p>
        </w:tc>
        <w:tc>
          <w:tcPr>
            <w:tcW w:w="846" w:type="pct"/>
            <w:tcBorders>
              <w:top w:val="nil"/>
              <w:left w:val="nil"/>
              <w:bottom w:val="single" w:sz="4" w:space="0" w:color="auto"/>
              <w:right w:val="single" w:sz="4" w:space="0" w:color="auto"/>
            </w:tcBorders>
            <w:vAlign w:val="center"/>
            <w:hideMark/>
          </w:tcPr>
          <w:p w14:paraId="27E91BFF" w14:textId="2712BFE0" w:rsidR="00AB0EE2" w:rsidRPr="00322061" w:rsidRDefault="00AB0EE2" w:rsidP="00AB0EE2">
            <w:pPr>
              <w:jc w:val="center"/>
              <w:rPr>
                <w:ins w:id="5239" w:author="KPMG_PQH" w:date="2026-04-07T11:25:00Z" w16du:dateUtc="2026-04-07T04:25:00Z"/>
                <w:rFonts w:ascii="Arial" w:hAnsi="Arial" w:cs="Arial"/>
                <w:color w:val="000000"/>
                <w:sz w:val="18"/>
                <w:szCs w:val="18"/>
                <w:lang w:eastAsia="en-US"/>
              </w:rPr>
            </w:pPr>
            <w:ins w:id="524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4E3CA46" w14:textId="61BA863E" w:rsidR="00AB0EE2" w:rsidRPr="00322061" w:rsidRDefault="00AB0EE2" w:rsidP="00AB0EE2">
            <w:pPr>
              <w:rPr>
                <w:ins w:id="5241" w:author="KPMG_PQH" w:date="2026-04-07T11:25:00Z" w16du:dateUtc="2026-04-07T04:25:00Z"/>
                <w:rFonts w:ascii="Arial" w:hAnsi="Arial" w:cs="Arial"/>
                <w:color w:val="000000"/>
                <w:sz w:val="18"/>
                <w:szCs w:val="18"/>
                <w:lang w:eastAsia="en-US"/>
              </w:rPr>
            </w:pPr>
            <w:ins w:id="5242" w:author="KPMG_PQH" w:date="2026-04-07T11:25:00Z" w16du:dateUtc="2026-04-07T04:25:00Z">
              <w:r>
                <w:rPr>
                  <w:rFonts w:ascii="Arial" w:hAnsi="Arial" w:cs="Arial"/>
                  <w:color w:val="000000"/>
                  <w:sz w:val="18"/>
                  <w:szCs w:val="18"/>
                </w:rPr>
                <w:t>Insufficient financial data</w:t>
              </w:r>
            </w:ins>
          </w:p>
        </w:tc>
      </w:tr>
      <w:tr w:rsidR="00AB0EE2" w:rsidRPr="00322061" w14:paraId="3E188F73" w14:textId="77777777" w:rsidTr="00777313">
        <w:trPr>
          <w:trHeight w:val="20"/>
          <w:ins w:id="524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EB069B" w14:textId="26354794" w:rsidR="00AB0EE2" w:rsidRPr="00322061" w:rsidRDefault="00AB0EE2" w:rsidP="00AB0EE2">
            <w:pPr>
              <w:jc w:val="center"/>
              <w:rPr>
                <w:ins w:id="5244" w:author="KPMG_PQH" w:date="2026-04-07T11:25:00Z" w16du:dateUtc="2026-04-07T04:25:00Z"/>
                <w:rFonts w:ascii="Arial" w:hAnsi="Arial" w:cs="Arial"/>
                <w:color w:val="000000"/>
                <w:sz w:val="18"/>
                <w:szCs w:val="18"/>
                <w:lang w:eastAsia="en-US"/>
              </w:rPr>
            </w:pPr>
            <w:ins w:id="5245" w:author="KPMG_PQH" w:date="2026-04-07T11:25:00Z" w16du:dateUtc="2026-04-07T04:25:00Z">
              <w:r>
                <w:rPr>
                  <w:rFonts w:ascii="Arial" w:hAnsi="Arial" w:cs="Arial"/>
                  <w:sz w:val="18"/>
                  <w:szCs w:val="18"/>
                </w:rPr>
                <w:t>236</w:t>
              </w:r>
            </w:ins>
          </w:p>
        </w:tc>
        <w:tc>
          <w:tcPr>
            <w:tcW w:w="2351" w:type="pct"/>
            <w:tcBorders>
              <w:top w:val="nil"/>
              <w:left w:val="nil"/>
              <w:bottom w:val="single" w:sz="4" w:space="0" w:color="auto"/>
              <w:right w:val="single" w:sz="4" w:space="0" w:color="auto"/>
            </w:tcBorders>
            <w:vAlign w:val="center"/>
            <w:hideMark/>
          </w:tcPr>
          <w:p w14:paraId="29693F9A" w14:textId="76CE657F" w:rsidR="00AB0EE2" w:rsidRPr="00322061" w:rsidRDefault="00AB0EE2" w:rsidP="00AB0EE2">
            <w:pPr>
              <w:rPr>
                <w:ins w:id="5246" w:author="KPMG_PQH" w:date="2026-04-07T11:25:00Z" w16du:dateUtc="2026-04-07T04:25:00Z"/>
                <w:rFonts w:ascii="Arial" w:hAnsi="Arial" w:cs="Arial"/>
                <w:color w:val="000000"/>
                <w:sz w:val="18"/>
                <w:szCs w:val="18"/>
                <w:lang w:eastAsia="en-US"/>
              </w:rPr>
            </w:pPr>
            <w:ins w:id="5247" w:author="KPMG_PQH" w:date="2026-04-07T11:25:00Z" w16du:dateUtc="2026-04-07T04:25:00Z">
              <w:r>
                <w:rPr>
                  <w:rFonts w:ascii="Arial" w:hAnsi="Arial" w:cs="Arial"/>
                  <w:sz w:val="18"/>
                  <w:szCs w:val="18"/>
                </w:rPr>
                <w:t>MD VINA JOINT STOCK COMPANY</w:t>
              </w:r>
            </w:ins>
          </w:p>
        </w:tc>
        <w:tc>
          <w:tcPr>
            <w:tcW w:w="846" w:type="pct"/>
            <w:tcBorders>
              <w:top w:val="nil"/>
              <w:left w:val="nil"/>
              <w:bottom w:val="single" w:sz="4" w:space="0" w:color="auto"/>
              <w:right w:val="single" w:sz="4" w:space="0" w:color="auto"/>
            </w:tcBorders>
            <w:vAlign w:val="center"/>
            <w:hideMark/>
          </w:tcPr>
          <w:p w14:paraId="45B9C1E0" w14:textId="39D8D85F" w:rsidR="00AB0EE2" w:rsidRPr="00322061" w:rsidRDefault="00AB0EE2" w:rsidP="00AB0EE2">
            <w:pPr>
              <w:jc w:val="center"/>
              <w:rPr>
                <w:ins w:id="5248" w:author="KPMG_PQH" w:date="2026-04-07T11:25:00Z" w16du:dateUtc="2026-04-07T04:25:00Z"/>
                <w:rFonts w:ascii="Arial" w:hAnsi="Arial" w:cs="Arial"/>
                <w:color w:val="000000"/>
                <w:sz w:val="18"/>
                <w:szCs w:val="18"/>
                <w:lang w:eastAsia="en-US"/>
              </w:rPr>
            </w:pPr>
            <w:ins w:id="524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24F7A6E" w14:textId="22F4CF9F" w:rsidR="00AB0EE2" w:rsidRPr="00322061" w:rsidRDefault="00AB0EE2" w:rsidP="00AB0EE2">
            <w:pPr>
              <w:rPr>
                <w:ins w:id="5250" w:author="KPMG_PQH" w:date="2026-04-07T11:25:00Z" w16du:dateUtc="2026-04-07T04:25:00Z"/>
                <w:rFonts w:ascii="Arial" w:hAnsi="Arial" w:cs="Arial"/>
                <w:color w:val="000000"/>
                <w:sz w:val="18"/>
                <w:szCs w:val="18"/>
                <w:lang w:eastAsia="en-US"/>
              </w:rPr>
            </w:pPr>
            <w:ins w:id="5251" w:author="KPMG_PQH" w:date="2026-04-07T11:25:00Z" w16du:dateUtc="2026-04-07T04:25:00Z">
              <w:r>
                <w:rPr>
                  <w:rFonts w:ascii="Arial" w:hAnsi="Arial" w:cs="Arial"/>
                  <w:color w:val="000000"/>
                  <w:sz w:val="18"/>
                  <w:szCs w:val="18"/>
                </w:rPr>
                <w:t>Insufficient information</w:t>
              </w:r>
            </w:ins>
          </w:p>
        </w:tc>
      </w:tr>
      <w:tr w:rsidR="00AB0EE2" w:rsidRPr="00322061" w14:paraId="1A76D731" w14:textId="77777777" w:rsidTr="00777313">
        <w:trPr>
          <w:trHeight w:val="20"/>
          <w:ins w:id="525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F43FF2D" w14:textId="055A11B9" w:rsidR="00AB0EE2" w:rsidRPr="00322061" w:rsidRDefault="00AB0EE2" w:rsidP="00AB0EE2">
            <w:pPr>
              <w:jc w:val="center"/>
              <w:rPr>
                <w:ins w:id="5253" w:author="KPMG_PQH" w:date="2026-04-07T11:25:00Z" w16du:dateUtc="2026-04-07T04:25:00Z"/>
                <w:rFonts w:ascii="Arial" w:hAnsi="Arial" w:cs="Arial"/>
                <w:color w:val="000000"/>
                <w:sz w:val="18"/>
                <w:szCs w:val="18"/>
                <w:lang w:eastAsia="en-US"/>
              </w:rPr>
            </w:pPr>
            <w:ins w:id="5254" w:author="KPMG_PQH" w:date="2026-04-07T11:25:00Z" w16du:dateUtc="2026-04-07T04:25:00Z">
              <w:r>
                <w:rPr>
                  <w:rFonts w:ascii="Arial" w:hAnsi="Arial" w:cs="Arial"/>
                  <w:sz w:val="18"/>
                  <w:szCs w:val="18"/>
                </w:rPr>
                <w:t>237</w:t>
              </w:r>
            </w:ins>
          </w:p>
        </w:tc>
        <w:tc>
          <w:tcPr>
            <w:tcW w:w="2351" w:type="pct"/>
            <w:tcBorders>
              <w:top w:val="nil"/>
              <w:left w:val="nil"/>
              <w:bottom w:val="single" w:sz="4" w:space="0" w:color="auto"/>
              <w:right w:val="single" w:sz="4" w:space="0" w:color="auto"/>
            </w:tcBorders>
            <w:vAlign w:val="center"/>
            <w:hideMark/>
          </w:tcPr>
          <w:p w14:paraId="7EA14E5D" w14:textId="57F21977" w:rsidR="00AB0EE2" w:rsidRPr="00322061" w:rsidRDefault="00AB0EE2" w:rsidP="00AB0EE2">
            <w:pPr>
              <w:rPr>
                <w:ins w:id="5255" w:author="KPMG_PQH" w:date="2026-04-07T11:25:00Z" w16du:dateUtc="2026-04-07T04:25:00Z"/>
                <w:rFonts w:ascii="Arial" w:hAnsi="Arial" w:cs="Arial"/>
                <w:color w:val="000000"/>
                <w:sz w:val="18"/>
                <w:szCs w:val="18"/>
                <w:lang w:eastAsia="en-US"/>
              </w:rPr>
            </w:pPr>
            <w:ins w:id="5256" w:author="KPMG_PQH" w:date="2026-04-07T11:25:00Z" w16du:dateUtc="2026-04-07T04:25:00Z">
              <w:r>
                <w:rPr>
                  <w:rFonts w:ascii="Arial" w:hAnsi="Arial" w:cs="Arial"/>
                  <w:sz w:val="18"/>
                  <w:szCs w:val="18"/>
                </w:rPr>
                <w:t>MECI VIETNAM JOINT STOCK COMPANY</w:t>
              </w:r>
            </w:ins>
          </w:p>
        </w:tc>
        <w:tc>
          <w:tcPr>
            <w:tcW w:w="846" w:type="pct"/>
            <w:tcBorders>
              <w:top w:val="nil"/>
              <w:left w:val="nil"/>
              <w:bottom w:val="single" w:sz="4" w:space="0" w:color="auto"/>
              <w:right w:val="single" w:sz="4" w:space="0" w:color="auto"/>
            </w:tcBorders>
            <w:vAlign w:val="center"/>
            <w:hideMark/>
          </w:tcPr>
          <w:p w14:paraId="0D485101" w14:textId="735DBC59" w:rsidR="00AB0EE2" w:rsidRPr="00322061" w:rsidRDefault="00AB0EE2" w:rsidP="00AB0EE2">
            <w:pPr>
              <w:jc w:val="center"/>
              <w:rPr>
                <w:ins w:id="5257" w:author="KPMG_PQH" w:date="2026-04-07T11:25:00Z" w16du:dateUtc="2026-04-07T04:25:00Z"/>
                <w:rFonts w:ascii="Arial" w:hAnsi="Arial" w:cs="Arial"/>
                <w:color w:val="000000"/>
                <w:sz w:val="18"/>
                <w:szCs w:val="18"/>
                <w:lang w:eastAsia="en-US"/>
              </w:rPr>
            </w:pPr>
            <w:ins w:id="525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A5859B9" w14:textId="6593D947" w:rsidR="00AB0EE2" w:rsidRPr="00322061" w:rsidRDefault="00AB0EE2" w:rsidP="00AB0EE2">
            <w:pPr>
              <w:rPr>
                <w:ins w:id="5259" w:author="KPMG_PQH" w:date="2026-04-07T11:25:00Z" w16du:dateUtc="2026-04-07T04:25:00Z"/>
                <w:rFonts w:ascii="Arial" w:hAnsi="Arial" w:cs="Arial"/>
                <w:color w:val="000000"/>
                <w:sz w:val="18"/>
                <w:szCs w:val="18"/>
                <w:lang w:eastAsia="en-US"/>
              </w:rPr>
            </w:pPr>
            <w:ins w:id="5260" w:author="KPMG_PQH" w:date="2026-04-07T11:25:00Z" w16du:dateUtc="2026-04-07T04:25:00Z">
              <w:r>
                <w:rPr>
                  <w:rFonts w:ascii="Arial" w:hAnsi="Arial" w:cs="Arial"/>
                  <w:color w:val="000000"/>
                  <w:sz w:val="18"/>
                  <w:szCs w:val="18"/>
                </w:rPr>
                <w:t>Non-comparable functions</w:t>
              </w:r>
            </w:ins>
          </w:p>
        </w:tc>
      </w:tr>
      <w:tr w:rsidR="00AB0EE2" w:rsidRPr="00322061" w14:paraId="5220CA2A" w14:textId="77777777" w:rsidTr="00777313">
        <w:trPr>
          <w:trHeight w:val="20"/>
          <w:ins w:id="526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C2A2321" w14:textId="419F3ED4" w:rsidR="00AB0EE2" w:rsidRPr="00322061" w:rsidRDefault="00AB0EE2" w:rsidP="00AB0EE2">
            <w:pPr>
              <w:jc w:val="center"/>
              <w:rPr>
                <w:ins w:id="5262" w:author="KPMG_PQH" w:date="2026-04-07T11:25:00Z" w16du:dateUtc="2026-04-07T04:25:00Z"/>
                <w:rFonts w:ascii="Arial" w:hAnsi="Arial" w:cs="Arial"/>
                <w:color w:val="000000"/>
                <w:sz w:val="18"/>
                <w:szCs w:val="18"/>
                <w:lang w:eastAsia="en-US"/>
              </w:rPr>
            </w:pPr>
            <w:ins w:id="5263" w:author="KPMG_PQH" w:date="2026-04-07T11:25:00Z" w16du:dateUtc="2026-04-07T04:25:00Z">
              <w:r>
                <w:rPr>
                  <w:rFonts w:ascii="Arial" w:hAnsi="Arial" w:cs="Arial"/>
                  <w:sz w:val="18"/>
                  <w:szCs w:val="18"/>
                </w:rPr>
                <w:t>238</w:t>
              </w:r>
            </w:ins>
          </w:p>
        </w:tc>
        <w:tc>
          <w:tcPr>
            <w:tcW w:w="2351" w:type="pct"/>
            <w:tcBorders>
              <w:top w:val="nil"/>
              <w:left w:val="nil"/>
              <w:bottom w:val="single" w:sz="4" w:space="0" w:color="auto"/>
              <w:right w:val="single" w:sz="4" w:space="0" w:color="auto"/>
            </w:tcBorders>
            <w:vAlign w:val="center"/>
            <w:hideMark/>
          </w:tcPr>
          <w:p w14:paraId="579288E5" w14:textId="749EA077" w:rsidR="00AB0EE2" w:rsidRPr="00322061" w:rsidRDefault="00AB0EE2" w:rsidP="00AB0EE2">
            <w:pPr>
              <w:rPr>
                <w:ins w:id="5264" w:author="KPMG_PQH" w:date="2026-04-07T11:25:00Z" w16du:dateUtc="2026-04-07T04:25:00Z"/>
                <w:rFonts w:ascii="Arial" w:hAnsi="Arial" w:cs="Arial"/>
                <w:color w:val="000000"/>
                <w:sz w:val="18"/>
                <w:szCs w:val="18"/>
                <w:lang w:eastAsia="en-US"/>
              </w:rPr>
            </w:pPr>
            <w:ins w:id="5265" w:author="KPMG_PQH" w:date="2026-04-07T11:25:00Z" w16du:dateUtc="2026-04-07T04:25:00Z">
              <w:r>
                <w:rPr>
                  <w:rFonts w:ascii="Arial" w:hAnsi="Arial" w:cs="Arial"/>
                  <w:sz w:val="18"/>
                  <w:szCs w:val="18"/>
                </w:rPr>
                <w:t>MEDICI VIET NAM JOINT STOCK COMPANY</w:t>
              </w:r>
            </w:ins>
          </w:p>
        </w:tc>
        <w:tc>
          <w:tcPr>
            <w:tcW w:w="846" w:type="pct"/>
            <w:tcBorders>
              <w:top w:val="nil"/>
              <w:left w:val="nil"/>
              <w:bottom w:val="single" w:sz="4" w:space="0" w:color="auto"/>
              <w:right w:val="single" w:sz="4" w:space="0" w:color="auto"/>
            </w:tcBorders>
            <w:vAlign w:val="center"/>
            <w:hideMark/>
          </w:tcPr>
          <w:p w14:paraId="2B9AA637" w14:textId="16132FA4" w:rsidR="00AB0EE2" w:rsidRPr="00322061" w:rsidRDefault="00AB0EE2" w:rsidP="00AB0EE2">
            <w:pPr>
              <w:jc w:val="center"/>
              <w:rPr>
                <w:ins w:id="5266" w:author="KPMG_PQH" w:date="2026-04-07T11:25:00Z" w16du:dateUtc="2026-04-07T04:25:00Z"/>
                <w:rFonts w:ascii="Arial" w:hAnsi="Arial" w:cs="Arial"/>
                <w:color w:val="000000"/>
                <w:sz w:val="18"/>
                <w:szCs w:val="18"/>
                <w:lang w:eastAsia="en-US"/>
              </w:rPr>
            </w:pPr>
            <w:ins w:id="526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6E74A78" w14:textId="13AF512E" w:rsidR="00AB0EE2" w:rsidRPr="00322061" w:rsidRDefault="00AB0EE2" w:rsidP="00AB0EE2">
            <w:pPr>
              <w:rPr>
                <w:ins w:id="5268" w:author="KPMG_PQH" w:date="2026-04-07T11:25:00Z" w16du:dateUtc="2026-04-07T04:25:00Z"/>
                <w:rFonts w:ascii="Arial" w:hAnsi="Arial" w:cs="Arial"/>
                <w:color w:val="000000"/>
                <w:sz w:val="18"/>
                <w:szCs w:val="18"/>
                <w:lang w:eastAsia="en-US"/>
              </w:rPr>
            </w:pPr>
            <w:ins w:id="5269" w:author="KPMG_PQH" w:date="2026-04-07T11:25:00Z" w16du:dateUtc="2026-04-07T04:25:00Z">
              <w:r>
                <w:rPr>
                  <w:rFonts w:ascii="Arial" w:hAnsi="Arial" w:cs="Arial"/>
                  <w:color w:val="000000"/>
                  <w:sz w:val="18"/>
                  <w:szCs w:val="18"/>
                </w:rPr>
                <w:t>Continuous loss making</w:t>
              </w:r>
            </w:ins>
          </w:p>
        </w:tc>
      </w:tr>
      <w:tr w:rsidR="00AB0EE2" w:rsidRPr="00322061" w14:paraId="7CAAA160" w14:textId="77777777" w:rsidTr="00777313">
        <w:trPr>
          <w:trHeight w:val="20"/>
          <w:ins w:id="527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F88EAA" w14:textId="2AFF6214" w:rsidR="00AB0EE2" w:rsidRPr="00322061" w:rsidRDefault="00AB0EE2" w:rsidP="00AB0EE2">
            <w:pPr>
              <w:jc w:val="center"/>
              <w:rPr>
                <w:ins w:id="5271" w:author="KPMG_PQH" w:date="2026-04-07T11:25:00Z" w16du:dateUtc="2026-04-07T04:25:00Z"/>
                <w:rFonts w:ascii="Arial" w:hAnsi="Arial" w:cs="Arial"/>
                <w:color w:val="000000"/>
                <w:sz w:val="18"/>
                <w:szCs w:val="18"/>
                <w:lang w:eastAsia="en-US"/>
              </w:rPr>
            </w:pPr>
            <w:ins w:id="5272" w:author="KPMG_PQH" w:date="2026-04-07T11:25:00Z" w16du:dateUtc="2026-04-07T04:25:00Z">
              <w:r>
                <w:rPr>
                  <w:rFonts w:ascii="Arial" w:hAnsi="Arial" w:cs="Arial"/>
                  <w:sz w:val="18"/>
                  <w:szCs w:val="18"/>
                </w:rPr>
                <w:t>239</w:t>
              </w:r>
            </w:ins>
          </w:p>
        </w:tc>
        <w:tc>
          <w:tcPr>
            <w:tcW w:w="2351" w:type="pct"/>
            <w:tcBorders>
              <w:top w:val="nil"/>
              <w:left w:val="nil"/>
              <w:bottom w:val="single" w:sz="4" w:space="0" w:color="auto"/>
              <w:right w:val="single" w:sz="4" w:space="0" w:color="auto"/>
            </w:tcBorders>
            <w:vAlign w:val="center"/>
            <w:hideMark/>
          </w:tcPr>
          <w:p w14:paraId="3085EEB1" w14:textId="338AFFA4" w:rsidR="00AB0EE2" w:rsidRPr="00322061" w:rsidRDefault="00AB0EE2" w:rsidP="00AB0EE2">
            <w:pPr>
              <w:rPr>
                <w:ins w:id="5273" w:author="KPMG_PQH" w:date="2026-04-07T11:25:00Z" w16du:dateUtc="2026-04-07T04:25:00Z"/>
                <w:rFonts w:ascii="Arial" w:hAnsi="Arial" w:cs="Arial"/>
                <w:color w:val="000000"/>
                <w:sz w:val="18"/>
                <w:szCs w:val="18"/>
                <w:lang w:eastAsia="en-US"/>
              </w:rPr>
            </w:pPr>
            <w:ins w:id="5274" w:author="KPMG_PQH" w:date="2026-04-07T11:25:00Z" w16du:dateUtc="2026-04-07T04:25:00Z">
              <w:r>
                <w:rPr>
                  <w:rFonts w:ascii="Arial" w:hAnsi="Arial" w:cs="Arial"/>
                  <w:sz w:val="18"/>
                  <w:szCs w:val="18"/>
                </w:rPr>
                <w:t>MEGASUNCO VIET NAM TECHNOLOGY EQUIPMENT JOINT STOCK COMPANY</w:t>
              </w:r>
            </w:ins>
          </w:p>
        </w:tc>
        <w:tc>
          <w:tcPr>
            <w:tcW w:w="846" w:type="pct"/>
            <w:tcBorders>
              <w:top w:val="nil"/>
              <w:left w:val="nil"/>
              <w:bottom w:val="single" w:sz="4" w:space="0" w:color="auto"/>
              <w:right w:val="single" w:sz="4" w:space="0" w:color="auto"/>
            </w:tcBorders>
            <w:vAlign w:val="center"/>
            <w:hideMark/>
          </w:tcPr>
          <w:p w14:paraId="1D22DB76" w14:textId="5AADC88C" w:rsidR="00AB0EE2" w:rsidRPr="00322061" w:rsidRDefault="00AB0EE2" w:rsidP="00AB0EE2">
            <w:pPr>
              <w:jc w:val="center"/>
              <w:rPr>
                <w:ins w:id="5275" w:author="KPMG_PQH" w:date="2026-04-07T11:25:00Z" w16du:dateUtc="2026-04-07T04:25:00Z"/>
                <w:rFonts w:ascii="Arial" w:hAnsi="Arial" w:cs="Arial"/>
                <w:color w:val="000000"/>
                <w:sz w:val="18"/>
                <w:szCs w:val="18"/>
                <w:lang w:eastAsia="en-US"/>
              </w:rPr>
            </w:pPr>
            <w:ins w:id="527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D4A0B91" w14:textId="32853664" w:rsidR="00AB0EE2" w:rsidRPr="00322061" w:rsidRDefault="00AB0EE2" w:rsidP="00AB0EE2">
            <w:pPr>
              <w:rPr>
                <w:ins w:id="5277" w:author="KPMG_PQH" w:date="2026-04-07T11:25:00Z" w16du:dateUtc="2026-04-07T04:25:00Z"/>
                <w:rFonts w:ascii="Arial" w:hAnsi="Arial" w:cs="Arial"/>
                <w:color w:val="000000"/>
                <w:sz w:val="18"/>
                <w:szCs w:val="18"/>
                <w:lang w:eastAsia="en-US"/>
              </w:rPr>
            </w:pPr>
            <w:ins w:id="5278" w:author="KPMG_PQH" w:date="2026-04-07T11:25:00Z" w16du:dateUtc="2026-04-07T04:25:00Z">
              <w:r>
                <w:rPr>
                  <w:rFonts w:ascii="Arial" w:hAnsi="Arial" w:cs="Arial"/>
                  <w:color w:val="000000"/>
                  <w:sz w:val="18"/>
                  <w:szCs w:val="18"/>
                </w:rPr>
                <w:t>Insufficient financial data</w:t>
              </w:r>
            </w:ins>
          </w:p>
        </w:tc>
      </w:tr>
      <w:tr w:rsidR="00AB0EE2" w:rsidRPr="00322061" w14:paraId="288BDFD8" w14:textId="77777777" w:rsidTr="00777313">
        <w:trPr>
          <w:trHeight w:val="20"/>
          <w:ins w:id="527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8FDC8B3" w14:textId="61C5BA2C" w:rsidR="00AB0EE2" w:rsidRPr="00322061" w:rsidRDefault="00AB0EE2" w:rsidP="00AB0EE2">
            <w:pPr>
              <w:jc w:val="center"/>
              <w:rPr>
                <w:ins w:id="5280" w:author="KPMG_PQH" w:date="2026-04-07T11:25:00Z" w16du:dateUtc="2026-04-07T04:25:00Z"/>
                <w:rFonts w:ascii="Arial" w:hAnsi="Arial" w:cs="Arial"/>
                <w:color w:val="000000"/>
                <w:sz w:val="18"/>
                <w:szCs w:val="18"/>
                <w:lang w:eastAsia="en-US"/>
              </w:rPr>
            </w:pPr>
            <w:ins w:id="5281" w:author="KPMG_PQH" w:date="2026-04-07T11:25:00Z" w16du:dateUtc="2026-04-07T04:25:00Z">
              <w:r>
                <w:rPr>
                  <w:rFonts w:ascii="Arial" w:hAnsi="Arial" w:cs="Arial"/>
                  <w:sz w:val="18"/>
                  <w:szCs w:val="18"/>
                </w:rPr>
                <w:t>240</w:t>
              </w:r>
            </w:ins>
          </w:p>
        </w:tc>
        <w:tc>
          <w:tcPr>
            <w:tcW w:w="2351" w:type="pct"/>
            <w:tcBorders>
              <w:top w:val="nil"/>
              <w:left w:val="nil"/>
              <w:bottom w:val="single" w:sz="4" w:space="0" w:color="auto"/>
              <w:right w:val="single" w:sz="4" w:space="0" w:color="auto"/>
            </w:tcBorders>
            <w:vAlign w:val="center"/>
            <w:hideMark/>
          </w:tcPr>
          <w:p w14:paraId="7B09595C" w14:textId="5C705AD6" w:rsidR="00AB0EE2" w:rsidRPr="00322061" w:rsidRDefault="00AB0EE2" w:rsidP="00AB0EE2">
            <w:pPr>
              <w:rPr>
                <w:ins w:id="5282" w:author="KPMG_PQH" w:date="2026-04-07T11:25:00Z" w16du:dateUtc="2026-04-07T04:25:00Z"/>
                <w:rFonts w:ascii="Arial" w:hAnsi="Arial" w:cs="Arial"/>
                <w:color w:val="000000"/>
                <w:sz w:val="18"/>
                <w:szCs w:val="18"/>
                <w:lang w:eastAsia="en-US"/>
              </w:rPr>
            </w:pPr>
            <w:ins w:id="5283" w:author="KPMG_PQH" w:date="2026-04-07T11:25:00Z" w16du:dateUtc="2026-04-07T04:25:00Z">
              <w:r>
                <w:rPr>
                  <w:rFonts w:ascii="Arial" w:hAnsi="Arial" w:cs="Arial"/>
                  <w:sz w:val="18"/>
                  <w:szCs w:val="18"/>
                </w:rPr>
                <w:t>MEKONG ADVISORY INVESTMENT AND BUILDING CONSTRUCTION JOINT STOCK COMPANY</w:t>
              </w:r>
            </w:ins>
          </w:p>
        </w:tc>
        <w:tc>
          <w:tcPr>
            <w:tcW w:w="846" w:type="pct"/>
            <w:tcBorders>
              <w:top w:val="nil"/>
              <w:left w:val="nil"/>
              <w:bottom w:val="single" w:sz="4" w:space="0" w:color="auto"/>
              <w:right w:val="single" w:sz="4" w:space="0" w:color="auto"/>
            </w:tcBorders>
            <w:vAlign w:val="center"/>
            <w:hideMark/>
          </w:tcPr>
          <w:p w14:paraId="30B61290" w14:textId="5238AC37" w:rsidR="00AB0EE2" w:rsidRPr="00322061" w:rsidRDefault="00AB0EE2" w:rsidP="00AB0EE2">
            <w:pPr>
              <w:jc w:val="center"/>
              <w:rPr>
                <w:ins w:id="5284" w:author="KPMG_PQH" w:date="2026-04-07T11:25:00Z" w16du:dateUtc="2026-04-07T04:25:00Z"/>
                <w:rFonts w:ascii="Arial" w:hAnsi="Arial" w:cs="Arial"/>
                <w:color w:val="000000"/>
                <w:sz w:val="18"/>
                <w:szCs w:val="18"/>
                <w:lang w:eastAsia="en-US"/>
              </w:rPr>
            </w:pPr>
            <w:ins w:id="528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3F2E6C4" w14:textId="4BCEFB91" w:rsidR="00AB0EE2" w:rsidRPr="00322061" w:rsidRDefault="00AB0EE2" w:rsidP="00AB0EE2">
            <w:pPr>
              <w:rPr>
                <w:ins w:id="5286" w:author="KPMG_PQH" w:date="2026-04-07T11:25:00Z" w16du:dateUtc="2026-04-07T04:25:00Z"/>
                <w:rFonts w:ascii="Arial" w:hAnsi="Arial" w:cs="Arial"/>
                <w:color w:val="000000"/>
                <w:sz w:val="18"/>
                <w:szCs w:val="18"/>
                <w:lang w:eastAsia="en-US"/>
              </w:rPr>
            </w:pPr>
            <w:ins w:id="5287" w:author="KPMG_PQH" w:date="2026-04-07T11:25:00Z" w16du:dateUtc="2026-04-07T04:25:00Z">
              <w:r>
                <w:rPr>
                  <w:rFonts w:ascii="Arial" w:hAnsi="Arial" w:cs="Arial"/>
                  <w:color w:val="000000"/>
                  <w:sz w:val="18"/>
                  <w:szCs w:val="18"/>
                </w:rPr>
                <w:t>Insufficient financial data</w:t>
              </w:r>
            </w:ins>
          </w:p>
        </w:tc>
      </w:tr>
      <w:tr w:rsidR="00AB0EE2" w:rsidRPr="00322061" w14:paraId="3DA1D038" w14:textId="77777777" w:rsidTr="00777313">
        <w:trPr>
          <w:trHeight w:val="20"/>
          <w:ins w:id="528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91737DD" w14:textId="314F7E13" w:rsidR="00AB0EE2" w:rsidRPr="00322061" w:rsidRDefault="00AB0EE2" w:rsidP="00AB0EE2">
            <w:pPr>
              <w:jc w:val="center"/>
              <w:rPr>
                <w:ins w:id="5289" w:author="KPMG_PQH" w:date="2026-04-07T11:25:00Z" w16du:dateUtc="2026-04-07T04:25:00Z"/>
                <w:rFonts w:ascii="Arial" w:hAnsi="Arial" w:cs="Arial"/>
                <w:color w:val="000000"/>
                <w:sz w:val="18"/>
                <w:szCs w:val="18"/>
                <w:lang w:eastAsia="en-US"/>
              </w:rPr>
            </w:pPr>
            <w:ins w:id="5290" w:author="KPMG_PQH" w:date="2026-04-07T11:25:00Z" w16du:dateUtc="2026-04-07T04:25:00Z">
              <w:r>
                <w:rPr>
                  <w:rFonts w:ascii="Arial" w:hAnsi="Arial" w:cs="Arial"/>
                  <w:sz w:val="18"/>
                  <w:szCs w:val="18"/>
                </w:rPr>
                <w:t>241</w:t>
              </w:r>
            </w:ins>
          </w:p>
        </w:tc>
        <w:tc>
          <w:tcPr>
            <w:tcW w:w="2351" w:type="pct"/>
            <w:tcBorders>
              <w:top w:val="nil"/>
              <w:left w:val="nil"/>
              <w:bottom w:val="single" w:sz="4" w:space="0" w:color="auto"/>
              <w:right w:val="single" w:sz="4" w:space="0" w:color="auto"/>
            </w:tcBorders>
            <w:vAlign w:val="center"/>
            <w:hideMark/>
          </w:tcPr>
          <w:p w14:paraId="2AC6DD52" w14:textId="2EA49818" w:rsidR="00AB0EE2" w:rsidRPr="00322061" w:rsidRDefault="00AB0EE2" w:rsidP="00AB0EE2">
            <w:pPr>
              <w:rPr>
                <w:ins w:id="5291" w:author="KPMG_PQH" w:date="2026-04-07T11:25:00Z" w16du:dateUtc="2026-04-07T04:25:00Z"/>
                <w:rFonts w:ascii="Arial" w:hAnsi="Arial" w:cs="Arial"/>
                <w:color w:val="000000"/>
                <w:sz w:val="18"/>
                <w:szCs w:val="18"/>
                <w:lang w:eastAsia="en-US"/>
              </w:rPr>
            </w:pPr>
            <w:ins w:id="5292" w:author="KPMG_PQH" w:date="2026-04-07T11:25:00Z" w16du:dateUtc="2026-04-07T04:25:00Z">
              <w:r>
                <w:rPr>
                  <w:rFonts w:ascii="Arial" w:hAnsi="Arial" w:cs="Arial"/>
                  <w:sz w:val="18"/>
                  <w:szCs w:val="18"/>
                </w:rPr>
                <w:t>METECHVIETNAM SCIENCE TECHNOLOGY JOINT STOCK COMPANY</w:t>
              </w:r>
            </w:ins>
          </w:p>
        </w:tc>
        <w:tc>
          <w:tcPr>
            <w:tcW w:w="846" w:type="pct"/>
            <w:tcBorders>
              <w:top w:val="nil"/>
              <w:left w:val="nil"/>
              <w:bottom w:val="single" w:sz="4" w:space="0" w:color="auto"/>
              <w:right w:val="single" w:sz="4" w:space="0" w:color="auto"/>
            </w:tcBorders>
            <w:vAlign w:val="center"/>
            <w:hideMark/>
          </w:tcPr>
          <w:p w14:paraId="2A2569EF" w14:textId="67C3B7F0" w:rsidR="00AB0EE2" w:rsidRPr="00322061" w:rsidRDefault="00AB0EE2" w:rsidP="00AB0EE2">
            <w:pPr>
              <w:jc w:val="center"/>
              <w:rPr>
                <w:ins w:id="5293" w:author="KPMG_PQH" w:date="2026-04-07T11:25:00Z" w16du:dateUtc="2026-04-07T04:25:00Z"/>
                <w:rFonts w:ascii="Arial" w:hAnsi="Arial" w:cs="Arial"/>
                <w:color w:val="000000"/>
                <w:sz w:val="18"/>
                <w:szCs w:val="18"/>
                <w:lang w:eastAsia="en-US"/>
              </w:rPr>
            </w:pPr>
            <w:ins w:id="529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85DB2D0" w14:textId="3B3672F9" w:rsidR="00AB0EE2" w:rsidRPr="00322061" w:rsidRDefault="00AB0EE2" w:rsidP="00AB0EE2">
            <w:pPr>
              <w:rPr>
                <w:ins w:id="5295" w:author="KPMG_PQH" w:date="2026-04-07T11:25:00Z" w16du:dateUtc="2026-04-07T04:25:00Z"/>
                <w:rFonts w:ascii="Arial" w:hAnsi="Arial" w:cs="Arial"/>
                <w:color w:val="000000"/>
                <w:sz w:val="18"/>
                <w:szCs w:val="18"/>
                <w:lang w:eastAsia="en-US"/>
              </w:rPr>
            </w:pPr>
            <w:ins w:id="5296" w:author="KPMG_PQH" w:date="2026-04-07T11:25:00Z" w16du:dateUtc="2026-04-07T04:25:00Z">
              <w:r>
                <w:rPr>
                  <w:rFonts w:ascii="Arial" w:hAnsi="Arial" w:cs="Arial"/>
                  <w:color w:val="000000"/>
                  <w:sz w:val="18"/>
                  <w:szCs w:val="18"/>
                </w:rPr>
                <w:t>Insufficient financial data</w:t>
              </w:r>
            </w:ins>
          </w:p>
        </w:tc>
      </w:tr>
      <w:tr w:rsidR="00AB0EE2" w:rsidRPr="00322061" w14:paraId="6D744BBF" w14:textId="77777777" w:rsidTr="00777313">
        <w:trPr>
          <w:trHeight w:val="20"/>
          <w:ins w:id="529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3BDDB86" w14:textId="2C4EBB18" w:rsidR="00AB0EE2" w:rsidRPr="00322061" w:rsidRDefault="00AB0EE2" w:rsidP="00AB0EE2">
            <w:pPr>
              <w:jc w:val="center"/>
              <w:rPr>
                <w:ins w:id="5298" w:author="KPMG_PQH" w:date="2026-04-07T11:25:00Z" w16du:dateUtc="2026-04-07T04:25:00Z"/>
                <w:rFonts w:ascii="Arial" w:hAnsi="Arial" w:cs="Arial"/>
                <w:color w:val="000000"/>
                <w:sz w:val="18"/>
                <w:szCs w:val="18"/>
                <w:lang w:eastAsia="en-US"/>
              </w:rPr>
            </w:pPr>
            <w:ins w:id="5299" w:author="KPMG_PQH" w:date="2026-04-07T11:25:00Z" w16du:dateUtc="2026-04-07T04:25:00Z">
              <w:r>
                <w:rPr>
                  <w:rFonts w:ascii="Arial" w:hAnsi="Arial" w:cs="Arial"/>
                  <w:sz w:val="18"/>
                  <w:szCs w:val="18"/>
                </w:rPr>
                <w:t>242</w:t>
              </w:r>
            </w:ins>
          </w:p>
        </w:tc>
        <w:tc>
          <w:tcPr>
            <w:tcW w:w="2351" w:type="pct"/>
            <w:tcBorders>
              <w:top w:val="nil"/>
              <w:left w:val="nil"/>
              <w:bottom w:val="single" w:sz="4" w:space="0" w:color="auto"/>
              <w:right w:val="single" w:sz="4" w:space="0" w:color="auto"/>
            </w:tcBorders>
            <w:vAlign w:val="center"/>
            <w:hideMark/>
          </w:tcPr>
          <w:p w14:paraId="259B5BBA" w14:textId="4CFC1E3F" w:rsidR="00AB0EE2" w:rsidRPr="00322061" w:rsidRDefault="00AB0EE2" w:rsidP="00AB0EE2">
            <w:pPr>
              <w:rPr>
                <w:ins w:id="5300" w:author="KPMG_PQH" w:date="2026-04-07T11:25:00Z" w16du:dateUtc="2026-04-07T04:25:00Z"/>
                <w:rFonts w:ascii="Arial" w:hAnsi="Arial" w:cs="Arial"/>
                <w:color w:val="000000"/>
                <w:sz w:val="18"/>
                <w:szCs w:val="18"/>
                <w:lang w:eastAsia="en-US"/>
              </w:rPr>
            </w:pPr>
            <w:ins w:id="5301" w:author="KPMG_PQH" w:date="2026-04-07T11:25:00Z" w16du:dateUtc="2026-04-07T04:25:00Z">
              <w:r>
                <w:rPr>
                  <w:rFonts w:ascii="Arial" w:hAnsi="Arial" w:cs="Arial"/>
                  <w:sz w:val="18"/>
                  <w:szCs w:val="18"/>
                </w:rPr>
                <w:t>MINH PHUC THANH CO., LTD</w:t>
              </w:r>
            </w:ins>
          </w:p>
        </w:tc>
        <w:tc>
          <w:tcPr>
            <w:tcW w:w="846" w:type="pct"/>
            <w:tcBorders>
              <w:top w:val="nil"/>
              <w:left w:val="nil"/>
              <w:bottom w:val="single" w:sz="4" w:space="0" w:color="auto"/>
              <w:right w:val="single" w:sz="4" w:space="0" w:color="auto"/>
            </w:tcBorders>
            <w:vAlign w:val="center"/>
            <w:hideMark/>
          </w:tcPr>
          <w:p w14:paraId="541AC350" w14:textId="36DE66AD" w:rsidR="00AB0EE2" w:rsidRPr="00322061" w:rsidRDefault="00AB0EE2" w:rsidP="00AB0EE2">
            <w:pPr>
              <w:jc w:val="center"/>
              <w:rPr>
                <w:ins w:id="5302" w:author="KPMG_PQH" w:date="2026-04-07T11:25:00Z" w16du:dateUtc="2026-04-07T04:25:00Z"/>
                <w:rFonts w:ascii="Arial" w:hAnsi="Arial" w:cs="Arial"/>
                <w:color w:val="000000"/>
                <w:sz w:val="18"/>
                <w:szCs w:val="18"/>
                <w:lang w:eastAsia="en-US"/>
              </w:rPr>
            </w:pPr>
            <w:ins w:id="530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1C3BE9D" w14:textId="16AD56B8" w:rsidR="00AB0EE2" w:rsidRPr="00322061" w:rsidRDefault="00AB0EE2" w:rsidP="00AB0EE2">
            <w:pPr>
              <w:rPr>
                <w:ins w:id="5304" w:author="KPMG_PQH" w:date="2026-04-07T11:25:00Z" w16du:dateUtc="2026-04-07T04:25:00Z"/>
                <w:rFonts w:ascii="Arial" w:hAnsi="Arial" w:cs="Arial"/>
                <w:color w:val="000000"/>
                <w:sz w:val="18"/>
                <w:szCs w:val="18"/>
                <w:lang w:eastAsia="en-US"/>
              </w:rPr>
            </w:pPr>
            <w:ins w:id="5305" w:author="KPMG_PQH" w:date="2026-04-07T11:25:00Z" w16du:dateUtc="2026-04-07T04:25:00Z">
              <w:r>
                <w:rPr>
                  <w:rFonts w:ascii="Arial" w:hAnsi="Arial" w:cs="Arial"/>
                  <w:color w:val="000000"/>
                  <w:sz w:val="18"/>
                  <w:szCs w:val="18"/>
                </w:rPr>
                <w:t>Insufficient financial data</w:t>
              </w:r>
            </w:ins>
          </w:p>
        </w:tc>
      </w:tr>
      <w:tr w:rsidR="00AB0EE2" w:rsidRPr="00322061" w14:paraId="19511640" w14:textId="77777777" w:rsidTr="00777313">
        <w:trPr>
          <w:trHeight w:val="20"/>
          <w:ins w:id="530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18ADFDD" w14:textId="6683AF21" w:rsidR="00AB0EE2" w:rsidRPr="00322061" w:rsidRDefault="00AB0EE2" w:rsidP="00AB0EE2">
            <w:pPr>
              <w:jc w:val="center"/>
              <w:rPr>
                <w:ins w:id="5307" w:author="KPMG_PQH" w:date="2026-04-07T11:25:00Z" w16du:dateUtc="2026-04-07T04:25:00Z"/>
                <w:rFonts w:ascii="Arial" w:hAnsi="Arial" w:cs="Arial"/>
                <w:color w:val="000000"/>
                <w:sz w:val="18"/>
                <w:szCs w:val="18"/>
                <w:lang w:eastAsia="en-US"/>
              </w:rPr>
            </w:pPr>
            <w:ins w:id="5308" w:author="KPMG_PQH" w:date="2026-04-07T11:25:00Z" w16du:dateUtc="2026-04-07T04:25:00Z">
              <w:r>
                <w:rPr>
                  <w:rFonts w:ascii="Arial" w:hAnsi="Arial" w:cs="Arial"/>
                  <w:sz w:val="18"/>
                  <w:szCs w:val="18"/>
                </w:rPr>
                <w:t>243</w:t>
              </w:r>
            </w:ins>
          </w:p>
        </w:tc>
        <w:tc>
          <w:tcPr>
            <w:tcW w:w="2351" w:type="pct"/>
            <w:tcBorders>
              <w:top w:val="nil"/>
              <w:left w:val="nil"/>
              <w:bottom w:val="single" w:sz="4" w:space="0" w:color="auto"/>
              <w:right w:val="single" w:sz="4" w:space="0" w:color="auto"/>
            </w:tcBorders>
            <w:vAlign w:val="center"/>
            <w:hideMark/>
          </w:tcPr>
          <w:p w14:paraId="67BAF654" w14:textId="5C2033E4" w:rsidR="00AB0EE2" w:rsidRPr="00322061" w:rsidRDefault="00AB0EE2" w:rsidP="00AB0EE2">
            <w:pPr>
              <w:rPr>
                <w:ins w:id="5309" w:author="KPMG_PQH" w:date="2026-04-07T11:25:00Z" w16du:dateUtc="2026-04-07T04:25:00Z"/>
                <w:rFonts w:ascii="Arial" w:hAnsi="Arial" w:cs="Arial"/>
                <w:color w:val="000000"/>
                <w:sz w:val="18"/>
                <w:szCs w:val="18"/>
                <w:lang w:eastAsia="en-US"/>
              </w:rPr>
            </w:pPr>
            <w:ins w:id="5310" w:author="KPMG_PQH" w:date="2026-04-07T11:25:00Z" w16du:dateUtc="2026-04-07T04:25:00Z">
              <w:r>
                <w:rPr>
                  <w:rFonts w:ascii="Arial" w:hAnsi="Arial" w:cs="Arial"/>
                  <w:sz w:val="18"/>
                  <w:szCs w:val="18"/>
                </w:rPr>
                <w:t>MINH THU TECHNICAL JOINT STOCK COMPANY</w:t>
              </w:r>
            </w:ins>
          </w:p>
        </w:tc>
        <w:tc>
          <w:tcPr>
            <w:tcW w:w="846" w:type="pct"/>
            <w:tcBorders>
              <w:top w:val="nil"/>
              <w:left w:val="nil"/>
              <w:bottom w:val="single" w:sz="4" w:space="0" w:color="auto"/>
              <w:right w:val="single" w:sz="4" w:space="0" w:color="auto"/>
            </w:tcBorders>
            <w:vAlign w:val="center"/>
            <w:hideMark/>
          </w:tcPr>
          <w:p w14:paraId="0A88D494" w14:textId="21B00388" w:rsidR="00AB0EE2" w:rsidRPr="00322061" w:rsidRDefault="00AB0EE2" w:rsidP="00AB0EE2">
            <w:pPr>
              <w:jc w:val="center"/>
              <w:rPr>
                <w:ins w:id="5311" w:author="KPMG_PQH" w:date="2026-04-07T11:25:00Z" w16du:dateUtc="2026-04-07T04:25:00Z"/>
                <w:rFonts w:ascii="Arial" w:hAnsi="Arial" w:cs="Arial"/>
                <w:color w:val="000000"/>
                <w:sz w:val="18"/>
                <w:szCs w:val="18"/>
                <w:lang w:eastAsia="en-US"/>
              </w:rPr>
            </w:pPr>
            <w:ins w:id="531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E4FDFFF" w14:textId="03D334EA" w:rsidR="00AB0EE2" w:rsidRPr="00322061" w:rsidRDefault="00AB0EE2" w:rsidP="00AB0EE2">
            <w:pPr>
              <w:rPr>
                <w:ins w:id="5313" w:author="KPMG_PQH" w:date="2026-04-07T11:25:00Z" w16du:dateUtc="2026-04-07T04:25:00Z"/>
                <w:rFonts w:ascii="Arial" w:hAnsi="Arial" w:cs="Arial"/>
                <w:color w:val="000000"/>
                <w:sz w:val="18"/>
                <w:szCs w:val="18"/>
                <w:lang w:eastAsia="en-US"/>
              </w:rPr>
            </w:pPr>
            <w:ins w:id="5314" w:author="KPMG_PQH" w:date="2026-04-07T11:25:00Z" w16du:dateUtc="2026-04-07T04:25:00Z">
              <w:r>
                <w:rPr>
                  <w:rFonts w:ascii="Arial" w:hAnsi="Arial" w:cs="Arial"/>
                  <w:color w:val="000000"/>
                  <w:sz w:val="18"/>
                  <w:szCs w:val="18"/>
                </w:rPr>
                <w:t>Non-comparable functions</w:t>
              </w:r>
            </w:ins>
          </w:p>
        </w:tc>
      </w:tr>
      <w:tr w:rsidR="00AB0EE2" w:rsidRPr="00322061" w14:paraId="056F2070" w14:textId="77777777" w:rsidTr="00777313">
        <w:trPr>
          <w:trHeight w:val="20"/>
          <w:ins w:id="531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6CF5C35" w14:textId="49F50F4F" w:rsidR="00AB0EE2" w:rsidRPr="00322061" w:rsidRDefault="00AB0EE2" w:rsidP="00AB0EE2">
            <w:pPr>
              <w:jc w:val="center"/>
              <w:rPr>
                <w:ins w:id="5316" w:author="KPMG_PQH" w:date="2026-04-07T11:25:00Z" w16du:dateUtc="2026-04-07T04:25:00Z"/>
                <w:rFonts w:ascii="Arial" w:hAnsi="Arial" w:cs="Arial"/>
                <w:color w:val="000000"/>
                <w:sz w:val="18"/>
                <w:szCs w:val="18"/>
                <w:lang w:eastAsia="en-US"/>
              </w:rPr>
            </w:pPr>
            <w:ins w:id="5317" w:author="KPMG_PQH" w:date="2026-04-07T11:25:00Z" w16du:dateUtc="2026-04-07T04:25:00Z">
              <w:r>
                <w:rPr>
                  <w:rFonts w:ascii="Arial" w:hAnsi="Arial" w:cs="Arial"/>
                  <w:sz w:val="18"/>
                  <w:szCs w:val="18"/>
                </w:rPr>
                <w:t>244</w:t>
              </w:r>
            </w:ins>
          </w:p>
        </w:tc>
        <w:tc>
          <w:tcPr>
            <w:tcW w:w="2351" w:type="pct"/>
            <w:tcBorders>
              <w:top w:val="nil"/>
              <w:left w:val="nil"/>
              <w:bottom w:val="single" w:sz="4" w:space="0" w:color="auto"/>
              <w:right w:val="single" w:sz="4" w:space="0" w:color="auto"/>
            </w:tcBorders>
            <w:vAlign w:val="center"/>
            <w:hideMark/>
          </w:tcPr>
          <w:p w14:paraId="6C11379D" w14:textId="4C0B72ED" w:rsidR="00AB0EE2" w:rsidRPr="00322061" w:rsidRDefault="00AB0EE2" w:rsidP="00AB0EE2">
            <w:pPr>
              <w:rPr>
                <w:ins w:id="5318" w:author="KPMG_PQH" w:date="2026-04-07T11:25:00Z" w16du:dateUtc="2026-04-07T04:25:00Z"/>
                <w:rFonts w:ascii="Arial" w:hAnsi="Arial" w:cs="Arial"/>
                <w:color w:val="000000"/>
                <w:sz w:val="18"/>
                <w:szCs w:val="18"/>
                <w:lang w:eastAsia="en-US"/>
              </w:rPr>
            </w:pPr>
            <w:ins w:id="5319" w:author="KPMG_PQH" w:date="2026-04-07T11:25:00Z" w16du:dateUtc="2026-04-07T04:25:00Z">
              <w:r>
                <w:rPr>
                  <w:rFonts w:ascii="Arial" w:hAnsi="Arial" w:cs="Arial"/>
                  <w:sz w:val="18"/>
                  <w:szCs w:val="18"/>
                </w:rPr>
                <w:t>MINH TRI VINH JOINT STOCK COMPANY</w:t>
              </w:r>
            </w:ins>
          </w:p>
        </w:tc>
        <w:tc>
          <w:tcPr>
            <w:tcW w:w="846" w:type="pct"/>
            <w:tcBorders>
              <w:top w:val="nil"/>
              <w:left w:val="nil"/>
              <w:bottom w:val="single" w:sz="4" w:space="0" w:color="auto"/>
              <w:right w:val="single" w:sz="4" w:space="0" w:color="auto"/>
            </w:tcBorders>
            <w:vAlign w:val="center"/>
            <w:hideMark/>
          </w:tcPr>
          <w:p w14:paraId="6B8F847C" w14:textId="5E5E2360" w:rsidR="00AB0EE2" w:rsidRPr="00322061" w:rsidRDefault="00AB0EE2" w:rsidP="00AB0EE2">
            <w:pPr>
              <w:jc w:val="center"/>
              <w:rPr>
                <w:ins w:id="5320" w:author="KPMG_PQH" w:date="2026-04-07T11:25:00Z" w16du:dateUtc="2026-04-07T04:25:00Z"/>
                <w:rFonts w:ascii="Arial" w:hAnsi="Arial" w:cs="Arial"/>
                <w:color w:val="000000"/>
                <w:sz w:val="18"/>
                <w:szCs w:val="18"/>
                <w:lang w:eastAsia="en-US"/>
              </w:rPr>
            </w:pPr>
            <w:ins w:id="532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BDA6C06" w14:textId="38C8CAB3" w:rsidR="00AB0EE2" w:rsidRPr="00322061" w:rsidRDefault="00AB0EE2" w:rsidP="00AB0EE2">
            <w:pPr>
              <w:rPr>
                <w:ins w:id="5322" w:author="KPMG_PQH" w:date="2026-04-07T11:25:00Z" w16du:dateUtc="2026-04-07T04:25:00Z"/>
                <w:rFonts w:ascii="Arial" w:hAnsi="Arial" w:cs="Arial"/>
                <w:color w:val="000000"/>
                <w:sz w:val="18"/>
                <w:szCs w:val="18"/>
                <w:lang w:eastAsia="en-US"/>
              </w:rPr>
            </w:pPr>
            <w:ins w:id="5323" w:author="KPMG_PQH" w:date="2026-04-07T11:25:00Z" w16du:dateUtc="2026-04-07T04:25:00Z">
              <w:r>
                <w:rPr>
                  <w:rFonts w:ascii="Arial" w:hAnsi="Arial" w:cs="Arial"/>
                  <w:color w:val="000000"/>
                  <w:sz w:val="18"/>
                  <w:szCs w:val="18"/>
                </w:rPr>
                <w:t>Insufficient information</w:t>
              </w:r>
            </w:ins>
          </w:p>
        </w:tc>
      </w:tr>
      <w:tr w:rsidR="00AB0EE2" w:rsidRPr="00322061" w14:paraId="6F58CD88" w14:textId="77777777" w:rsidTr="00777313">
        <w:trPr>
          <w:trHeight w:val="20"/>
          <w:ins w:id="532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33C1EB7" w14:textId="61A691D3" w:rsidR="00AB0EE2" w:rsidRPr="00322061" w:rsidRDefault="00AB0EE2" w:rsidP="00AB0EE2">
            <w:pPr>
              <w:jc w:val="center"/>
              <w:rPr>
                <w:ins w:id="5325" w:author="KPMG_PQH" w:date="2026-04-07T11:25:00Z" w16du:dateUtc="2026-04-07T04:25:00Z"/>
                <w:rFonts w:ascii="Arial" w:hAnsi="Arial" w:cs="Arial"/>
                <w:color w:val="000000"/>
                <w:sz w:val="18"/>
                <w:szCs w:val="18"/>
                <w:lang w:eastAsia="en-US"/>
              </w:rPr>
            </w:pPr>
            <w:ins w:id="5326" w:author="KPMG_PQH" w:date="2026-04-07T11:25:00Z" w16du:dateUtc="2026-04-07T04:25:00Z">
              <w:r>
                <w:rPr>
                  <w:rFonts w:ascii="Arial" w:hAnsi="Arial" w:cs="Arial"/>
                  <w:sz w:val="18"/>
                  <w:szCs w:val="18"/>
                </w:rPr>
                <w:t>245</w:t>
              </w:r>
            </w:ins>
          </w:p>
        </w:tc>
        <w:tc>
          <w:tcPr>
            <w:tcW w:w="2351" w:type="pct"/>
            <w:tcBorders>
              <w:top w:val="nil"/>
              <w:left w:val="nil"/>
              <w:bottom w:val="single" w:sz="4" w:space="0" w:color="auto"/>
              <w:right w:val="single" w:sz="4" w:space="0" w:color="auto"/>
            </w:tcBorders>
            <w:vAlign w:val="center"/>
            <w:hideMark/>
          </w:tcPr>
          <w:p w14:paraId="04730489" w14:textId="68BB1B22" w:rsidR="00AB0EE2" w:rsidRPr="00322061" w:rsidRDefault="00AB0EE2" w:rsidP="00AB0EE2">
            <w:pPr>
              <w:rPr>
                <w:ins w:id="5327" w:author="KPMG_PQH" w:date="2026-04-07T11:25:00Z" w16du:dateUtc="2026-04-07T04:25:00Z"/>
                <w:rFonts w:ascii="Arial" w:hAnsi="Arial" w:cs="Arial"/>
                <w:color w:val="000000"/>
                <w:sz w:val="18"/>
                <w:szCs w:val="18"/>
                <w:lang w:eastAsia="en-US"/>
              </w:rPr>
            </w:pPr>
            <w:ins w:id="5328" w:author="KPMG_PQH" w:date="2026-04-07T11:25:00Z" w16du:dateUtc="2026-04-07T04:25:00Z">
              <w:r>
                <w:rPr>
                  <w:rFonts w:ascii="Arial" w:hAnsi="Arial" w:cs="Arial"/>
                  <w:sz w:val="18"/>
                  <w:szCs w:val="18"/>
                </w:rPr>
                <w:t>MIRAE JOINT STOCK COMPANY</w:t>
              </w:r>
            </w:ins>
          </w:p>
        </w:tc>
        <w:tc>
          <w:tcPr>
            <w:tcW w:w="846" w:type="pct"/>
            <w:tcBorders>
              <w:top w:val="nil"/>
              <w:left w:val="nil"/>
              <w:bottom w:val="single" w:sz="4" w:space="0" w:color="auto"/>
              <w:right w:val="single" w:sz="4" w:space="0" w:color="auto"/>
            </w:tcBorders>
            <w:vAlign w:val="center"/>
            <w:hideMark/>
          </w:tcPr>
          <w:p w14:paraId="4B81BC22" w14:textId="1ED1F5AA" w:rsidR="00AB0EE2" w:rsidRPr="00322061" w:rsidRDefault="00AB0EE2" w:rsidP="00AB0EE2">
            <w:pPr>
              <w:jc w:val="center"/>
              <w:rPr>
                <w:ins w:id="5329" w:author="KPMG_PQH" w:date="2026-04-07T11:25:00Z" w16du:dateUtc="2026-04-07T04:25:00Z"/>
                <w:rFonts w:ascii="Arial" w:hAnsi="Arial" w:cs="Arial"/>
                <w:color w:val="000000"/>
                <w:sz w:val="18"/>
                <w:szCs w:val="18"/>
                <w:lang w:eastAsia="en-US"/>
              </w:rPr>
            </w:pPr>
            <w:ins w:id="5330" w:author="KPMG_PQH" w:date="2026-04-07T11:25:00Z" w16du:dateUtc="2026-04-07T04:25:00Z">
              <w:r>
                <w:rPr>
                  <w:rFonts w:ascii="Arial" w:hAnsi="Arial" w:cs="Arial"/>
                  <w:sz w:val="18"/>
                  <w:szCs w:val="18"/>
                </w:rPr>
                <w:t>KMR</w:t>
              </w:r>
            </w:ins>
          </w:p>
        </w:tc>
        <w:tc>
          <w:tcPr>
            <w:tcW w:w="1498" w:type="pct"/>
            <w:tcBorders>
              <w:top w:val="nil"/>
              <w:left w:val="nil"/>
              <w:bottom w:val="single" w:sz="4" w:space="0" w:color="auto"/>
              <w:right w:val="single" w:sz="4" w:space="0" w:color="auto"/>
            </w:tcBorders>
            <w:vAlign w:val="center"/>
            <w:hideMark/>
          </w:tcPr>
          <w:p w14:paraId="4B1B3F50" w14:textId="227F03EB" w:rsidR="00AB0EE2" w:rsidRPr="00322061" w:rsidRDefault="00AB0EE2" w:rsidP="00AB0EE2">
            <w:pPr>
              <w:rPr>
                <w:ins w:id="5331" w:author="KPMG_PQH" w:date="2026-04-07T11:25:00Z" w16du:dateUtc="2026-04-07T04:25:00Z"/>
                <w:rFonts w:ascii="Arial" w:hAnsi="Arial" w:cs="Arial"/>
                <w:color w:val="000000"/>
                <w:sz w:val="18"/>
                <w:szCs w:val="18"/>
                <w:lang w:eastAsia="en-US"/>
              </w:rPr>
            </w:pPr>
            <w:ins w:id="5332" w:author="KPMG_PQH" w:date="2026-04-07T11:25:00Z" w16du:dateUtc="2026-04-07T04:25:00Z">
              <w:r>
                <w:rPr>
                  <w:rFonts w:ascii="Arial" w:hAnsi="Arial" w:cs="Arial"/>
                  <w:color w:val="000000"/>
                  <w:sz w:val="18"/>
                  <w:szCs w:val="18"/>
                </w:rPr>
                <w:t>Non-comparable products</w:t>
              </w:r>
            </w:ins>
          </w:p>
        </w:tc>
      </w:tr>
      <w:tr w:rsidR="00AB0EE2" w:rsidRPr="00322061" w14:paraId="35B02D59" w14:textId="77777777" w:rsidTr="00777313">
        <w:trPr>
          <w:trHeight w:val="20"/>
          <w:ins w:id="533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CD1C2B5" w14:textId="344C84F3" w:rsidR="00AB0EE2" w:rsidRPr="00322061" w:rsidRDefault="00AB0EE2" w:rsidP="00AB0EE2">
            <w:pPr>
              <w:jc w:val="center"/>
              <w:rPr>
                <w:ins w:id="5334" w:author="KPMG_PQH" w:date="2026-04-07T11:25:00Z" w16du:dateUtc="2026-04-07T04:25:00Z"/>
                <w:rFonts w:ascii="Arial" w:hAnsi="Arial" w:cs="Arial"/>
                <w:color w:val="000000"/>
                <w:sz w:val="18"/>
                <w:szCs w:val="18"/>
                <w:lang w:eastAsia="en-US"/>
              </w:rPr>
            </w:pPr>
            <w:ins w:id="5335" w:author="KPMG_PQH" w:date="2026-04-07T11:25:00Z" w16du:dateUtc="2026-04-07T04:25:00Z">
              <w:r>
                <w:rPr>
                  <w:rFonts w:ascii="Arial" w:hAnsi="Arial" w:cs="Arial"/>
                  <w:sz w:val="18"/>
                  <w:szCs w:val="18"/>
                </w:rPr>
                <w:t>246</w:t>
              </w:r>
            </w:ins>
          </w:p>
        </w:tc>
        <w:tc>
          <w:tcPr>
            <w:tcW w:w="2351" w:type="pct"/>
            <w:tcBorders>
              <w:top w:val="nil"/>
              <w:left w:val="nil"/>
              <w:bottom w:val="single" w:sz="4" w:space="0" w:color="auto"/>
              <w:right w:val="single" w:sz="4" w:space="0" w:color="auto"/>
            </w:tcBorders>
            <w:vAlign w:val="center"/>
            <w:hideMark/>
          </w:tcPr>
          <w:p w14:paraId="56276D99" w14:textId="51AE5593" w:rsidR="00AB0EE2" w:rsidRPr="00322061" w:rsidRDefault="00AB0EE2" w:rsidP="00AB0EE2">
            <w:pPr>
              <w:rPr>
                <w:ins w:id="5336" w:author="KPMG_PQH" w:date="2026-04-07T11:25:00Z" w16du:dateUtc="2026-04-07T04:25:00Z"/>
                <w:rFonts w:ascii="Arial" w:hAnsi="Arial" w:cs="Arial"/>
                <w:color w:val="000000"/>
                <w:sz w:val="18"/>
                <w:szCs w:val="18"/>
                <w:lang w:eastAsia="en-US"/>
              </w:rPr>
            </w:pPr>
            <w:ins w:id="5337" w:author="KPMG_PQH" w:date="2026-04-07T11:25:00Z" w16du:dateUtc="2026-04-07T04:25:00Z">
              <w:r>
                <w:rPr>
                  <w:rFonts w:ascii="Arial" w:hAnsi="Arial" w:cs="Arial"/>
                  <w:sz w:val="18"/>
                  <w:szCs w:val="18"/>
                </w:rPr>
                <w:t>MIT ORGANIZATION JOINT STOCK COMPANY</w:t>
              </w:r>
            </w:ins>
          </w:p>
        </w:tc>
        <w:tc>
          <w:tcPr>
            <w:tcW w:w="846" w:type="pct"/>
            <w:tcBorders>
              <w:top w:val="nil"/>
              <w:left w:val="nil"/>
              <w:bottom w:val="single" w:sz="4" w:space="0" w:color="auto"/>
              <w:right w:val="single" w:sz="4" w:space="0" w:color="auto"/>
            </w:tcBorders>
            <w:vAlign w:val="center"/>
            <w:hideMark/>
          </w:tcPr>
          <w:p w14:paraId="41A46A3D" w14:textId="67F17D5D" w:rsidR="00AB0EE2" w:rsidRPr="00322061" w:rsidRDefault="00AB0EE2" w:rsidP="00AB0EE2">
            <w:pPr>
              <w:jc w:val="center"/>
              <w:rPr>
                <w:ins w:id="5338" w:author="KPMG_PQH" w:date="2026-04-07T11:25:00Z" w16du:dateUtc="2026-04-07T04:25:00Z"/>
                <w:rFonts w:ascii="Arial" w:hAnsi="Arial" w:cs="Arial"/>
                <w:color w:val="000000"/>
                <w:sz w:val="18"/>
                <w:szCs w:val="18"/>
                <w:lang w:eastAsia="en-US"/>
              </w:rPr>
            </w:pPr>
            <w:ins w:id="533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B8C6FF7" w14:textId="18B09DBF" w:rsidR="00AB0EE2" w:rsidRPr="00322061" w:rsidRDefault="00AB0EE2" w:rsidP="00AB0EE2">
            <w:pPr>
              <w:rPr>
                <w:ins w:id="5340" w:author="KPMG_PQH" w:date="2026-04-07T11:25:00Z" w16du:dateUtc="2026-04-07T04:25:00Z"/>
                <w:rFonts w:ascii="Arial" w:hAnsi="Arial" w:cs="Arial"/>
                <w:color w:val="000000"/>
                <w:sz w:val="18"/>
                <w:szCs w:val="18"/>
                <w:lang w:eastAsia="en-US"/>
              </w:rPr>
            </w:pPr>
            <w:ins w:id="5341" w:author="KPMG_PQH" w:date="2026-04-07T11:25:00Z" w16du:dateUtc="2026-04-07T04:25:00Z">
              <w:r>
                <w:rPr>
                  <w:rFonts w:ascii="Arial" w:hAnsi="Arial" w:cs="Arial"/>
                  <w:color w:val="000000"/>
                  <w:sz w:val="18"/>
                  <w:szCs w:val="18"/>
                </w:rPr>
                <w:t>Non-comparable functions</w:t>
              </w:r>
            </w:ins>
          </w:p>
        </w:tc>
      </w:tr>
      <w:tr w:rsidR="00AB0EE2" w:rsidRPr="00322061" w14:paraId="6132E731" w14:textId="77777777" w:rsidTr="00777313">
        <w:trPr>
          <w:trHeight w:val="20"/>
          <w:ins w:id="534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2C88846" w14:textId="04FC7E72" w:rsidR="00AB0EE2" w:rsidRPr="00322061" w:rsidRDefault="00AB0EE2" w:rsidP="00AB0EE2">
            <w:pPr>
              <w:jc w:val="center"/>
              <w:rPr>
                <w:ins w:id="5343" w:author="KPMG_PQH" w:date="2026-04-07T11:25:00Z" w16du:dateUtc="2026-04-07T04:25:00Z"/>
                <w:rFonts w:ascii="Arial" w:hAnsi="Arial" w:cs="Arial"/>
                <w:color w:val="000000"/>
                <w:sz w:val="18"/>
                <w:szCs w:val="18"/>
                <w:lang w:eastAsia="en-US"/>
              </w:rPr>
            </w:pPr>
            <w:ins w:id="5344" w:author="KPMG_PQH" w:date="2026-04-07T11:25:00Z" w16du:dateUtc="2026-04-07T04:25:00Z">
              <w:r>
                <w:rPr>
                  <w:rFonts w:ascii="Arial" w:hAnsi="Arial" w:cs="Arial"/>
                  <w:sz w:val="18"/>
                  <w:szCs w:val="18"/>
                </w:rPr>
                <w:t>247</w:t>
              </w:r>
            </w:ins>
          </w:p>
        </w:tc>
        <w:tc>
          <w:tcPr>
            <w:tcW w:w="2351" w:type="pct"/>
            <w:tcBorders>
              <w:top w:val="nil"/>
              <w:left w:val="nil"/>
              <w:bottom w:val="single" w:sz="4" w:space="0" w:color="auto"/>
              <w:right w:val="single" w:sz="4" w:space="0" w:color="auto"/>
            </w:tcBorders>
            <w:vAlign w:val="center"/>
            <w:hideMark/>
          </w:tcPr>
          <w:p w14:paraId="2220B036" w14:textId="336BEFBB" w:rsidR="00AB0EE2" w:rsidRPr="00322061" w:rsidRDefault="00AB0EE2" w:rsidP="00AB0EE2">
            <w:pPr>
              <w:rPr>
                <w:ins w:id="5345" w:author="KPMG_PQH" w:date="2026-04-07T11:25:00Z" w16du:dateUtc="2026-04-07T04:25:00Z"/>
                <w:rFonts w:ascii="Arial" w:hAnsi="Arial" w:cs="Arial"/>
                <w:color w:val="000000"/>
                <w:sz w:val="18"/>
                <w:szCs w:val="18"/>
                <w:lang w:eastAsia="en-US"/>
              </w:rPr>
            </w:pPr>
            <w:ins w:id="5346" w:author="KPMG_PQH" w:date="2026-04-07T11:25:00Z" w16du:dateUtc="2026-04-07T04:25:00Z">
              <w:r>
                <w:rPr>
                  <w:rFonts w:ascii="Arial" w:hAnsi="Arial" w:cs="Arial"/>
                  <w:sz w:val="18"/>
                  <w:szCs w:val="18"/>
                </w:rPr>
                <w:t>MMI VIET NAM COMMUNITY CORPORATION</w:t>
              </w:r>
            </w:ins>
          </w:p>
        </w:tc>
        <w:tc>
          <w:tcPr>
            <w:tcW w:w="846" w:type="pct"/>
            <w:tcBorders>
              <w:top w:val="nil"/>
              <w:left w:val="nil"/>
              <w:bottom w:val="single" w:sz="4" w:space="0" w:color="auto"/>
              <w:right w:val="single" w:sz="4" w:space="0" w:color="auto"/>
            </w:tcBorders>
            <w:vAlign w:val="center"/>
            <w:hideMark/>
          </w:tcPr>
          <w:p w14:paraId="5B14C5BB" w14:textId="6616583A" w:rsidR="00AB0EE2" w:rsidRPr="00322061" w:rsidRDefault="00AB0EE2" w:rsidP="00AB0EE2">
            <w:pPr>
              <w:jc w:val="center"/>
              <w:rPr>
                <w:ins w:id="5347" w:author="KPMG_PQH" w:date="2026-04-07T11:25:00Z" w16du:dateUtc="2026-04-07T04:25:00Z"/>
                <w:rFonts w:ascii="Arial" w:hAnsi="Arial" w:cs="Arial"/>
                <w:color w:val="000000"/>
                <w:sz w:val="18"/>
                <w:szCs w:val="18"/>
                <w:lang w:eastAsia="en-US"/>
              </w:rPr>
            </w:pPr>
            <w:ins w:id="534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6F28707" w14:textId="752F9D39" w:rsidR="00AB0EE2" w:rsidRPr="00322061" w:rsidRDefault="00AB0EE2" w:rsidP="00AB0EE2">
            <w:pPr>
              <w:rPr>
                <w:ins w:id="5349" w:author="KPMG_PQH" w:date="2026-04-07T11:25:00Z" w16du:dateUtc="2026-04-07T04:25:00Z"/>
                <w:rFonts w:ascii="Arial" w:hAnsi="Arial" w:cs="Arial"/>
                <w:color w:val="000000"/>
                <w:sz w:val="18"/>
                <w:szCs w:val="18"/>
                <w:lang w:eastAsia="en-US"/>
              </w:rPr>
            </w:pPr>
            <w:ins w:id="5350" w:author="KPMG_PQH" w:date="2026-04-07T11:25:00Z" w16du:dateUtc="2026-04-07T04:25:00Z">
              <w:r>
                <w:rPr>
                  <w:rFonts w:ascii="Arial" w:hAnsi="Arial" w:cs="Arial"/>
                  <w:color w:val="000000"/>
                  <w:sz w:val="18"/>
                  <w:szCs w:val="18"/>
                </w:rPr>
                <w:t>Insufficient financial data</w:t>
              </w:r>
            </w:ins>
          </w:p>
        </w:tc>
      </w:tr>
      <w:tr w:rsidR="00AB0EE2" w:rsidRPr="00322061" w14:paraId="2D584359" w14:textId="77777777" w:rsidTr="00777313">
        <w:trPr>
          <w:trHeight w:val="20"/>
          <w:ins w:id="535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8DC1FDC" w14:textId="71A4B07D" w:rsidR="00AB0EE2" w:rsidRPr="00322061" w:rsidRDefault="00AB0EE2" w:rsidP="00AB0EE2">
            <w:pPr>
              <w:jc w:val="center"/>
              <w:rPr>
                <w:ins w:id="5352" w:author="KPMG_PQH" w:date="2026-04-07T11:25:00Z" w16du:dateUtc="2026-04-07T04:25:00Z"/>
                <w:rFonts w:ascii="Arial" w:hAnsi="Arial" w:cs="Arial"/>
                <w:color w:val="000000"/>
                <w:sz w:val="18"/>
                <w:szCs w:val="18"/>
                <w:lang w:eastAsia="en-US"/>
              </w:rPr>
            </w:pPr>
            <w:ins w:id="5353" w:author="KPMG_PQH" w:date="2026-04-07T11:25:00Z" w16du:dateUtc="2026-04-07T04:25:00Z">
              <w:r>
                <w:rPr>
                  <w:rFonts w:ascii="Arial" w:hAnsi="Arial" w:cs="Arial"/>
                  <w:sz w:val="18"/>
                  <w:szCs w:val="18"/>
                </w:rPr>
                <w:t>248</w:t>
              </w:r>
            </w:ins>
          </w:p>
        </w:tc>
        <w:tc>
          <w:tcPr>
            <w:tcW w:w="2351" w:type="pct"/>
            <w:tcBorders>
              <w:top w:val="nil"/>
              <w:left w:val="nil"/>
              <w:bottom w:val="single" w:sz="4" w:space="0" w:color="auto"/>
              <w:right w:val="single" w:sz="4" w:space="0" w:color="auto"/>
            </w:tcBorders>
            <w:vAlign w:val="center"/>
            <w:hideMark/>
          </w:tcPr>
          <w:p w14:paraId="2FBF2BB1" w14:textId="494CF2FF" w:rsidR="00AB0EE2" w:rsidRPr="00322061" w:rsidRDefault="00AB0EE2" w:rsidP="00AB0EE2">
            <w:pPr>
              <w:rPr>
                <w:ins w:id="5354" w:author="KPMG_PQH" w:date="2026-04-07T11:25:00Z" w16du:dateUtc="2026-04-07T04:25:00Z"/>
                <w:rFonts w:ascii="Arial" w:hAnsi="Arial" w:cs="Arial"/>
                <w:color w:val="000000"/>
                <w:sz w:val="18"/>
                <w:szCs w:val="18"/>
                <w:lang w:eastAsia="en-US"/>
              </w:rPr>
            </w:pPr>
            <w:ins w:id="5355" w:author="KPMG_PQH" w:date="2026-04-07T11:25:00Z" w16du:dateUtc="2026-04-07T04:25:00Z">
              <w:r>
                <w:rPr>
                  <w:rFonts w:ascii="Arial" w:hAnsi="Arial" w:cs="Arial"/>
                  <w:sz w:val="18"/>
                  <w:szCs w:val="18"/>
                </w:rPr>
                <w:t>MNET CORPORATION</w:t>
              </w:r>
            </w:ins>
          </w:p>
        </w:tc>
        <w:tc>
          <w:tcPr>
            <w:tcW w:w="846" w:type="pct"/>
            <w:tcBorders>
              <w:top w:val="nil"/>
              <w:left w:val="nil"/>
              <w:bottom w:val="single" w:sz="4" w:space="0" w:color="auto"/>
              <w:right w:val="single" w:sz="4" w:space="0" w:color="auto"/>
            </w:tcBorders>
            <w:vAlign w:val="center"/>
            <w:hideMark/>
          </w:tcPr>
          <w:p w14:paraId="53FBE703" w14:textId="792322E1" w:rsidR="00AB0EE2" w:rsidRPr="00322061" w:rsidRDefault="00AB0EE2" w:rsidP="00AB0EE2">
            <w:pPr>
              <w:jc w:val="center"/>
              <w:rPr>
                <w:ins w:id="5356" w:author="KPMG_PQH" w:date="2026-04-07T11:25:00Z" w16du:dateUtc="2026-04-07T04:25:00Z"/>
                <w:rFonts w:ascii="Arial" w:hAnsi="Arial" w:cs="Arial"/>
                <w:color w:val="000000"/>
                <w:sz w:val="18"/>
                <w:szCs w:val="18"/>
                <w:lang w:eastAsia="en-US"/>
              </w:rPr>
            </w:pPr>
            <w:ins w:id="535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1DA4366" w14:textId="5505FC18" w:rsidR="00AB0EE2" w:rsidRPr="00322061" w:rsidRDefault="00AB0EE2" w:rsidP="00AB0EE2">
            <w:pPr>
              <w:rPr>
                <w:ins w:id="5358" w:author="KPMG_PQH" w:date="2026-04-07T11:25:00Z" w16du:dateUtc="2026-04-07T04:25:00Z"/>
                <w:rFonts w:ascii="Arial" w:hAnsi="Arial" w:cs="Arial"/>
                <w:color w:val="000000"/>
                <w:sz w:val="18"/>
                <w:szCs w:val="18"/>
                <w:lang w:eastAsia="en-US"/>
              </w:rPr>
            </w:pPr>
            <w:ins w:id="5359" w:author="KPMG_PQH" w:date="2026-04-07T11:25:00Z" w16du:dateUtc="2026-04-07T04:25:00Z">
              <w:r>
                <w:rPr>
                  <w:rFonts w:ascii="Arial" w:hAnsi="Arial" w:cs="Arial"/>
                  <w:color w:val="000000"/>
                  <w:sz w:val="18"/>
                  <w:szCs w:val="18"/>
                </w:rPr>
                <w:t>Insufficient financial data</w:t>
              </w:r>
            </w:ins>
          </w:p>
        </w:tc>
      </w:tr>
      <w:tr w:rsidR="00AB0EE2" w:rsidRPr="00322061" w14:paraId="6224E45E" w14:textId="77777777" w:rsidTr="00777313">
        <w:trPr>
          <w:trHeight w:val="20"/>
          <w:ins w:id="536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E1C7604" w14:textId="11172D83" w:rsidR="00AB0EE2" w:rsidRPr="00322061" w:rsidRDefault="00AB0EE2" w:rsidP="00AB0EE2">
            <w:pPr>
              <w:jc w:val="center"/>
              <w:rPr>
                <w:ins w:id="5361" w:author="KPMG_PQH" w:date="2026-04-07T11:25:00Z" w16du:dateUtc="2026-04-07T04:25:00Z"/>
                <w:rFonts w:ascii="Arial" w:hAnsi="Arial" w:cs="Arial"/>
                <w:color w:val="000000"/>
                <w:sz w:val="18"/>
                <w:szCs w:val="18"/>
                <w:lang w:eastAsia="en-US"/>
              </w:rPr>
            </w:pPr>
            <w:ins w:id="5362" w:author="KPMG_PQH" w:date="2026-04-07T11:25:00Z" w16du:dateUtc="2026-04-07T04:25:00Z">
              <w:r>
                <w:rPr>
                  <w:rFonts w:ascii="Arial" w:hAnsi="Arial" w:cs="Arial"/>
                  <w:sz w:val="18"/>
                  <w:szCs w:val="18"/>
                </w:rPr>
                <w:t>249</w:t>
              </w:r>
            </w:ins>
          </w:p>
        </w:tc>
        <w:tc>
          <w:tcPr>
            <w:tcW w:w="2351" w:type="pct"/>
            <w:tcBorders>
              <w:top w:val="nil"/>
              <w:left w:val="nil"/>
              <w:bottom w:val="single" w:sz="4" w:space="0" w:color="auto"/>
              <w:right w:val="single" w:sz="4" w:space="0" w:color="auto"/>
            </w:tcBorders>
            <w:vAlign w:val="center"/>
            <w:hideMark/>
          </w:tcPr>
          <w:p w14:paraId="14E84947" w14:textId="5FF3D006" w:rsidR="00AB0EE2" w:rsidRPr="00322061" w:rsidRDefault="00AB0EE2" w:rsidP="00AB0EE2">
            <w:pPr>
              <w:rPr>
                <w:ins w:id="5363" w:author="KPMG_PQH" w:date="2026-04-07T11:25:00Z" w16du:dateUtc="2026-04-07T04:25:00Z"/>
                <w:rFonts w:ascii="Arial" w:hAnsi="Arial" w:cs="Arial"/>
                <w:color w:val="000000"/>
                <w:sz w:val="18"/>
                <w:szCs w:val="18"/>
                <w:lang w:eastAsia="en-US"/>
              </w:rPr>
            </w:pPr>
            <w:proofErr w:type="gramStart"/>
            <w:ins w:id="5364" w:author="KPMG_PQH" w:date="2026-04-07T11:25:00Z" w16du:dateUtc="2026-04-07T04:25:00Z">
              <w:r>
                <w:rPr>
                  <w:rFonts w:ascii="Arial" w:hAnsi="Arial" w:cs="Arial"/>
                  <w:sz w:val="18"/>
                  <w:szCs w:val="18"/>
                </w:rPr>
                <w:t>N.VINA</w:t>
              </w:r>
              <w:proofErr w:type="gramEnd"/>
              <w:r>
                <w:rPr>
                  <w:rFonts w:ascii="Arial" w:hAnsi="Arial" w:cs="Arial"/>
                  <w:sz w:val="18"/>
                  <w:szCs w:val="18"/>
                </w:rPr>
                <w:t xml:space="preserve"> COMPANY LIMITED</w:t>
              </w:r>
            </w:ins>
          </w:p>
        </w:tc>
        <w:tc>
          <w:tcPr>
            <w:tcW w:w="846" w:type="pct"/>
            <w:tcBorders>
              <w:top w:val="nil"/>
              <w:left w:val="nil"/>
              <w:bottom w:val="single" w:sz="4" w:space="0" w:color="auto"/>
              <w:right w:val="single" w:sz="4" w:space="0" w:color="auto"/>
            </w:tcBorders>
            <w:vAlign w:val="center"/>
            <w:hideMark/>
          </w:tcPr>
          <w:p w14:paraId="2E4FE9C2" w14:textId="01E0B21A" w:rsidR="00AB0EE2" w:rsidRPr="00322061" w:rsidRDefault="00AB0EE2" w:rsidP="00AB0EE2">
            <w:pPr>
              <w:jc w:val="center"/>
              <w:rPr>
                <w:ins w:id="5365" w:author="KPMG_PQH" w:date="2026-04-07T11:25:00Z" w16du:dateUtc="2026-04-07T04:25:00Z"/>
                <w:rFonts w:ascii="Arial" w:hAnsi="Arial" w:cs="Arial"/>
                <w:color w:val="000000"/>
                <w:sz w:val="18"/>
                <w:szCs w:val="18"/>
                <w:lang w:eastAsia="en-US"/>
              </w:rPr>
            </w:pPr>
            <w:ins w:id="536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AC77D76" w14:textId="12CAFBD5" w:rsidR="00AB0EE2" w:rsidRPr="00322061" w:rsidRDefault="00AB0EE2" w:rsidP="00AB0EE2">
            <w:pPr>
              <w:rPr>
                <w:ins w:id="5367" w:author="KPMG_PQH" w:date="2026-04-07T11:25:00Z" w16du:dateUtc="2026-04-07T04:25:00Z"/>
                <w:rFonts w:ascii="Arial" w:hAnsi="Arial" w:cs="Arial"/>
                <w:color w:val="000000"/>
                <w:sz w:val="18"/>
                <w:szCs w:val="18"/>
                <w:lang w:eastAsia="en-US"/>
              </w:rPr>
            </w:pPr>
            <w:ins w:id="5368" w:author="KPMG_PQH" w:date="2026-04-07T11:25:00Z" w16du:dateUtc="2026-04-07T04:25:00Z">
              <w:r>
                <w:rPr>
                  <w:rFonts w:ascii="Arial" w:hAnsi="Arial" w:cs="Arial"/>
                  <w:color w:val="000000"/>
                  <w:sz w:val="18"/>
                  <w:szCs w:val="18"/>
                </w:rPr>
                <w:t>Insufficient financial data</w:t>
              </w:r>
            </w:ins>
          </w:p>
        </w:tc>
      </w:tr>
      <w:tr w:rsidR="00AB0EE2" w:rsidRPr="00322061" w14:paraId="41FC203A" w14:textId="77777777" w:rsidTr="00777313">
        <w:trPr>
          <w:trHeight w:val="20"/>
          <w:ins w:id="536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C59D572" w14:textId="7D4B47CB" w:rsidR="00AB0EE2" w:rsidRPr="00322061" w:rsidRDefault="00AB0EE2" w:rsidP="00AB0EE2">
            <w:pPr>
              <w:jc w:val="center"/>
              <w:rPr>
                <w:ins w:id="5370" w:author="KPMG_PQH" w:date="2026-04-07T11:25:00Z" w16du:dateUtc="2026-04-07T04:25:00Z"/>
                <w:rFonts w:ascii="Arial" w:hAnsi="Arial" w:cs="Arial"/>
                <w:color w:val="000000"/>
                <w:sz w:val="18"/>
                <w:szCs w:val="18"/>
                <w:lang w:eastAsia="en-US"/>
              </w:rPr>
            </w:pPr>
            <w:ins w:id="5371" w:author="KPMG_PQH" w:date="2026-04-07T11:25:00Z" w16du:dateUtc="2026-04-07T04:25:00Z">
              <w:r>
                <w:rPr>
                  <w:rFonts w:ascii="Arial" w:hAnsi="Arial" w:cs="Arial"/>
                  <w:sz w:val="18"/>
                  <w:szCs w:val="18"/>
                </w:rPr>
                <w:t>250</w:t>
              </w:r>
            </w:ins>
          </w:p>
        </w:tc>
        <w:tc>
          <w:tcPr>
            <w:tcW w:w="2351" w:type="pct"/>
            <w:tcBorders>
              <w:top w:val="nil"/>
              <w:left w:val="nil"/>
              <w:bottom w:val="single" w:sz="4" w:space="0" w:color="auto"/>
              <w:right w:val="single" w:sz="4" w:space="0" w:color="auto"/>
            </w:tcBorders>
            <w:vAlign w:val="center"/>
            <w:hideMark/>
          </w:tcPr>
          <w:p w14:paraId="5D5E5473" w14:textId="5875D8FD" w:rsidR="00AB0EE2" w:rsidRPr="00322061" w:rsidRDefault="00AB0EE2" w:rsidP="00AB0EE2">
            <w:pPr>
              <w:rPr>
                <w:ins w:id="5372" w:author="KPMG_PQH" w:date="2026-04-07T11:25:00Z" w16du:dateUtc="2026-04-07T04:25:00Z"/>
                <w:rFonts w:ascii="Arial" w:hAnsi="Arial" w:cs="Arial"/>
                <w:color w:val="000000"/>
                <w:sz w:val="18"/>
                <w:szCs w:val="18"/>
                <w:lang w:eastAsia="en-US"/>
              </w:rPr>
            </w:pPr>
            <w:ins w:id="5373" w:author="KPMG_PQH" w:date="2026-04-07T11:25:00Z" w16du:dateUtc="2026-04-07T04:25:00Z">
              <w:r>
                <w:rPr>
                  <w:rFonts w:ascii="Arial" w:hAnsi="Arial" w:cs="Arial"/>
                  <w:sz w:val="18"/>
                  <w:szCs w:val="18"/>
                </w:rPr>
                <w:t>NAM DONG LUC SPORT JOINT STOCK COMPANY</w:t>
              </w:r>
            </w:ins>
          </w:p>
        </w:tc>
        <w:tc>
          <w:tcPr>
            <w:tcW w:w="846" w:type="pct"/>
            <w:tcBorders>
              <w:top w:val="nil"/>
              <w:left w:val="nil"/>
              <w:bottom w:val="single" w:sz="4" w:space="0" w:color="auto"/>
              <w:right w:val="single" w:sz="4" w:space="0" w:color="auto"/>
            </w:tcBorders>
            <w:vAlign w:val="center"/>
            <w:hideMark/>
          </w:tcPr>
          <w:p w14:paraId="06DA980C" w14:textId="245411DC" w:rsidR="00AB0EE2" w:rsidRPr="00322061" w:rsidRDefault="00AB0EE2" w:rsidP="00AB0EE2">
            <w:pPr>
              <w:jc w:val="center"/>
              <w:rPr>
                <w:ins w:id="5374" w:author="KPMG_PQH" w:date="2026-04-07T11:25:00Z" w16du:dateUtc="2026-04-07T04:25:00Z"/>
                <w:rFonts w:ascii="Arial" w:hAnsi="Arial" w:cs="Arial"/>
                <w:color w:val="000000"/>
                <w:sz w:val="18"/>
                <w:szCs w:val="18"/>
                <w:lang w:eastAsia="en-US"/>
              </w:rPr>
            </w:pPr>
            <w:ins w:id="537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B07B6CA" w14:textId="0CDC3698" w:rsidR="00AB0EE2" w:rsidRPr="00322061" w:rsidRDefault="00AB0EE2" w:rsidP="00AB0EE2">
            <w:pPr>
              <w:rPr>
                <w:ins w:id="5376" w:author="KPMG_PQH" w:date="2026-04-07T11:25:00Z" w16du:dateUtc="2026-04-07T04:25:00Z"/>
                <w:rFonts w:ascii="Arial" w:hAnsi="Arial" w:cs="Arial"/>
                <w:color w:val="000000"/>
                <w:sz w:val="18"/>
                <w:szCs w:val="18"/>
                <w:lang w:eastAsia="en-US"/>
              </w:rPr>
            </w:pPr>
            <w:ins w:id="5377" w:author="KPMG_PQH" w:date="2026-04-07T11:25:00Z" w16du:dateUtc="2026-04-07T04:25:00Z">
              <w:r>
                <w:rPr>
                  <w:rFonts w:ascii="Arial" w:hAnsi="Arial" w:cs="Arial"/>
                  <w:color w:val="000000"/>
                  <w:sz w:val="18"/>
                  <w:szCs w:val="18"/>
                </w:rPr>
                <w:t>Insufficient financial data</w:t>
              </w:r>
            </w:ins>
          </w:p>
        </w:tc>
      </w:tr>
      <w:tr w:rsidR="00AB0EE2" w:rsidRPr="00322061" w14:paraId="55BAE5EF" w14:textId="77777777" w:rsidTr="00777313">
        <w:trPr>
          <w:trHeight w:val="20"/>
          <w:ins w:id="537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06D176F" w14:textId="3221D3E1" w:rsidR="00AB0EE2" w:rsidRPr="00322061" w:rsidRDefault="00AB0EE2" w:rsidP="00AB0EE2">
            <w:pPr>
              <w:jc w:val="center"/>
              <w:rPr>
                <w:ins w:id="5379" w:author="KPMG_PQH" w:date="2026-04-07T11:25:00Z" w16du:dateUtc="2026-04-07T04:25:00Z"/>
                <w:rFonts w:ascii="Arial" w:hAnsi="Arial" w:cs="Arial"/>
                <w:color w:val="000000"/>
                <w:sz w:val="18"/>
                <w:szCs w:val="18"/>
                <w:lang w:eastAsia="en-US"/>
              </w:rPr>
            </w:pPr>
            <w:ins w:id="5380" w:author="KPMG_PQH" w:date="2026-04-07T11:25:00Z" w16du:dateUtc="2026-04-07T04:25:00Z">
              <w:r>
                <w:rPr>
                  <w:rFonts w:ascii="Arial" w:hAnsi="Arial" w:cs="Arial"/>
                  <w:sz w:val="18"/>
                  <w:szCs w:val="18"/>
                </w:rPr>
                <w:t>251</w:t>
              </w:r>
            </w:ins>
          </w:p>
        </w:tc>
        <w:tc>
          <w:tcPr>
            <w:tcW w:w="2351" w:type="pct"/>
            <w:tcBorders>
              <w:top w:val="nil"/>
              <w:left w:val="nil"/>
              <w:bottom w:val="single" w:sz="4" w:space="0" w:color="auto"/>
              <w:right w:val="single" w:sz="4" w:space="0" w:color="auto"/>
            </w:tcBorders>
            <w:vAlign w:val="center"/>
            <w:hideMark/>
          </w:tcPr>
          <w:p w14:paraId="74289FF0" w14:textId="269E9ACD" w:rsidR="00AB0EE2" w:rsidRPr="00322061" w:rsidRDefault="00AB0EE2" w:rsidP="00AB0EE2">
            <w:pPr>
              <w:rPr>
                <w:ins w:id="5381" w:author="KPMG_PQH" w:date="2026-04-07T11:25:00Z" w16du:dateUtc="2026-04-07T04:25:00Z"/>
                <w:rFonts w:ascii="Arial" w:hAnsi="Arial" w:cs="Arial"/>
                <w:color w:val="000000"/>
                <w:sz w:val="18"/>
                <w:szCs w:val="18"/>
                <w:lang w:eastAsia="en-US"/>
              </w:rPr>
            </w:pPr>
            <w:ins w:id="5382" w:author="KPMG_PQH" w:date="2026-04-07T11:25:00Z" w16du:dateUtc="2026-04-07T04:25:00Z">
              <w:r>
                <w:rPr>
                  <w:rFonts w:ascii="Arial" w:hAnsi="Arial" w:cs="Arial"/>
                  <w:sz w:val="18"/>
                  <w:szCs w:val="18"/>
                </w:rPr>
                <w:t>NEW CENTURY JOINT STOCK COMPANY</w:t>
              </w:r>
            </w:ins>
          </w:p>
        </w:tc>
        <w:tc>
          <w:tcPr>
            <w:tcW w:w="846" w:type="pct"/>
            <w:tcBorders>
              <w:top w:val="nil"/>
              <w:left w:val="nil"/>
              <w:bottom w:val="single" w:sz="4" w:space="0" w:color="auto"/>
              <w:right w:val="single" w:sz="4" w:space="0" w:color="auto"/>
            </w:tcBorders>
            <w:vAlign w:val="center"/>
            <w:hideMark/>
          </w:tcPr>
          <w:p w14:paraId="558CB73E" w14:textId="408FD138" w:rsidR="00AB0EE2" w:rsidRPr="00322061" w:rsidRDefault="00AB0EE2" w:rsidP="00AB0EE2">
            <w:pPr>
              <w:jc w:val="center"/>
              <w:rPr>
                <w:ins w:id="5383" w:author="KPMG_PQH" w:date="2026-04-07T11:25:00Z" w16du:dateUtc="2026-04-07T04:25:00Z"/>
                <w:rFonts w:ascii="Arial" w:hAnsi="Arial" w:cs="Arial"/>
                <w:color w:val="000000"/>
                <w:sz w:val="18"/>
                <w:szCs w:val="18"/>
                <w:lang w:eastAsia="en-US"/>
              </w:rPr>
            </w:pPr>
            <w:ins w:id="538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25EB10C" w14:textId="66543A73" w:rsidR="00AB0EE2" w:rsidRPr="00322061" w:rsidRDefault="00AB0EE2" w:rsidP="00AB0EE2">
            <w:pPr>
              <w:rPr>
                <w:ins w:id="5385" w:author="KPMG_PQH" w:date="2026-04-07T11:25:00Z" w16du:dateUtc="2026-04-07T04:25:00Z"/>
                <w:rFonts w:ascii="Arial" w:hAnsi="Arial" w:cs="Arial"/>
                <w:color w:val="000000"/>
                <w:sz w:val="18"/>
                <w:szCs w:val="18"/>
                <w:lang w:eastAsia="en-US"/>
              </w:rPr>
            </w:pPr>
            <w:ins w:id="5386" w:author="KPMG_PQH" w:date="2026-04-07T11:25:00Z" w16du:dateUtc="2026-04-07T04:25:00Z">
              <w:r>
                <w:rPr>
                  <w:rFonts w:ascii="Arial" w:hAnsi="Arial" w:cs="Arial"/>
                  <w:color w:val="000000"/>
                  <w:sz w:val="18"/>
                  <w:szCs w:val="18"/>
                </w:rPr>
                <w:t>Insufficient financial data</w:t>
              </w:r>
            </w:ins>
          </w:p>
        </w:tc>
      </w:tr>
      <w:tr w:rsidR="00AB0EE2" w:rsidRPr="00322061" w14:paraId="36FE4CC8" w14:textId="77777777" w:rsidTr="00777313">
        <w:trPr>
          <w:trHeight w:val="20"/>
          <w:ins w:id="538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E13F416" w14:textId="3E64ED8C" w:rsidR="00AB0EE2" w:rsidRPr="00322061" w:rsidRDefault="00AB0EE2" w:rsidP="00AB0EE2">
            <w:pPr>
              <w:jc w:val="center"/>
              <w:rPr>
                <w:ins w:id="5388" w:author="KPMG_PQH" w:date="2026-04-07T11:25:00Z" w16du:dateUtc="2026-04-07T04:25:00Z"/>
                <w:rFonts w:ascii="Arial" w:hAnsi="Arial" w:cs="Arial"/>
                <w:color w:val="000000"/>
                <w:sz w:val="18"/>
                <w:szCs w:val="18"/>
                <w:lang w:eastAsia="en-US"/>
              </w:rPr>
            </w:pPr>
            <w:ins w:id="5389" w:author="KPMG_PQH" w:date="2026-04-07T11:25:00Z" w16du:dateUtc="2026-04-07T04:25:00Z">
              <w:r>
                <w:rPr>
                  <w:rFonts w:ascii="Arial" w:hAnsi="Arial" w:cs="Arial"/>
                  <w:sz w:val="18"/>
                  <w:szCs w:val="18"/>
                </w:rPr>
                <w:t>252</w:t>
              </w:r>
            </w:ins>
          </w:p>
        </w:tc>
        <w:tc>
          <w:tcPr>
            <w:tcW w:w="2351" w:type="pct"/>
            <w:tcBorders>
              <w:top w:val="nil"/>
              <w:left w:val="nil"/>
              <w:bottom w:val="single" w:sz="4" w:space="0" w:color="auto"/>
              <w:right w:val="single" w:sz="4" w:space="0" w:color="auto"/>
            </w:tcBorders>
            <w:vAlign w:val="center"/>
            <w:hideMark/>
          </w:tcPr>
          <w:p w14:paraId="5E87F045" w14:textId="4D7D1095" w:rsidR="00AB0EE2" w:rsidRPr="00322061" w:rsidRDefault="00AB0EE2" w:rsidP="00AB0EE2">
            <w:pPr>
              <w:rPr>
                <w:ins w:id="5390" w:author="KPMG_PQH" w:date="2026-04-07T11:25:00Z" w16du:dateUtc="2026-04-07T04:25:00Z"/>
                <w:rFonts w:ascii="Arial" w:hAnsi="Arial" w:cs="Arial"/>
                <w:color w:val="000000"/>
                <w:sz w:val="18"/>
                <w:szCs w:val="18"/>
                <w:lang w:eastAsia="en-US"/>
              </w:rPr>
            </w:pPr>
            <w:ins w:id="5391" w:author="KPMG_PQH" w:date="2026-04-07T11:25:00Z" w16du:dateUtc="2026-04-07T04:25:00Z">
              <w:r>
                <w:rPr>
                  <w:rFonts w:ascii="Arial" w:hAnsi="Arial" w:cs="Arial"/>
                  <w:sz w:val="18"/>
                  <w:szCs w:val="18"/>
                </w:rPr>
                <w:t>NGAN LUC INVESTMENT AND DEVELOPMENT JOINT STOCK COMPANY</w:t>
              </w:r>
            </w:ins>
          </w:p>
        </w:tc>
        <w:tc>
          <w:tcPr>
            <w:tcW w:w="846" w:type="pct"/>
            <w:tcBorders>
              <w:top w:val="nil"/>
              <w:left w:val="nil"/>
              <w:bottom w:val="single" w:sz="4" w:space="0" w:color="auto"/>
              <w:right w:val="single" w:sz="4" w:space="0" w:color="auto"/>
            </w:tcBorders>
            <w:vAlign w:val="center"/>
            <w:hideMark/>
          </w:tcPr>
          <w:p w14:paraId="20195FB5" w14:textId="49C5FA7E" w:rsidR="00AB0EE2" w:rsidRPr="00322061" w:rsidRDefault="00AB0EE2" w:rsidP="00AB0EE2">
            <w:pPr>
              <w:jc w:val="center"/>
              <w:rPr>
                <w:ins w:id="5392" w:author="KPMG_PQH" w:date="2026-04-07T11:25:00Z" w16du:dateUtc="2026-04-07T04:25:00Z"/>
                <w:rFonts w:ascii="Arial" w:hAnsi="Arial" w:cs="Arial"/>
                <w:color w:val="000000"/>
                <w:sz w:val="18"/>
                <w:szCs w:val="18"/>
                <w:lang w:eastAsia="en-US"/>
              </w:rPr>
            </w:pPr>
            <w:ins w:id="539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8797807" w14:textId="47A44F61" w:rsidR="00AB0EE2" w:rsidRPr="00322061" w:rsidRDefault="00AB0EE2" w:rsidP="00AB0EE2">
            <w:pPr>
              <w:rPr>
                <w:ins w:id="5394" w:author="KPMG_PQH" w:date="2026-04-07T11:25:00Z" w16du:dateUtc="2026-04-07T04:25:00Z"/>
                <w:rFonts w:ascii="Arial" w:hAnsi="Arial" w:cs="Arial"/>
                <w:color w:val="000000"/>
                <w:sz w:val="18"/>
                <w:szCs w:val="18"/>
                <w:lang w:eastAsia="en-US"/>
              </w:rPr>
            </w:pPr>
            <w:ins w:id="5395" w:author="KPMG_PQH" w:date="2026-04-07T11:25:00Z" w16du:dateUtc="2026-04-07T04:25:00Z">
              <w:r>
                <w:rPr>
                  <w:rFonts w:ascii="Arial" w:hAnsi="Arial" w:cs="Arial"/>
                  <w:color w:val="000000"/>
                  <w:sz w:val="18"/>
                  <w:szCs w:val="18"/>
                </w:rPr>
                <w:t>Non-comparable functions</w:t>
              </w:r>
            </w:ins>
          </w:p>
        </w:tc>
      </w:tr>
      <w:tr w:rsidR="00AB0EE2" w:rsidRPr="00322061" w14:paraId="3BF7A97C" w14:textId="77777777" w:rsidTr="00777313">
        <w:trPr>
          <w:trHeight w:val="20"/>
          <w:ins w:id="539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4D45CE3" w14:textId="045A4B52" w:rsidR="00AB0EE2" w:rsidRPr="00322061" w:rsidRDefault="00AB0EE2" w:rsidP="00AB0EE2">
            <w:pPr>
              <w:jc w:val="center"/>
              <w:rPr>
                <w:ins w:id="5397" w:author="KPMG_PQH" w:date="2026-04-07T11:25:00Z" w16du:dateUtc="2026-04-07T04:25:00Z"/>
                <w:rFonts w:ascii="Arial" w:hAnsi="Arial" w:cs="Arial"/>
                <w:color w:val="000000"/>
                <w:sz w:val="18"/>
                <w:szCs w:val="18"/>
                <w:lang w:eastAsia="en-US"/>
              </w:rPr>
            </w:pPr>
            <w:ins w:id="5398" w:author="KPMG_PQH" w:date="2026-04-07T11:25:00Z" w16du:dateUtc="2026-04-07T04:25:00Z">
              <w:r>
                <w:rPr>
                  <w:rFonts w:ascii="Arial" w:hAnsi="Arial" w:cs="Arial"/>
                  <w:sz w:val="18"/>
                  <w:szCs w:val="18"/>
                </w:rPr>
                <w:t>253</w:t>
              </w:r>
            </w:ins>
          </w:p>
        </w:tc>
        <w:tc>
          <w:tcPr>
            <w:tcW w:w="2351" w:type="pct"/>
            <w:tcBorders>
              <w:top w:val="nil"/>
              <w:left w:val="nil"/>
              <w:bottom w:val="single" w:sz="4" w:space="0" w:color="auto"/>
              <w:right w:val="single" w:sz="4" w:space="0" w:color="auto"/>
            </w:tcBorders>
            <w:vAlign w:val="center"/>
            <w:hideMark/>
          </w:tcPr>
          <w:p w14:paraId="71FC4E33" w14:textId="31E00FAB" w:rsidR="00AB0EE2" w:rsidRPr="00322061" w:rsidRDefault="00AB0EE2" w:rsidP="00AB0EE2">
            <w:pPr>
              <w:rPr>
                <w:ins w:id="5399" w:author="KPMG_PQH" w:date="2026-04-07T11:25:00Z" w16du:dateUtc="2026-04-07T04:25:00Z"/>
                <w:rFonts w:ascii="Arial" w:hAnsi="Arial" w:cs="Arial"/>
                <w:color w:val="000000"/>
                <w:sz w:val="18"/>
                <w:szCs w:val="18"/>
                <w:lang w:eastAsia="en-US"/>
              </w:rPr>
            </w:pPr>
            <w:ins w:id="5400" w:author="KPMG_PQH" w:date="2026-04-07T11:25:00Z" w16du:dateUtc="2026-04-07T04:25:00Z">
              <w:r>
                <w:rPr>
                  <w:rFonts w:ascii="Arial" w:hAnsi="Arial" w:cs="Arial"/>
                  <w:sz w:val="18"/>
                  <w:szCs w:val="18"/>
                </w:rPr>
                <w:t>NGOC ANH INVESTMENT CORPORATION</w:t>
              </w:r>
            </w:ins>
          </w:p>
        </w:tc>
        <w:tc>
          <w:tcPr>
            <w:tcW w:w="846" w:type="pct"/>
            <w:tcBorders>
              <w:top w:val="nil"/>
              <w:left w:val="nil"/>
              <w:bottom w:val="single" w:sz="4" w:space="0" w:color="auto"/>
              <w:right w:val="single" w:sz="4" w:space="0" w:color="auto"/>
            </w:tcBorders>
            <w:vAlign w:val="center"/>
            <w:hideMark/>
          </w:tcPr>
          <w:p w14:paraId="7750DD48" w14:textId="737C66E6" w:rsidR="00AB0EE2" w:rsidRPr="00322061" w:rsidRDefault="00AB0EE2" w:rsidP="00AB0EE2">
            <w:pPr>
              <w:jc w:val="center"/>
              <w:rPr>
                <w:ins w:id="5401" w:author="KPMG_PQH" w:date="2026-04-07T11:25:00Z" w16du:dateUtc="2026-04-07T04:25:00Z"/>
                <w:rFonts w:ascii="Arial" w:hAnsi="Arial" w:cs="Arial"/>
                <w:color w:val="000000"/>
                <w:sz w:val="18"/>
                <w:szCs w:val="18"/>
                <w:lang w:eastAsia="en-US"/>
              </w:rPr>
            </w:pPr>
            <w:ins w:id="540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445FC94" w14:textId="227CD2B6" w:rsidR="00AB0EE2" w:rsidRPr="00322061" w:rsidRDefault="00AB0EE2" w:rsidP="00AB0EE2">
            <w:pPr>
              <w:rPr>
                <w:ins w:id="5403" w:author="KPMG_PQH" w:date="2026-04-07T11:25:00Z" w16du:dateUtc="2026-04-07T04:25:00Z"/>
                <w:rFonts w:ascii="Arial" w:hAnsi="Arial" w:cs="Arial"/>
                <w:color w:val="000000"/>
                <w:sz w:val="18"/>
                <w:szCs w:val="18"/>
                <w:lang w:eastAsia="en-US"/>
              </w:rPr>
            </w:pPr>
            <w:ins w:id="5404" w:author="KPMG_PQH" w:date="2026-04-07T11:25:00Z" w16du:dateUtc="2026-04-07T04:25:00Z">
              <w:r>
                <w:rPr>
                  <w:rFonts w:ascii="Arial" w:hAnsi="Arial" w:cs="Arial"/>
                  <w:color w:val="000000"/>
                  <w:sz w:val="18"/>
                  <w:szCs w:val="18"/>
                </w:rPr>
                <w:t>Insufficient financial data</w:t>
              </w:r>
            </w:ins>
          </w:p>
        </w:tc>
      </w:tr>
      <w:tr w:rsidR="00AB0EE2" w:rsidRPr="00322061" w14:paraId="7B94978C" w14:textId="77777777" w:rsidTr="00777313">
        <w:trPr>
          <w:trHeight w:val="20"/>
          <w:ins w:id="540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2DCD4B" w14:textId="5478640C" w:rsidR="00AB0EE2" w:rsidRPr="00322061" w:rsidRDefault="00AB0EE2" w:rsidP="00AB0EE2">
            <w:pPr>
              <w:jc w:val="center"/>
              <w:rPr>
                <w:ins w:id="5406" w:author="KPMG_PQH" w:date="2026-04-07T11:25:00Z" w16du:dateUtc="2026-04-07T04:25:00Z"/>
                <w:rFonts w:ascii="Arial" w:hAnsi="Arial" w:cs="Arial"/>
                <w:color w:val="000000"/>
                <w:sz w:val="18"/>
                <w:szCs w:val="18"/>
                <w:lang w:eastAsia="en-US"/>
              </w:rPr>
            </w:pPr>
            <w:ins w:id="5407" w:author="KPMG_PQH" w:date="2026-04-07T11:25:00Z" w16du:dateUtc="2026-04-07T04:25:00Z">
              <w:r>
                <w:rPr>
                  <w:rFonts w:ascii="Arial" w:hAnsi="Arial" w:cs="Arial"/>
                  <w:sz w:val="18"/>
                  <w:szCs w:val="18"/>
                </w:rPr>
                <w:t>254</w:t>
              </w:r>
            </w:ins>
          </w:p>
        </w:tc>
        <w:tc>
          <w:tcPr>
            <w:tcW w:w="2351" w:type="pct"/>
            <w:tcBorders>
              <w:top w:val="nil"/>
              <w:left w:val="nil"/>
              <w:bottom w:val="single" w:sz="4" w:space="0" w:color="auto"/>
              <w:right w:val="single" w:sz="4" w:space="0" w:color="auto"/>
            </w:tcBorders>
            <w:vAlign w:val="center"/>
            <w:hideMark/>
          </w:tcPr>
          <w:p w14:paraId="23298885" w14:textId="6FAF824E" w:rsidR="00AB0EE2" w:rsidRPr="00322061" w:rsidRDefault="00AB0EE2" w:rsidP="00AB0EE2">
            <w:pPr>
              <w:rPr>
                <w:ins w:id="5408" w:author="KPMG_PQH" w:date="2026-04-07T11:25:00Z" w16du:dateUtc="2026-04-07T04:25:00Z"/>
                <w:rFonts w:ascii="Arial" w:hAnsi="Arial" w:cs="Arial"/>
                <w:color w:val="000000"/>
                <w:sz w:val="18"/>
                <w:szCs w:val="18"/>
                <w:lang w:eastAsia="en-US"/>
              </w:rPr>
            </w:pPr>
            <w:ins w:id="5409" w:author="KPMG_PQH" w:date="2026-04-07T11:25:00Z" w16du:dateUtc="2026-04-07T04:25:00Z">
              <w:r>
                <w:rPr>
                  <w:rFonts w:ascii="Arial" w:hAnsi="Arial" w:cs="Arial"/>
                  <w:sz w:val="18"/>
                  <w:szCs w:val="18"/>
                </w:rPr>
                <w:t>NGOI SAO DAT VIET TRADING - PRODUCTION CORPORATION</w:t>
              </w:r>
            </w:ins>
          </w:p>
        </w:tc>
        <w:tc>
          <w:tcPr>
            <w:tcW w:w="846" w:type="pct"/>
            <w:tcBorders>
              <w:top w:val="nil"/>
              <w:left w:val="nil"/>
              <w:bottom w:val="single" w:sz="4" w:space="0" w:color="auto"/>
              <w:right w:val="single" w:sz="4" w:space="0" w:color="auto"/>
            </w:tcBorders>
            <w:vAlign w:val="center"/>
            <w:hideMark/>
          </w:tcPr>
          <w:p w14:paraId="0B671ABB" w14:textId="5C34C228" w:rsidR="00AB0EE2" w:rsidRPr="00322061" w:rsidRDefault="00AB0EE2" w:rsidP="00AB0EE2">
            <w:pPr>
              <w:jc w:val="center"/>
              <w:rPr>
                <w:ins w:id="5410" w:author="KPMG_PQH" w:date="2026-04-07T11:25:00Z" w16du:dateUtc="2026-04-07T04:25:00Z"/>
                <w:rFonts w:ascii="Arial" w:hAnsi="Arial" w:cs="Arial"/>
                <w:color w:val="000000"/>
                <w:sz w:val="18"/>
                <w:szCs w:val="18"/>
                <w:lang w:eastAsia="en-US"/>
              </w:rPr>
            </w:pPr>
            <w:ins w:id="541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D792532" w14:textId="543C7196" w:rsidR="00AB0EE2" w:rsidRPr="00322061" w:rsidRDefault="00AB0EE2" w:rsidP="00AB0EE2">
            <w:pPr>
              <w:rPr>
                <w:ins w:id="5412" w:author="KPMG_PQH" w:date="2026-04-07T11:25:00Z" w16du:dateUtc="2026-04-07T04:25:00Z"/>
                <w:rFonts w:ascii="Arial" w:hAnsi="Arial" w:cs="Arial"/>
                <w:color w:val="000000"/>
                <w:sz w:val="18"/>
                <w:szCs w:val="18"/>
                <w:lang w:eastAsia="en-US"/>
              </w:rPr>
            </w:pPr>
            <w:ins w:id="5413" w:author="KPMG_PQH" w:date="2026-04-07T11:25:00Z" w16du:dateUtc="2026-04-07T04:25:00Z">
              <w:r>
                <w:rPr>
                  <w:rFonts w:ascii="Arial" w:hAnsi="Arial" w:cs="Arial"/>
                  <w:color w:val="000000"/>
                  <w:sz w:val="18"/>
                  <w:szCs w:val="18"/>
                </w:rPr>
                <w:t>Non-comparable functions</w:t>
              </w:r>
            </w:ins>
          </w:p>
        </w:tc>
      </w:tr>
      <w:tr w:rsidR="00AB0EE2" w:rsidRPr="00322061" w14:paraId="4858E916" w14:textId="77777777" w:rsidTr="00777313">
        <w:trPr>
          <w:trHeight w:val="20"/>
          <w:ins w:id="541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E86D265" w14:textId="4A39E9AB" w:rsidR="00AB0EE2" w:rsidRPr="00322061" w:rsidRDefault="00AB0EE2" w:rsidP="00AB0EE2">
            <w:pPr>
              <w:jc w:val="center"/>
              <w:rPr>
                <w:ins w:id="5415" w:author="KPMG_PQH" w:date="2026-04-07T11:25:00Z" w16du:dateUtc="2026-04-07T04:25:00Z"/>
                <w:rFonts w:ascii="Arial" w:hAnsi="Arial" w:cs="Arial"/>
                <w:color w:val="000000"/>
                <w:sz w:val="18"/>
                <w:szCs w:val="18"/>
                <w:lang w:eastAsia="en-US"/>
              </w:rPr>
            </w:pPr>
            <w:ins w:id="5416" w:author="KPMG_PQH" w:date="2026-04-07T11:25:00Z" w16du:dateUtc="2026-04-07T04:25:00Z">
              <w:r>
                <w:rPr>
                  <w:rFonts w:ascii="Arial" w:hAnsi="Arial" w:cs="Arial"/>
                  <w:sz w:val="18"/>
                  <w:szCs w:val="18"/>
                </w:rPr>
                <w:t>255</w:t>
              </w:r>
            </w:ins>
          </w:p>
        </w:tc>
        <w:tc>
          <w:tcPr>
            <w:tcW w:w="2351" w:type="pct"/>
            <w:tcBorders>
              <w:top w:val="nil"/>
              <w:left w:val="nil"/>
              <w:bottom w:val="single" w:sz="4" w:space="0" w:color="auto"/>
              <w:right w:val="single" w:sz="4" w:space="0" w:color="auto"/>
            </w:tcBorders>
            <w:vAlign w:val="center"/>
            <w:hideMark/>
          </w:tcPr>
          <w:p w14:paraId="65421BF8" w14:textId="0CB89F63" w:rsidR="00AB0EE2" w:rsidRPr="00322061" w:rsidRDefault="00AB0EE2" w:rsidP="00AB0EE2">
            <w:pPr>
              <w:rPr>
                <w:ins w:id="5417" w:author="KPMG_PQH" w:date="2026-04-07T11:25:00Z" w16du:dateUtc="2026-04-07T04:25:00Z"/>
                <w:rFonts w:ascii="Arial" w:hAnsi="Arial" w:cs="Arial"/>
                <w:color w:val="000000"/>
                <w:sz w:val="18"/>
                <w:szCs w:val="18"/>
                <w:lang w:eastAsia="en-US"/>
              </w:rPr>
            </w:pPr>
            <w:ins w:id="5418" w:author="KPMG_PQH" w:date="2026-04-07T11:25:00Z" w16du:dateUtc="2026-04-07T04:25:00Z">
              <w:r>
                <w:rPr>
                  <w:rFonts w:ascii="Arial" w:hAnsi="Arial" w:cs="Arial"/>
                  <w:sz w:val="18"/>
                  <w:szCs w:val="18"/>
                </w:rPr>
                <w:t>NGU PHUC VIET NAM JOINT STOCK COMPANY</w:t>
              </w:r>
            </w:ins>
          </w:p>
        </w:tc>
        <w:tc>
          <w:tcPr>
            <w:tcW w:w="846" w:type="pct"/>
            <w:tcBorders>
              <w:top w:val="nil"/>
              <w:left w:val="nil"/>
              <w:bottom w:val="single" w:sz="4" w:space="0" w:color="auto"/>
              <w:right w:val="single" w:sz="4" w:space="0" w:color="auto"/>
            </w:tcBorders>
            <w:vAlign w:val="center"/>
            <w:hideMark/>
          </w:tcPr>
          <w:p w14:paraId="3437EA89" w14:textId="7924F62E" w:rsidR="00AB0EE2" w:rsidRPr="00322061" w:rsidRDefault="00AB0EE2" w:rsidP="00AB0EE2">
            <w:pPr>
              <w:jc w:val="center"/>
              <w:rPr>
                <w:ins w:id="5419" w:author="KPMG_PQH" w:date="2026-04-07T11:25:00Z" w16du:dateUtc="2026-04-07T04:25:00Z"/>
                <w:rFonts w:ascii="Arial" w:hAnsi="Arial" w:cs="Arial"/>
                <w:color w:val="000000"/>
                <w:sz w:val="18"/>
                <w:szCs w:val="18"/>
                <w:lang w:eastAsia="en-US"/>
              </w:rPr>
            </w:pPr>
            <w:ins w:id="542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02D63C2" w14:textId="56C25E4E" w:rsidR="00AB0EE2" w:rsidRPr="00322061" w:rsidRDefault="00AB0EE2" w:rsidP="00AB0EE2">
            <w:pPr>
              <w:rPr>
                <w:ins w:id="5421" w:author="KPMG_PQH" w:date="2026-04-07T11:25:00Z" w16du:dateUtc="2026-04-07T04:25:00Z"/>
                <w:rFonts w:ascii="Arial" w:hAnsi="Arial" w:cs="Arial"/>
                <w:color w:val="000000"/>
                <w:sz w:val="18"/>
                <w:szCs w:val="18"/>
                <w:lang w:eastAsia="en-US"/>
              </w:rPr>
            </w:pPr>
            <w:ins w:id="5422" w:author="KPMG_PQH" w:date="2026-04-07T11:25:00Z" w16du:dateUtc="2026-04-07T04:25:00Z">
              <w:r>
                <w:rPr>
                  <w:rFonts w:ascii="Arial" w:hAnsi="Arial" w:cs="Arial"/>
                  <w:color w:val="000000"/>
                  <w:sz w:val="18"/>
                  <w:szCs w:val="18"/>
                </w:rPr>
                <w:t>Insufficient financial data</w:t>
              </w:r>
            </w:ins>
          </w:p>
        </w:tc>
      </w:tr>
      <w:tr w:rsidR="00AB0EE2" w:rsidRPr="00322061" w14:paraId="776602C9" w14:textId="77777777" w:rsidTr="00777313">
        <w:trPr>
          <w:trHeight w:val="20"/>
          <w:ins w:id="542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5F2C224" w14:textId="5A1F01A0" w:rsidR="00AB0EE2" w:rsidRPr="00322061" w:rsidRDefault="00AB0EE2" w:rsidP="00AB0EE2">
            <w:pPr>
              <w:jc w:val="center"/>
              <w:rPr>
                <w:ins w:id="5424" w:author="KPMG_PQH" w:date="2026-04-07T11:25:00Z" w16du:dateUtc="2026-04-07T04:25:00Z"/>
                <w:rFonts w:ascii="Arial" w:hAnsi="Arial" w:cs="Arial"/>
                <w:color w:val="000000"/>
                <w:sz w:val="18"/>
                <w:szCs w:val="18"/>
                <w:lang w:eastAsia="en-US"/>
              </w:rPr>
            </w:pPr>
            <w:ins w:id="5425" w:author="KPMG_PQH" w:date="2026-04-07T11:25:00Z" w16du:dateUtc="2026-04-07T04:25:00Z">
              <w:r>
                <w:rPr>
                  <w:rFonts w:ascii="Arial" w:hAnsi="Arial" w:cs="Arial"/>
                  <w:sz w:val="18"/>
                  <w:szCs w:val="18"/>
                </w:rPr>
                <w:lastRenderedPageBreak/>
                <w:t>256</w:t>
              </w:r>
            </w:ins>
          </w:p>
        </w:tc>
        <w:tc>
          <w:tcPr>
            <w:tcW w:w="2351" w:type="pct"/>
            <w:tcBorders>
              <w:top w:val="nil"/>
              <w:left w:val="nil"/>
              <w:bottom w:val="single" w:sz="4" w:space="0" w:color="auto"/>
              <w:right w:val="single" w:sz="4" w:space="0" w:color="auto"/>
            </w:tcBorders>
            <w:vAlign w:val="center"/>
            <w:hideMark/>
          </w:tcPr>
          <w:p w14:paraId="1D0EAE0E" w14:textId="58435400" w:rsidR="00AB0EE2" w:rsidRPr="00322061" w:rsidRDefault="00AB0EE2" w:rsidP="00AB0EE2">
            <w:pPr>
              <w:rPr>
                <w:ins w:id="5426" w:author="KPMG_PQH" w:date="2026-04-07T11:25:00Z" w16du:dateUtc="2026-04-07T04:25:00Z"/>
                <w:rFonts w:ascii="Arial" w:hAnsi="Arial" w:cs="Arial"/>
                <w:color w:val="000000"/>
                <w:sz w:val="18"/>
                <w:szCs w:val="18"/>
                <w:lang w:eastAsia="en-US"/>
              </w:rPr>
            </w:pPr>
            <w:ins w:id="5427" w:author="KPMG_PQH" w:date="2026-04-07T11:25:00Z" w16du:dateUtc="2026-04-07T04:25:00Z">
              <w:r>
                <w:rPr>
                  <w:rFonts w:ascii="Arial" w:hAnsi="Arial" w:cs="Arial"/>
                  <w:sz w:val="18"/>
                  <w:szCs w:val="18"/>
                </w:rPr>
                <w:t>NGUYEN VU SERVICES JOINT STOCK COMPANY</w:t>
              </w:r>
            </w:ins>
          </w:p>
        </w:tc>
        <w:tc>
          <w:tcPr>
            <w:tcW w:w="846" w:type="pct"/>
            <w:tcBorders>
              <w:top w:val="nil"/>
              <w:left w:val="nil"/>
              <w:bottom w:val="single" w:sz="4" w:space="0" w:color="auto"/>
              <w:right w:val="single" w:sz="4" w:space="0" w:color="auto"/>
            </w:tcBorders>
            <w:vAlign w:val="center"/>
            <w:hideMark/>
          </w:tcPr>
          <w:p w14:paraId="573813CB" w14:textId="04A9D5E3" w:rsidR="00AB0EE2" w:rsidRPr="00322061" w:rsidRDefault="00AB0EE2" w:rsidP="00AB0EE2">
            <w:pPr>
              <w:jc w:val="center"/>
              <w:rPr>
                <w:ins w:id="5428" w:author="KPMG_PQH" w:date="2026-04-07T11:25:00Z" w16du:dateUtc="2026-04-07T04:25:00Z"/>
                <w:rFonts w:ascii="Arial" w:hAnsi="Arial" w:cs="Arial"/>
                <w:color w:val="000000"/>
                <w:sz w:val="18"/>
                <w:szCs w:val="18"/>
                <w:lang w:eastAsia="en-US"/>
              </w:rPr>
            </w:pPr>
            <w:ins w:id="542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D5C423E" w14:textId="5E6E83EE" w:rsidR="00AB0EE2" w:rsidRPr="00322061" w:rsidRDefault="00AB0EE2" w:rsidP="00AB0EE2">
            <w:pPr>
              <w:rPr>
                <w:ins w:id="5430" w:author="KPMG_PQH" w:date="2026-04-07T11:25:00Z" w16du:dateUtc="2026-04-07T04:25:00Z"/>
                <w:rFonts w:ascii="Arial" w:hAnsi="Arial" w:cs="Arial"/>
                <w:color w:val="000000"/>
                <w:sz w:val="18"/>
                <w:szCs w:val="18"/>
                <w:lang w:eastAsia="en-US"/>
              </w:rPr>
            </w:pPr>
            <w:ins w:id="5431" w:author="KPMG_PQH" w:date="2026-04-07T11:25:00Z" w16du:dateUtc="2026-04-07T04:25:00Z">
              <w:r>
                <w:rPr>
                  <w:rFonts w:ascii="Arial" w:hAnsi="Arial" w:cs="Arial"/>
                  <w:color w:val="000000"/>
                  <w:sz w:val="18"/>
                  <w:szCs w:val="18"/>
                </w:rPr>
                <w:t>Continuous loss making</w:t>
              </w:r>
            </w:ins>
          </w:p>
        </w:tc>
      </w:tr>
      <w:tr w:rsidR="00AB0EE2" w:rsidRPr="00322061" w14:paraId="19068FAF" w14:textId="77777777" w:rsidTr="00777313">
        <w:trPr>
          <w:trHeight w:val="20"/>
          <w:ins w:id="543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F85D70D" w14:textId="2C9A8A4C" w:rsidR="00AB0EE2" w:rsidRPr="00322061" w:rsidRDefault="00AB0EE2" w:rsidP="00AB0EE2">
            <w:pPr>
              <w:jc w:val="center"/>
              <w:rPr>
                <w:ins w:id="5433" w:author="KPMG_PQH" w:date="2026-04-07T11:25:00Z" w16du:dateUtc="2026-04-07T04:25:00Z"/>
                <w:rFonts w:ascii="Arial" w:hAnsi="Arial" w:cs="Arial"/>
                <w:color w:val="000000"/>
                <w:sz w:val="18"/>
                <w:szCs w:val="18"/>
                <w:lang w:eastAsia="en-US"/>
              </w:rPr>
            </w:pPr>
            <w:ins w:id="5434" w:author="KPMG_PQH" w:date="2026-04-07T11:25:00Z" w16du:dateUtc="2026-04-07T04:25:00Z">
              <w:r>
                <w:rPr>
                  <w:rFonts w:ascii="Arial" w:hAnsi="Arial" w:cs="Arial"/>
                  <w:sz w:val="18"/>
                  <w:szCs w:val="18"/>
                </w:rPr>
                <w:t>257</w:t>
              </w:r>
            </w:ins>
          </w:p>
        </w:tc>
        <w:tc>
          <w:tcPr>
            <w:tcW w:w="2351" w:type="pct"/>
            <w:tcBorders>
              <w:top w:val="nil"/>
              <w:left w:val="nil"/>
              <w:bottom w:val="single" w:sz="4" w:space="0" w:color="auto"/>
              <w:right w:val="single" w:sz="4" w:space="0" w:color="auto"/>
            </w:tcBorders>
            <w:vAlign w:val="center"/>
            <w:hideMark/>
          </w:tcPr>
          <w:p w14:paraId="6C97D547" w14:textId="1DE7FF53" w:rsidR="00AB0EE2" w:rsidRPr="00322061" w:rsidRDefault="00AB0EE2" w:rsidP="00AB0EE2">
            <w:pPr>
              <w:rPr>
                <w:ins w:id="5435" w:author="KPMG_PQH" w:date="2026-04-07T11:25:00Z" w16du:dateUtc="2026-04-07T04:25:00Z"/>
                <w:rFonts w:ascii="Arial" w:hAnsi="Arial" w:cs="Arial"/>
                <w:color w:val="000000"/>
                <w:sz w:val="18"/>
                <w:szCs w:val="18"/>
                <w:lang w:eastAsia="en-US"/>
              </w:rPr>
            </w:pPr>
            <w:ins w:id="5436" w:author="KPMG_PQH" w:date="2026-04-07T11:25:00Z" w16du:dateUtc="2026-04-07T04:25:00Z">
              <w:r>
                <w:rPr>
                  <w:rFonts w:ascii="Arial" w:hAnsi="Arial" w:cs="Arial"/>
                  <w:sz w:val="18"/>
                  <w:szCs w:val="18"/>
                </w:rPr>
                <w:t>NHAT ANH INVESTMENT AND CONSTRUCTION JOINT STOCK COMPANY</w:t>
              </w:r>
            </w:ins>
          </w:p>
        </w:tc>
        <w:tc>
          <w:tcPr>
            <w:tcW w:w="846" w:type="pct"/>
            <w:tcBorders>
              <w:top w:val="nil"/>
              <w:left w:val="nil"/>
              <w:bottom w:val="single" w:sz="4" w:space="0" w:color="auto"/>
              <w:right w:val="single" w:sz="4" w:space="0" w:color="auto"/>
            </w:tcBorders>
            <w:vAlign w:val="center"/>
            <w:hideMark/>
          </w:tcPr>
          <w:p w14:paraId="17DDF08B" w14:textId="33D9E987" w:rsidR="00AB0EE2" w:rsidRPr="00322061" w:rsidRDefault="00AB0EE2" w:rsidP="00AB0EE2">
            <w:pPr>
              <w:jc w:val="center"/>
              <w:rPr>
                <w:ins w:id="5437" w:author="KPMG_PQH" w:date="2026-04-07T11:25:00Z" w16du:dateUtc="2026-04-07T04:25:00Z"/>
                <w:rFonts w:ascii="Arial" w:hAnsi="Arial" w:cs="Arial"/>
                <w:color w:val="000000"/>
                <w:sz w:val="18"/>
                <w:szCs w:val="18"/>
                <w:lang w:eastAsia="en-US"/>
              </w:rPr>
            </w:pPr>
            <w:ins w:id="543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861BFC4" w14:textId="4E5EB83A" w:rsidR="00AB0EE2" w:rsidRPr="00322061" w:rsidRDefault="00AB0EE2" w:rsidP="00AB0EE2">
            <w:pPr>
              <w:rPr>
                <w:ins w:id="5439" w:author="KPMG_PQH" w:date="2026-04-07T11:25:00Z" w16du:dateUtc="2026-04-07T04:25:00Z"/>
                <w:rFonts w:ascii="Arial" w:hAnsi="Arial" w:cs="Arial"/>
                <w:color w:val="000000"/>
                <w:sz w:val="18"/>
                <w:szCs w:val="18"/>
                <w:lang w:eastAsia="en-US"/>
              </w:rPr>
            </w:pPr>
            <w:ins w:id="5440" w:author="KPMG_PQH" w:date="2026-04-07T11:25:00Z" w16du:dateUtc="2026-04-07T04:25:00Z">
              <w:r>
                <w:rPr>
                  <w:rFonts w:ascii="Arial" w:hAnsi="Arial" w:cs="Arial"/>
                  <w:color w:val="000000"/>
                  <w:sz w:val="18"/>
                  <w:szCs w:val="18"/>
                </w:rPr>
                <w:t>Insufficient financial data</w:t>
              </w:r>
            </w:ins>
          </w:p>
        </w:tc>
      </w:tr>
      <w:tr w:rsidR="00AB0EE2" w:rsidRPr="00322061" w14:paraId="13A63F93" w14:textId="77777777" w:rsidTr="00777313">
        <w:trPr>
          <w:trHeight w:val="20"/>
          <w:ins w:id="544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BC2D902" w14:textId="65F9D0AE" w:rsidR="00AB0EE2" w:rsidRPr="00322061" w:rsidRDefault="00AB0EE2" w:rsidP="00AB0EE2">
            <w:pPr>
              <w:jc w:val="center"/>
              <w:rPr>
                <w:ins w:id="5442" w:author="KPMG_PQH" w:date="2026-04-07T11:25:00Z" w16du:dateUtc="2026-04-07T04:25:00Z"/>
                <w:rFonts w:ascii="Arial" w:hAnsi="Arial" w:cs="Arial"/>
                <w:color w:val="000000"/>
                <w:sz w:val="18"/>
                <w:szCs w:val="18"/>
                <w:lang w:eastAsia="en-US"/>
              </w:rPr>
            </w:pPr>
            <w:ins w:id="5443" w:author="KPMG_PQH" w:date="2026-04-07T11:25:00Z" w16du:dateUtc="2026-04-07T04:25:00Z">
              <w:r>
                <w:rPr>
                  <w:rFonts w:ascii="Arial" w:hAnsi="Arial" w:cs="Arial"/>
                  <w:sz w:val="18"/>
                  <w:szCs w:val="18"/>
                </w:rPr>
                <w:t>258</w:t>
              </w:r>
            </w:ins>
          </w:p>
        </w:tc>
        <w:tc>
          <w:tcPr>
            <w:tcW w:w="2351" w:type="pct"/>
            <w:tcBorders>
              <w:top w:val="nil"/>
              <w:left w:val="nil"/>
              <w:bottom w:val="single" w:sz="4" w:space="0" w:color="auto"/>
              <w:right w:val="single" w:sz="4" w:space="0" w:color="auto"/>
            </w:tcBorders>
            <w:vAlign w:val="center"/>
            <w:hideMark/>
          </w:tcPr>
          <w:p w14:paraId="6D0BF08C" w14:textId="73455D27" w:rsidR="00AB0EE2" w:rsidRPr="00322061" w:rsidRDefault="00AB0EE2" w:rsidP="00AB0EE2">
            <w:pPr>
              <w:rPr>
                <w:ins w:id="5444" w:author="KPMG_PQH" w:date="2026-04-07T11:25:00Z" w16du:dateUtc="2026-04-07T04:25:00Z"/>
                <w:rFonts w:ascii="Arial" w:hAnsi="Arial" w:cs="Arial"/>
                <w:color w:val="000000"/>
                <w:sz w:val="18"/>
                <w:szCs w:val="18"/>
                <w:lang w:eastAsia="en-US"/>
              </w:rPr>
            </w:pPr>
            <w:ins w:id="5445" w:author="KPMG_PQH" w:date="2026-04-07T11:25:00Z" w16du:dateUtc="2026-04-07T04:25:00Z">
              <w:r>
                <w:rPr>
                  <w:rFonts w:ascii="Arial" w:hAnsi="Arial" w:cs="Arial"/>
                  <w:sz w:val="18"/>
                  <w:szCs w:val="18"/>
                </w:rPr>
                <w:t>NHAT MINH FASHION TRADING AND MANUFACTURING JOINT STOCK COMPANY</w:t>
              </w:r>
            </w:ins>
          </w:p>
        </w:tc>
        <w:tc>
          <w:tcPr>
            <w:tcW w:w="846" w:type="pct"/>
            <w:tcBorders>
              <w:top w:val="nil"/>
              <w:left w:val="nil"/>
              <w:bottom w:val="single" w:sz="4" w:space="0" w:color="auto"/>
              <w:right w:val="single" w:sz="4" w:space="0" w:color="auto"/>
            </w:tcBorders>
            <w:vAlign w:val="center"/>
            <w:hideMark/>
          </w:tcPr>
          <w:p w14:paraId="7E182E5B" w14:textId="56ACB0A2" w:rsidR="00AB0EE2" w:rsidRPr="00322061" w:rsidRDefault="00AB0EE2" w:rsidP="00AB0EE2">
            <w:pPr>
              <w:jc w:val="center"/>
              <w:rPr>
                <w:ins w:id="5446" w:author="KPMG_PQH" w:date="2026-04-07T11:25:00Z" w16du:dateUtc="2026-04-07T04:25:00Z"/>
                <w:rFonts w:ascii="Arial" w:hAnsi="Arial" w:cs="Arial"/>
                <w:color w:val="000000"/>
                <w:sz w:val="18"/>
                <w:szCs w:val="18"/>
                <w:lang w:eastAsia="en-US"/>
              </w:rPr>
            </w:pPr>
            <w:ins w:id="544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0B750E0" w14:textId="5A4295EC" w:rsidR="00AB0EE2" w:rsidRPr="00322061" w:rsidRDefault="00AB0EE2" w:rsidP="00AB0EE2">
            <w:pPr>
              <w:rPr>
                <w:ins w:id="5448" w:author="KPMG_PQH" w:date="2026-04-07T11:25:00Z" w16du:dateUtc="2026-04-07T04:25:00Z"/>
                <w:rFonts w:ascii="Arial" w:hAnsi="Arial" w:cs="Arial"/>
                <w:color w:val="000000"/>
                <w:sz w:val="18"/>
                <w:szCs w:val="18"/>
                <w:lang w:eastAsia="en-US"/>
              </w:rPr>
            </w:pPr>
            <w:ins w:id="5449" w:author="KPMG_PQH" w:date="2026-04-07T11:25:00Z" w16du:dateUtc="2026-04-07T04:25:00Z">
              <w:r>
                <w:rPr>
                  <w:rFonts w:ascii="Arial" w:hAnsi="Arial" w:cs="Arial"/>
                  <w:color w:val="000000"/>
                  <w:sz w:val="18"/>
                  <w:szCs w:val="18"/>
                </w:rPr>
                <w:t>Insufficient financial data</w:t>
              </w:r>
            </w:ins>
          </w:p>
        </w:tc>
      </w:tr>
      <w:tr w:rsidR="00AB0EE2" w:rsidRPr="00322061" w14:paraId="490E175B" w14:textId="77777777" w:rsidTr="00777313">
        <w:trPr>
          <w:trHeight w:val="20"/>
          <w:ins w:id="545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BE1A598" w14:textId="577D1587" w:rsidR="00AB0EE2" w:rsidRPr="00322061" w:rsidRDefault="00AB0EE2" w:rsidP="00AB0EE2">
            <w:pPr>
              <w:jc w:val="center"/>
              <w:rPr>
                <w:ins w:id="5451" w:author="KPMG_PQH" w:date="2026-04-07T11:25:00Z" w16du:dateUtc="2026-04-07T04:25:00Z"/>
                <w:rFonts w:ascii="Arial" w:hAnsi="Arial" w:cs="Arial"/>
                <w:color w:val="000000"/>
                <w:sz w:val="18"/>
                <w:szCs w:val="18"/>
                <w:lang w:eastAsia="en-US"/>
              </w:rPr>
            </w:pPr>
            <w:ins w:id="5452" w:author="KPMG_PQH" w:date="2026-04-07T11:25:00Z" w16du:dateUtc="2026-04-07T04:25:00Z">
              <w:r>
                <w:rPr>
                  <w:rFonts w:ascii="Arial" w:hAnsi="Arial" w:cs="Arial"/>
                  <w:sz w:val="18"/>
                  <w:szCs w:val="18"/>
                </w:rPr>
                <w:t>259</w:t>
              </w:r>
            </w:ins>
          </w:p>
        </w:tc>
        <w:tc>
          <w:tcPr>
            <w:tcW w:w="2351" w:type="pct"/>
            <w:tcBorders>
              <w:top w:val="nil"/>
              <w:left w:val="nil"/>
              <w:bottom w:val="single" w:sz="4" w:space="0" w:color="auto"/>
              <w:right w:val="single" w:sz="4" w:space="0" w:color="auto"/>
            </w:tcBorders>
            <w:vAlign w:val="center"/>
            <w:hideMark/>
          </w:tcPr>
          <w:p w14:paraId="4A9AB097" w14:textId="147F89AA" w:rsidR="00AB0EE2" w:rsidRPr="00322061" w:rsidRDefault="00AB0EE2" w:rsidP="00AB0EE2">
            <w:pPr>
              <w:rPr>
                <w:ins w:id="5453" w:author="KPMG_PQH" w:date="2026-04-07T11:25:00Z" w16du:dateUtc="2026-04-07T04:25:00Z"/>
                <w:rFonts w:ascii="Arial" w:hAnsi="Arial" w:cs="Arial"/>
                <w:color w:val="000000"/>
                <w:sz w:val="18"/>
                <w:szCs w:val="18"/>
                <w:lang w:eastAsia="en-US"/>
              </w:rPr>
            </w:pPr>
            <w:ins w:id="5454" w:author="KPMG_PQH" w:date="2026-04-07T11:25:00Z" w16du:dateUtc="2026-04-07T04:25:00Z">
              <w:r>
                <w:rPr>
                  <w:rFonts w:ascii="Arial" w:hAnsi="Arial" w:cs="Arial"/>
                  <w:sz w:val="18"/>
                  <w:szCs w:val="18"/>
                </w:rPr>
                <w:t>NHAT TAM MECHANICAL JOINT STOCK COMPANY</w:t>
              </w:r>
            </w:ins>
          </w:p>
        </w:tc>
        <w:tc>
          <w:tcPr>
            <w:tcW w:w="846" w:type="pct"/>
            <w:tcBorders>
              <w:top w:val="nil"/>
              <w:left w:val="nil"/>
              <w:bottom w:val="single" w:sz="4" w:space="0" w:color="auto"/>
              <w:right w:val="single" w:sz="4" w:space="0" w:color="auto"/>
            </w:tcBorders>
            <w:vAlign w:val="center"/>
            <w:hideMark/>
          </w:tcPr>
          <w:p w14:paraId="2B757689" w14:textId="1A62740A" w:rsidR="00AB0EE2" w:rsidRPr="00322061" w:rsidRDefault="00AB0EE2" w:rsidP="00AB0EE2">
            <w:pPr>
              <w:jc w:val="center"/>
              <w:rPr>
                <w:ins w:id="5455" w:author="KPMG_PQH" w:date="2026-04-07T11:25:00Z" w16du:dateUtc="2026-04-07T04:25:00Z"/>
                <w:rFonts w:ascii="Arial" w:hAnsi="Arial" w:cs="Arial"/>
                <w:color w:val="000000"/>
                <w:sz w:val="18"/>
                <w:szCs w:val="18"/>
                <w:lang w:eastAsia="en-US"/>
              </w:rPr>
            </w:pPr>
            <w:ins w:id="545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512BE7" w14:textId="0079FF4B" w:rsidR="00AB0EE2" w:rsidRPr="00322061" w:rsidRDefault="00AB0EE2" w:rsidP="00AB0EE2">
            <w:pPr>
              <w:rPr>
                <w:ins w:id="5457" w:author="KPMG_PQH" w:date="2026-04-07T11:25:00Z" w16du:dateUtc="2026-04-07T04:25:00Z"/>
                <w:rFonts w:ascii="Arial" w:hAnsi="Arial" w:cs="Arial"/>
                <w:color w:val="000000"/>
                <w:sz w:val="18"/>
                <w:szCs w:val="18"/>
                <w:lang w:eastAsia="en-US"/>
              </w:rPr>
            </w:pPr>
            <w:ins w:id="5458" w:author="KPMG_PQH" w:date="2026-04-07T11:25:00Z" w16du:dateUtc="2026-04-07T04:25:00Z">
              <w:r>
                <w:rPr>
                  <w:rFonts w:ascii="Arial" w:hAnsi="Arial" w:cs="Arial"/>
                  <w:color w:val="000000"/>
                  <w:sz w:val="18"/>
                  <w:szCs w:val="18"/>
                </w:rPr>
                <w:t>Insufficient financial data</w:t>
              </w:r>
            </w:ins>
          </w:p>
        </w:tc>
      </w:tr>
      <w:tr w:rsidR="00AB0EE2" w:rsidRPr="00322061" w14:paraId="552B95DB" w14:textId="77777777" w:rsidTr="00777313">
        <w:trPr>
          <w:trHeight w:val="20"/>
          <w:ins w:id="545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CA2E11D" w14:textId="313F40A0" w:rsidR="00AB0EE2" w:rsidRPr="00322061" w:rsidRDefault="00AB0EE2" w:rsidP="00AB0EE2">
            <w:pPr>
              <w:jc w:val="center"/>
              <w:rPr>
                <w:ins w:id="5460" w:author="KPMG_PQH" w:date="2026-04-07T11:25:00Z" w16du:dateUtc="2026-04-07T04:25:00Z"/>
                <w:rFonts w:ascii="Arial" w:hAnsi="Arial" w:cs="Arial"/>
                <w:color w:val="000000"/>
                <w:sz w:val="18"/>
                <w:szCs w:val="18"/>
                <w:lang w:eastAsia="en-US"/>
              </w:rPr>
            </w:pPr>
            <w:ins w:id="5461" w:author="KPMG_PQH" w:date="2026-04-07T11:25:00Z" w16du:dateUtc="2026-04-07T04:25:00Z">
              <w:r>
                <w:rPr>
                  <w:rFonts w:ascii="Arial" w:hAnsi="Arial" w:cs="Arial"/>
                  <w:sz w:val="18"/>
                  <w:szCs w:val="18"/>
                </w:rPr>
                <w:t>260</w:t>
              </w:r>
            </w:ins>
          </w:p>
        </w:tc>
        <w:tc>
          <w:tcPr>
            <w:tcW w:w="2351" w:type="pct"/>
            <w:tcBorders>
              <w:top w:val="nil"/>
              <w:left w:val="nil"/>
              <w:bottom w:val="single" w:sz="4" w:space="0" w:color="auto"/>
              <w:right w:val="single" w:sz="4" w:space="0" w:color="auto"/>
            </w:tcBorders>
            <w:vAlign w:val="center"/>
            <w:hideMark/>
          </w:tcPr>
          <w:p w14:paraId="4FA2F452" w14:textId="091EBB51" w:rsidR="00AB0EE2" w:rsidRPr="00322061" w:rsidRDefault="00AB0EE2" w:rsidP="00AB0EE2">
            <w:pPr>
              <w:rPr>
                <w:ins w:id="5462" w:author="KPMG_PQH" w:date="2026-04-07T11:25:00Z" w16du:dateUtc="2026-04-07T04:25:00Z"/>
                <w:rFonts w:ascii="Arial" w:hAnsi="Arial" w:cs="Arial"/>
                <w:color w:val="000000"/>
                <w:sz w:val="18"/>
                <w:szCs w:val="18"/>
                <w:lang w:eastAsia="en-US"/>
              </w:rPr>
            </w:pPr>
            <w:ins w:id="5463" w:author="KPMG_PQH" w:date="2026-04-07T11:25:00Z" w16du:dateUtc="2026-04-07T04:25:00Z">
              <w:r>
                <w:rPr>
                  <w:rFonts w:ascii="Arial" w:hAnsi="Arial" w:cs="Arial"/>
                  <w:sz w:val="18"/>
                  <w:szCs w:val="18"/>
                </w:rPr>
                <w:t>NHAT TINH ENVIRONMENT TECHNOLOGIES SOLUTION CORPORATION</w:t>
              </w:r>
            </w:ins>
          </w:p>
        </w:tc>
        <w:tc>
          <w:tcPr>
            <w:tcW w:w="846" w:type="pct"/>
            <w:tcBorders>
              <w:top w:val="nil"/>
              <w:left w:val="nil"/>
              <w:bottom w:val="single" w:sz="4" w:space="0" w:color="auto"/>
              <w:right w:val="single" w:sz="4" w:space="0" w:color="auto"/>
            </w:tcBorders>
            <w:vAlign w:val="center"/>
            <w:hideMark/>
          </w:tcPr>
          <w:p w14:paraId="3983BF03" w14:textId="7F37B6F6" w:rsidR="00AB0EE2" w:rsidRPr="00322061" w:rsidRDefault="00AB0EE2" w:rsidP="00AB0EE2">
            <w:pPr>
              <w:jc w:val="center"/>
              <w:rPr>
                <w:ins w:id="5464" w:author="KPMG_PQH" w:date="2026-04-07T11:25:00Z" w16du:dateUtc="2026-04-07T04:25:00Z"/>
                <w:rFonts w:ascii="Arial" w:hAnsi="Arial" w:cs="Arial"/>
                <w:color w:val="000000"/>
                <w:sz w:val="18"/>
                <w:szCs w:val="18"/>
                <w:lang w:eastAsia="en-US"/>
              </w:rPr>
            </w:pPr>
            <w:ins w:id="546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E43AC09" w14:textId="2EB73DFB" w:rsidR="00AB0EE2" w:rsidRPr="00322061" w:rsidRDefault="00AB0EE2" w:rsidP="00AB0EE2">
            <w:pPr>
              <w:rPr>
                <w:ins w:id="5466" w:author="KPMG_PQH" w:date="2026-04-07T11:25:00Z" w16du:dateUtc="2026-04-07T04:25:00Z"/>
                <w:rFonts w:ascii="Arial" w:hAnsi="Arial" w:cs="Arial"/>
                <w:color w:val="000000"/>
                <w:sz w:val="18"/>
                <w:szCs w:val="18"/>
                <w:lang w:eastAsia="en-US"/>
              </w:rPr>
            </w:pPr>
            <w:ins w:id="5467" w:author="KPMG_PQH" w:date="2026-04-07T11:25:00Z" w16du:dateUtc="2026-04-07T04:25:00Z">
              <w:r>
                <w:rPr>
                  <w:rFonts w:ascii="Arial" w:hAnsi="Arial" w:cs="Arial"/>
                  <w:color w:val="000000"/>
                  <w:sz w:val="18"/>
                  <w:szCs w:val="18"/>
                </w:rPr>
                <w:t>Non-comparable functions</w:t>
              </w:r>
            </w:ins>
          </w:p>
        </w:tc>
      </w:tr>
      <w:tr w:rsidR="00AB0EE2" w:rsidRPr="00322061" w14:paraId="1DD26E67" w14:textId="77777777" w:rsidTr="00777313">
        <w:trPr>
          <w:trHeight w:val="20"/>
          <w:ins w:id="546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420E26E" w14:textId="70965323" w:rsidR="00AB0EE2" w:rsidRPr="00322061" w:rsidRDefault="00AB0EE2" w:rsidP="00AB0EE2">
            <w:pPr>
              <w:jc w:val="center"/>
              <w:rPr>
                <w:ins w:id="5469" w:author="KPMG_PQH" w:date="2026-04-07T11:25:00Z" w16du:dateUtc="2026-04-07T04:25:00Z"/>
                <w:rFonts w:ascii="Arial" w:hAnsi="Arial" w:cs="Arial"/>
                <w:color w:val="000000"/>
                <w:sz w:val="18"/>
                <w:szCs w:val="18"/>
                <w:lang w:eastAsia="en-US"/>
              </w:rPr>
            </w:pPr>
            <w:ins w:id="5470" w:author="KPMG_PQH" w:date="2026-04-07T11:25:00Z" w16du:dateUtc="2026-04-07T04:25:00Z">
              <w:r>
                <w:rPr>
                  <w:rFonts w:ascii="Arial" w:hAnsi="Arial" w:cs="Arial"/>
                  <w:sz w:val="18"/>
                  <w:szCs w:val="18"/>
                </w:rPr>
                <w:t>261</w:t>
              </w:r>
            </w:ins>
          </w:p>
        </w:tc>
        <w:tc>
          <w:tcPr>
            <w:tcW w:w="2351" w:type="pct"/>
            <w:tcBorders>
              <w:top w:val="nil"/>
              <w:left w:val="nil"/>
              <w:bottom w:val="single" w:sz="4" w:space="0" w:color="auto"/>
              <w:right w:val="single" w:sz="4" w:space="0" w:color="auto"/>
            </w:tcBorders>
            <w:vAlign w:val="center"/>
            <w:hideMark/>
          </w:tcPr>
          <w:p w14:paraId="7C9B50B4" w14:textId="7255F115" w:rsidR="00AB0EE2" w:rsidRPr="00322061" w:rsidRDefault="00AB0EE2" w:rsidP="00AB0EE2">
            <w:pPr>
              <w:rPr>
                <w:ins w:id="5471" w:author="KPMG_PQH" w:date="2026-04-07T11:25:00Z" w16du:dateUtc="2026-04-07T04:25:00Z"/>
                <w:rFonts w:ascii="Arial" w:hAnsi="Arial" w:cs="Arial"/>
                <w:color w:val="000000"/>
                <w:sz w:val="18"/>
                <w:szCs w:val="18"/>
                <w:lang w:eastAsia="en-US"/>
              </w:rPr>
            </w:pPr>
            <w:ins w:id="5472" w:author="KPMG_PQH" w:date="2026-04-07T11:25:00Z" w16du:dateUtc="2026-04-07T04:25:00Z">
              <w:r>
                <w:rPr>
                  <w:rFonts w:ascii="Arial" w:hAnsi="Arial" w:cs="Arial"/>
                  <w:sz w:val="18"/>
                  <w:szCs w:val="18"/>
                </w:rPr>
                <w:t>NHATRANG GARMENT ACCESSORIES JOINT STOCK COMPANY</w:t>
              </w:r>
            </w:ins>
          </w:p>
        </w:tc>
        <w:tc>
          <w:tcPr>
            <w:tcW w:w="846" w:type="pct"/>
            <w:tcBorders>
              <w:top w:val="nil"/>
              <w:left w:val="nil"/>
              <w:bottom w:val="single" w:sz="4" w:space="0" w:color="auto"/>
              <w:right w:val="single" w:sz="4" w:space="0" w:color="auto"/>
            </w:tcBorders>
            <w:vAlign w:val="center"/>
            <w:hideMark/>
          </w:tcPr>
          <w:p w14:paraId="6D73F2D0" w14:textId="5949313B" w:rsidR="00AB0EE2" w:rsidRPr="00322061" w:rsidRDefault="00AB0EE2" w:rsidP="00AB0EE2">
            <w:pPr>
              <w:jc w:val="center"/>
              <w:rPr>
                <w:ins w:id="5473" w:author="KPMG_PQH" w:date="2026-04-07T11:25:00Z" w16du:dateUtc="2026-04-07T04:25:00Z"/>
                <w:rFonts w:ascii="Arial" w:hAnsi="Arial" w:cs="Arial"/>
                <w:color w:val="000000"/>
                <w:sz w:val="18"/>
                <w:szCs w:val="18"/>
                <w:lang w:eastAsia="en-US"/>
              </w:rPr>
            </w:pPr>
            <w:ins w:id="547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4370549" w14:textId="5E6723A4" w:rsidR="00AB0EE2" w:rsidRPr="00322061" w:rsidRDefault="00AB0EE2" w:rsidP="00AB0EE2">
            <w:pPr>
              <w:rPr>
                <w:ins w:id="5475" w:author="KPMG_PQH" w:date="2026-04-07T11:25:00Z" w16du:dateUtc="2026-04-07T04:25:00Z"/>
                <w:rFonts w:ascii="Arial" w:hAnsi="Arial" w:cs="Arial"/>
                <w:color w:val="000000"/>
                <w:sz w:val="18"/>
                <w:szCs w:val="18"/>
                <w:lang w:eastAsia="en-US"/>
              </w:rPr>
            </w:pPr>
            <w:ins w:id="5476" w:author="KPMG_PQH" w:date="2026-04-07T11:25:00Z" w16du:dateUtc="2026-04-07T04:25:00Z">
              <w:r>
                <w:rPr>
                  <w:rFonts w:ascii="Arial" w:hAnsi="Arial" w:cs="Arial"/>
                  <w:color w:val="000000"/>
                  <w:sz w:val="18"/>
                  <w:szCs w:val="18"/>
                </w:rPr>
                <w:t>Non-comparable products</w:t>
              </w:r>
            </w:ins>
          </w:p>
        </w:tc>
      </w:tr>
      <w:tr w:rsidR="00AB0EE2" w:rsidRPr="00322061" w14:paraId="6848894F" w14:textId="77777777" w:rsidTr="00777313">
        <w:trPr>
          <w:trHeight w:val="20"/>
          <w:ins w:id="547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CE237B1" w14:textId="6980AE57" w:rsidR="00AB0EE2" w:rsidRPr="00322061" w:rsidRDefault="00AB0EE2" w:rsidP="00AB0EE2">
            <w:pPr>
              <w:jc w:val="center"/>
              <w:rPr>
                <w:ins w:id="5478" w:author="KPMG_PQH" w:date="2026-04-07T11:25:00Z" w16du:dateUtc="2026-04-07T04:25:00Z"/>
                <w:rFonts w:ascii="Arial" w:hAnsi="Arial" w:cs="Arial"/>
                <w:color w:val="000000"/>
                <w:sz w:val="18"/>
                <w:szCs w:val="18"/>
                <w:lang w:eastAsia="en-US"/>
              </w:rPr>
            </w:pPr>
            <w:ins w:id="5479" w:author="KPMG_PQH" w:date="2026-04-07T11:25:00Z" w16du:dateUtc="2026-04-07T04:25:00Z">
              <w:r>
                <w:rPr>
                  <w:rFonts w:ascii="Arial" w:hAnsi="Arial" w:cs="Arial"/>
                  <w:sz w:val="18"/>
                  <w:szCs w:val="18"/>
                </w:rPr>
                <w:t>262</w:t>
              </w:r>
            </w:ins>
          </w:p>
        </w:tc>
        <w:tc>
          <w:tcPr>
            <w:tcW w:w="2351" w:type="pct"/>
            <w:tcBorders>
              <w:top w:val="nil"/>
              <w:left w:val="nil"/>
              <w:bottom w:val="single" w:sz="4" w:space="0" w:color="auto"/>
              <w:right w:val="single" w:sz="4" w:space="0" w:color="auto"/>
            </w:tcBorders>
            <w:vAlign w:val="center"/>
            <w:hideMark/>
          </w:tcPr>
          <w:p w14:paraId="7D7F45B5" w14:textId="75178C2D" w:rsidR="00AB0EE2" w:rsidRPr="00322061" w:rsidRDefault="00AB0EE2" w:rsidP="00AB0EE2">
            <w:pPr>
              <w:rPr>
                <w:ins w:id="5480" w:author="KPMG_PQH" w:date="2026-04-07T11:25:00Z" w16du:dateUtc="2026-04-07T04:25:00Z"/>
                <w:rFonts w:ascii="Arial" w:hAnsi="Arial" w:cs="Arial"/>
                <w:color w:val="000000"/>
                <w:sz w:val="18"/>
                <w:szCs w:val="18"/>
                <w:lang w:eastAsia="en-US"/>
              </w:rPr>
            </w:pPr>
            <w:ins w:id="5481" w:author="KPMG_PQH" w:date="2026-04-07T11:25:00Z" w16du:dateUtc="2026-04-07T04:25:00Z">
              <w:r>
                <w:rPr>
                  <w:rFonts w:ascii="Arial" w:hAnsi="Arial" w:cs="Arial"/>
                  <w:sz w:val="18"/>
                  <w:szCs w:val="18"/>
                </w:rPr>
                <w:t>NHATRANG-HANOI DEVELOPMENT INVESTMENT JOINT STOCK COMPANY</w:t>
              </w:r>
            </w:ins>
          </w:p>
        </w:tc>
        <w:tc>
          <w:tcPr>
            <w:tcW w:w="846" w:type="pct"/>
            <w:tcBorders>
              <w:top w:val="nil"/>
              <w:left w:val="nil"/>
              <w:bottom w:val="single" w:sz="4" w:space="0" w:color="auto"/>
              <w:right w:val="single" w:sz="4" w:space="0" w:color="auto"/>
            </w:tcBorders>
            <w:vAlign w:val="center"/>
            <w:hideMark/>
          </w:tcPr>
          <w:p w14:paraId="16A22ABD" w14:textId="241053C5" w:rsidR="00AB0EE2" w:rsidRPr="00322061" w:rsidRDefault="00AB0EE2" w:rsidP="00AB0EE2">
            <w:pPr>
              <w:jc w:val="center"/>
              <w:rPr>
                <w:ins w:id="5482" w:author="KPMG_PQH" w:date="2026-04-07T11:25:00Z" w16du:dateUtc="2026-04-07T04:25:00Z"/>
                <w:rFonts w:ascii="Arial" w:hAnsi="Arial" w:cs="Arial"/>
                <w:color w:val="000000"/>
                <w:sz w:val="18"/>
                <w:szCs w:val="18"/>
                <w:lang w:eastAsia="en-US"/>
              </w:rPr>
            </w:pPr>
            <w:ins w:id="548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64E6368" w14:textId="0AEA610A" w:rsidR="00AB0EE2" w:rsidRPr="00322061" w:rsidRDefault="00AB0EE2" w:rsidP="00AB0EE2">
            <w:pPr>
              <w:rPr>
                <w:ins w:id="5484" w:author="KPMG_PQH" w:date="2026-04-07T11:25:00Z" w16du:dateUtc="2026-04-07T04:25:00Z"/>
                <w:rFonts w:ascii="Arial" w:hAnsi="Arial" w:cs="Arial"/>
                <w:color w:val="000000"/>
                <w:sz w:val="18"/>
                <w:szCs w:val="18"/>
                <w:lang w:eastAsia="en-US"/>
              </w:rPr>
            </w:pPr>
            <w:ins w:id="5485" w:author="KPMG_PQH" w:date="2026-04-07T11:25:00Z" w16du:dateUtc="2026-04-07T04:25:00Z">
              <w:r>
                <w:rPr>
                  <w:rFonts w:ascii="Arial" w:hAnsi="Arial" w:cs="Arial"/>
                  <w:color w:val="000000"/>
                  <w:sz w:val="18"/>
                  <w:szCs w:val="18"/>
                </w:rPr>
                <w:t>Insufficient financial data</w:t>
              </w:r>
            </w:ins>
          </w:p>
        </w:tc>
      </w:tr>
      <w:tr w:rsidR="00AB0EE2" w:rsidRPr="00322061" w14:paraId="23C4BC0A" w14:textId="77777777" w:rsidTr="00777313">
        <w:trPr>
          <w:trHeight w:val="20"/>
          <w:ins w:id="548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1C8978E" w14:textId="0685874E" w:rsidR="00AB0EE2" w:rsidRPr="00322061" w:rsidRDefault="00AB0EE2" w:rsidP="00AB0EE2">
            <w:pPr>
              <w:jc w:val="center"/>
              <w:rPr>
                <w:ins w:id="5487" w:author="KPMG_PQH" w:date="2026-04-07T11:25:00Z" w16du:dateUtc="2026-04-07T04:25:00Z"/>
                <w:rFonts w:ascii="Arial" w:hAnsi="Arial" w:cs="Arial"/>
                <w:color w:val="000000"/>
                <w:sz w:val="18"/>
                <w:szCs w:val="18"/>
                <w:lang w:eastAsia="en-US"/>
              </w:rPr>
            </w:pPr>
            <w:ins w:id="5488" w:author="KPMG_PQH" w:date="2026-04-07T11:25:00Z" w16du:dateUtc="2026-04-07T04:25:00Z">
              <w:r>
                <w:rPr>
                  <w:rFonts w:ascii="Arial" w:hAnsi="Arial" w:cs="Arial"/>
                  <w:sz w:val="18"/>
                  <w:szCs w:val="18"/>
                </w:rPr>
                <w:t>263</w:t>
              </w:r>
            </w:ins>
          </w:p>
        </w:tc>
        <w:tc>
          <w:tcPr>
            <w:tcW w:w="2351" w:type="pct"/>
            <w:tcBorders>
              <w:top w:val="nil"/>
              <w:left w:val="nil"/>
              <w:bottom w:val="single" w:sz="4" w:space="0" w:color="auto"/>
              <w:right w:val="single" w:sz="4" w:space="0" w:color="auto"/>
            </w:tcBorders>
            <w:vAlign w:val="center"/>
            <w:hideMark/>
          </w:tcPr>
          <w:p w14:paraId="476B0617" w14:textId="7BC0AFD0" w:rsidR="00AB0EE2" w:rsidRPr="00322061" w:rsidRDefault="00AB0EE2" w:rsidP="00AB0EE2">
            <w:pPr>
              <w:rPr>
                <w:ins w:id="5489" w:author="KPMG_PQH" w:date="2026-04-07T11:25:00Z" w16du:dateUtc="2026-04-07T04:25:00Z"/>
                <w:rFonts w:ascii="Arial" w:hAnsi="Arial" w:cs="Arial"/>
                <w:color w:val="000000"/>
                <w:sz w:val="18"/>
                <w:szCs w:val="18"/>
                <w:lang w:eastAsia="en-US"/>
              </w:rPr>
            </w:pPr>
            <w:ins w:id="5490" w:author="KPMG_PQH" w:date="2026-04-07T11:25:00Z" w16du:dateUtc="2026-04-07T04:25:00Z">
              <w:r>
                <w:rPr>
                  <w:rFonts w:ascii="Arial" w:hAnsi="Arial" w:cs="Arial"/>
                  <w:sz w:val="18"/>
                  <w:szCs w:val="18"/>
                </w:rPr>
                <w:t>NHU QUYNH GARMENT COMPANY LIMITED</w:t>
              </w:r>
            </w:ins>
          </w:p>
        </w:tc>
        <w:tc>
          <w:tcPr>
            <w:tcW w:w="846" w:type="pct"/>
            <w:tcBorders>
              <w:top w:val="nil"/>
              <w:left w:val="nil"/>
              <w:bottom w:val="single" w:sz="4" w:space="0" w:color="auto"/>
              <w:right w:val="single" w:sz="4" w:space="0" w:color="auto"/>
            </w:tcBorders>
            <w:vAlign w:val="center"/>
            <w:hideMark/>
          </w:tcPr>
          <w:p w14:paraId="6FD58295" w14:textId="0384A8DB" w:rsidR="00AB0EE2" w:rsidRPr="00322061" w:rsidRDefault="00AB0EE2" w:rsidP="00AB0EE2">
            <w:pPr>
              <w:jc w:val="center"/>
              <w:rPr>
                <w:ins w:id="5491" w:author="KPMG_PQH" w:date="2026-04-07T11:25:00Z" w16du:dateUtc="2026-04-07T04:25:00Z"/>
                <w:rFonts w:ascii="Arial" w:hAnsi="Arial" w:cs="Arial"/>
                <w:color w:val="000000"/>
                <w:sz w:val="18"/>
                <w:szCs w:val="18"/>
                <w:lang w:eastAsia="en-US"/>
              </w:rPr>
            </w:pPr>
            <w:ins w:id="549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CFF9359" w14:textId="470F893E" w:rsidR="00AB0EE2" w:rsidRPr="00322061" w:rsidRDefault="00AB0EE2" w:rsidP="00AB0EE2">
            <w:pPr>
              <w:rPr>
                <w:ins w:id="5493" w:author="KPMG_PQH" w:date="2026-04-07T11:25:00Z" w16du:dateUtc="2026-04-07T04:25:00Z"/>
                <w:rFonts w:ascii="Arial" w:hAnsi="Arial" w:cs="Arial"/>
                <w:color w:val="000000"/>
                <w:sz w:val="18"/>
                <w:szCs w:val="18"/>
                <w:lang w:eastAsia="en-US"/>
              </w:rPr>
            </w:pPr>
            <w:ins w:id="5494" w:author="KPMG_PQH" w:date="2026-04-07T11:25:00Z" w16du:dateUtc="2026-04-07T04:25:00Z">
              <w:r>
                <w:rPr>
                  <w:rFonts w:ascii="Arial" w:hAnsi="Arial" w:cs="Arial"/>
                  <w:color w:val="000000"/>
                  <w:sz w:val="18"/>
                  <w:szCs w:val="18"/>
                </w:rPr>
                <w:t>Non-comparable functions</w:t>
              </w:r>
            </w:ins>
          </w:p>
        </w:tc>
      </w:tr>
      <w:tr w:rsidR="00AB0EE2" w:rsidRPr="00322061" w14:paraId="7071A613" w14:textId="77777777" w:rsidTr="00777313">
        <w:trPr>
          <w:trHeight w:val="20"/>
          <w:ins w:id="549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D6E851A" w14:textId="38172C77" w:rsidR="00AB0EE2" w:rsidRPr="00322061" w:rsidRDefault="00AB0EE2" w:rsidP="00AB0EE2">
            <w:pPr>
              <w:jc w:val="center"/>
              <w:rPr>
                <w:ins w:id="5496" w:author="KPMG_PQH" w:date="2026-04-07T11:25:00Z" w16du:dateUtc="2026-04-07T04:25:00Z"/>
                <w:rFonts w:ascii="Arial" w:hAnsi="Arial" w:cs="Arial"/>
                <w:color w:val="000000"/>
                <w:sz w:val="18"/>
                <w:szCs w:val="18"/>
                <w:lang w:eastAsia="en-US"/>
              </w:rPr>
            </w:pPr>
            <w:ins w:id="5497" w:author="KPMG_PQH" w:date="2026-04-07T11:25:00Z" w16du:dateUtc="2026-04-07T04:25:00Z">
              <w:r>
                <w:rPr>
                  <w:rFonts w:ascii="Arial" w:hAnsi="Arial" w:cs="Arial"/>
                  <w:sz w:val="18"/>
                  <w:szCs w:val="18"/>
                </w:rPr>
                <w:t>264</w:t>
              </w:r>
            </w:ins>
          </w:p>
        </w:tc>
        <w:tc>
          <w:tcPr>
            <w:tcW w:w="2351" w:type="pct"/>
            <w:tcBorders>
              <w:top w:val="nil"/>
              <w:left w:val="nil"/>
              <w:bottom w:val="single" w:sz="4" w:space="0" w:color="auto"/>
              <w:right w:val="single" w:sz="4" w:space="0" w:color="auto"/>
            </w:tcBorders>
            <w:vAlign w:val="center"/>
            <w:hideMark/>
          </w:tcPr>
          <w:p w14:paraId="23F51C80" w14:textId="79646B2B" w:rsidR="00AB0EE2" w:rsidRPr="00322061" w:rsidRDefault="00AB0EE2" w:rsidP="00AB0EE2">
            <w:pPr>
              <w:rPr>
                <w:ins w:id="5498" w:author="KPMG_PQH" w:date="2026-04-07T11:25:00Z" w16du:dateUtc="2026-04-07T04:25:00Z"/>
                <w:rFonts w:ascii="Arial" w:hAnsi="Arial" w:cs="Arial"/>
                <w:color w:val="000000"/>
                <w:sz w:val="18"/>
                <w:szCs w:val="18"/>
                <w:lang w:eastAsia="en-US"/>
              </w:rPr>
            </w:pPr>
            <w:ins w:id="5499" w:author="KPMG_PQH" w:date="2026-04-07T11:25:00Z" w16du:dateUtc="2026-04-07T04:25:00Z">
              <w:r>
                <w:rPr>
                  <w:rFonts w:ascii="Arial" w:hAnsi="Arial" w:cs="Arial"/>
                  <w:sz w:val="18"/>
                  <w:szCs w:val="18"/>
                </w:rPr>
                <w:t>NO.9 INDUSTRIAL CONSTRUCTION AND INVESTMENT JOINT STOCK COMPANY</w:t>
              </w:r>
            </w:ins>
          </w:p>
        </w:tc>
        <w:tc>
          <w:tcPr>
            <w:tcW w:w="846" w:type="pct"/>
            <w:tcBorders>
              <w:top w:val="nil"/>
              <w:left w:val="nil"/>
              <w:bottom w:val="single" w:sz="4" w:space="0" w:color="auto"/>
              <w:right w:val="single" w:sz="4" w:space="0" w:color="auto"/>
            </w:tcBorders>
            <w:vAlign w:val="center"/>
            <w:hideMark/>
          </w:tcPr>
          <w:p w14:paraId="0D531D1D" w14:textId="1CE7B43F" w:rsidR="00AB0EE2" w:rsidRPr="00322061" w:rsidRDefault="00AB0EE2" w:rsidP="00AB0EE2">
            <w:pPr>
              <w:jc w:val="center"/>
              <w:rPr>
                <w:ins w:id="5500" w:author="KPMG_PQH" w:date="2026-04-07T11:25:00Z" w16du:dateUtc="2026-04-07T04:25:00Z"/>
                <w:rFonts w:ascii="Arial" w:hAnsi="Arial" w:cs="Arial"/>
                <w:color w:val="000000"/>
                <w:sz w:val="18"/>
                <w:szCs w:val="18"/>
                <w:lang w:eastAsia="en-US"/>
              </w:rPr>
            </w:pPr>
            <w:ins w:id="550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890A75E" w14:textId="49B884AC" w:rsidR="00AB0EE2" w:rsidRPr="00322061" w:rsidRDefault="00AB0EE2" w:rsidP="00AB0EE2">
            <w:pPr>
              <w:rPr>
                <w:ins w:id="5502" w:author="KPMG_PQH" w:date="2026-04-07T11:25:00Z" w16du:dateUtc="2026-04-07T04:25:00Z"/>
                <w:rFonts w:ascii="Arial" w:hAnsi="Arial" w:cs="Arial"/>
                <w:color w:val="000000"/>
                <w:sz w:val="18"/>
                <w:szCs w:val="18"/>
                <w:lang w:eastAsia="en-US"/>
              </w:rPr>
            </w:pPr>
            <w:ins w:id="5503" w:author="KPMG_PQH" w:date="2026-04-07T11:25:00Z" w16du:dateUtc="2026-04-07T04:25:00Z">
              <w:r>
                <w:rPr>
                  <w:rFonts w:ascii="Arial" w:hAnsi="Arial" w:cs="Arial"/>
                  <w:color w:val="000000"/>
                  <w:sz w:val="18"/>
                  <w:szCs w:val="18"/>
                </w:rPr>
                <w:t>Non-comparable functions</w:t>
              </w:r>
            </w:ins>
          </w:p>
        </w:tc>
      </w:tr>
      <w:tr w:rsidR="00AB0EE2" w:rsidRPr="00322061" w14:paraId="5B078BC9" w14:textId="77777777" w:rsidTr="00777313">
        <w:trPr>
          <w:trHeight w:val="20"/>
          <w:ins w:id="550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2FD1A71" w14:textId="4B4C04CA" w:rsidR="00AB0EE2" w:rsidRPr="00322061" w:rsidRDefault="00AB0EE2" w:rsidP="00AB0EE2">
            <w:pPr>
              <w:jc w:val="center"/>
              <w:rPr>
                <w:ins w:id="5505" w:author="KPMG_PQH" w:date="2026-04-07T11:25:00Z" w16du:dateUtc="2026-04-07T04:25:00Z"/>
                <w:rFonts w:ascii="Arial" w:hAnsi="Arial" w:cs="Arial"/>
                <w:color w:val="000000"/>
                <w:sz w:val="18"/>
                <w:szCs w:val="18"/>
                <w:lang w:eastAsia="en-US"/>
              </w:rPr>
            </w:pPr>
            <w:ins w:id="5506" w:author="KPMG_PQH" w:date="2026-04-07T11:25:00Z" w16du:dateUtc="2026-04-07T04:25:00Z">
              <w:r>
                <w:rPr>
                  <w:rFonts w:ascii="Arial" w:hAnsi="Arial" w:cs="Arial"/>
                  <w:sz w:val="18"/>
                  <w:szCs w:val="18"/>
                </w:rPr>
                <w:t>265</w:t>
              </w:r>
            </w:ins>
          </w:p>
        </w:tc>
        <w:tc>
          <w:tcPr>
            <w:tcW w:w="2351" w:type="pct"/>
            <w:tcBorders>
              <w:top w:val="nil"/>
              <w:left w:val="nil"/>
              <w:bottom w:val="single" w:sz="4" w:space="0" w:color="auto"/>
              <w:right w:val="single" w:sz="4" w:space="0" w:color="auto"/>
            </w:tcBorders>
            <w:vAlign w:val="center"/>
            <w:hideMark/>
          </w:tcPr>
          <w:p w14:paraId="52EC3E7C" w14:textId="1ABA7AD9" w:rsidR="00AB0EE2" w:rsidRPr="00322061" w:rsidRDefault="00AB0EE2" w:rsidP="00AB0EE2">
            <w:pPr>
              <w:rPr>
                <w:ins w:id="5507" w:author="KPMG_PQH" w:date="2026-04-07T11:25:00Z" w16du:dateUtc="2026-04-07T04:25:00Z"/>
                <w:rFonts w:ascii="Arial" w:hAnsi="Arial" w:cs="Arial"/>
                <w:color w:val="000000"/>
                <w:sz w:val="18"/>
                <w:szCs w:val="18"/>
                <w:lang w:eastAsia="en-US"/>
              </w:rPr>
            </w:pPr>
            <w:ins w:id="5508" w:author="KPMG_PQH" w:date="2026-04-07T11:25:00Z" w16du:dateUtc="2026-04-07T04:25:00Z">
              <w:r>
                <w:rPr>
                  <w:rFonts w:ascii="Arial" w:hAnsi="Arial" w:cs="Arial"/>
                  <w:sz w:val="18"/>
                  <w:szCs w:val="18"/>
                </w:rPr>
                <w:t>NONG DUOC AN DO JOINT STOCK COMPANY</w:t>
              </w:r>
            </w:ins>
          </w:p>
        </w:tc>
        <w:tc>
          <w:tcPr>
            <w:tcW w:w="846" w:type="pct"/>
            <w:tcBorders>
              <w:top w:val="nil"/>
              <w:left w:val="nil"/>
              <w:bottom w:val="single" w:sz="4" w:space="0" w:color="auto"/>
              <w:right w:val="single" w:sz="4" w:space="0" w:color="auto"/>
            </w:tcBorders>
            <w:vAlign w:val="center"/>
            <w:hideMark/>
          </w:tcPr>
          <w:p w14:paraId="4C26084B" w14:textId="5EBC5118" w:rsidR="00AB0EE2" w:rsidRPr="00322061" w:rsidRDefault="00AB0EE2" w:rsidP="00AB0EE2">
            <w:pPr>
              <w:jc w:val="center"/>
              <w:rPr>
                <w:ins w:id="5509" w:author="KPMG_PQH" w:date="2026-04-07T11:25:00Z" w16du:dateUtc="2026-04-07T04:25:00Z"/>
                <w:rFonts w:ascii="Arial" w:hAnsi="Arial" w:cs="Arial"/>
                <w:color w:val="000000"/>
                <w:sz w:val="18"/>
                <w:szCs w:val="18"/>
                <w:lang w:eastAsia="en-US"/>
              </w:rPr>
            </w:pPr>
            <w:ins w:id="551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A18F8A4" w14:textId="3D031C57" w:rsidR="00AB0EE2" w:rsidRPr="00322061" w:rsidRDefault="00AB0EE2" w:rsidP="00AB0EE2">
            <w:pPr>
              <w:rPr>
                <w:ins w:id="5511" w:author="KPMG_PQH" w:date="2026-04-07T11:25:00Z" w16du:dateUtc="2026-04-07T04:25:00Z"/>
                <w:rFonts w:ascii="Arial" w:hAnsi="Arial" w:cs="Arial"/>
                <w:color w:val="000000"/>
                <w:sz w:val="18"/>
                <w:szCs w:val="18"/>
                <w:lang w:eastAsia="en-US"/>
              </w:rPr>
            </w:pPr>
            <w:ins w:id="5512" w:author="KPMG_PQH" w:date="2026-04-07T11:25:00Z" w16du:dateUtc="2026-04-07T04:25:00Z">
              <w:r>
                <w:rPr>
                  <w:rFonts w:ascii="Arial" w:hAnsi="Arial" w:cs="Arial"/>
                  <w:color w:val="000000"/>
                  <w:sz w:val="18"/>
                  <w:szCs w:val="18"/>
                </w:rPr>
                <w:t>Insufficient financial data</w:t>
              </w:r>
            </w:ins>
          </w:p>
        </w:tc>
      </w:tr>
      <w:tr w:rsidR="00AB0EE2" w:rsidRPr="00322061" w14:paraId="0CFB441D" w14:textId="77777777" w:rsidTr="00777313">
        <w:trPr>
          <w:trHeight w:val="20"/>
          <w:ins w:id="551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B8A808D" w14:textId="6373CD27" w:rsidR="00AB0EE2" w:rsidRPr="00322061" w:rsidRDefault="00AB0EE2" w:rsidP="00AB0EE2">
            <w:pPr>
              <w:jc w:val="center"/>
              <w:rPr>
                <w:ins w:id="5514" w:author="KPMG_PQH" w:date="2026-04-07T11:25:00Z" w16du:dateUtc="2026-04-07T04:25:00Z"/>
                <w:rFonts w:ascii="Arial" w:hAnsi="Arial" w:cs="Arial"/>
                <w:color w:val="000000"/>
                <w:sz w:val="18"/>
                <w:szCs w:val="18"/>
                <w:lang w:eastAsia="en-US"/>
              </w:rPr>
            </w:pPr>
            <w:ins w:id="5515" w:author="KPMG_PQH" w:date="2026-04-07T11:25:00Z" w16du:dateUtc="2026-04-07T04:25:00Z">
              <w:r>
                <w:rPr>
                  <w:rFonts w:ascii="Arial" w:hAnsi="Arial" w:cs="Arial"/>
                  <w:sz w:val="18"/>
                  <w:szCs w:val="18"/>
                </w:rPr>
                <w:t>266</w:t>
              </w:r>
            </w:ins>
          </w:p>
        </w:tc>
        <w:tc>
          <w:tcPr>
            <w:tcW w:w="2351" w:type="pct"/>
            <w:tcBorders>
              <w:top w:val="nil"/>
              <w:left w:val="nil"/>
              <w:bottom w:val="single" w:sz="4" w:space="0" w:color="auto"/>
              <w:right w:val="single" w:sz="4" w:space="0" w:color="auto"/>
            </w:tcBorders>
            <w:vAlign w:val="center"/>
            <w:hideMark/>
          </w:tcPr>
          <w:p w14:paraId="1B727598" w14:textId="3FF2ED1B" w:rsidR="00AB0EE2" w:rsidRPr="00322061" w:rsidRDefault="00AB0EE2" w:rsidP="00AB0EE2">
            <w:pPr>
              <w:rPr>
                <w:ins w:id="5516" w:author="KPMG_PQH" w:date="2026-04-07T11:25:00Z" w16du:dateUtc="2026-04-07T04:25:00Z"/>
                <w:rFonts w:ascii="Arial" w:hAnsi="Arial" w:cs="Arial"/>
                <w:color w:val="000000"/>
                <w:sz w:val="18"/>
                <w:szCs w:val="18"/>
                <w:lang w:eastAsia="en-US"/>
              </w:rPr>
            </w:pPr>
            <w:ins w:id="5517" w:author="KPMG_PQH" w:date="2026-04-07T11:25:00Z" w16du:dateUtc="2026-04-07T04:25:00Z">
              <w:r>
                <w:rPr>
                  <w:rFonts w:ascii="Arial" w:hAnsi="Arial" w:cs="Arial"/>
                  <w:sz w:val="18"/>
                  <w:szCs w:val="18"/>
                </w:rPr>
                <w:t>NORTHERN GENERAL MATERIAL AND TRADING INVESTMENT JOINT STOCK COMPANY</w:t>
              </w:r>
            </w:ins>
          </w:p>
        </w:tc>
        <w:tc>
          <w:tcPr>
            <w:tcW w:w="846" w:type="pct"/>
            <w:tcBorders>
              <w:top w:val="nil"/>
              <w:left w:val="nil"/>
              <w:bottom w:val="single" w:sz="4" w:space="0" w:color="auto"/>
              <w:right w:val="single" w:sz="4" w:space="0" w:color="auto"/>
            </w:tcBorders>
            <w:vAlign w:val="center"/>
            <w:hideMark/>
          </w:tcPr>
          <w:p w14:paraId="11160FEE" w14:textId="50D71C30" w:rsidR="00AB0EE2" w:rsidRPr="00322061" w:rsidRDefault="00AB0EE2" w:rsidP="00AB0EE2">
            <w:pPr>
              <w:jc w:val="center"/>
              <w:rPr>
                <w:ins w:id="5518" w:author="KPMG_PQH" w:date="2026-04-07T11:25:00Z" w16du:dateUtc="2026-04-07T04:25:00Z"/>
                <w:rFonts w:ascii="Arial" w:hAnsi="Arial" w:cs="Arial"/>
                <w:color w:val="000000"/>
                <w:sz w:val="18"/>
                <w:szCs w:val="18"/>
                <w:lang w:eastAsia="en-US"/>
              </w:rPr>
            </w:pPr>
            <w:ins w:id="551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66DCA6C" w14:textId="17F42C12" w:rsidR="00AB0EE2" w:rsidRPr="00322061" w:rsidRDefault="00AB0EE2" w:rsidP="00AB0EE2">
            <w:pPr>
              <w:rPr>
                <w:ins w:id="5520" w:author="KPMG_PQH" w:date="2026-04-07T11:25:00Z" w16du:dateUtc="2026-04-07T04:25:00Z"/>
                <w:rFonts w:ascii="Arial" w:hAnsi="Arial" w:cs="Arial"/>
                <w:color w:val="000000"/>
                <w:sz w:val="18"/>
                <w:szCs w:val="18"/>
                <w:lang w:eastAsia="en-US"/>
              </w:rPr>
            </w:pPr>
            <w:ins w:id="5521" w:author="KPMG_PQH" w:date="2026-04-07T11:25:00Z" w16du:dateUtc="2026-04-07T04:25:00Z">
              <w:r>
                <w:rPr>
                  <w:rFonts w:ascii="Arial" w:hAnsi="Arial" w:cs="Arial"/>
                  <w:color w:val="000000"/>
                  <w:sz w:val="18"/>
                  <w:szCs w:val="18"/>
                </w:rPr>
                <w:t>Insufficient financial data</w:t>
              </w:r>
            </w:ins>
          </w:p>
        </w:tc>
      </w:tr>
      <w:tr w:rsidR="00AB0EE2" w:rsidRPr="00322061" w14:paraId="0EF22253" w14:textId="77777777" w:rsidTr="00777313">
        <w:trPr>
          <w:trHeight w:val="20"/>
          <w:ins w:id="552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E70CCD3" w14:textId="21EA6EE2" w:rsidR="00AB0EE2" w:rsidRPr="00322061" w:rsidRDefault="00AB0EE2" w:rsidP="00AB0EE2">
            <w:pPr>
              <w:jc w:val="center"/>
              <w:rPr>
                <w:ins w:id="5523" w:author="KPMG_PQH" w:date="2026-04-07T11:25:00Z" w16du:dateUtc="2026-04-07T04:25:00Z"/>
                <w:rFonts w:ascii="Arial" w:hAnsi="Arial" w:cs="Arial"/>
                <w:color w:val="000000"/>
                <w:sz w:val="18"/>
                <w:szCs w:val="18"/>
                <w:lang w:eastAsia="en-US"/>
              </w:rPr>
            </w:pPr>
            <w:ins w:id="5524" w:author="KPMG_PQH" w:date="2026-04-07T11:25:00Z" w16du:dateUtc="2026-04-07T04:25:00Z">
              <w:r>
                <w:rPr>
                  <w:rFonts w:ascii="Arial" w:hAnsi="Arial" w:cs="Arial"/>
                  <w:sz w:val="18"/>
                  <w:szCs w:val="18"/>
                </w:rPr>
                <w:t>267</w:t>
              </w:r>
            </w:ins>
          </w:p>
        </w:tc>
        <w:tc>
          <w:tcPr>
            <w:tcW w:w="2351" w:type="pct"/>
            <w:tcBorders>
              <w:top w:val="nil"/>
              <w:left w:val="nil"/>
              <w:bottom w:val="single" w:sz="4" w:space="0" w:color="auto"/>
              <w:right w:val="single" w:sz="4" w:space="0" w:color="auto"/>
            </w:tcBorders>
            <w:vAlign w:val="center"/>
            <w:hideMark/>
          </w:tcPr>
          <w:p w14:paraId="686E8EA5" w14:textId="2DCB288E" w:rsidR="00AB0EE2" w:rsidRPr="00322061" w:rsidRDefault="00AB0EE2" w:rsidP="00AB0EE2">
            <w:pPr>
              <w:rPr>
                <w:ins w:id="5525" w:author="KPMG_PQH" w:date="2026-04-07T11:25:00Z" w16du:dateUtc="2026-04-07T04:25:00Z"/>
                <w:rFonts w:ascii="Arial" w:hAnsi="Arial" w:cs="Arial"/>
                <w:color w:val="000000"/>
                <w:sz w:val="18"/>
                <w:szCs w:val="18"/>
                <w:lang w:eastAsia="en-US"/>
              </w:rPr>
            </w:pPr>
            <w:ins w:id="5526" w:author="KPMG_PQH" w:date="2026-04-07T11:25:00Z" w16du:dateUtc="2026-04-07T04:25:00Z">
              <w:r>
                <w:rPr>
                  <w:rFonts w:ascii="Arial" w:hAnsi="Arial" w:cs="Arial"/>
                  <w:sz w:val="18"/>
                  <w:szCs w:val="18"/>
                </w:rPr>
                <w:t>NOVA INVESTMENT CONSTRUCTION JOINT STOCK COMPANY</w:t>
              </w:r>
            </w:ins>
          </w:p>
        </w:tc>
        <w:tc>
          <w:tcPr>
            <w:tcW w:w="846" w:type="pct"/>
            <w:tcBorders>
              <w:top w:val="nil"/>
              <w:left w:val="nil"/>
              <w:bottom w:val="single" w:sz="4" w:space="0" w:color="auto"/>
              <w:right w:val="single" w:sz="4" w:space="0" w:color="auto"/>
            </w:tcBorders>
            <w:vAlign w:val="center"/>
            <w:hideMark/>
          </w:tcPr>
          <w:p w14:paraId="74634188" w14:textId="4F8D969D" w:rsidR="00AB0EE2" w:rsidRPr="00322061" w:rsidRDefault="00AB0EE2" w:rsidP="00AB0EE2">
            <w:pPr>
              <w:jc w:val="center"/>
              <w:rPr>
                <w:ins w:id="5527" w:author="KPMG_PQH" w:date="2026-04-07T11:25:00Z" w16du:dateUtc="2026-04-07T04:25:00Z"/>
                <w:rFonts w:ascii="Arial" w:hAnsi="Arial" w:cs="Arial"/>
                <w:color w:val="000000"/>
                <w:sz w:val="18"/>
                <w:szCs w:val="18"/>
                <w:lang w:eastAsia="en-US"/>
              </w:rPr>
            </w:pPr>
            <w:ins w:id="552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ED5E656" w14:textId="48E6A282" w:rsidR="00AB0EE2" w:rsidRPr="00322061" w:rsidRDefault="00AB0EE2" w:rsidP="00AB0EE2">
            <w:pPr>
              <w:rPr>
                <w:ins w:id="5529" w:author="KPMG_PQH" w:date="2026-04-07T11:25:00Z" w16du:dateUtc="2026-04-07T04:25:00Z"/>
                <w:rFonts w:ascii="Arial" w:hAnsi="Arial" w:cs="Arial"/>
                <w:color w:val="000000"/>
                <w:sz w:val="18"/>
                <w:szCs w:val="18"/>
                <w:lang w:eastAsia="en-US"/>
              </w:rPr>
            </w:pPr>
            <w:ins w:id="5530" w:author="KPMG_PQH" w:date="2026-04-07T11:25:00Z" w16du:dateUtc="2026-04-07T04:25:00Z">
              <w:r>
                <w:rPr>
                  <w:rFonts w:ascii="Arial" w:hAnsi="Arial" w:cs="Arial"/>
                  <w:color w:val="000000"/>
                  <w:sz w:val="18"/>
                  <w:szCs w:val="18"/>
                </w:rPr>
                <w:t>Non-comparable functions</w:t>
              </w:r>
            </w:ins>
          </w:p>
        </w:tc>
      </w:tr>
      <w:tr w:rsidR="00AB0EE2" w:rsidRPr="00322061" w14:paraId="150D203C" w14:textId="77777777" w:rsidTr="00777313">
        <w:trPr>
          <w:trHeight w:val="20"/>
          <w:ins w:id="553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A1B7CA7" w14:textId="22F8F267" w:rsidR="00AB0EE2" w:rsidRPr="00322061" w:rsidRDefault="00AB0EE2" w:rsidP="00AB0EE2">
            <w:pPr>
              <w:jc w:val="center"/>
              <w:rPr>
                <w:ins w:id="5532" w:author="KPMG_PQH" w:date="2026-04-07T11:25:00Z" w16du:dateUtc="2026-04-07T04:25:00Z"/>
                <w:rFonts w:ascii="Arial" w:hAnsi="Arial" w:cs="Arial"/>
                <w:color w:val="000000"/>
                <w:sz w:val="18"/>
                <w:szCs w:val="18"/>
                <w:lang w:eastAsia="en-US"/>
              </w:rPr>
            </w:pPr>
            <w:ins w:id="5533" w:author="KPMG_PQH" w:date="2026-04-07T11:25:00Z" w16du:dateUtc="2026-04-07T04:25:00Z">
              <w:r>
                <w:rPr>
                  <w:rFonts w:ascii="Arial" w:hAnsi="Arial" w:cs="Arial"/>
                  <w:sz w:val="18"/>
                  <w:szCs w:val="18"/>
                </w:rPr>
                <w:t>268</w:t>
              </w:r>
            </w:ins>
          </w:p>
        </w:tc>
        <w:tc>
          <w:tcPr>
            <w:tcW w:w="2351" w:type="pct"/>
            <w:tcBorders>
              <w:top w:val="nil"/>
              <w:left w:val="nil"/>
              <w:bottom w:val="single" w:sz="4" w:space="0" w:color="auto"/>
              <w:right w:val="single" w:sz="4" w:space="0" w:color="auto"/>
            </w:tcBorders>
            <w:vAlign w:val="center"/>
            <w:hideMark/>
          </w:tcPr>
          <w:p w14:paraId="0B89FCD8" w14:textId="712BAC7F" w:rsidR="00AB0EE2" w:rsidRPr="00322061" w:rsidRDefault="00AB0EE2" w:rsidP="00AB0EE2">
            <w:pPr>
              <w:rPr>
                <w:ins w:id="5534" w:author="KPMG_PQH" w:date="2026-04-07T11:25:00Z" w16du:dateUtc="2026-04-07T04:25:00Z"/>
                <w:rFonts w:ascii="Arial" w:hAnsi="Arial" w:cs="Arial"/>
                <w:color w:val="000000"/>
                <w:sz w:val="18"/>
                <w:szCs w:val="18"/>
                <w:lang w:eastAsia="en-US"/>
              </w:rPr>
            </w:pPr>
            <w:ins w:id="5535" w:author="KPMG_PQH" w:date="2026-04-07T11:25:00Z" w16du:dateUtc="2026-04-07T04:25:00Z">
              <w:r>
                <w:rPr>
                  <w:rFonts w:ascii="Arial" w:hAnsi="Arial" w:cs="Arial"/>
                  <w:sz w:val="18"/>
                  <w:szCs w:val="18"/>
                </w:rPr>
                <w:t>NPH JOINT STOCK COMPANY</w:t>
              </w:r>
            </w:ins>
          </w:p>
        </w:tc>
        <w:tc>
          <w:tcPr>
            <w:tcW w:w="846" w:type="pct"/>
            <w:tcBorders>
              <w:top w:val="nil"/>
              <w:left w:val="nil"/>
              <w:bottom w:val="single" w:sz="4" w:space="0" w:color="auto"/>
              <w:right w:val="single" w:sz="4" w:space="0" w:color="auto"/>
            </w:tcBorders>
            <w:vAlign w:val="center"/>
            <w:hideMark/>
          </w:tcPr>
          <w:p w14:paraId="47B5ACC8" w14:textId="22ABE0F1" w:rsidR="00AB0EE2" w:rsidRPr="00322061" w:rsidRDefault="00AB0EE2" w:rsidP="00AB0EE2">
            <w:pPr>
              <w:jc w:val="center"/>
              <w:rPr>
                <w:ins w:id="5536" w:author="KPMG_PQH" w:date="2026-04-07T11:25:00Z" w16du:dateUtc="2026-04-07T04:25:00Z"/>
                <w:rFonts w:ascii="Arial" w:hAnsi="Arial" w:cs="Arial"/>
                <w:color w:val="000000"/>
                <w:sz w:val="18"/>
                <w:szCs w:val="18"/>
                <w:lang w:eastAsia="en-US"/>
              </w:rPr>
            </w:pPr>
            <w:ins w:id="553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FB244FB" w14:textId="7C9D979C" w:rsidR="00AB0EE2" w:rsidRPr="00322061" w:rsidRDefault="00AB0EE2" w:rsidP="00AB0EE2">
            <w:pPr>
              <w:rPr>
                <w:ins w:id="5538" w:author="KPMG_PQH" w:date="2026-04-07T11:25:00Z" w16du:dateUtc="2026-04-07T04:25:00Z"/>
                <w:rFonts w:ascii="Arial" w:hAnsi="Arial" w:cs="Arial"/>
                <w:color w:val="000000"/>
                <w:sz w:val="18"/>
                <w:szCs w:val="18"/>
                <w:lang w:eastAsia="en-US"/>
              </w:rPr>
            </w:pPr>
            <w:ins w:id="5539" w:author="KPMG_PQH" w:date="2026-04-07T11:25:00Z" w16du:dateUtc="2026-04-07T04:25:00Z">
              <w:r>
                <w:rPr>
                  <w:rFonts w:ascii="Arial" w:hAnsi="Arial" w:cs="Arial"/>
                  <w:color w:val="000000"/>
                  <w:sz w:val="18"/>
                  <w:szCs w:val="18"/>
                </w:rPr>
                <w:t>Insufficient financial data</w:t>
              </w:r>
            </w:ins>
          </w:p>
        </w:tc>
      </w:tr>
      <w:tr w:rsidR="00AB0EE2" w:rsidRPr="00322061" w14:paraId="10B38F1C" w14:textId="77777777" w:rsidTr="00777313">
        <w:trPr>
          <w:trHeight w:val="20"/>
          <w:ins w:id="554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9A697A" w14:textId="3796A9A4" w:rsidR="00AB0EE2" w:rsidRPr="00322061" w:rsidRDefault="00AB0EE2" w:rsidP="00AB0EE2">
            <w:pPr>
              <w:jc w:val="center"/>
              <w:rPr>
                <w:ins w:id="5541" w:author="KPMG_PQH" w:date="2026-04-07T11:25:00Z" w16du:dateUtc="2026-04-07T04:25:00Z"/>
                <w:rFonts w:ascii="Arial" w:hAnsi="Arial" w:cs="Arial"/>
                <w:color w:val="000000"/>
                <w:sz w:val="18"/>
                <w:szCs w:val="18"/>
                <w:lang w:eastAsia="en-US"/>
              </w:rPr>
            </w:pPr>
            <w:ins w:id="5542" w:author="KPMG_PQH" w:date="2026-04-07T11:25:00Z" w16du:dateUtc="2026-04-07T04:25:00Z">
              <w:r>
                <w:rPr>
                  <w:rFonts w:ascii="Arial" w:hAnsi="Arial" w:cs="Arial"/>
                  <w:sz w:val="18"/>
                  <w:szCs w:val="18"/>
                </w:rPr>
                <w:t>269</w:t>
              </w:r>
            </w:ins>
          </w:p>
        </w:tc>
        <w:tc>
          <w:tcPr>
            <w:tcW w:w="2351" w:type="pct"/>
            <w:tcBorders>
              <w:top w:val="nil"/>
              <w:left w:val="nil"/>
              <w:bottom w:val="single" w:sz="4" w:space="0" w:color="auto"/>
              <w:right w:val="single" w:sz="4" w:space="0" w:color="auto"/>
            </w:tcBorders>
            <w:vAlign w:val="center"/>
            <w:hideMark/>
          </w:tcPr>
          <w:p w14:paraId="45CD3254" w14:textId="7CFBC427" w:rsidR="00AB0EE2" w:rsidRPr="00322061" w:rsidRDefault="00AB0EE2" w:rsidP="00AB0EE2">
            <w:pPr>
              <w:rPr>
                <w:ins w:id="5543" w:author="KPMG_PQH" w:date="2026-04-07T11:25:00Z" w16du:dateUtc="2026-04-07T04:25:00Z"/>
                <w:rFonts w:ascii="Arial" w:hAnsi="Arial" w:cs="Arial"/>
                <w:color w:val="000000"/>
                <w:sz w:val="18"/>
                <w:szCs w:val="18"/>
                <w:lang w:eastAsia="en-US"/>
              </w:rPr>
            </w:pPr>
            <w:ins w:id="5544" w:author="KPMG_PQH" w:date="2026-04-07T11:25:00Z" w16du:dateUtc="2026-04-07T04:25:00Z">
              <w:r>
                <w:rPr>
                  <w:rFonts w:ascii="Arial" w:hAnsi="Arial" w:cs="Arial"/>
                  <w:sz w:val="18"/>
                  <w:szCs w:val="18"/>
                </w:rPr>
                <w:t>NUTIFOOD SPORTS JOINT STOCK COMPANY</w:t>
              </w:r>
            </w:ins>
          </w:p>
        </w:tc>
        <w:tc>
          <w:tcPr>
            <w:tcW w:w="846" w:type="pct"/>
            <w:tcBorders>
              <w:top w:val="nil"/>
              <w:left w:val="nil"/>
              <w:bottom w:val="single" w:sz="4" w:space="0" w:color="auto"/>
              <w:right w:val="single" w:sz="4" w:space="0" w:color="auto"/>
            </w:tcBorders>
            <w:vAlign w:val="center"/>
            <w:hideMark/>
          </w:tcPr>
          <w:p w14:paraId="6C10A584" w14:textId="7878E04C" w:rsidR="00AB0EE2" w:rsidRPr="00322061" w:rsidRDefault="00AB0EE2" w:rsidP="00AB0EE2">
            <w:pPr>
              <w:jc w:val="center"/>
              <w:rPr>
                <w:ins w:id="5545" w:author="KPMG_PQH" w:date="2026-04-07T11:25:00Z" w16du:dateUtc="2026-04-07T04:25:00Z"/>
                <w:rFonts w:ascii="Arial" w:hAnsi="Arial" w:cs="Arial"/>
                <w:color w:val="000000"/>
                <w:sz w:val="18"/>
                <w:szCs w:val="18"/>
                <w:lang w:eastAsia="en-US"/>
              </w:rPr>
            </w:pPr>
            <w:ins w:id="554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5AAB376" w14:textId="02501EF0" w:rsidR="00AB0EE2" w:rsidRPr="00322061" w:rsidRDefault="00AB0EE2" w:rsidP="00AB0EE2">
            <w:pPr>
              <w:rPr>
                <w:ins w:id="5547" w:author="KPMG_PQH" w:date="2026-04-07T11:25:00Z" w16du:dateUtc="2026-04-07T04:25:00Z"/>
                <w:rFonts w:ascii="Arial" w:hAnsi="Arial" w:cs="Arial"/>
                <w:color w:val="000000"/>
                <w:sz w:val="18"/>
                <w:szCs w:val="18"/>
                <w:lang w:eastAsia="en-US"/>
              </w:rPr>
            </w:pPr>
            <w:ins w:id="5548" w:author="KPMG_PQH" w:date="2026-04-07T11:25:00Z" w16du:dateUtc="2026-04-07T04:25:00Z">
              <w:r>
                <w:rPr>
                  <w:rFonts w:ascii="Arial" w:hAnsi="Arial" w:cs="Arial"/>
                  <w:color w:val="000000"/>
                  <w:sz w:val="18"/>
                  <w:szCs w:val="18"/>
                </w:rPr>
                <w:t>Insufficient financial data</w:t>
              </w:r>
            </w:ins>
          </w:p>
        </w:tc>
      </w:tr>
      <w:tr w:rsidR="00AB0EE2" w:rsidRPr="00322061" w14:paraId="0FF4D453" w14:textId="77777777" w:rsidTr="00777313">
        <w:trPr>
          <w:trHeight w:val="20"/>
          <w:ins w:id="554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385E576" w14:textId="0C5A4FBD" w:rsidR="00AB0EE2" w:rsidRPr="00322061" w:rsidRDefault="00AB0EE2" w:rsidP="00AB0EE2">
            <w:pPr>
              <w:jc w:val="center"/>
              <w:rPr>
                <w:ins w:id="5550" w:author="KPMG_PQH" w:date="2026-04-07T11:25:00Z" w16du:dateUtc="2026-04-07T04:25:00Z"/>
                <w:rFonts w:ascii="Arial" w:hAnsi="Arial" w:cs="Arial"/>
                <w:color w:val="000000"/>
                <w:sz w:val="18"/>
                <w:szCs w:val="18"/>
                <w:lang w:eastAsia="en-US"/>
              </w:rPr>
            </w:pPr>
            <w:ins w:id="5551" w:author="KPMG_PQH" w:date="2026-04-07T11:25:00Z" w16du:dateUtc="2026-04-07T04:25:00Z">
              <w:r>
                <w:rPr>
                  <w:rFonts w:ascii="Arial" w:hAnsi="Arial" w:cs="Arial"/>
                  <w:sz w:val="18"/>
                  <w:szCs w:val="18"/>
                </w:rPr>
                <w:t>270</w:t>
              </w:r>
            </w:ins>
          </w:p>
        </w:tc>
        <w:tc>
          <w:tcPr>
            <w:tcW w:w="2351" w:type="pct"/>
            <w:tcBorders>
              <w:top w:val="nil"/>
              <w:left w:val="nil"/>
              <w:bottom w:val="single" w:sz="4" w:space="0" w:color="auto"/>
              <w:right w:val="single" w:sz="4" w:space="0" w:color="auto"/>
            </w:tcBorders>
            <w:vAlign w:val="center"/>
            <w:hideMark/>
          </w:tcPr>
          <w:p w14:paraId="52C0B3DC" w14:textId="62B32762" w:rsidR="00AB0EE2" w:rsidRPr="00322061" w:rsidRDefault="00AB0EE2" w:rsidP="00AB0EE2">
            <w:pPr>
              <w:rPr>
                <w:ins w:id="5552" w:author="KPMG_PQH" w:date="2026-04-07T11:25:00Z" w16du:dateUtc="2026-04-07T04:25:00Z"/>
                <w:rFonts w:ascii="Arial" w:hAnsi="Arial" w:cs="Arial"/>
                <w:color w:val="000000"/>
                <w:sz w:val="18"/>
                <w:szCs w:val="18"/>
                <w:lang w:eastAsia="en-US"/>
              </w:rPr>
            </w:pPr>
            <w:ins w:id="5553" w:author="KPMG_PQH" w:date="2026-04-07T11:25:00Z" w16du:dateUtc="2026-04-07T04:25:00Z">
              <w:r>
                <w:rPr>
                  <w:rFonts w:ascii="Arial" w:hAnsi="Arial" w:cs="Arial"/>
                  <w:sz w:val="18"/>
                  <w:szCs w:val="18"/>
                </w:rPr>
                <w:t>O3 CREATIVE TECHNOLOGY JOINT STOCK COMPANY</w:t>
              </w:r>
            </w:ins>
          </w:p>
        </w:tc>
        <w:tc>
          <w:tcPr>
            <w:tcW w:w="846" w:type="pct"/>
            <w:tcBorders>
              <w:top w:val="nil"/>
              <w:left w:val="nil"/>
              <w:bottom w:val="single" w:sz="4" w:space="0" w:color="auto"/>
              <w:right w:val="single" w:sz="4" w:space="0" w:color="auto"/>
            </w:tcBorders>
            <w:vAlign w:val="center"/>
            <w:hideMark/>
          </w:tcPr>
          <w:p w14:paraId="45C0F083" w14:textId="6650A011" w:rsidR="00AB0EE2" w:rsidRPr="00322061" w:rsidRDefault="00AB0EE2" w:rsidP="00AB0EE2">
            <w:pPr>
              <w:jc w:val="center"/>
              <w:rPr>
                <w:ins w:id="5554" w:author="KPMG_PQH" w:date="2026-04-07T11:25:00Z" w16du:dateUtc="2026-04-07T04:25:00Z"/>
                <w:rFonts w:ascii="Arial" w:hAnsi="Arial" w:cs="Arial"/>
                <w:color w:val="000000"/>
                <w:sz w:val="18"/>
                <w:szCs w:val="18"/>
                <w:lang w:eastAsia="en-US"/>
              </w:rPr>
            </w:pPr>
            <w:ins w:id="555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D7B985" w14:textId="74E9511B" w:rsidR="00AB0EE2" w:rsidRPr="00322061" w:rsidRDefault="00AB0EE2" w:rsidP="00AB0EE2">
            <w:pPr>
              <w:rPr>
                <w:ins w:id="5556" w:author="KPMG_PQH" w:date="2026-04-07T11:25:00Z" w16du:dateUtc="2026-04-07T04:25:00Z"/>
                <w:rFonts w:ascii="Arial" w:hAnsi="Arial" w:cs="Arial"/>
                <w:color w:val="000000"/>
                <w:sz w:val="18"/>
                <w:szCs w:val="18"/>
                <w:lang w:eastAsia="en-US"/>
              </w:rPr>
            </w:pPr>
            <w:ins w:id="5557" w:author="KPMG_PQH" w:date="2026-04-07T11:25:00Z" w16du:dateUtc="2026-04-07T04:25:00Z">
              <w:r>
                <w:rPr>
                  <w:rFonts w:ascii="Arial" w:hAnsi="Arial" w:cs="Arial"/>
                  <w:color w:val="000000"/>
                  <w:sz w:val="18"/>
                  <w:szCs w:val="18"/>
                </w:rPr>
                <w:t>Insufficient financial data</w:t>
              </w:r>
            </w:ins>
          </w:p>
        </w:tc>
      </w:tr>
      <w:tr w:rsidR="00AB0EE2" w:rsidRPr="00322061" w14:paraId="248F4307" w14:textId="77777777" w:rsidTr="00777313">
        <w:trPr>
          <w:trHeight w:val="20"/>
          <w:ins w:id="555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821FB0" w14:textId="6F276652" w:rsidR="00AB0EE2" w:rsidRPr="00322061" w:rsidRDefault="00AB0EE2" w:rsidP="00AB0EE2">
            <w:pPr>
              <w:jc w:val="center"/>
              <w:rPr>
                <w:ins w:id="5559" w:author="KPMG_PQH" w:date="2026-04-07T11:25:00Z" w16du:dateUtc="2026-04-07T04:25:00Z"/>
                <w:rFonts w:ascii="Arial" w:hAnsi="Arial" w:cs="Arial"/>
                <w:color w:val="000000"/>
                <w:sz w:val="18"/>
                <w:szCs w:val="18"/>
                <w:lang w:eastAsia="en-US"/>
              </w:rPr>
            </w:pPr>
            <w:ins w:id="5560" w:author="KPMG_PQH" w:date="2026-04-07T11:25:00Z" w16du:dateUtc="2026-04-07T04:25:00Z">
              <w:r>
                <w:rPr>
                  <w:rFonts w:ascii="Arial" w:hAnsi="Arial" w:cs="Arial"/>
                  <w:sz w:val="18"/>
                  <w:szCs w:val="18"/>
                </w:rPr>
                <w:t>271</w:t>
              </w:r>
            </w:ins>
          </w:p>
        </w:tc>
        <w:tc>
          <w:tcPr>
            <w:tcW w:w="2351" w:type="pct"/>
            <w:tcBorders>
              <w:top w:val="nil"/>
              <w:left w:val="nil"/>
              <w:bottom w:val="single" w:sz="4" w:space="0" w:color="auto"/>
              <w:right w:val="single" w:sz="4" w:space="0" w:color="auto"/>
            </w:tcBorders>
            <w:vAlign w:val="center"/>
            <w:hideMark/>
          </w:tcPr>
          <w:p w14:paraId="21066ADF" w14:textId="2B2A94F3" w:rsidR="00AB0EE2" w:rsidRPr="00322061" w:rsidRDefault="00AB0EE2" w:rsidP="00AB0EE2">
            <w:pPr>
              <w:rPr>
                <w:ins w:id="5561" w:author="KPMG_PQH" w:date="2026-04-07T11:25:00Z" w16du:dateUtc="2026-04-07T04:25:00Z"/>
                <w:rFonts w:ascii="Arial" w:hAnsi="Arial" w:cs="Arial"/>
                <w:color w:val="000000"/>
                <w:sz w:val="18"/>
                <w:szCs w:val="18"/>
                <w:lang w:eastAsia="en-US"/>
              </w:rPr>
            </w:pPr>
            <w:ins w:id="5562" w:author="KPMG_PQH" w:date="2026-04-07T11:25:00Z" w16du:dateUtc="2026-04-07T04:25:00Z">
              <w:r>
                <w:rPr>
                  <w:rFonts w:ascii="Arial" w:hAnsi="Arial" w:cs="Arial"/>
                  <w:sz w:val="18"/>
                  <w:szCs w:val="18"/>
                </w:rPr>
                <w:t>OFA HOLDINGS JOINT STOCK COMPANY</w:t>
              </w:r>
            </w:ins>
          </w:p>
        </w:tc>
        <w:tc>
          <w:tcPr>
            <w:tcW w:w="846" w:type="pct"/>
            <w:tcBorders>
              <w:top w:val="nil"/>
              <w:left w:val="nil"/>
              <w:bottom w:val="single" w:sz="4" w:space="0" w:color="auto"/>
              <w:right w:val="single" w:sz="4" w:space="0" w:color="auto"/>
            </w:tcBorders>
            <w:vAlign w:val="center"/>
            <w:hideMark/>
          </w:tcPr>
          <w:p w14:paraId="0E3EAEE1" w14:textId="095CF41F" w:rsidR="00AB0EE2" w:rsidRPr="00322061" w:rsidRDefault="00AB0EE2" w:rsidP="00AB0EE2">
            <w:pPr>
              <w:jc w:val="center"/>
              <w:rPr>
                <w:ins w:id="5563" w:author="KPMG_PQH" w:date="2026-04-07T11:25:00Z" w16du:dateUtc="2026-04-07T04:25:00Z"/>
                <w:rFonts w:ascii="Arial" w:hAnsi="Arial" w:cs="Arial"/>
                <w:color w:val="000000"/>
                <w:sz w:val="18"/>
                <w:szCs w:val="18"/>
                <w:lang w:eastAsia="en-US"/>
              </w:rPr>
            </w:pPr>
            <w:ins w:id="556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C79441" w14:textId="08E51900" w:rsidR="00AB0EE2" w:rsidRPr="00322061" w:rsidRDefault="00AB0EE2" w:rsidP="00AB0EE2">
            <w:pPr>
              <w:rPr>
                <w:ins w:id="5565" w:author="KPMG_PQH" w:date="2026-04-07T11:25:00Z" w16du:dateUtc="2026-04-07T04:25:00Z"/>
                <w:rFonts w:ascii="Arial" w:hAnsi="Arial" w:cs="Arial"/>
                <w:color w:val="000000"/>
                <w:sz w:val="18"/>
                <w:szCs w:val="18"/>
                <w:lang w:eastAsia="en-US"/>
              </w:rPr>
            </w:pPr>
            <w:ins w:id="5566" w:author="KPMG_PQH" w:date="2026-04-07T11:25:00Z" w16du:dateUtc="2026-04-07T04:25:00Z">
              <w:r>
                <w:rPr>
                  <w:rFonts w:ascii="Arial" w:hAnsi="Arial" w:cs="Arial"/>
                  <w:color w:val="000000"/>
                  <w:sz w:val="18"/>
                  <w:szCs w:val="18"/>
                </w:rPr>
                <w:t>Insufficient financial data</w:t>
              </w:r>
            </w:ins>
          </w:p>
        </w:tc>
      </w:tr>
      <w:tr w:rsidR="00AB0EE2" w:rsidRPr="00322061" w14:paraId="67E15BA3" w14:textId="77777777" w:rsidTr="00777313">
        <w:trPr>
          <w:trHeight w:val="20"/>
          <w:ins w:id="556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70B2CF9" w14:textId="18B4D5B5" w:rsidR="00AB0EE2" w:rsidRPr="00322061" w:rsidRDefault="00AB0EE2" w:rsidP="00AB0EE2">
            <w:pPr>
              <w:jc w:val="center"/>
              <w:rPr>
                <w:ins w:id="5568" w:author="KPMG_PQH" w:date="2026-04-07T11:25:00Z" w16du:dateUtc="2026-04-07T04:25:00Z"/>
                <w:rFonts w:ascii="Arial" w:hAnsi="Arial" w:cs="Arial"/>
                <w:color w:val="000000"/>
                <w:sz w:val="18"/>
                <w:szCs w:val="18"/>
                <w:lang w:eastAsia="en-US"/>
              </w:rPr>
            </w:pPr>
            <w:ins w:id="5569" w:author="KPMG_PQH" w:date="2026-04-07T11:25:00Z" w16du:dateUtc="2026-04-07T04:25:00Z">
              <w:r>
                <w:rPr>
                  <w:rFonts w:ascii="Arial" w:hAnsi="Arial" w:cs="Arial"/>
                  <w:sz w:val="18"/>
                  <w:szCs w:val="18"/>
                </w:rPr>
                <w:t>272</w:t>
              </w:r>
            </w:ins>
          </w:p>
        </w:tc>
        <w:tc>
          <w:tcPr>
            <w:tcW w:w="2351" w:type="pct"/>
            <w:tcBorders>
              <w:top w:val="nil"/>
              <w:left w:val="nil"/>
              <w:bottom w:val="single" w:sz="4" w:space="0" w:color="auto"/>
              <w:right w:val="single" w:sz="4" w:space="0" w:color="auto"/>
            </w:tcBorders>
            <w:vAlign w:val="center"/>
            <w:hideMark/>
          </w:tcPr>
          <w:p w14:paraId="72C92698" w14:textId="389C393F" w:rsidR="00AB0EE2" w:rsidRPr="00322061" w:rsidRDefault="00AB0EE2" w:rsidP="00AB0EE2">
            <w:pPr>
              <w:rPr>
                <w:ins w:id="5570" w:author="KPMG_PQH" w:date="2026-04-07T11:25:00Z" w16du:dateUtc="2026-04-07T04:25:00Z"/>
                <w:rFonts w:ascii="Arial" w:hAnsi="Arial" w:cs="Arial"/>
                <w:color w:val="000000"/>
                <w:sz w:val="18"/>
                <w:szCs w:val="18"/>
                <w:lang w:eastAsia="en-US"/>
              </w:rPr>
            </w:pPr>
            <w:ins w:id="5571" w:author="KPMG_PQH" w:date="2026-04-07T11:25:00Z" w16du:dateUtc="2026-04-07T04:25:00Z">
              <w:r>
                <w:rPr>
                  <w:rFonts w:ascii="Arial" w:hAnsi="Arial" w:cs="Arial"/>
                  <w:sz w:val="18"/>
                  <w:szCs w:val="18"/>
                </w:rPr>
                <w:t>ORIENT IMPORT EXPORT AND INVESTMENT DEVELOPMENT JOINT STOCK COMPANY</w:t>
              </w:r>
            </w:ins>
          </w:p>
        </w:tc>
        <w:tc>
          <w:tcPr>
            <w:tcW w:w="846" w:type="pct"/>
            <w:tcBorders>
              <w:top w:val="nil"/>
              <w:left w:val="nil"/>
              <w:bottom w:val="single" w:sz="4" w:space="0" w:color="auto"/>
              <w:right w:val="single" w:sz="4" w:space="0" w:color="auto"/>
            </w:tcBorders>
            <w:vAlign w:val="center"/>
            <w:hideMark/>
          </w:tcPr>
          <w:p w14:paraId="29DA82C4" w14:textId="107CD9F0" w:rsidR="00AB0EE2" w:rsidRPr="00322061" w:rsidRDefault="00AB0EE2" w:rsidP="00AB0EE2">
            <w:pPr>
              <w:jc w:val="center"/>
              <w:rPr>
                <w:ins w:id="5572" w:author="KPMG_PQH" w:date="2026-04-07T11:25:00Z" w16du:dateUtc="2026-04-07T04:25:00Z"/>
                <w:rFonts w:ascii="Arial" w:hAnsi="Arial" w:cs="Arial"/>
                <w:color w:val="000000"/>
                <w:sz w:val="18"/>
                <w:szCs w:val="18"/>
                <w:lang w:eastAsia="en-US"/>
              </w:rPr>
            </w:pPr>
            <w:ins w:id="557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ED76242" w14:textId="38A7C150" w:rsidR="00AB0EE2" w:rsidRPr="00322061" w:rsidRDefault="00AB0EE2" w:rsidP="00AB0EE2">
            <w:pPr>
              <w:rPr>
                <w:ins w:id="5574" w:author="KPMG_PQH" w:date="2026-04-07T11:25:00Z" w16du:dateUtc="2026-04-07T04:25:00Z"/>
                <w:rFonts w:ascii="Arial" w:hAnsi="Arial" w:cs="Arial"/>
                <w:color w:val="000000"/>
                <w:sz w:val="18"/>
                <w:szCs w:val="18"/>
                <w:lang w:eastAsia="en-US"/>
              </w:rPr>
            </w:pPr>
            <w:ins w:id="5575" w:author="KPMG_PQH" w:date="2026-04-07T11:25:00Z" w16du:dateUtc="2026-04-07T04:25:00Z">
              <w:r>
                <w:rPr>
                  <w:rFonts w:ascii="Arial" w:hAnsi="Arial" w:cs="Arial"/>
                  <w:color w:val="000000"/>
                  <w:sz w:val="18"/>
                  <w:szCs w:val="18"/>
                </w:rPr>
                <w:t>Insufficient financial data</w:t>
              </w:r>
            </w:ins>
          </w:p>
        </w:tc>
      </w:tr>
      <w:tr w:rsidR="00AB0EE2" w:rsidRPr="00322061" w14:paraId="32E511B9" w14:textId="77777777" w:rsidTr="00777313">
        <w:trPr>
          <w:trHeight w:val="20"/>
          <w:ins w:id="557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B855800" w14:textId="7549CC50" w:rsidR="00AB0EE2" w:rsidRPr="00322061" w:rsidRDefault="00AB0EE2" w:rsidP="00AB0EE2">
            <w:pPr>
              <w:jc w:val="center"/>
              <w:rPr>
                <w:ins w:id="5577" w:author="KPMG_PQH" w:date="2026-04-07T11:25:00Z" w16du:dateUtc="2026-04-07T04:25:00Z"/>
                <w:rFonts w:ascii="Arial" w:hAnsi="Arial" w:cs="Arial"/>
                <w:color w:val="000000"/>
                <w:sz w:val="18"/>
                <w:szCs w:val="18"/>
                <w:lang w:eastAsia="en-US"/>
              </w:rPr>
            </w:pPr>
            <w:ins w:id="5578" w:author="KPMG_PQH" w:date="2026-04-07T11:25:00Z" w16du:dateUtc="2026-04-07T04:25:00Z">
              <w:r>
                <w:rPr>
                  <w:rFonts w:ascii="Arial" w:hAnsi="Arial" w:cs="Arial"/>
                  <w:sz w:val="18"/>
                  <w:szCs w:val="18"/>
                </w:rPr>
                <w:t>273</w:t>
              </w:r>
            </w:ins>
          </w:p>
        </w:tc>
        <w:tc>
          <w:tcPr>
            <w:tcW w:w="2351" w:type="pct"/>
            <w:tcBorders>
              <w:top w:val="nil"/>
              <w:left w:val="nil"/>
              <w:bottom w:val="single" w:sz="4" w:space="0" w:color="auto"/>
              <w:right w:val="single" w:sz="4" w:space="0" w:color="auto"/>
            </w:tcBorders>
            <w:vAlign w:val="center"/>
            <w:hideMark/>
          </w:tcPr>
          <w:p w14:paraId="558DE565" w14:textId="6F79D51F" w:rsidR="00AB0EE2" w:rsidRPr="00322061" w:rsidRDefault="00AB0EE2" w:rsidP="00AB0EE2">
            <w:pPr>
              <w:rPr>
                <w:ins w:id="5579" w:author="KPMG_PQH" w:date="2026-04-07T11:25:00Z" w16du:dateUtc="2026-04-07T04:25:00Z"/>
                <w:rFonts w:ascii="Arial" w:hAnsi="Arial" w:cs="Arial"/>
                <w:color w:val="000000"/>
                <w:sz w:val="18"/>
                <w:szCs w:val="18"/>
                <w:lang w:eastAsia="en-US"/>
              </w:rPr>
            </w:pPr>
            <w:ins w:id="5580" w:author="KPMG_PQH" w:date="2026-04-07T11:25:00Z" w16du:dateUtc="2026-04-07T04:25:00Z">
              <w:r>
                <w:rPr>
                  <w:rFonts w:ascii="Arial" w:hAnsi="Arial" w:cs="Arial"/>
                  <w:sz w:val="18"/>
                  <w:szCs w:val="18"/>
                </w:rPr>
                <w:t>ORIENT SPORT JOINT STOCK COMPANY</w:t>
              </w:r>
            </w:ins>
          </w:p>
        </w:tc>
        <w:tc>
          <w:tcPr>
            <w:tcW w:w="846" w:type="pct"/>
            <w:tcBorders>
              <w:top w:val="nil"/>
              <w:left w:val="nil"/>
              <w:bottom w:val="single" w:sz="4" w:space="0" w:color="auto"/>
              <w:right w:val="single" w:sz="4" w:space="0" w:color="auto"/>
            </w:tcBorders>
            <w:vAlign w:val="center"/>
            <w:hideMark/>
          </w:tcPr>
          <w:p w14:paraId="3FA63506" w14:textId="6E8AE777" w:rsidR="00AB0EE2" w:rsidRPr="00322061" w:rsidRDefault="00AB0EE2" w:rsidP="00AB0EE2">
            <w:pPr>
              <w:jc w:val="center"/>
              <w:rPr>
                <w:ins w:id="5581" w:author="KPMG_PQH" w:date="2026-04-07T11:25:00Z" w16du:dateUtc="2026-04-07T04:25:00Z"/>
                <w:rFonts w:ascii="Arial" w:hAnsi="Arial" w:cs="Arial"/>
                <w:color w:val="000000"/>
                <w:sz w:val="18"/>
                <w:szCs w:val="18"/>
                <w:lang w:eastAsia="en-US"/>
              </w:rPr>
            </w:pPr>
            <w:ins w:id="558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64CFF25" w14:textId="397AD4CB" w:rsidR="00AB0EE2" w:rsidRPr="00322061" w:rsidRDefault="00AB0EE2" w:rsidP="00AB0EE2">
            <w:pPr>
              <w:rPr>
                <w:ins w:id="5583" w:author="KPMG_PQH" w:date="2026-04-07T11:25:00Z" w16du:dateUtc="2026-04-07T04:25:00Z"/>
                <w:rFonts w:ascii="Arial" w:hAnsi="Arial" w:cs="Arial"/>
                <w:color w:val="000000"/>
                <w:sz w:val="18"/>
                <w:szCs w:val="18"/>
                <w:lang w:eastAsia="en-US"/>
              </w:rPr>
            </w:pPr>
            <w:ins w:id="5584" w:author="KPMG_PQH" w:date="2026-04-07T11:25:00Z" w16du:dateUtc="2026-04-07T04:25:00Z">
              <w:r>
                <w:rPr>
                  <w:rFonts w:ascii="Arial" w:hAnsi="Arial" w:cs="Arial"/>
                  <w:color w:val="000000"/>
                  <w:sz w:val="18"/>
                  <w:szCs w:val="18"/>
                </w:rPr>
                <w:t>Non-comparable functions</w:t>
              </w:r>
            </w:ins>
          </w:p>
        </w:tc>
      </w:tr>
      <w:tr w:rsidR="00AB0EE2" w:rsidRPr="00322061" w14:paraId="38BE6DE0" w14:textId="77777777" w:rsidTr="00777313">
        <w:trPr>
          <w:trHeight w:val="20"/>
          <w:ins w:id="558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8E5B389" w14:textId="6169F889" w:rsidR="00AB0EE2" w:rsidRPr="00322061" w:rsidRDefault="00AB0EE2" w:rsidP="00AB0EE2">
            <w:pPr>
              <w:jc w:val="center"/>
              <w:rPr>
                <w:ins w:id="5586" w:author="KPMG_PQH" w:date="2026-04-07T11:25:00Z" w16du:dateUtc="2026-04-07T04:25:00Z"/>
                <w:rFonts w:ascii="Arial" w:hAnsi="Arial" w:cs="Arial"/>
                <w:color w:val="000000"/>
                <w:sz w:val="18"/>
                <w:szCs w:val="18"/>
                <w:lang w:eastAsia="en-US"/>
              </w:rPr>
            </w:pPr>
            <w:ins w:id="5587" w:author="KPMG_PQH" w:date="2026-04-07T11:25:00Z" w16du:dateUtc="2026-04-07T04:25:00Z">
              <w:r>
                <w:rPr>
                  <w:rFonts w:ascii="Arial" w:hAnsi="Arial" w:cs="Arial"/>
                  <w:sz w:val="18"/>
                  <w:szCs w:val="18"/>
                </w:rPr>
                <w:t>274</w:t>
              </w:r>
            </w:ins>
          </w:p>
        </w:tc>
        <w:tc>
          <w:tcPr>
            <w:tcW w:w="2351" w:type="pct"/>
            <w:tcBorders>
              <w:top w:val="nil"/>
              <w:left w:val="nil"/>
              <w:bottom w:val="single" w:sz="4" w:space="0" w:color="auto"/>
              <w:right w:val="single" w:sz="4" w:space="0" w:color="auto"/>
            </w:tcBorders>
            <w:vAlign w:val="center"/>
            <w:hideMark/>
          </w:tcPr>
          <w:p w14:paraId="3F2553A1" w14:textId="2B99FFF9" w:rsidR="00AB0EE2" w:rsidRPr="00322061" w:rsidRDefault="00AB0EE2" w:rsidP="00AB0EE2">
            <w:pPr>
              <w:rPr>
                <w:ins w:id="5588" w:author="KPMG_PQH" w:date="2026-04-07T11:25:00Z" w16du:dateUtc="2026-04-07T04:25:00Z"/>
                <w:rFonts w:ascii="Arial" w:hAnsi="Arial" w:cs="Arial"/>
                <w:color w:val="000000"/>
                <w:sz w:val="18"/>
                <w:szCs w:val="18"/>
                <w:lang w:eastAsia="en-US"/>
              </w:rPr>
            </w:pPr>
            <w:ins w:id="5589" w:author="KPMG_PQH" w:date="2026-04-07T11:25:00Z" w16du:dateUtc="2026-04-07T04:25:00Z">
              <w:r>
                <w:rPr>
                  <w:rFonts w:ascii="Arial" w:hAnsi="Arial" w:cs="Arial"/>
                  <w:sz w:val="18"/>
                  <w:szCs w:val="18"/>
                </w:rPr>
                <w:t>OVERSEA TOURISM INVESTMENT CORPORATION</w:t>
              </w:r>
            </w:ins>
          </w:p>
        </w:tc>
        <w:tc>
          <w:tcPr>
            <w:tcW w:w="846" w:type="pct"/>
            <w:tcBorders>
              <w:top w:val="nil"/>
              <w:left w:val="nil"/>
              <w:bottom w:val="single" w:sz="4" w:space="0" w:color="auto"/>
              <w:right w:val="single" w:sz="4" w:space="0" w:color="auto"/>
            </w:tcBorders>
            <w:vAlign w:val="center"/>
            <w:hideMark/>
          </w:tcPr>
          <w:p w14:paraId="16061E8F" w14:textId="1BF35735" w:rsidR="00AB0EE2" w:rsidRPr="00322061" w:rsidRDefault="00AB0EE2" w:rsidP="00AB0EE2">
            <w:pPr>
              <w:jc w:val="center"/>
              <w:rPr>
                <w:ins w:id="5590" w:author="KPMG_PQH" w:date="2026-04-07T11:25:00Z" w16du:dateUtc="2026-04-07T04:25:00Z"/>
                <w:rFonts w:ascii="Arial" w:hAnsi="Arial" w:cs="Arial"/>
                <w:color w:val="000000"/>
                <w:sz w:val="18"/>
                <w:szCs w:val="18"/>
                <w:lang w:eastAsia="en-US"/>
              </w:rPr>
            </w:pPr>
            <w:ins w:id="559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3CF09FA" w14:textId="06980019" w:rsidR="00AB0EE2" w:rsidRPr="00322061" w:rsidRDefault="00AB0EE2" w:rsidP="00AB0EE2">
            <w:pPr>
              <w:rPr>
                <w:ins w:id="5592" w:author="KPMG_PQH" w:date="2026-04-07T11:25:00Z" w16du:dateUtc="2026-04-07T04:25:00Z"/>
                <w:rFonts w:ascii="Arial" w:hAnsi="Arial" w:cs="Arial"/>
                <w:color w:val="000000"/>
                <w:sz w:val="18"/>
                <w:szCs w:val="18"/>
                <w:lang w:eastAsia="en-US"/>
              </w:rPr>
            </w:pPr>
            <w:ins w:id="5593" w:author="KPMG_PQH" w:date="2026-04-07T11:25:00Z" w16du:dateUtc="2026-04-07T04:25:00Z">
              <w:r>
                <w:rPr>
                  <w:rFonts w:ascii="Arial" w:hAnsi="Arial" w:cs="Arial"/>
                  <w:color w:val="000000"/>
                  <w:sz w:val="18"/>
                  <w:szCs w:val="18"/>
                </w:rPr>
                <w:t>Insufficient financial data</w:t>
              </w:r>
            </w:ins>
          </w:p>
        </w:tc>
      </w:tr>
      <w:tr w:rsidR="00AB0EE2" w:rsidRPr="00322061" w14:paraId="2E02AAED" w14:textId="77777777" w:rsidTr="00777313">
        <w:trPr>
          <w:trHeight w:val="20"/>
          <w:ins w:id="559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89EABC" w14:textId="462ECBD2" w:rsidR="00AB0EE2" w:rsidRPr="00322061" w:rsidRDefault="00AB0EE2" w:rsidP="00AB0EE2">
            <w:pPr>
              <w:jc w:val="center"/>
              <w:rPr>
                <w:ins w:id="5595" w:author="KPMG_PQH" w:date="2026-04-07T11:25:00Z" w16du:dateUtc="2026-04-07T04:25:00Z"/>
                <w:rFonts w:ascii="Arial" w:hAnsi="Arial" w:cs="Arial"/>
                <w:color w:val="000000"/>
                <w:sz w:val="18"/>
                <w:szCs w:val="18"/>
                <w:lang w:eastAsia="en-US"/>
              </w:rPr>
            </w:pPr>
            <w:ins w:id="5596" w:author="KPMG_PQH" w:date="2026-04-07T11:25:00Z" w16du:dateUtc="2026-04-07T04:25:00Z">
              <w:r>
                <w:rPr>
                  <w:rFonts w:ascii="Arial" w:hAnsi="Arial" w:cs="Arial"/>
                  <w:sz w:val="18"/>
                  <w:szCs w:val="18"/>
                </w:rPr>
                <w:t>275</w:t>
              </w:r>
            </w:ins>
          </w:p>
        </w:tc>
        <w:tc>
          <w:tcPr>
            <w:tcW w:w="2351" w:type="pct"/>
            <w:tcBorders>
              <w:top w:val="nil"/>
              <w:left w:val="nil"/>
              <w:bottom w:val="single" w:sz="4" w:space="0" w:color="auto"/>
              <w:right w:val="single" w:sz="4" w:space="0" w:color="auto"/>
            </w:tcBorders>
            <w:vAlign w:val="center"/>
            <w:hideMark/>
          </w:tcPr>
          <w:p w14:paraId="51FF2F9F" w14:textId="28E2DCF3" w:rsidR="00AB0EE2" w:rsidRPr="00322061" w:rsidRDefault="00AB0EE2" w:rsidP="00AB0EE2">
            <w:pPr>
              <w:rPr>
                <w:ins w:id="5597" w:author="KPMG_PQH" w:date="2026-04-07T11:25:00Z" w16du:dateUtc="2026-04-07T04:25:00Z"/>
                <w:rFonts w:ascii="Arial" w:hAnsi="Arial" w:cs="Arial"/>
                <w:color w:val="000000"/>
                <w:sz w:val="18"/>
                <w:szCs w:val="18"/>
                <w:lang w:eastAsia="en-US"/>
              </w:rPr>
            </w:pPr>
            <w:ins w:id="5598" w:author="KPMG_PQH" w:date="2026-04-07T11:25:00Z" w16du:dateUtc="2026-04-07T04:25:00Z">
              <w:r>
                <w:rPr>
                  <w:rFonts w:ascii="Arial" w:hAnsi="Arial" w:cs="Arial"/>
                  <w:sz w:val="18"/>
                  <w:szCs w:val="18"/>
                </w:rPr>
                <w:t>PEAK PERFORMANCE CORPORATION</w:t>
              </w:r>
            </w:ins>
          </w:p>
        </w:tc>
        <w:tc>
          <w:tcPr>
            <w:tcW w:w="846" w:type="pct"/>
            <w:tcBorders>
              <w:top w:val="nil"/>
              <w:left w:val="nil"/>
              <w:bottom w:val="single" w:sz="4" w:space="0" w:color="auto"/>
              <w:right w:val="single" w:sz="4" w:space="0" w:color="auto"/>
            </w:tcBorders>
            <w:vAlign w:val="center"/>
            <w:hideMark/>
          </w:tcPr>
          <w:p w14:paraId="45D2D462" w14:textId="01F695FC" w:rsidR="00AB0EE2" w:rsidRPr="00322061" w:rsidRDefault="00AB0EE2" w:rsidP="00AB0EE2">
            <w:pPr>
              <w:jc w:val="center"/>
              <w:rPr>
                <w:ins w:id="5599" w:author="KPMG_PQH" w:date="2026-04-07T11:25:00Z" w16du:dateUtc="2026-04-07T04:25:00Z"/>
                <w:rFonts w:ascii="Arial" w:hAnsi="Arial" w:cs="Arial"/>
                <w:color w:val="000000"/>
                <w:sz w:val="18"/>
                <w:szCs w:val="18"/>
                <w:lang w:eastAsia="en-US"/>
              </w:rPr>
            </w:pPr>
            <w:ins w:id="560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42A837A" w14:textId="3DB13872" w:rsidR="00AB0EE2" w:rsidRPr="00322061" w:rsidRDefault="00AB0EE2" w:rsidP="00AB0EE2">
            <w:pPr>
              <w:rPr>
                <w:ins w:id="5601" w:author="KPMG_PQH" w:date="2026-04-07T11:25:00Z" w16du:dateUtc="2026-04-07T04:25:00Z"/>
                <w:rFonts w:ascii="Arial" w:hAnsi="Arial" w:cs="Arial"/>
                <w:color w:val="000000"/>
                <w:sz w:val="18"/>
                <w:szCs w:val="18"/>
                <w:lang w:eastAsia="en-US"/>
              </w:rPr>
            </w:pPr>
            <w:ins w:id="5602" w:author="KPMG_PQH" w:date="2026-04-07T11:25:00Z" w16du:dateUtc="2026-04-07T04:25:00Z">
              <w:r>
                <w:rPr>
                  <w:rFonts w:ascii="Arial" w:hAnsi="Arial" w:cs="Arial"/>
                  <w:color w:val="000000"/>
                  <w:sz w:val="18"/>
                  <w:szCs w:val="18"/>
                </w:rPr>
                <w:t>Insufficient financial data</w:t>
              </w:r>
            </w:ins>
          </w:p>
        </w:tc>
      </w:tr>
      <w:tr w:rsidR="00AB0EE2" w:rsidRPr="00322061" w14:paraId="7CD3D3CF" w14:textId="77777777" w:rsidTr="00777313">
        <w:trPr>
          <w:trHeight w:val="20"/>
          <w:ins w:id="560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7640424" w14:textId="75C210B6" w:rsidR="00AB0EE2" w:rsidRPr="00322061" w:rsidRDefault="00AB0EE2" w:rsidP="00AB0EE2">
            <w:pPr>
              <w:jc w:val="center"/>
              <w:rPr>
                <w:ins w:id="5604" w:author="KPMG_PQH" w:date="2026-04-07T11:25:00Z" w16du:dateUtc="2026-04-07T04:25:00Z"/>
                <w:rFonts w:ascii="Arial" w:hAnsi="Arial" w:cs="Arial"/>
                <w:color w:val="000000"/>
                <w:sz w:val="18"/>
                <w:szCs w:val="18"/>
                <w:lang w:eastAsia="en-US"/>
              </w:rPr>
            </w:pPr>
            <w:ins w:id="5605" w:author="KPMG_PQH" w:date="2026-04-07T11:25:00Z" w16du:dateUtc="2026-04-07T04:25:00Z">
              <w:r>
                <w:rPr>
                  <w:rFonts w:ascii="Arial" w:hAnsi="Arial" w:cs="Arial"/>
                  <w:sz w:val="18"/>
                  <w:szCs w:val="18"/>
                </w:rPr>
                <w:t>276</w:t>
              </w:r>
            </w:ins>
          </w:p>
        </w:tc>
        <w:tc>
          <w:tcPr>
            <w:tcW w:w="2351" w:type="pct"/>
            <w:tcBorders>
              <w:top w:val="nil"/>
              <w:left w:val="nil"/>
              <w:bottom w:val="single" w:sz="4" w:space="0" w:color="auto"/>
              <w:right w:val="single" w:sz="4" w:space="0" w:color="auto"/>
            </w:tcBorders>
            <w:vAlign w:val="center"/>
            <w:hideMark/>
          </w:tcPr>
          <w:p w14:paraId="12FF9BD8" w14:textId="1E8696F4" w:rsidR="00AB0EE2" w:rsidRPr="00322061" w:rsidRDefault="00AB0EE2" w:rsidP="00AB0EE2">
            <w:pPr>
              <w:rPr>
                <w:ins w:id="5606" w:author="KPMG_PQH" w:date="2026-04-07T11:25:00Z" w16du:dateUtc="2026-04-07T04:25:00Z"/>
                <w:rFonts w:ascii="Arial" w:hAnsi="Arial" w:cs="Arial"/>
                <w:color w:val="000000"/>
                <w:sz w:val="18"/>
                <w:szCs w:val="18"/>
                <w:lang w:eastAsia="en-US"/>
              </w:rPr>
            </w:pPr>
            <w:ins w:id="5607" w:author="KPMG_PQH" w:date="2026-04-07T11:25:00Z" w16du:dateUtc="2026-04-07T04:25:00Z">
              <w:r>
                <w:rPr>
                  <w:rFonts w:ascii="Arial" w:hAnsi="Arial" w:cs="Arial"/>
                  <w:sz w:val="18"/>
                  <w:szCs w:val="18"/>
                </w:rPr>
                <w:t>PHAT TAI TECHNOLOGY INVESTMENT JOINT STOCK COMPANY</w:t>
              </w:r>
            </w:ins>
          </w:p>
        </w:tc>
        <w:tc>
          <w:tcPr>
            <w:tcW w:w="846" w:type="pct"/>
            <w:tcBorders>
              <w:top w:val="nil"/>
              <w:left w:val="nil"/>
              <w:bottom w:val="single" w:sz="4" w:space="0" w:color="auto"/>
              <w:right w:val="single" w:sz="4" w:space="0" w:color="auto"/>
            </w:tcBorders>
            <w:vAlign w:val="center"/>
            <w:hideMark/>
          </w:tcPr>
          <w:p w14:paraId="730A5ADF" w14:textId="0A986927" w:rsidR="00AB0EE2" w:rsidRPr="00322061" w:rsidRDefault="00AB0EE2" w:rsidP="00AB0EE2">
            <w:pPr>
              <w:jc w:val="center"/>
              <w:rPr>
                <w:ins w:id="5608" w:author="KPMG_PQH" w:date="2026-04-07T11:25:00Z" w16du:dateUtc="2026-04-07T04:25:00Z"/>
                <w:rFonts w:ascii="Arial" w:hAnsi="Arial" w:cs="Arial"/>
                <w:color w:val="000000"/>
                <w:sz w:val="18"/>
                <w:szCs w:val="18"/>
                <w:lang w:eastAsia="en-US"/>
              </w:rPr>
            </w:pPr>
            <w:ins w:id="560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4D200F" w14:textId="5E96E86A" w:rsidR="00AB0EE2" w:rsidRPr="00322061" w:rsidRDefault="00AB0EE2" w:rsidP="00AB0EE2">
            <w:pPr>
              <w:rPr>
                <w:ins w:id="5610" w:author="KPMG_PQH" w:date="2026-04-07T11:25:00Z" w16du:dateUtc="2026-04-07T04:25:00Z"/>
                <w:rFonts w:ascii="Arial" w:hAnsi="Arial" w:cs="Arial"/>
                <w:color w:val="000000"/>
                <w:sz w:val="18"/>
                <w:szCs w:val="18"/>
                <w:lang w:eastAsia="en-US"/>
              </w:rPr>
            </w:pPr>
            <w:ins w:id="5611" w:author="KPMG_PQH" w:date="2026-04-07T11:25:00Z" w16du:dateUtc="2026-04-07T04:25:00Z">
              <w:r>
                <w:rPr>
                  <w:rFonts w:ascii="Arial" w:hAnsi="Arial" w:cs="Arial"/>
                  <w:color w:val="000000"/>
                  <w:sz w:val="18"/>
                  <w:szCs w:val="18"/>
                </w:rPr>
                <w:t>Insufficient financial data</w:t>
              </w:r>
            </w:ins>
          </w:p>
        </w:tc>
      </w:tr>
      <w:tr w:rsidR="00AB0EE2" w:rsidRPr="00322061" w14:paraId="4B1282F7" w14:textId="77777777" w:rsidTr="00777313">
        <w:trPr>
          <w:trHeight w:val="20"/>
          <w:ins w:id="561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571AFD9" w14:textId="01CB92C1" w:rsidR="00AB0EE2" w:rsidRPr="00322061" w:rsidRDefault="00AB0EE2" w:rsidP="00AB0EE2">
            <w:pPr>
              <w:jc w:val="center"/>
              <w:rPr>
                <w:ins w:id="5613" w:author="KPMG_PQH" w:date="2026-04-07T11:25:00Z" w16du:dateUtc="2026-04-07T04:25:00Z"/>
                <w:rFonts w:ascii="Arial" w:hAnsi="Arial" w:cs="Arial"/>
                <w:color w:val="000000"/>
                <w:sz w:val="18"/>
                <w:szCs w:val="18"/>
                <w:lang w:eastAsia="en-US"/>
              </w:rPr>
            </w:pPr>
            <w:ins w:id="5614" w:author="KPMG_PQH" w:date="2026-04-07T11:25:00Z" w16du:dateUtc="2026-04-07T04:25:00Z">
              <w:r>
                <w:rPr>
                  <w:rFonts w:ascii="Arial" w:hAnsi="Arial" w:cs="Arial"/>
                  <w:sz w:val="18"/>
                  <w:szCs w:val="18"/>
                </w:rPr>
                <w:t>277</w:t>
              </w:r>
            </w:ins>
          </w:p>
        </w:tc>
        <w:tc>
          <w:tcPr>
            <w:tcW w:w="2351" w:type="pct"/>
            <w:tcBorders>
              <w:top w:val="nil"/>
              <w:left w:val="nil"/>
              <w:bottom w:val="single" w:sz="4" w:space="0" w:color="auto"/>
              <w:right w:val="single" w:sz="4" w:space="0" w:color="auto"/>
            </w:tcBorders>
            <w:vAlign w:val="center"/>
            <w:hideMark/>
          </w:tcPr>
          <w:p w14:paraId="5573F737" w14:textId="46E0CA06" w:rsidR="00AB0EE2" w:rsidRPr="00322061" w:rsidRDefault="00AB0EE2" w:rsidP="00AB0EE2">
            <w:pPr>
              <w:rPr>
                <w:ins w:id="5615" w:author="KPMG_PQH" w:date="2026-04-07T11:25:00Z" w16du:dateUtc="2026-04-07T04:25:00Z"/>
                <w:rFonts w:ascii="Arial" w:hAnsi="Arial" w:cs="Arial"/>
                <w:color w:val="000000"/>
                <w:sz w:val="18"/>
                <w:szCs w:val="18"/>
                <w:lang w:eastAsia="en-US"/>
              </w:rPr>
            </w:pPr>
            <w:ins w:id="5616" w:author="KPMG_PQH" w:date="2026-04-07T11:25:00Z" w16du:dateUtc="2026-04-07T04:25:00Z">
              <w:r>
                <w:rPr>
                  <w:rFonts w:ascii="Arial" w:hAnsi="Arial" w:cs="Arial"/>
                  <w:sz w:val="18"/>
                  <w:szCs w:val="18"/>
                </w:rPr>
                <w:t>PHD INVESTMENT AND TRADING JOINT STOCK COMPANY</w:t>
              </w:r>
            </w:ins>
          </w:p>
        </w:tc>
        <w:tc>
          <w:tcPr>
            <w:tcW w:w="846" w:type="pct"/>
            <w:tcBorders>
              <w:top w:val="nil"/>
              <w:left w:val="nil"/>
              <w:bottom w:val="single" w:sz="4" w:space="0" w:color="auto"/>
              <w:right w:val="single" w:sz="4" w:space="0" w:color="auto"/>
            </w:tcBorders>
            <w:vAlign w:val="center"/>
            <w:hideMark/>
          </w:tcPr>
          <w:p w14:paraId="5CDFDB96" w14:textId="4AE22EDA" w:rsidR="00AB0EE2" w:rsidRPr="00322061" w:rsidRDefault="00AB0EE2" w:rsidP="00AB0EE2">
            <w:pPr>
              <w:jc w:val="center"/>
              <w:rPr>
                <w:ins w:id="5617" w:author="KPMG_PQH" w:date="2026-04-07T11:25:00Z" w16du:dateUtc="2026-04-07T04:25:00Z"/>
                <w:rFonts w:ascii="Arial" w:hAnsi="Arial" w:cs="Arial"/>
                <w:color w:val="000000"/>
                <w:sz w:val="18"/>
                <w:szCs w:val="18"/>
                <w:lang w:eastAsia="en-US"/>
              </w:rPr>
            </w:pPr>
            <w:ins w:id="561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2F7E4D5" w14:textId="549FA86D" w:rsidR="00AB0EE2" w:rsidRPr="00322061" w:rsidRDefault="00AB0EE2" w:rsidP="00AB0EE2">
            <w:pPr>
              <w:rPr>
                <w:ins w:id="5619" w:author="KPMG_PQH" w:date="2026-04-07T11:25:00Z" w16du:dateUtc="2026-04-07T04:25:00Z"/>
                <w:rFonts w:ascii="Arial" w:hAnsi="Arial" w:cs="Arial"/>
                <w:color w:val="000000"/>
                <w:sz w:val="18"/>
                <w:szCs w:val="18"/>
                <w:lang w:eastAsia="en-US"/>
              </w:rPr>
            </w:pPr>
            <w:ins w:id="5620" w:author="KPMG_PQH" w:date="2026-04-07T11:25:00Z" w16du:dateUtc="2026-04-07T04:25:00Z">
              <w:r>
                <w:rPr>
                  <w:rFonts w:ascii="Arial" w:hAnsi="Arial" w:cs="Arial"/>
                  <w:color w:val="000000"/>
                  <w:sz w:val="18"/>
                  <w:szCs w:val="18"/>
                </w:rPr>
                <w:t>Non-comparable functions</w:t>
              </w:r>
            </w:ins>
          </w:p>
        </w:tc>
      </w:tr>
      <w:tr w:rsidR="00AB0EE2" w:rsidRPr="00322061" w14:paraId="63882E94" w14:textId="77777777" w:rsidTr="00777313">
        <w:trPr>
          <w:trHeight w:val="20"/>
          <w:ins w:id="562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037116D" w14:textId="72315410" w:rsidR="00AB0EE2" w:rsidRPr="00322061" w:rsidRDefault="00AB0EE2" w:rsidP="00AB0EE2">
            <w:pPr>
              <w:jc w:val="center"/>
              <w:rPr>
                <w:ins w:id="5622" w:author="KPMG_PQH" w:date="2026-04-07T11:25:00Z" w16du:dateUtc="2026-04-07T04:25:00Z"/>
                <w:rFonts w:ascii="Arial" w:hAnsi="Arial" w:cs="Arial"/>
                <w:color w:val="000000"/>
                <w:sz w:val="18"/>
                <w:szCs w:val="18"/>
                <w:lang w:eastAsia="en-US"/>
              </w:rPr>
            </w:pPr>
            <w:ins w:id="5623" w:author="KPMG_PQH" w:date="2026-04-07T11:25:00Z" w16du:dateUtc="2026-04-07T04:25:00Z">
              <w:r>
                <w:rPr>
                  <w:rFonts w:ascii="Arial" w:hAnsi="Arial" w:cs="Arial"/>
                  <w:sz w:val="18"/>
                  <w:szCs w:val="18"/>
                </w:rPr>
                <w:t>278</w:t>
              </w:r>
            </w:ins>
          </w:p>
        </w:tc>
        <w:tc>
          <w:tcPr>
            <w:tcW w:w="2351" w:type="pct"/>
            <w:tcBorders>
              <w:top w:val="nil"/>
              <w:left w:val="nil"/>
              <w:bottom w:val="single" w:sz="4" w:space="0" w:color="auto"/>
              <w:right w:val="single" w:sz="4" w:space="0" w:color="auto"/>
            </w:tcBorders>
            <w:vAlign w:val="center"/>
            <w:hideMark/>
          </w:tcPr>
          <w:p w14:paraId="7BA45850" w14:textId="7809F2E3" w:rsidR="00AB0EE2" w:rsidRPr="00322061" w:rsidRDefault="00AB0EE2" w:rsidP="00AB0EE2">
            <w:pPr>
              <w:rPr>
                <w:ins w:id="5624" w:author="KPMG_PQH" w:date="2026-04-07T11:25:00Z" w16du:dateUtc="2026-04-07T04:25:00Z"/>
                <w:rFonts w:ascii="Arial" w:hAnsi="Arial" w:cs="Arial"/>
                <w:color w:val="000000"/>
                <w:sz w:val="18"/>
                <w:szCs w:val="18"/>
                <w:lang w:eastAsia="en-US"/>
              </w:rPr>
            </w:pPr>
            <w:ins w:id="5625" w:author="KPMG_PQH" w:date="2026-04-07T11:25:00Z" w16du:dateUtc="2026-04-07T04:25:00Z">
              <w:r>
                <w:rPr>
                  <w:rFonts w:ascii="Arial" w:hAnsi="Arial" w:cs="Arial"/>
                  <w:sz w:val="18"/>
                  <w:szCs w:val="18"/>
                </w:rPr>
                <w:t>PHONG PHU HOME TEXTILE JOINT STOCK COMPANY</w:t>
              </w:r>
            </w:ins>
          </w:p>
        </w:tc>
        <w:tc>
          <w:tcPr>
            <w:tcW w:w="846" w:type="pct"/>
            <w:tcBorders>
              <w:top w:val="nil"/>
              <w:left w:val="nil"/>
              <w:bottom w:val="single" w:sz="4" w:space="0" w:color="auto"/>
              <w:right w:val="single" w:sz="4" w:space="0" w:color="auto"/>
            </w:tcBorders>
            <w:vAlign w:val="center"/>
            <w:hideMark/>
          </w:tcPr>
          <w:p w14:paraId="6ADCED78" w14:textId="1AB38ECD" w:rsidR="00AB0EE2" w:rsidRPr="00322061" w:rsidRDefault="00AB0EE2" w:rsidP="00AB0EE2">
            <w:pPr>
              <w:jc w:val="center"/>
              <w:rPr>
                <w:ins w:id="5626" w:author="KPMG_PQH" w:date="2026-04-07T11:25:00Z" w16du:dateUtc="2026-04-07T04:25:00Z"/>
                <w:rFonts w:ascii="Arial" w:hAnsi="Arial" w:cs="Arial"/>
                <w:color w:val="000000"/>
                <w:sz w:val="18"/>
                <w:szCs w:val="18"/>
                <w:lang w:eastAsia="en-US"/>
              </w:rPr>
            </w:pPr>
            <w:ins w:id="562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88F10E7" w14:textId="64EBB5F9" w:rsidR="00AB0EE2" w:rsidRPr="00322061" w:rsidRDefault="00AB0EE2" w:rsidP="00AB0EE2">
            <w:pPr>
              <w:rPr>
                <w:ins w:id="5628" w:author="KPMG_PQH" w:date="2026-04-07T11:25:00Z" w16du:dateUtc="2026-04-07T04:25:00Z"/>
                <w:rFonts w:ascii="Arial" w:hAnsi="Arial" w:cs="Arial"/>
                <w:color w:val="000000"/>
                <w:sz w:val="18"/>
                <w:szCs w:val="18"/>
                <w:lang w:eastAsia="en-US"/>
              </w:rPr>
            </w:pPr>
            <w:ins w:id="5629" w:author="KPMG_PQH" w:date="2026-04-07T11:25:00Z" w16du:dateUtc="2026-04-07T04:25:00Z">
              <w:r>
                <w:rPr>
                  <w:rFonts w:ascii="Arial" w:hAnsi="Arial" w:cs="Arial"/>
                  <w:color w:val="000000"/>
                  <w:sz w:val="18"/>
                  <w:szCs w:val="18"/>
                </w:rPr>
                <w:t>Non-comparable products</w:t>
              </w:r>
            </w:ins>
          </w:p>
        </w:tc>
      </w:tr>
      <w:tr w:rsidR="00AB0EE2" w:rsidRPr="00322061" w14:paraId="072374F0" w14:textId="77777777" w:rsidTr="00777313">
        <w:trPr>
          <w:trHeight w:val="20"/>
          <w:ins w:id="563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A6FDA99" w14:textId="3E3C31E2" w:rsidR="00AB0EE2" w:rsidRPr="00322061" w:rsidRDefault="00AB0EE2" w:rsidP="00AB0EE2">
            <w:pPr>
              <w:jc w:val="center"/>
              <w:rPr>
                <w:ins w:id="5631" w:author="KPMG_PQH" w:date="2026-04-07T11:25:00Z" w16du:dateUtc="2026-04-07T04:25:00Z"/>
                <w:rFonts w:ascii="Arial" w:hAnsi="Arial" w:cs="Arial"/>
                <w:color w:val="000000"/>
                <w:sz w:val="18"/>
                <w:szCs w:val="18"/>
                <w:lang w:eastAsia="en-US"/>
              </w:rPr>
            </w:pPr>
            <w:ins w:id="5632" w:author="KPMG_PQH" w:date="2026-04-07T11:25:00Z" w16du:dateUtc="2026-04-07T04:25:00Z">
              <w:r>
                <w:rPr>
                  <w:rFonts w:ascii="Arial" w:hAnsi="Arial" w:cs="Arial"/>
                  <w:sz w:val="18"/>
                  <w:szCs w:val="18"/>
                </w:rPr>
                <w:t>279</w:t>
              </w:r>
            </w:ins>
          </w:p>
        </w:tc>
        <w:tc>
          <w:tcPr>
            <w:tcW w:w="2351" w:type="pct"/>
            <w:tcBorders>
              <w:top w:val="nil"/>
              <w:left w:val="nil"/>
              <w:bottom w:val="single" w:sz="4" w:space="0" w:color="auto"/>
              <w:right w:val="single" w:sz="4" w:space="0" w:color="auto"/>
            </w:tcBorders>
            <w:vAlign w:val="center"/>
            <w:hideMark/>
          </w:tcPr>
          <w:p w14:paraId="302222EF" w14:textId="43648A05" w:rsidR="00AB0EE2" w:rsidRPr="00322061" w:rsidRDefault="00AB0EE2" w:rsidP="00AB0EE2">
            <w:pPr>
              <w:rPr>
                <w:ins w:id="5633" w:author="KPMG_PQH" w:date="2026-04-07T11:25:00Z" w16du:dateUtc="2026-04-07T04:25:00Z"/>
                <w:rFonts w:ascii="Arial" w:hAnsi="Arial" w:cs="Arial"/>
                <w:color w:val="000000"/>
                <w:sz w:val="18"/>
                <w:szCs w:val="18"/>
                <w:lang w:eastAsia="en-US"/>
              </w:rPr>
            </w:pPr>
            <w:ins w:id="5634" w:author="KPMG_PQH" w:date="2026-04-07T11:25:00Z" w16du:dateUtc="2026-04-07T04:25:00Z">
              <w:r>
                <w:rPr>
                  <w:rFonts w:ascii="Arial" w:hAnsi="Arial" w:cs="Arial"/>
                  <w:sz w:val="18"/>
                  <w:szCs w:val="18"/>
                </w:rPr>
                <w:t>PHU GIA HA NOI INVESTMENT JOINT STOCK COMPANY</w:t>
              </w:r>
            </w:ins>
          </w:p>
        </w:tc>
        <w:tc>
          <w:tcPr>
            <w:tcW w:w="846" w:type="pct"/>
            <w:tcBorders>
              <w:top w:val="nil"/>
              <w:left w:val="nil"/>
              <w:bottom w:val="single" w:sz="4" w:space="0" w:color="auto"/>
              <w:right w:val="single" w:sz="4" w:space="0" w:color="auto"/>
            </w:tcBorders>
            <w:vAlign w:val="center"/>
            <w:hideMark/>
          </w:tcPr>
          <w:p w14:paraId="28A2EE56" w14:textId="0EDB1F7B" w:rsidR="00AB0EE2" w:rsidRPr="00322061" w:rsidRDefault="00AB0EE2" w:rsidP="00AB0EE2">
            <w:pPr>
              <w:jc w:val="center"/>
              <w:rPr>
                <w:ins w:id="5635" w:author="KPMG_PQH" w:date="2026-04-07T11:25:00Z" w16du:dateUtc="2026-04-07T04:25:00Z"/>
                <w:rFonts w:ascii="Arial" w:hAnsi="Arial" w:cs="Arial"/>
                <w:color w:val="000000"/>
                <w:sz w:val="18"/>
                <w:szCs w:val="18"/>
                <w:lang w:eastAsia="en-US"/>
              </w:rPr>
            </w:pPr>
            <w:ins w:id="563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D9E25F9" w14:textId="2659B331" w:rsidR="00AB0EE2" w:rsidRPr="00322061" w:rsidRDefault="00AB0EE2" w:rsidP="00AB0EE2">
            <w:pPr>
              <w:rPr>
                <w:ins w:id="5637" w:author="KPMG_PQH" w:date="2026-04-07T11:25:00Z" w16du:dateUtc="2026-04-07T04:25:00Z"/>
                <w:rFonts w:ascii="Arial" w:hAnsi="Arial" w:cs="Arial"/>
                <w:color w:val="000000"/>
                <w:sz w:val="18"/>
                <w:szCs w:val="18"/>
                <w:lang w:eastAsia="en-US"/>
              </w:rPr>
            </w:pPr>
            <w:ins w:id="5638" w:author="KPMG_PQH" w:date="2026-04-07T11:25:00Z" w16du:dateUtc="2026-04-07T04:25:00Z">
              <w:r>
                <w:rPr>
                  <w:rFonts w:ascii="Arial" w:hAnsi="Arial" w:cs="Arial"/>
                  <w:color w:val="000000"/>
                  <w:sz w:val="18"/>
                  <w:szCs w:val="18"/>
                </w:rPr>
                <w:t>Non-comparable functions</w:t>
              </w:r>
            </w:ins>
          </w:p>
        </w:tc>
      </w:tr>
      <w:tr w:rsidR="00AB0EE2" w:rsidRPr="00322061" w14:paraId="1AC72429" w14:textId="77777777" w:rsidTr="00777313">
        <w:trPr>
          <w:trHeight w:val="20"/>
          <w:ins w:id="563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649C67E" w14:textId="4F4DCBAD" w:rsidR="00AB0EE2" w:rsidRPr="00322061" w:rsidRDefault="00AB0EE2" w:rsidP="00AB0EE2">
            <w:pPr>
              <w:jc w:val="center"/>
              <w:rPr>
                <w:ins w:id="5640" w:author="KPMG_PQH" w:date="2026-04-07T11:25:00Z" w16du:dateUtc="2026-04-07T04:25:00Z"/>
                <w:rFonts w:ascii="Arial" w:hAnsi="Arial" w:cs="Arial"/>
                <w:color w:val="000000"/>
                <w:sz w:val="18"/>
                <w:szCs w:val="18"/>
                <w:lang w:eastAsia="en-US"/>
              </w:rPr>
            </w:pPr>
            <w:ins w:id="5641" w:author="KPMG_PQH" w:date="2026-04-07T11:25:00Z" w16du:dateUtc="2026-04-07T04:25:00Z">
              <w:r>
                <w:rPr>
                  <w:rFonts w:ascii="Arial" w:hAnsi="Arial" w:cs="Arial"/>
                  <w:sz w:val="18"/>
                  <w:szCs w:val="18"/>
                </w:rPr>
                <w:t>280</w:t>
              </w:r>
            </w:ins>
          </w:p>
        </w:tc>
        <w:tc>
          <w:tcPr>
            <w:tcW w:w="2351" w:type="pct"/>
            <w:tcBorders>
              <w:top w:val="nil"/>
              <w:left w:val="nil"/>
              <w:bottom w:val="single" w:sz="4" w:space="0" w:color="auto"/>
              <w:right w:val="single" w:sz="4" w:space="0" w:color="auto"/>
            </w:tcBorders>
            <w:vAlign w:val="center"/>
            <w:hideMark/>
          </w:tcPr>
          <w:p w14:paraId="0750CF88" w14:textId="64C1FE02" w:rsidR="00AB0EE2" w:rsidRPr="00322061" w:rsidRDefault="00AB0EE2" w:rsidP="00AB0EE2">
            <w:pPr>
              <w:rPr>
                <w:ins w:id="5642" w:author="KPMG_PQH" w:date="2026-04-07T11:25:00Z" w16du:dateUtc="2026-04-07T04:25:00Z"/>
                <w:rFonts w:ascii="Arial" w:hAnsi="Arial" w:cs="Arial"/>
                <w:color w:val="000000"/>
                <w:sz w:val="18"/>
                <w:szCs w:val="18"/>
                <w:lang w:eastAsia="en-US"/>
              </w:rPr>
            </w:pPr>
            <w:ins w:id="5643" w:author="KPMG_PQH" w:date="2026-04-07T11:25:00Z" w16du:dateUtc="2026-04-07T04:25:00Z">
              <w:r>
                <w:rPr>
                  <w:rFonts w:ascii="Arial" w:hAnsi="Arial" w:cs="Arial"/>
                  <w:sz w:val="18"/>
                  <w:szCs w:val="18"/>
                </w:rPr>
                <w:t>PHU HAI THANH TRADING JOINT STOCK COMPANY</w:t>
              </w:r>
            </w:ins>
          </w:p>
        </w:tc>
        <w:tc>
          <w:tcPr>
            <w:tcW w:w="846" w:type="pct"/>
            <w:tcBorders>
              <w:top w:val="nil"/>
              <w:left w:val="nil"/>
              <w:bottom w:val="single" w:sz="4" w:space="0" w:color="auto"/>
              <w:right w:val="single" w:sz="4" w:space="0" w:color="auto"/>
            </w:tcBorders>
            <w:vAlign w:val="center"/>
            <w:hideMark/>
          </w:tcPr>
          <w:p w14:paraId="42363C58" w14:textId="3CC7E14B" w:rsidR="00AB0EE2" w:rsidRPr="00322061" w:rsidRDefault="00AB0EE2" w:rsidP="00AB0EE2">
            <w:pPr>
              <w:jc w:val="center"/>
              <w:rPr>
                <w:ins w:id="5644" w:author="KPMG_PQH" w:date="2026-04-07T11:25:00Z" w16du:dateUtc="2026-04-07T04:25:00Z"/>
                <w:rFonts w:ascii="Arial" w:hAnsi="Arial" w:cs="Arial"/>
                <w:color w:val="000000"/>
                <w:sz w:val="18"/>
                <w:szCs w:val="18"/>
                <w:lang w:eastAsia="en-US"/>
              </w:rPr>
            </w:pPr>
            <w:ins w:id="564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5B5CEB1" w14:textId="2CAC4B22" w:rsidR="00AB0EE2" w:rsidRPr="00322061" w:rsidRDefault="00AB0EE2" w:rsidP="00AB0EE2">
            <w:pPr>
              <w:rPr>
                <w:ins w:id="5646" w:author="KPMG_PQH" w:date="2026-04-07T11:25:00Z" w16du:dateUtc="2026-04-07T04:25:00Z"/>
                <w:rFonts w:ascii="Arial" w:hAnsi="Arial" w:cs="Arial"/>
                <w:color w:val="000000"/>
                <w:sz w:val="18"/>
                <w:szCs w:val="18"/>
                <w:lang w:eastAsia="en-US"/>
              </w:rPr>
            </w:pPr>
            <w:ins w:id="5647" w:author="KPMG_PQH" w:date="2026-04-07T11:25:00Z" w16du:dateUtc="2026-04-07T04:25:00Z">
              <w:r>
                <w:rPr>
                  <w:rFonts w:ascii="Arial" w:hAnsi="Arial" w:cs="Arial"/>
                  <w:color w:val="000000"/>
                  <w:sz w:val="18"/>
                  <w:szCs w:val="18"/>
                </w:rPr>
                <w:t>Continuous loss making</w:t>
              </w:r>
            </w:ins>
          </w:p>
        </w:tc>
      </w:tr>
      <w:tr w:rsidR="00AB0EE2" w:rsidRPr="00322061" w14:paraId="0424CACA" w14:textId="77777777" w:rsidTr="00777313">
        <w:trPr>
          <w:trHeight w:val="20"/>
          <w:ins w:id="564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4C2F3C9" w14:textId="54732A42" w:rsidR="00AB0EE2" w:rsidRPr="00322061" w:rsidRDefault="00AB0EE2" w:rsidP="00AB0EE2">
            <w:pPr>
              <w:jc w:val="center"/>
              <w:rPr>
                <w:ins w:id="5649" w:author="KPMG_PQH" w:date="2026-04-07T11:25:00Z" w16du:dateUtc="2026-04-07T04:25:00Z"/>
                <w:rFonts w:ascii="Arial" w:hAnsi="Arial" w:cs="Arial"/>
                <w:color w:val="000000"/>
                <w:sz w:val="18"/>
                <w:szCs w:val="18"/>
                <w:lang w:eastAsia="en-US"/>
              </w:rPr>
            </w:pPr>
            <w:ins w:id="5650" w:author="KPMG_PQH" w:date="2026-04-07T11:25:00Z" w16du:dateUtc="2026-04-07T04:25:00Z">
              <w:r>
                <w:rPr>
                  <w:rFonts w:ascii="Arial" w:hAnsi="Arial" w:cs="Arial"/>
                  <w:sz w:val="18"/>
                  <w:szCs w:val="18"/>
                </w:rPr>
                <w:t>281</w:t>
              </w:r>
            </w:ins>
          </w:p>
        </w:tc>
        <w:tc>
          <w:tcPr>
            <w:tcW w:w="2351" w:type="pct"/>
            <w:tcBorders>
              <w:top w:val="nil"/>
              <w:left w:val="nil"/>
              <w:bottom w:val="single" w:sz="4" w:space="0" w:color="auto"/>
              <w:right w:val="single" w:sz="4" w:space="0" w:color="auto"/>
            </w:tcBorders>
            <w:vAlign w:val="center"/>
            <w:hideMark/>
          </w:tcPr>
          <w:p w14:paraId="260F5D62" w14:textId="7F5A8A88" w:rsidR="00AB0EE2" w:rsidRPr="00322061" w:rsidRDefault="00AB0EE2" w:rsidP="00AB0EE2">
            <w:pPr>
              <w:rPr>
                <w:ins w:id="5651" w:author="KPMG_PQH" w:date="2026-04-07T11:25:00Z" w16du:dateUtc="2026-04-07T04:25:00Z"/>
                <w:rFonts w:ascii="Arial" w:hAnsi="Arial" w:cs="Arial"/>
                <w:color w:val="000000"/>
                <w:sz w:val="18"/>
                <w:szCs w:val="18"/>
                <w:lang w:eastAsia="en-US"/>
              </w:rPr>
            </w:pPr>
            <w:ins w:id="5652" w:author="KPMG_PQH" w:date="2026-04-07T11:25:00Z" w16du:dateUtc="2026-04-07T04:25:00Z">
              <w:r>
                <w:rPr>
                  <w:rFonts w:ascii="Arial" w:hAnsi="Arial" w:cs="Arial"/>
                  <w:sz w:val="18"/>
                  <w:szCs w:val="18"/>
                </w:rPr>
                <w:t>PHU QUANG SPINNING JOINT STOCK COMPANY</w:t>
              </w:r>
            </w:ins>
          </w:p>
        </w:tc>
        <w:tc>
          <w:tcPr>
            <w:tcW w:w="846" w:type="pct"/>
            <w:tcBorders>
              <w:top w:val="nil"/>
              <w:left w:val="nil"/>
              <w:bottom w:val="single" w:sz="4" w:space="0" w:color="auto"/>
              <w:right w:val="single" w:sz="4" w:space="0" w:color="auto"/>
            </w:tcBorders>
            <w:vAlign w:val="center"/>
            <w:hideMark/>
          </w:tcPr>
          <w:p w14:paraId="367E39A4" w14:textId="34C87ED5" w:rsidR="00AB0EE2" w:rsidRPr="00322061" w:rsidRDefault="00AB0EE2" w:rsidP="00AB0EE2">
            <w:pPr>
              <w:jc w:val="center"/>
              <w:rPr>
                <w:ins w:id="5653" w:author="KPMG_PQH" w:date="2026-04-07T11:25:00Z" w16du:dateUtc="2026-04-07T04:25:00Z"/>
                <w:rFonts w:ascii="Arial" w:hAnsi="Arial" w:cs="Arial"/>
                <w:color w:val="000000"/>
                <w:sz w:val="18"/>
                <w:szCs w:val="18"/>
                <w:lang w:eastAsia="en-US"/>
              </w:rPr>
            </w:pPr>
            <w:ins w:id="565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3761588" w14:textId="1877CFFA" w:rsidR="00AB0EE2" w:rsidRPr="00322061" w:rsidRDefault="00AB0EE2" w:rsidP="00AB0EE2">
            <w:pPr>
              <w:rPr>
                <w:ins w:id="5655" w:author="KPMG_PQH" w:date="2026-04-07T11:25:00Z" w16du:dateUtc="2026-04-07T04:25:00Z"/>
                <w:rFonts w:ascii="Arial" w:hAnsi="Arial" w:cs="Arial"/>
                <w:color w:val="000000"/>
                <w:sz w:val="18"/>
                <w:szCs w:val="18"/>
                <w:lang w:eastAsia="en-US"/>
              </w:rPr>
            </w:pPr>
            <w:ins w:id="5656" w:author="KPMG_PQH" w:date="2026-04-07T11:25:00Z" w16du:dateUtc="2026-04-07T04:25:00Z">
              <w:r>
                <w:rPr>
                  <w:rFonts w:ascii="Arial" w:hAnsi="Arial" w:cs="Arial"/>
                  <w:color w:val="000000"/>
                  <w:sz w:val="18"/>
                  <w:szCs w:val="18"/>
                </w:rPr>
                <w:t>Non-comparable products</w:t>
              </w:r>
            </w:ins>
          </w:p>
        </w:tc>
      </w:tr>
      <w:tr w:rsidR="00AB0EE2" w:rsidRPr="00322061" w14:paraId="11FC1A01" w14:textId="77777777" w:rsidTr="00777313">
        <w:trPr>
          <w:trHeight w:val="20"/>
          <w:ins w:id="565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846CB2" w14:textId="0849EB9B" w:rsidR="00AB0EE2" w:rsidRPr="00322061" w:rsidRDefault="00AB0EE2" w:rsidP="00AB0EE2">
            <w:pPr>
              <w:jc w:val="center"/>
              <w:rPr>
                <w:ins w:id="5658" w:author="KPMG_PQH" w:date="2026-04-07T11:25:00Z" w16du:dateUtc="2026-04-07T04:25:00Z"/>
                <w:rFonts w:ascii="Arial" w:hAnsi="Arial" w:cs="Arial"/>
                <w:color w:val="000000"/>
                <w:sz w:val="18"/>
                <w:szCs w:val="18"/>
                <w:lang w:eastAsia="en-US"/>
              </w:rPr>
            </w:pPr>
            <w:ins w:id="5659" w:author="KPMG_PQH" w:date="2026-04-07T11:25:00Z" w16du:dateUtc="2026-04-07T04:25:00Z">
              <w:r>
                <w:rPr>
                  <w:rFonts w:ascii="Arial" w:hAnsi="Arial" w:cs="Arial"/>
                  <w:sz w:val="18"/>
                  <w:szCs w:val="18"/>
                </w:rPr>
                <w:t>282</w:t>
              </w:r>
            </w:ins>
          </w:p>
        </w:tc>
        <w:tc>
          <w:tcPr>
            <w:tcW w:w="2351" w:type="pct"/>
            <w:tcBorders>
              <w:top w:val="nil"/>
              <w:left w:val="nil"/>
              <w:bottom w:val="single" w:sz="4" w:space="0" w:color="auto"/>
              <w:right w:val="single" w:sz="4" w:space="0" w:color="auto"/>
            </w:tcBorders>
            <w:vAlign w:val="center"/>
            <w:hideMark/>
          </w:tcPr>
          <w:p w14:paraId="7D4A9CD0" w14:textId="363C2933" w:rsidR="00AB0EE2" w:rsidRPr="00322061" w:rsidRDefault="00AB0EE2" w:rsidP="00AB0EE2">
            <w:pPr>
              <w:rPr>
                <w:ins w:id="5660" w:author="KPMG_PQH" w:date="2026-04-07T11:25:00Z" w16du:dateUtc="2026-04-07T04:25:00Z"/>
                <w:rFonts w:ascii="Arial" w:hAnsi="Arial" w:cs="Arial"/>
                <w:color w:val="000000"/>
                <w:sz w:val="18"/>
                <w:szCs w:val="18"/>
                <w:lang w:eastAsia="en-US"/>
              </w:rPr>
            </w:pPr>
            <w:ins w:id="5661" w:author="KPMG_PQH" w:date="2026-04-07T11:25:00Z" w16du:dateUtc="2026-04-07T04:25:00Z">
              <w:r>
                <w:rPr>
                  <w:rFonts w:ascii="Arial" w:hAnsi="Arial" w:cs="Arial"/>
                  <w:sz w:val="18"/>
                  <w:szCs w:val="18"/>
                </w:rPr>
                <w:t>PHU QUOC EXPORT IMPORT TRADING COMPANY LIMITED</w:t>
              </w:r>
            </w:ins>
          </w:p>
        </w:tc>
        <w:tc>
          <w:tcPr>
            <w:tcW w:w="846" w:type="pct"/>
            <w:tcBorders>
              <w:top w:val="nil"/>
              <w:left w:val="nil"/>
              <w:bottom w:val="single" w:sz="4" w:space="0" w:color="auto"/>
              <w:right w:val="single" w:sz="4" w:space="0" w:color="auto"/>
            </w:tcBorders>
            <w:vAlign w:val="center"/>
            <w:hideMark/>
          </w:tcPr>
          <w:p w14:paraId="326EC196" w14:textId="13433901" w:rsidR="00AB0EE2" w:rsidRPr="00322061" w:rsidRDefault="00AB0EE2" w:rsidP="00AB0EE2">
            <w:pPr>
              <w:jc w:val="center"/>
              <w:rPr>
                <w:ins w:id="5662" w:author="KPMG_PQH" w:date="2026-04-07T11:25:00Z" w16du:dateUtc="2026-04-07T04:25:00Z"/>
                <w:rFonts w:ascii="Arial" w:hAnsi="Arial" w:cs="Arial"/>
                <w:color w:val="000000"/>
                <w:sz w:val="18"/>
                <w:szCs w:val="18"/>
                <w:lang w:eastAsia="en-US"/>
              </w:rPr>
            </w:pPr>
            <w:ins w:id="566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E05723B" w14:textId="1FCDB590" w:rsidR="00AB0EE2" w:rsidRPr="00322061" w:rsidRDefault="00AB0EE2" w:rsidP="00AB0EE2">
            <w:pPr>
              <w:rPr>
                <w:ins w:id="5664" w:author="KPMG_PQH" w:date="2026-04-07T11:25:00Z" w16du:dateUtc="2026-04-07T04:25:00Z"/>
                <w:rFonts w:ascii="Arial" w:hAnsi="Arial" w:cs="Arial"/>
                <w:color w:val="000000"/>
                <w:sz w:val="18"/>
                <w:szCs w:val="18"/>
                <w:lang w:eastAsia="en-US"/>
              </w:rPr>
            </w:pPr>
            <w:ins w:id="5665" w:author="KPMG_PQH" w:date="2026-04-07T11:25:00Z" w16du:dateUtc="2026-04-07T04:25:00Z">
              <w:r>
                <w:rPr>
                  <w:rFonts w:ascii="Arial" w:hAnsi="Arial" w:cs="Arial"/>
                  <w:color w:val="000000"/>
                  <w:sz w:val="18"/>
                  <w:szCs w:val="18"/>
                </w:rPr>
                <w:t>Non-comparable functions</w:t>
              </w:r>
            </w:ins>
          </w:p>
        </w:tc>
      </w:tr>
      <w:tr w:rsidR="00AB0EE2" w:rsidRPr="00322061" w14:paraId="28950B46" w14:textId="77777777" w:rsidTr="00777313">
        <w:trPr>
          <w:trHeight w:val="20"/>
          <w:ins w:id="566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F7E404E" w14:textId="722FBDD1" w:rsidR="00AB0EE2" w:rsidRPr="00322061" w:rsidRDefault="00AB0EE2" w:rsidP="00AB0EE2">
            <w:pPr>
              <w:jc w:val="center"/>
              <w:rPr>
                <w:ins w:id="5667" w:author="KPMG_PQH" w:date="2026-04-07T11:25:00Z" w16du:dateUtc="2026-04-07T04:25:00Z"/>
                <w:rFonts w:ascii="Arial" w:hAnsi="Arial" w:cs="Arial"/>
                <w:color w:val="000000"/>
                <w:sz w:val="18"/>
                <w:szCs w:val="18"/>
                <w:lang w:eastAsia="en-US"/>
              </w:rPr>
            </w:pPr>
            <w:ins w:id="5668" w:author="KPMG_PQH" w:date="2026-04-07T11:25:00Z" w16du:dateUtc="2026-04-07T04:25:00Z">
              <w:r>
                <w:rPr>
                  <w:rFonts w:ascii="Arial" w:hAnsi="Arial" w:cs="Arial"/>
                  <w:sz w:val="18"/>
                  <w:szCs w:val="18"/>
                </w:rPr>
                <w:t>283</w:t>
              </w:r>
            </w:ins>
          </w:p>
        </w:tc>
        <w:tc>
          <w:tcPr>
            <w:tcW w:w="2351" w:type="pct"/>
            <w:tcBorders>
              <w:top w:val="nil"/>
              <w:left w:val="nil"/>
              <w:bottom w:val="single" w:sz="4" w:space="0" w:color="auto"/>
              <w:right w:val="single" w:sz="4" w:space="0" w:color="auto"/>
            </w:tcBorders>
            <w:vAlign w:val="center"/>
            <w:hideMark/>
          </w:tcPr>
          <w:p w14:paraId="79759CB1" w14:textId="73CCBBCE" w:rsidR="00AB0EE2" w:rsidRPr="00322061" w:rsidRDefault="00AB0EE2" w:rsidP="00AB0EE2">
            <w:pPr>
              <w:rPr>
                <w:ins w:id="5669" w:author="KPMG_PQH" w:date="2026-04-07T11:25:00Z" w16du:dateUtc="2026-04-07T04:25:00Z"/>
                <w:rFonts w:ascii="Arial" w:hAnsi="Arial" w:cs="Arial"/>
                <w:color w:val="000000"/>
                <w:sz w:val="18"/>
                <w:szCs w:val="18"/>
                <w:lang w:eastAsia="en-US"/>
              </w:rPr>
            </w:pPr>
            <w:ins w:id="5670" w:author="KPMG_PQH" w:date="2026-04-07T11:25:00Z" w16du:dateUtc="2026-04-07T04:25:00Z">
              <w:r>
                <w:rPr>
                  <w:rFonts w:ascii="Arial" w:hAnsi="Arial" w:cs="Arial"/>
                  <w:sz w:val="18"/>
                  <w:szCs w:val="18"/>
                </w:rPr>
                <w:t>PHU QUOC TOURISM DEVELOPMENT AND INVESTMENT JOINT STOCK COMPANY</w:t>
              </w:r>
            </w:ins>
          </w:p>
        </w:tc>
        <w:tc>
          <w:tcPr>
            <w:tcW w:w="846" w:type="pct"/>
            <w:tcBorders>
              <w:top w:val="nil"/>
              <w:left w:val="nil"/>
              <w:bottom w:val="single" w:sz="4" w:space="0" w:color="auto"/>
              <w:right w:val="single" w:sz="4" w:space="0" w:color="auto"/>
            </w:tcBorders>
            <w:vAlign w:val="center"/>
            <w:hideMark/>
          </w:tcPr>
          <w:p w14:paraId="30092086" w14:textId="10796EE7" w:rsidR="00AB0EE2" w:rsidRPr="00322061" w:rsidRDefault="00AB0EE2" w:rsidP="00AB0EE2">
            <w:pPr>
              <w:jc w:val="center"/>
              <w:rPr>
                <w:ins w:id="5671" w:author="KPMG_PQH" w:date="2026-04-07T11:25:00Z" w16du:dateUtc="2026-04-07T04:25:00Z"/>
                <w:rFonts w:ascii="Arial" w:hAnsi="Arial" w:cs="Arial"/>
                <w:color w:val="000000"/>
                <w:sz w:val="18"/>
                <w:szCs w:val="18"/>
                <w:lang w:eastAsia="en-US"/>
              </w:rPr>
            </w:pPr>
            <w:ins w:id="567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9316FA5" w14:textId="298957BC" w:rsidR="00AB0EE2" w:rsidRPr="00322061" w:rsidRDefault="00AB0EE2" w:rsidP="00AB0EE2">
            <w:pPr>
              <w:rPr>
                <w:ins w:id="5673" w:author="KPMG_PQH" w:date="2026-04-07T11:25:00Z" w16du:dateUtc="2026-04-07T04:25:00Z"/>
                <w:rFonts w:ascii="Arial" w:hAnsi="Arial" w:cs="Arial"/>
                <w:color w:val="000000"/>
                <w:sz w:val="18"/>
                <w:szCs w:val="18"/>
                <w:lang w:eastAsia="en-US"/>
              </w:rPr>
            </w:pPr>
            <w:ins w:id="5674" w:author="KPMG_PQH" w:date="2026-04-07T11:25:00Z" w16du:dateUtc="2026-04-07T04:25:00Z">
              <w:r>
                <w:rPr>
                  <w:rFonts w:ascii="Arial" w:hAnsi="Arial" w:cs="Arial"/>
                  <w:color w:val="000000"/>
                  <w:sz w:val="18"/>
                  <w:szCs w:val="18"/>
                </w:rPr>
                <w:t>Non-comparable functions</w:t>
              </w:r>
            </w:ins>
          </w:p>
        </w:tc>
      </w:tr>
      <w:tr w:rsidR="00AB0EE2" w:rsidRPr="00322061" w14:paraId="2729D1FC" w14:textId="77777777" w:rsidTr="00777313">
        <w:trPr>
          <w:trHeight w:val="20"/>
          <w:ins w:id="567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8DE3958" w14:textId="78EB0488" w:rsidR="00AB0EE2" w:rsidRPr="00322061" w:rsidRDefault="00AB0EE2" w:rsidP="00AB0EE2">
            <w:pPr>
              <w:jc w:val="center"/>
              <w:rPr>
                <w:ins w:id="5676" w:author="KPMG_PQH" w:date="2026-04-07T11:25:00Z" w16du:dateUtc="2026-04-07T04:25:00Z"/>
                <w:rFonts w:ascii="Arial" w:hAnsi="Arial" w:cs="Arial"/>
                <w:color w:val="000000"/>
                <w:sz w:val="18"/>
                <w:szCs w:val="18"/>
                <w:lang w:eastAsia="en-US"/>
              </w:rPr>
            </w:pPr>
            <w:ins w:id="5677" w:author="KPMG_PQH" w:date="2026-04-07T11:25:00Z" w16du:dateUtc="2026-04-07T04:25:00Z">
              <w:r>
                <w:rPr>
                  <w:rFonts w:ascii="Arial" w:hAnsi="Arial" w:cs="Arial"/>
                  <w:sz w:val="18"/>
                  <w:szCs w:val="18"/>
                </w:rPr>
                <w:t>284</w:t>
              </w:r>
            </w:ins>
          </w:p>
        </w:tc>
        <w:tc>
          <w:tcPr>
            <w:tcW w:w="2351" w:type="pct"/>
            <w:tcBorders>
              <w:top w:val="nil"/>
              <w:left w:val="nil"/>
              <w:bottom w:val="single" w:sz="4" w:space="0" w:color="auto"/>
              <w:right w:val="single" w:sz="4" w:space="0" w:color="auto"/>
            </w:tcBorders>
            <w:vAlign w:val="center"/>
            <w:hideMark/>
          </w:tcPr>
          <w:p w14:paraId="004AD8AA" w14:textId="5A63A523" w:rsidR="00AB0EE2" w:rsidRPr="00322061" w:rsidRDefault="00AB0EE2" w:rsidP="00AB0EE2">
            <w:pPr>
              <w:rPr>
                <w:ins w:id="5678" w:author="KPMG_PQH" w:date="2026-04-07T11:25:00Z" w16du:dateUtc="2026-04-07T04:25:00Z"/>
                <w:rFonts w:ascii="Arial" w:hAnsi="Arial" w:cs="Arial"/>
                <w:color w:val="000000"/>
                <w:sz w:val="18"/>
                <w:szCs w:val="18"/>
                <w:lang w:eastAsia="en-US"/>
              </w:rPr>
            </w:pPr>
            <w:ins w:id="5679" w:author="KPMG_PQH" w:date="2026-04-07T11:25:00Z" w16du:dateUtc="2026-04-07T04:25:00Z">
              <w:r>
                <w:rPr>
                  <w:rFonts w:ascii="Arial" w:hAnsi="Arial" w:cs="Arial"/>
                  <w:sz w:val="18"/>
                  <w:szCs w:val="18"/>
                </w:rPr>
                <w:t>PHU THAI EDUCATION INVESTMENT JOINT STOCK COMPANY</w:t>
              </w:r>
            </w:ins>
          </w:p>
        </w:tc>
        <w:tc>
          <w:tcPr>
            <w:tcW w:w="846" w:type="pct"/>
            <w:tcBorders>
              <w:top w:val="nil"/>
              <w:left w:val="nil"/>
              <w:bottom w:val="single" w:sz="4" w:space="0" w:color="auto"/>
              <w:right w:val="single" w:sz="4" w:space="0" w:color="auto"/>
            </w:tcBorders>
            <w:vAlign w:val="center"/>
            <w:hideMark/>
          </w:tcPr>
          <w:p w14:paraId="52669041" w14:textId="46CAC1CE" w:rsidR="00AB0EE2" w:rsidRPr="00322061" w:rsidRDefault="00AB0EE2" w:rsidP="00AB0EE2">
            <w:pPr>
              <w:jc w:val="center"/>
              <w:rPr>
                <w:ins w:id="5680" w:author="KPMG_PQH" w:date="2026-04-07T11:25:00Z" w16du:dateUtc="2026-04-07T04:25:00Z"/>
                <w:rFonts w:ascii="Arial" w:hAnsi="Arial" w:cs="Arial"/>
                <w:color w:val="000000"/>
                <w:sz w:val="18"/>
                <w:szCs w:val="18"/>
                <w:lang w:eastAsia="en-US"/>
              </w:rPr>
            </w:pPr>
            <w:ins w:id="568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3B8E4AE" w14:textId="3E1247FC" w:rsidR="00AB0EE2" w:rsidRPr="00322061" w:rsidRDefault="00AB0EE2" w:rsidP="00AB0EE2">
            <w:pPr>
              <w:rPr>
                <w:ins w:id="5682" w:author="KPMG_PQH" w:date="2026-04-07T11:25:00Z" w16du:dateUtc="2026-04-07T04:25:00Z"/>
                <w:rFonts w:ascii="Arial" w:hAnsi="Arial" w:cs="Arial"/>
                <w:color w:val="000000"/>
                <w:sz w:val="18"/>
                <w:szCs w:val="18"/>
                <w:lang w:eastAsia="en-US"/>
              </w:rPr>
            </w:pPr>
            <w:ins w:id="5683" w:author="KPMG_PQH" w:date="2026-04-07T11:25:00Z" w16du:dateUtc="2026-04-07T04:25:00Z">
              <w:r>
                <w:rPr>
                  <w:rFonts w:ascii="Arial" w:hAnsi="Arial" w:cs="Arial"/>
                  <w:color w:val="000000"/>
                  <w:sz w:val="18"/>
                  <w:szCs w:val="18"/>
                </w:rPr>
                <w:t>Non-comparable functions</w:t>
              </w:r>
            </w:ins>
          </w:p>
        </w:tc>
      </w:tr>
      <w:tr w:rsidR="00AB0EE2" w:rsidRPr="00322061" w14:paraId="36E64AE5" w14:textId="77777777" w:rsidTr="00777313">
        <w:trPr>
          <w:trHeight w:val="20"/>
          <w:ins w:id="568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A69842C" w14:textId="305594E2" w:rsidR="00AB0EE2" w:rsidRPr="00322061" w:rsidRDefault="00AB0EE2" w:rsidP="00AB0EE2">
            <w:pPr>
              <w:jc w:val="center"/>
              <w:rPr>
                <w:ins w:id="5685" w:author="KPMG_PQH" w:date="2026-04-07T11:25:00Z" w16du:dateUtc="2026-04-07T04:25:00Z"/>
                <w:rFonts w:ascii="Arial" w:hAnsi="Arial" w:cs="Arial"/>
                <w:color w:val="000000"/>
                <w:sz w:val="18"/>
                <w:szCs w:val="18"/>
                <w:lang w:eastAsia="en-US"/>
              </w:rPr>
            </w:pPr>
            <w:ins w:id="5686" w:author="KPMG_PQH" w:date="2026-04-07T11:25:00Z" w16du:dateUtc="2026-04-07T04:25:00Z">
              <w:r>
                <w:rPr>
                  <w:rFonts w:ascii="Arial" w:hAnsi="Arial" w:cs="Arial"/>
                  <w:sz w:val="18"/>
                  <w:szCs w:val="18"/>
                </w:rPr>
                <w:lastRenderedPageBreak/>
                <w:t>285</w:t>
              </w:r>
            </w:ins>
          </w:p>
        </w:tc>
        <w:tc>
          <w:tcPr>
            <w:tcW w:w="2351" w:type="pct"/>
            <w:tcBorders>
              <w:top w:val="nil"/>
              <w:left w:val="nil"/>
              <w:bottom w:val="single" w:sz="4" w:space="0" w:color="auto"/>
              <w:right w:val="single" w:sz="4" w:space="0" w:color="auto"/>
            </w:tcBorders>
            <w:vAlign w:val="center"/>
            <w:hideMark/>
          </w:tcPr>
          <w:p w14:paraId="0D003460" w14:textId="775B6322" w:rsidR="00AB0EE2" w:rsidRPr="00322061" w:rsidRDefault="00AB0EE2" w:rsidP="00AB0EE2">
            <w:pPr>
              <w:rPr>
                <w:ins w:id="5687" w:author="KPMG_PQH" w:date="2026-04-07T11:25:00Z" w16du:dateUtc="2026-04-07T04:25:00Z"/>
                <w:rFonts w:ascii="Arial" w:hAnsi="Arial" w:cs="Arial"/>
                <w:color w:val="000000"/>
                <w:sz w:val="18"/>
                <w:szCs w:val="18"/>
                <w:lang w:eastAsia="en-US"/>
              </w:rPr>
            </w:pPr>
            <w:ins w:id="5688" w:author="KPMG_PQH" w:date="2026-04-07T11:25:00Z" w16du:dateUtc="2026-04-07T04:25:00Z">
              <w:r>
                <w:rPr>
                  <w:rFonts w:ascii="Arial" w:hAnsi="Arial" w:cs="Arial"/>
                  <w:sz w:val="18"/>
                  <w:szCs w:val="18"/>
                </w:rPr>
                <w:t>PHU THO GARMENT JOINT STOCK COMPANY</w:t>
              </w:r>
            </w:ins>
          </w:p>
        </w:tc>
        <w:tc>
          <w:tcPr>
            <w:tcW w:w="846" w:type="pct"/>
            <w:tcBorders>
              <w:top w:val="nil"/>
              <w:left w:val="nil"/>
              <w:bottom w:val="single" w:sz="4" w:space="0" w:color="auto"/>
              <w:right w:val="single" w:sz="4" w:space="0" w:color="auto"/>
            </w:tcBorders>
            <w:vAlign w:val="center"/>
            <w:hideMark/>
          </w:tcPr>
          <w:p w14:paraId="5BE5F6AE" w14:textId="2C8407AE" w:rsidR="00AB0EE2" w:rsidRPr="00322061" w:rsidRDefault="00AB0EE2" w:rsidP="00AB0EE2">
            <w:pPr>
              <w:jc w:val="center"/>
              <w:rPr>
                <w:ins w:id="5689" w:author="KPMG_PQH" w:date="2026-04-07T11:25:00Z" w16du:dateUtc="2026-04-07T04:25:00Z"/>
                <w:rFonts w:ascii="Arial" w:hAnsi="Arial" w:cs="Arial"/>
                <w:color w:val="000000"/>
                <w:sz w:val="18"/>
                <w:szCs w:val="18"/>
                <w:lang w:eastAsia="en-US"/>
              </w:rPr>
            </w:pPr>
            <w:ins w:id="569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03546B5" w14:textId="61332A90" w:rsidR="00AB0EE2" w:rsidRPr="00322061" w:rsidRDefault="00AB0EE2" w:rsidP="00AB0EE2">
            <w:pPr>
              <w:rPr>
                <w:ins w:id="5691" w:author="KPMG_PQH" w:date="2026-04-07T11:25:00Z" w16du:dateUtc="2026-04-07T04:25:00Z"/>
                <w:rFonts w:ascii="Arial" w:hAnsi="Arial" w:cs="Arial"/>
                <w:color w:val="000000"/>
                <w:sz w:val="18"/>
                <w:szCs w:val="18"/>
                <w:lang w:eastAsia="en-US"/>
              </w:rPr>
            </w:pPr>
            <w:ins w:id="5692" w:author="KPMG_PQH" w:date="2026-04-07T11:25:00Z" w16du:dateUtc="2026-04-07T04:25:00Z">
              <w:r>
                <w:rPr>
                  <w:rFonts w:ascii="Arial" w:hAnsi="Arial" w:cs="Arial"/>
                  <w:color w:val="000000"/>
                  <w:sz w:val="18"/>
                  <w:szCs w:val="18"/>
                </w:rPr>
                <w:t>Non-comparable functions</w:t>
              </w:r>
            </w:ins>
          </w:p>
        </w:tc>
      </w:tr>
      <w:tr w:rsidR="00AB0EE2" w:rsidRPr="00322061" w14:paraId="150F638F" w14:textId="77777777" w:rsidTr="00777313">
        <w:trPr>
          <w:trHeight w:val="20"/>
          <w:ins w:id="569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BD4156C" w14:textId="0207E378" w:rsidR="00AB0EE2" w:rsidRPr="00322061" w:rsidRDefault="00AB0EE2" w:rsidP="00AB0EE2">
            <w:pPr>
              <w:jc w:val="center"/>
              <w:rPr>
                <w:ins w:id="5694" w:author="KPMG_PQH" w:date="2026-04-07T11:25:00Z" w16du:dateUtc="2026-04-07T04:25:00Z"/>
                <w:rFonts w:ascii="Arial" w:hAnsi="Arial" w:cs="Arial"/>
                <w:color w:val="000000"/>
                <w:sz w:val="18"/>
                <w:szCs w:val="18"/>
                <w:lang w:eastAsia="en-US"/>
              </w:rPr>
            </w:pPr>
            <w:ins w:id="5695" w:author="KPMG_PQH" w:date="2026-04-07T11:25:00Z" w16du:dateUtc="2026-04-07T04:25:00Z">
              <w:r>
                <w:rPr>
                  <w:rFonts w:ascii="Arial" w:hAnsi="Arial" w:cs="Arial"/>
                  <w:sz w:val="18"/>
                  <w:szCs w:val="18"/>
                </w:rPr>
                <w:t>286</w:t>
              </w:r>
            </w:ins>
          </w:p>
        </w:tc>
        <w:tc>
          <w:tcPr>
            <w:tcW w:w="2351" w:type="pct"/>
            <w:tcBorders>
              <w:top w:val="nil"/>
              <w:left w:val="nil"/>
              <w:bottom w:val="single" w:sz="4" w:space="0" w:color="auto"/>
              <w:right w:val="single" w:sz="4" w:space="0" w:color="auto"/>
            </w:tcBorders>
            <w:vAlign w:val="center"/>
            <w:hideMark/>
          </w:tcPr>
          <w:p w14:paraId="5246AF18" w14:textId="4D4A6E70" w:rsidR="00AB0EE2" w:rsidRPr="00322061" w:rsidRDefault="00AB0EE2" w:rsidP="00AB0EE2">
            <w:pPr>
              <w:rPr>
                <w:ins w:id="5696" w:author="KPMG_PQH" w:date="2026-04-07T11:25:00Z" w16du:dateUtc="2026-04-07T04:25:00Z"/>
                <w:rFonts w:ascii="Arial" w:hAnsi="Arial" w:cs="Arial"/>
                <w:color w:val="000000"/>
                <w:sz w:val="18"/>
                <w:szCs w:val="18"/>
                <w:lang w:eastAsia="en-US"/>
              </w:rPr>
            </w:pPr>
            <w:ins w:id="5697" w:author="KPMG_PQH" w:date="2026-04-07T11:25:00Z" w16du:dateUtc="2026-04-07T04:25:00Z">
              <w:r>
                <w:rPr>
                  <w:rFonts w:ascii="Arial" w:hAnsi="Arial" w:cs="Arial"/>
                  <w:sz w:val="18"/>
                  <w:szCs w:val="18"/>
                </w:rPr>
                <w:t>PHUC LOC DEVICE CONSTRUCT INVESTMENT JOINT STOCK COMPANY</w:t>
              </w:r>
            </w:ins>
          </w:p>
        </w:tc>
        <w:tc>
          <w:tcPr>
            <w:tcW w:w="846" w:type="pct"/>
            <w:tcBorders>
              <w:top w:val="nil"/>
              <w:left w:val="nil"/>
              <w:bottom w:val="single" w:sz="4" w:space="0" w:color="auto"/>
              <w:right w:val="single" w:sz="4" w:space="0" w:color="auto"/>
            </w:tcBorders>
            <w:vAlign w:val="center"/>
            <w:hideMark/>
          </w:tcPr>
          <w:p w14:paraId="7CB803E8" w14:textId="116979B6" w:rsidR="00AB0EE2" w:rsidRPr="00322061" w:rsidRDefault="00AB0EE2" w:rsidP="00AB0EE2">
            <w:pPr>
              <w:jc w:val="center"/>
              <w:rPr>
                <w:ins w:id="5698" w:author="KPMG_PQH" w:date="2026-04-07T11:25:00Z" w16du:dateUtc="2026-04-07T04:25:00Z"/>
                <w:rFonts w:ascii="Arial" w:hAnsi="Arial" w:cs="Arial"/>
                <w:color w:val="000000"/>
                <w:sz w:val="18"/>
                <w:szCs w:val="18"/>
                <w:lang w:eastAsia="en-US"/>
              </w:rPr>
            </w:pPr>
            <w:ins w:id="569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A7AD378" w14:textId="38AFEFCC" w:rsidR="00AB0EE2" w:rsidRPr="00322061" w:rsidRDefault="00AB0EE2" w:rsidP="00AB0EE2">
            <w:pPr>
              <w:rPr>
                <w:ins w:id="5700" w:author="KPMG_PQH" w:date="2026-04-07T11:25:00Z" w16du:dateUtc="2026-04-07T04:25:00Z"/>
                <w:rFonts w:ascii="Arial" w:hAnsi="Arial" w:cs="Arial"/>
                <w:color w:val="000000"/>
                <w:sz w:val="18"/>
                <w:szCs w:val="18"/>
                <w:lang w:eastAsia="en-US"/>
              </w:rPr>
            </w:pPr>
            <w:ins w:id="5701" w:author="KPMG_PQH" w:date="2026-04-07T11:25:00Z" w16du:dateUtc="2026-04-07T04:25:00Z">
              <w:r>
                <w:rPr>
                  <w:rFonts w:ascii="Arial" w:hAnsi="Arial" w:cs="Arial"/>
                  <w:color w:val="000000"/>
                  <w:sz w:val="18"/>
                  <w:szCs w:val="18"/>
                </w:rPr>
                <w:t>Insufficient financial data</w:t>
              </w:r>
            </w:ins>
          </w:p>
        </w:tc>
      </w:tr>
      <w:tr w:rsidR="00AB0EE2" w:rsidRPr="00322061" w14:paraId="19E6E6D5" w14:textId="77777777" w:rsidTr="00777313">
        <w:trPr>
          <w:trHeight w:val="20"/>
          <w:ins w:id="570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A6B2AF0" w14:textId="20F07327" w:rsidR="00AB0EE2" w:rsidRPr="00322061" w:rsidRDefault="00AB0EE2" w:rsidP="00AB0EE2">
            <w:pPr>
              <w:jc w:val="center"/>
              <w:rPr>
                <w:ins w:id="5703" w:author="KPMG_PQH" w:date="2026-04-07T11:25:00Z" w16du:dateUtc="2026-04-07T04:25:00Z"/>
                <w:rFonts w:ascii="Arial" w:hAnsi="Arial" w:cs="Arial"/>
                <w:color w:val="000000"/>
                <w:sz w:val="18"/>
                <w:szCs w:val="18"/>
                <w:lang w:eastAsia="en-US"/>
              </w:rPr>
            </w:pPr>
            <w:ins w:id="5704" w:author="KPMG_PQH" w:date="2026-04-07T11:25:00Z" w16du:dateUtc="2026-04-07T04:25:00Z">
              <w:r>
                <w:rPr>
                  <w:rFonts w:ascii="Arial" w:hAnsi="Arial" w:cs="Arial"/>
                  <w:sz w:val="18"/>
                  <w:szCs w:val="18"/>
                </w:rPr>
                <w:t>287</w:t>
              </w:r>
            </w:ins>
          </w:p>
        </w:tc>
        <w:tc>
          <w:tcPr>
            <w:tcW w:w="2351" w:type="pct"/>
            <w:tcBorders>
              <w:top w:val="nil"/>
              <w:left w:val="nil"/>
              <w:bottom w:val="single" w:sz="4" w:space="0" w:color="auto"/>
              <w:right w:val="single" w:sz="4" w:space="0" w:color="auto"/>
            </w:tcBorders>
            <w:vAlign w:val="center"/>
            <w:hideMark/>
          </w:tcPr>
          <w:p w14:paraId="4C5ADF53" w14:textId="61CAA360" w:rsidR="00AB0EE2" w:rsidRPr="00322061" w:rsidRDefault="00AB0EE2" w:rsidP="00AB0EE2">
            <w:pPr>
              <w:rPr>
                <w:ins w:id="5705" w:author="KPMG_PQH" w:date="2026-04-07T11:25:00Z" w16du:dateUtc="2026-04-07T04:25:00Z"/>
                <w:rFonts w:ascii="Arial" w:hAnsi="Arial" w:cs="Arial"/>
                <w:color w:val="000000"/>
                <w:sz w:val="18"/>
                <w:szCs w:val="18"/>
                <w:lang w:eastAsia="en-US"/>
              </w:rPr>
            </w:pPr>
            <w:ins w:id="5706" w:author="KPMG_PQH" w:date="2026-04-07T11:25:00Z" w16du:dateUtc="2026-04-07T04:25:00Z">
              <w:r>
                <w:rPr>
                  <w:rFonts w:ascii="Arial" w:hAnsi="Arial" w:cs="Arial"/>
                  <w:sz w:val="18"/>
                  <w:szCs w:val="18"/>
                </w:rPr>
                <w:t>PHUC THANH CONSTRUCTION INVESTMENT JOINT STOCK COMPANY</w:t>
              </w:r>
            </w:ins>
          </w:p>
        </w:tc>
        <w:tc>
          <w:tcPr>
            <w:tcW w:w="846" w:type="pct"/>
            <w:tcBorders>
              <w:top w:val="nil"/>
              <w:left w:val="nil"/>
              <w:bottom w:val="single" w:sz="4" w:space="0" w:color="auto"/>
              <w:right w:val="single" w:sz="4" w:space="0" w:color="auto"/>
            </w:tcBorders>
            <w:vAlign w:val="center"/>
            <w:hideMark/>
          </w:tcPr>
          <w:p w14:paraId="55365E73" w14:textId="033CED6B" w:rsidR="00AB0EE2" w:rsidRPr="00322061" w:rsidRDefault="00AB0EE2" w:rsidP="00AB0EE2">
            <w:pPr>
              <w:jc w:val="center"/>
              <w:rPr>
                <w:ins w:id="5707" w:author="KPMG_PQH" w:date="2026-04-07T11:25:00Z" w16du:dateUtc="2026-04-07T04:25:00Z"/>
                <w:rFonts w:ascii="Arial" w:hAnsi="Arial" w:cs="Arial"/>
                <w:color w:val="000000"/>
                <w:sz w:val="18"/>
                <w:szCs w:val="18"/>
                <w:lang w:eastAsia="en-US"/>
              </w:rPr>
            </w:pPr>
            <w:ins w:id="570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1D23FD1" w14:textId="0F787D93" w:rsidR="00AB0EE2" w:rsidRPr="00322061" w:rsidRDefault="00AB0EE2" w:rsidP="00AB0EE2">
            <w:pPr>
              <w:rPr>
                <w:ins w:id="5709" w:author="KPMG_PQH" w:date="2026-04-07T11:25:00Z" w16du:dateUtc="2026-04-07T04:25:00Z"/>
                <w:rFonts w:ascii="Arial" w:hAnsi="Arial" w:cs="Arial"/>
                <w:color w:val="000000"/>
                <w:sz w:val="18"/>
                <w:szCs w:val="18"/>
                <w:lang w:eastAsia="en-US"/>
              </w:rPr>
            </w:pPr>
            <w:ins w:id="5710" w:author="KPMG_PQH" w:date="2026-04-07T11:25:00Z" w16du:dateUtc="2026-04-07T04:25:00Z">
              <w:r>
                <w:rPr>
                  <w:rFonts w:ascii="Arial" w:hAnsi="Arial" w:cs="Arial"/>
                  <w:color w:val="000000"/>
                  <w:sz w:val="18"/>
                  <w:szCs w:val="18"/>
                </w:rPr>
                <w:t>Non-comparable functions</w:t>
              </w:r>
            </w:ins>
          </w:p>
        </w:tc>
      </w:tr>
      <w:tr w:rsidR="00AB0EE2" w:rsidRPr="00322061" w14:paraId="176B5A55" w14:textId="77777777" w:rsidTr="00777313">
        <w:trPr>
          <w:trHeight w:val="20"/>
          <w:ins w:id="571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A322BCE" w14:textId="79629664" w:rsidR="00AB0EE2" w:rsidRPr="00322061" w:rsidRDefault="00AB0EE2" w:rsidP="00AB0EE2">
            <w:pPr>
              <w:jc w:val="center"/>
              <w:rPr>
                <w:ins w:id="5712" w:author="KPMG_PQH" w:date="2026-04-07T11:25:00Z" w16du:dateUtc="2026-04-07T04:25:00Z"/>
                <w:rFonts w:ascii="Arial" w:hAnsi="Arial" w:cs="Arial"/>
                <w:color w:val="000000"/>
                <w:sz w:val="18"/>
                <w:szCs w:val="18"/>
                <w:lang w:eastAsia="en-US"/>
              </w:rPr>
            </w:pPr>
            <w:ins w:id="5713" w:author="KPMG_PQH" w:date="2026-04-07T11:25:00Z" w16du:dateUtc="2026-04-07T04:25:00Z">
              <w:r>
                <w:rPr>
                  <w:rFonts w:ascii="Arial" w:hAnsi="Arial" w:cs="Arial"/>
                  <w:sz w:val="18"/>
                  <w:szCs w:val="18"/>
                </w:rPr>
                <w:t>288</w:t>
              </w:r>
            </w:ins>
          </w:p>
        </w:tc>
        <w:tc>
          <w:tcPr>
            <w:tcW w:w="2351" w:type="pct"/>
            <w:tcBorders>
              <w:top w:val="nil"/>
              <w:left w:val="nil"/>
              <w:bottom w:val="single" w:sz="4" w:space="0" w:color="auto"/>
              <w:right w:val="single" w:sz="4" w:space="0" w:color="auto"/>
            </w:tcBorders>
            <w:vAlign w:val="center"/>
            <w:hideMark/>
          </w:tcPr>
          <w:p w14:paraId="01C7610C" w14:textId="1E49749A" w:rsidR="00AB0EE2" w:rsidRPr="00322061" w:rsidRDefault="00AB0EE2" w:rsidP="00AB0EE2">
            <w:pPr>
              <w:rPr>
                <w:ins w:id="5714" w:author="KPMG_PQH" w:date="2026-04-07T11:25:00Z" w16du:dateUtc="2026-04-07T04:25:00Z"/>
                <w:rFonts w:ascii="Arial" w:hAnsi="Arial" w:cs="Arial"/>
                <w:color w:val="000000"/>
                <w:sz w:val="18"/>
                <w:szCs w:val="18"/>
                <w:lang w:eastAsia="en-US"/>
              </w:rPr>
            </w:pPr>
            <w:ins w:id="5715" w:author="KPMG_PQH" w:date="2026-04-07T11:25:00Z" w16du:dateUtc="2026-04-07T04:25:00Z">
              <w:r>
                <w:rPr>
                  <w:rFonts w:ascii="Arial" w:hAnsi="Arial" w:cs="Arial"/>
                  <w:sz w:val="18"/>
                  <w:szCs w:val="18"/>
                </w:rPr>
                <w:t>PHUC THIEN HIGH TECHNOLOGY DEVELOPMENT JOINT STOCK COMPANY</w:t>
              </w:r>
            </w:ins>
          </w:p>
        </w:tc>
        <w:tc>
          <w:tcPr>
            <w:tcW w:w="846" w:type="pct"/>
            <w:tcBorders>
              <w:top w:val="nil"/>
              <w:left w:val="nil"/>
              <w:bottom w:val="single" w:sz="4" w:space="0" w:color="auto"/>
              <w:right w:val="single" w:sz="4" w:space="0" w:color="auto"/>
            </w:tcBorders>
            <w:vAlign w:val="center"/>
            <w:hideMark/>
          </w:tcPr>
          <w:p w14:paraId="58E2A95A" w14:textId="5760641A" w:rsidR="00AB0EE2" w:rsidRPr="00322061" w:rsidRDefault="00AB0EE2" w:rsidP="00AB0EE2">
            <w:pPr>
              <w:jc w:val="center"/>
              <w:rPr>
                <w:ins w:id="5716" w:author="KPMG_PQH" w:date="2026-04-07T11:25:00Z" w16du:dateUtc="2026-04-07T04:25:00Z"/>
                <w:rFonts w:ascii="Arial" w:hAnsi="Arial" w:cs="Arial"/>
                <w:color w:val="000000"/>
                <w:sz w:val="18"/>
                <w:szCs w:val="18"/>
                <w:lang w:eastAsia="en-US"/>
              </w:rPr>
            </w:pPr>
            <w:ins w:id="571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A87D10B" w14:textId="4C6BA74F" w:rsidR="00AB0EE2" w:rsidRPr="00322061" w:rsidRDefault="00AB0EE2" w:rsidP="00AB0EE2">
            <w:pPr>
              <w:rPr>
                <w:ins w:id="5718" w:author="KPMG_PQH" w:date="2026-04-07T11:25:00Z" w16du:dateUtc="2026-04-07T04:25:00Z"/>
                <w:rFonts w:ascii="Arial" w:hAnsi="Arial" w:cs="Arial"/>
                <w:color w:val="000000"/>
                <w:sz w:val="18"/>
                <w:szCs w:val="18"/>
                <w:lang w:eastAsia="en-US"/>
              </w:rPr>
            </w:pPr>
            <w:ins w:id="5719" w:author="KPMG_PQH" w:date="2026-04-07T11:25:00Z" w16du:dateUtc="2026-04-07T04:25:00Z">
              <w:r>
                <w:rPr>
                  <w:rFonts w:ascii="Arial" w:hAnsi="Arial" w:cs="Arial"/>
                  <w:color w:val="000000"/>
                  <w:sz w:val="18"/>
                  <w:szCs w:val="18"/>
                </w:rPr>
                <w:t>Insufficient financial data</w:t>
              </w:r>
            </w:ins>
          </w:p>
        </w:tc>
      </w:tr>
      <w:tr w:rsidR="00AB0EE2" w:rsidRPr="00322061" w14:paraId="6486513B" w14:textId="77777777" w:rsidTr="00777313">
        <w:trPr>
          <w:trHeight w:val="20"/>
          <w:ins w:id="572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C751F5C" w14:textId="2F16654F" w:rsidR="00AB0EE2" w:rsidRPr="00322061" w:rsidRDefault="00AB0EE2" w:rsidP="00AB0EE2">
            <w:pPr>
              <w:jc w:val="center"/>
              <w:rPr>
                <w:ins w:id="5721" w:author="KPMG_PQH" w:date="2026-04-07T11:25:00Z" w16du:dateUtc="2026-04-07T04:25:00Z"/>
                <w:rFonts w:ascii="Arial" w:hAnsi="Arial" w:cs="Arial"/>
                <w:color w:val="000000"/>
                <w:sz w:val="18"/>
                <w:szCs w:val="18"/>
                <w:lang w:eastAsia="en-US"/>
              </w:rPr>
            </w:pPr>
            <w:ins w:id="5722" w:author="KPMG_PQH" w:date="2026-04-07T11:25:00Z" w16du:dateUtc="2026-04-07T04:25:00Z">
              <w:r>
                <w:rPr>
                  <w:rFonts w:ascii="Arial" w:hAnsi="Arial" w:cs="Arial"/>
                  <w:sz w:val="18"/>
                  <w:szCs w:val="18"/>
                </w:rPr>
                <w:t>289</w:t>
              </w:r>
            </w:ins>
          </w:p>
        </w:tc>
        <w:tc>
          <w:tcPr>
            <w:tcW w:w="2351" w:type="pct"/>
            <w:tcBorders>
              <w:top w:val="nil"/>
              <w:left w:val="nil"/>
              <w:bottom w:val="single" w:sz="4" w:space="0" w:color="auto"/>
              <w:right w:val="single" w:sz="4" w:space="0" w:color="auto"/>
            </w:tcBorders>
            <w:vAlign w:val="center"/>
            <w:hideMark/>
          </w:tcPr>
          <w:p w14:paraId="0440D3E8" w14:textId="77885203" w:rsidR="00AB0EE2" w:rsidRPr="00322061" w:rsidRDefault="00AB0EE2" w:rsidP="00AB0EE2">
            <w:pPr>
              <w:rPr>
                <w:ins w:id="5723" w:author="KPMG_PQH" w:date="2026-04-07T11:25:00Z" w16du:dateUtc="2026-04-07T04:25:00Z"/>
                <w:rFonts w:ascii="Arial" w:hAnsi="Arial" w:cs="Arial"/>
                <w:color w:val="000000"/>
                <w:sz w:val="18"/>
                <w:szCs w:val="18"/>
                <w:lang w:eastAsia="en-US"/>
              </w:rPr>
            </w:pPr>
            <w:ins w:id="5724" w:author="KPMG_PQH" w:date="2026-04-07T11:25:00Z" w16du:dateUtc="2026-04-07T04:25:00Z">
              <w:r>
                <w:rPr>
                  <w:rFonts w:ascii="Arial" w:hAnsi="Arial" w:cs="Arial"/>
                  <w:sz w:val="18"/>
                  <w:szCs w:val="18"/>
                </w:rPr>
                <w:t>PIE ENTERTAINMENT JOINT STOCK COMPANY</w:t>
              </w:r>
            </w:ins>
          </w:p>
        </w:tc>
        <w:tc>
          <w:tcPr>
            <w:tcW w:w="846" w:type="pct"/>
            <w:tcBorders>
              <w:top w:val="nil"/>
              <w:left w:val="nil"/>
              <w:bottom w:val="single" w:sz="4" w:space="0" w:color="auto"/>
              <w:right w:val="single" w:sz="4" w:space="0" w:color="auto"/>
            </w:tcBorders>
            <w:vAlign w:val="center"/>
            <w:hideMark/>
          </w:tcPr>
          <w:p w14:paraId="460E29B2" w14:textId="185A921F" w:rsidR="00AB0EE2" w:rsidRPr="00322061" w:rsidRDefault="00AB0EE2" w:rsidP="00AB0EE2">
            <w:pPr>
              <w:jc w:val="center"/>
              <w:rPr>
                <w:ins w:id="5725" w:author="KPMG_PQH" w:date="2026-04-07T11:25:00Z" w16du:dateUtc="2026-04-07T04:25:00Z"/>
                <w:rFonts w:ascii="Arial" w:hAnsi="Arial" w:cs="Arial"/>
                <w:color w:val="000000"/>
                <w:sz w:val="18"/>
                <w:szCs w:val="18"/>
                <w:lang w:eastAsia="en-US"/>
              </w:rPr>
            </w:pPr>
            <w:ins w:id="572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8627745" w14:textId="6DAC26FF" w:rsidR="00AB0EE2" w:rsidRPr="00322061" w:rsidRDefault="00AB0EE2" w:rsidP="00AB0EE2">
            <w:pPr>
              <w:rPr>
                <w:ins w:id="5727" w:author="KPMG_PQH" w:date="2026-04-07T11:25:00Z" w16du:dateUtc="2026-04-07T04:25:00Z"/>
                <w:rFonts w:ascii="Arial" w:hAnsi="Arial" w:cs="Arial"/>
                <w:color w:val="000000"/>
                <w:sz w:val="18"/>
                <w:szCs w:val="18"/>
                <w:lang w:eastAsia="en-US"/>
              </w:rPr>
            </w:pPr>
            <w:ins w:id="5728" w:author="KPMG_PQH" w:date="2026-04-07T11:25:00Z" w16du:dateUtc="2026-04-07T04:25:00Z">
              <w:r>
                <w:rPr>
                  <w:rFonts w:ascii="Arial" w:hAnsi="Arial" w:cs="Arial"/>
                  <w:color w:val="000000"/>
                  <w:sz w:val="18"/>
                  <w:szCs w:val="18"/>
                </w:rPr>
                <w:t>Insufficient financial data</w:t>
              </w:r>
            </w:ins>
          </w:p>
        </w:tc>
      </w:tr>
      <w:tr w:rsidR="00AB0EE2" w:rsidRPr="00322061" w14:paraId="36873018" w14:textId="77777777" w:rsidTr="00777313">
        <w:trPr>
          <w:trHeight w:val="20"/>
          <w:ins w:id="572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FE722FF" w14:textId="2054D3DC" w:rsidR="00AB0EE2" w:rsidRPr="00322061" w:rsidRDefault="00AB0EE2" w:rsidP="00AB0EE2">
            <w:pPr>
              <w:jc w:val="center"/>
              <w:rPr>
                <w:ins w:id="5730" w:author="KPMG_PQH" w:date="2026-04-07T11:25:00Z" w16du:dateUtc="2026-04-07T04:25:00Z"/>
                <w:rFonts w:ascii="Arial" w:hAnsi="Arial" w:cs="Arial"/>
                <w:color w:val="000000"/>
                <w:sz w:val="18"/>
                <w:szCs w:val="18"/>
                <w:lang w:eastAsia="en-US"/>
              </w:rPr>
            </w:pPr>
            <w:ins w:id="5731" w:author="KPMG_PQH" w:date="2026-04-07T11:25:00Z" w16du:dateUtc="2026-04-07T04:25:00Z">
              <w:r>
                <w:rPr>
                  <w:rFonts w:ascii="Arial" w:hAnsi="Arial" w:cs="Arial"/>
                  <w:sz w:val="18"/>
                  <w:szCs w:val="18"/>
                </w:rPr>
                <w:t>290</w:t>
              </w:r>
            </w:ins>
          </w:p>
        </w:tc>
        <w:tc>
          <w:tcPr>
            <w:tcW w:w="2351" w:type="pct"/>
            <w:tcBorders>
              <w:top w:val="nil"/>
              <w:left w:val="nil"/>
              <w:bottom w:val="single" w:sz="4" w:space="0" w:color="auto"/>
              <w:right w:val="single" w:sz="4" w:space="0" w:color="auto"/>
            </w:tcBorders>
            <w:vAlign w:val="center"/>
            <w:hideMark/>
          </w:tcPr>
          <w:p w14:paraId="31364CF5" w14:textId="324D896A" w:rsidR="00AB0EE2" w:rsidRPr="00322061" w:rsidRDefault="00AB0EE2" w:rsidP="00AB0EE2">
            <w:pPr>
              <w:rPr>
                <w:ins w:id="5732" w:author="KPMG_PQH" w:date="2026-04-07T11:25:00Z" w16du:dateUtc="2026-04-07T04:25:00Z"/>
                <w:rFonts w:ascii="Arial" w:hAnsi="Arial" w:cs="Arial"/>
                <w:color w:val="000000"/>
                <w:sz w:val="18"/>
                <w:szCs w:val="18"/>
                <w:lang w:eastAsia="en-US"/>
              </w:rPr>
            </w:pPr>
            <w:ins w:id="5733" w:author="KPMG_PQH" w:date="2026-04-07T11:25:00Z" w16du:dateUtc="2026-04-07T04:25:00Z">
              <w:r>
                <w:rPr>
                  <w:rFonts w:ascii="Arial" w:hAnsi="Arial" w:cs="Arial"/>
                  <w:sz w:val="18"/>
                  <w:szCs w:val="18"/>
                </w:rPr>
                <w:t>PINK LOTUS JOINT STOCK COMPANY</w:t>
              </w:r>
            </w:ins>
          </w:p>
        </w:tc>
        <w:tc>
          <w:tcPr>
            <w:tcW w:w="846" w:type="pct"/>
            <w:tcBorders>
              <w:top w:val="nil"/>
              <w:left w:val="nil"/>
              <w:bottom w:val="single" w:sz="4" w:space="0" w:color="auto"/>
              <w:right w:val="single" w:sz="4" w:space="0" w:color="auto"/>
            </w:tcBorders>
            <w:vAlign w:val="center"/>
            <w:hideMark/>
          </w:tcPr>
          <w:p w14:paraId="0B330EF3" w14:textId="2B5E51AE" w:rsidR="00AB0EE2" w:rsidRPr="00322061" w:rsidRDefault="00AB0EE2" w:rsidP="00AB0EE2">
            <w:pPr>
              <w:jc w:val="center"/>
              <w:rPr>
                <w:ins w:id="5734" w:author="KPMG_PQH" w:date="2026-04-07T11:25:00Z" w16du:dateUtc="2026-04-07T04:25:00Z"/>
                <w:rFonts w:ascii="Arial" w:hAnsi="Arial" w:cs="Arial"/>
                <w:color w:val="000000"/>
                <w:sz w:val="18"/>
                <w:szCs w:val="18"/>
                <w:lang w:eastAsia="en-US"/>
              </w:rPr>
            </w:pPr>
            <w:ins w:id="573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0D13FBE" w14:textId="5A729677" w:rsidR="00AB0EE2" w:rsidRPr="00322061" w:rsidRDefault="00AB0EE2" w:rsidP="00AB0EE2">
            <w:pPr>
              <w:rPr>
                <w:ins w:id="5736" w:author="KPMG_PQH" w:date="2026-04-07T11:25:00Z" w16du:dateUtc="2026-04-07T04:25:00Z"/>
                <w:rFonts w:ascii="Arial" w:hAnsi="Arial" w:cs="Arial"/>
                <w:color w:val="000000"/>
                <w:sz w:val="18"/>
                <w:szCs w:val="18"/>
                <w:lang w:eastAsia="en-US"/>
              </w:rPr>
            </w:pPr>
            <w:ins w:id="5737" w:author="KPMG_PQH" w:date="2026-04-07T11:25:00Z" w16du:dateUtc="2026-04-07T04:25:00Z">
              <w:r>
                <w:rPr>
                  <w:rFonts w:ascii="Arial" w:hAnsi="Arial" w:cs="Arial"/>
                  <w:color w:val="000000"/>
                  <w:sz w:val="18"/>
                  <w:szCs w:val="18"/>
                </w:rPr>
                <w:t>Insufficient financial data</w:t>
              </w:r>
            </w:ins>
          </w:p>
        </w:tc>
      </w:tr>
      <w:tr w:rsidR="00AB0EE2" w:rsidRPr="00322061" w14:paraId="168AFECF" w14:textId="77777777" w:rsidTr="00777313">
        <w:trPr>
          <w:trHeight w:val="20"/>
          <w:ins w:id="573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4CDAE9" w14:textId="0D827392" w:rsidR="00AB0EE2" w:rsidRPr="00322061" w:rsidRDefault="00AB0EE2" w:rsidP="00AB0EE2">
            <w:pPr>
              <w:jc w:val="center"/>
              <w:rPr>
                <w:ins w:id="5739" w:author="KPMG_PQH" w:date="2026-04-07T11:25:00Z" w16du:dateUtc="2026-04-07T04:25:00Z"/>
                <w:rFonts w:ascii="Arial" w:hAnsi="Arial" w:cs="Arial"/>
                <w:color w:val="000000"/>
                <w:sz w:val="18"/>
                <w:szCs w:val="18"/>
                <w:lang w:eastAsia="en-US"/>
              </w:rPr>
            </w:pPr>
            <w:ins w:id="5740" w:author="KPMG_PQH" w:date="2026-04-07T11:25:00Z" w16du:dateUtc="2026-04-07T04:25:00Z">
              <w:r>
                <w:rPr>
                  <w:rFonts w:ascii="Arial" w:hAnsi="Arial" w:cs="Arial"/>
                  <w:sz w:val="18"/>
                  <w:szCs w:val="18"/>
                </w:rPr>
                <w:t>291</w:t>
              </w:r>
            </w:ins>
          </w:p>
        </w:tc>
        <w:tc>
          <w:tcPr>
            <w:tcW w:w="2351" w:type="pct"/>
            <w:tcBorders>
              <w:top w:val="nil"/>
              <w:left w:val="nil"/>
              <w:bottom w:val="single" w:sz="4" w:space="0" w:color="auto"/>
              <w:right w:val="single" w:sz="4" w:space="0" w:color="auto"/>
            </w:tcBorders>
            <w:vAlign w:val="center"/>
            <w:hideMark/>
          </w:tcPr>
          <w:p w14:paraId="4E7726D0" w14:textId="52460E3E" w:rsidR="00AB0EE2" w:rsidRPr="00322061" w:rsidRDefault="00AB0EE2" w:rsidP="00AB0EE2">
            <w:pPr>
              <w:rPr>
                <w:ins w:id="5741" w:author="KPMG_PQH" w:date="2026-04-07T11:25:00Z" w16du:dateUtc="2026-04-07T04:25:00Z"/>
                <w:rFonts w:ascii="Arial" w:hAnsi="Arial" w:cs="Arial"/>
                <w:color w:val="000000"/>
                <w:sz w:val="18"/>
                <w:szCs w:val="18"/>
                <w:lang w:eastAsia="en-US"/>
              </w:rPr>
            </w:pPr>
            <w:ins w:id="5742" w:author="KPMG_PQH" w:date="2026-04-07T11:25:00Z" w16du:dateUtc="2026-04-07T04:25:00Z">
              <w:r>
                <w:rPr>
                  <w:rFonts w:ascii="Arial" w:hAnsi="Arial" w:cs="Arial"/>
                  <w:sz w:val="18"/>
                  <w:szCs w:val="18"/>
                </w:rPr>
                <w:t>POLIVA JOINT STOCK COMPANY</w:t>
              </w:r>
            </w:ins>
          </w:p>
        </w:tc>
        <w:tc>
          <w:tcPr>
            <w:tcW w:w="846" w:type="pct"/>
            <w:tcBorders>
              <w:top w:val="nil"/>
              <w:left w:val="nil"/>
              <w:bottom w:val="single" w:sz="4" w:space="0" w:color="auto"/>
              <w:right w:val="single" w:sz="4" w:space="0" w:color="auto"/>
            </w:tcBorders>
            <w:vAlign w:val="center"/>
            <w:hideMark/>
          </w:tcPr>
          <w:p w14:paraId="4C18D14E" w14:textId="7F420E8A" w:rsidR="00AB0EE2" w:rsidRPr="00322061" w:rsidRDefault="00AB0EE2" w:rsidP="00AB0EE2">
            <w:pPr>
              <w:jc w:val="center"/>
              <w:rPr>
                <w:ins w:id="5743" w:author="KPMG_PQH" w:date="2026-04-07T11:25:00Z" w16du:dateUtc="2026-04-07T04:25:00Z"/>
                <w:rFonts w:ascii="Arial" w:hAnsi="Arial" w:cs="Arial"/>
                <w:color w:val="000000"/>
                <w:sz w:val="18"/>
                <w:szCs w:val="18"/>
                <w:lang w:eastAsia="en-US"/>
              </w:rPr>
            </w:pPr>
            <w:ins w:id="574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F226BB5" w14:textId="16D2EF33" w:rsidR="00AB0EE2" w:rsidRPr="00322061" w:rsidRDefault="00AB0EE2" w:rsidP="00AB0EE2">
            <w:pPr>
              <w:rPr>
                <w:ins w:id="5745" w:author="KPMG_PQH" w:date="2026-04-07T11:25:00Z" w16du:dateUtc="2026-04-07T04:25:00Z"/>
                <w:rFonts w:ascii="Arial" w:hAnsi="Arial" w:cs="Arial"/>
                <w:color w:val="000000"/>
                <w:sz w:val="18"/>
                <w:szCs w:val="18"/>
                <w:lang w:eastAsia="en-US"/>
              </w:rPr>
            </w:pPr>
            <w:ins w:id="5746" w:author="KPMG_PQH" w:date="2026-04-07T11:25:00Z" w16du:dateUtc="2026-04-07T04:25:00Z">
              <w:r>
                <w:rPr>
                  <w:rFonts w:ascii="Arial" w:hAnsi="Arial" w:cs="Arial"/>
                  <w:color w:val="000000"/>
                  <w:sz w:val="18"/>
                  <w:szCs w:val="18"/>
                </w:rPr>
                <w:t>Insufficient financial data</w:t>
              </w:r>
            </w:ins>
          </w:p>
        </w:tc>
      </w:tr>
      <w:tr w:rsidR="00AB0EE2" w:rsidRPr="00322061" w14:paraId="44A03B61" w14:textId="77777777" w:rsidTr="00777313">
        <w:trPr>
          <w:trHeight w:val="20"/>
          <w:ins w:id="574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D5E0F02" w14:textId="6F71A16F" w:rsidR="00AB0EE2" w:rsidRPr="00322061" w:rsidRDefault="00AB0EE2" w:rsidP="00AB0EE2">
            <w:pPr>
              <w:jc w:val="center"/>
              <w:rPr>
                <w:ins w:id="5748" w:author="KPMG_PQH" w:date="2026-04-07T11:25:00Z" w16du:dateUtc="2026-04-07T04:25:00Z"/>
                <w:rFonts w:ascii="Arial" w:hAnsi="Arial" w:cs="Arial"/>
                <w:color w:val="000000"/>
                <w:sz w:val="18"/>
                <w:szCs w:val="18"/>
                <w:lang w:eastAsia="en-US"/>
              </w:rPr>
            </w:pPr>
            <w:ins w:id="5749" w:author="KPMG_PQH" w:date="2026-04-07T11:25:00Z" w16du:dateUtc="2026-04-07T04:25:00Z">
              <w:r>
                <w:rPr>
                  <w:rFonts w:ascii="Arial" w:hAnsi="Arial" w:cs="Arial"/>
                  <w:sz w:val="18"/>
                  <w:szCs w:val="18"/>
                </w:rPr>
                <w:t>292</w:t>
              </w:r>
            </w:ins>
          </w:p>
        </w:tc>
        <w:tc>
          <w:tcPr>
            <w:tcW w:w="2351" w:type="pct"/>
            <w:tcBorders>
              <w:top w:val="nil"/>
              <w:left w:val="nil"/>
              <w:bottom w:val="single" w:sz="4" w:space="0" w:color="auto"/>
              <w:right w:val="single" w:sz="4" w:space="0" w:color="auto"/>
            </w:tcBorders>
            <w:vAlign w:val="center"/>
            <w:hideMark/>
          </w:tcPr>
          <w:p w14:paraId="4C72A853" w14:textId="5E4D2C7B" w:rsidR="00AB0EE2" w:rsidRPr="00322061" w:rsidRDefault="00AB0EE2" w:rsidP="00AB0EE2">
            <w:pPr>
              <w:rPr>
                <w:ins w:id="5750" w:author="KPMG_PQH" w:date="2026-04-07T11:25:00Z" w16du:dateUtc="2026-04-07T04:25:00Z"/>
                <w:rFonts w:ascii="Arial" w:hAnsi="Arial" w:cs="Arial"/>
                <w:color w:val="000000"/>
                <w:sz w:val="18"/>
                <w:szCs w:val="18"/>
                <w:lang w:eastAsia="en-US"/>
              </w:rPr>
            </w:pPr>
            <w:ins w:id="5751" w:author="KPMG_PQH" w:date="2026-04-07T11:25:00Z" w16du:dateUtc="2026-04-07T04:25:00Z">
              <w:r>
                <w:rPr>
                  <w:rFonts w:ascii="Arial" w:hAnsi="Arial" w:cs="Arial"/>
                  <w:sz w:val="18"/>
                  <w:szCs w:val="18"/>
                </w:rPr>
                <w:t>PRETECH VIET NAM JOINT STOCK COMPANY</w:t>
              </w:r>
            </w:ins>
          </w:p>
        </w:tc>
        <w:tc>
          <w:tcPr>
            <w:tcW w:w="846" w:type="pct"/>
            <w:tcBorders>
              <w:top w:val="nil"/>
              <w:left w:val="nil"/>
              <w:bottom w:val="single" w:sz="4" w:space="0" w:color="auto"/>
              <w:right w:val="single" w:sz="4" w:space="0" w:color="auto"/>
            </w:tcBorders>
            <w:vAlign w:val="center"/>
            <w:hideMark/>
          </w:tcPr>
          <w:p w14:paraId="65B067DE" w14:textId="7402062D" w:rsidR="00AB0EE2" w:rsidRPr="00322061" w:rsidRDefault="00AB0EE2" w:rsidP="00AB0EE2">
            <w:pPr>
              <w:jc w:val="center"/>
              <w:rPr>
                <w:ins w:id="5752" w:author="KPMG_PQH" w:date="2026-04-07T11:25:00Z" w16du:dateUtc="2026-04-07T04:25:00Z"/>
                <w:rFonts w:ascii="Arial" w:hAnsi="Arial" w:cs="Arial"/>
                <w:color w:val="000000"/>
                <w:sz w:val="18"/>
                <w:szCs w:val="18"/>
                <w:lang w:eastAsia="en-US"/>
              </w:rPr>
            </w:pPr>
            <w:ins w:id="575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B8DA92F" w14:textId="691A21EC" w:rsidR="00AB0EE2" w:rsidRPr="00322061" w:rsidRDefault="00AB0EE2" w:rsidP="00AB0EE2">
            <w:pPr>
              <w:rPr>
                <w:ins w:id="5754" w:author="KPMG_PQH" w:date="2026-04-07T11:25:00Z" w16du:dateUtc="2026-04-07T04:25:00Z"/>
                <w:rFonts w:ascii="Arial" w:hAnsi="Arial" w:cs="Arial"/>
                <w:color w:val="000000"/>
                <w:sz w:val="18"/>
                <w:szCs w:val="18"/>
                <w:lang w:eastAsia="en-US"/>
              </w:rPr>
            </w:pPr>
            <w:ins w:id="5755" w:author="KPMG_PQH" w:date="2026-04-07T11:25:00Z" w16du:dateUtc="2026-04-07T04:25:00Z">
              <w:r>
                <w:rPr>
                  <w:rFonts w:ascii="Arial" w:hAnsi="Arial" w:cs="Arial"/>
                  <w:color w:val="000000"/>
                  <w:sz w:val="18"/>
                  <w:szCs w:val="18"/>
                </w:rPr>
                <w:t>Non-comparable products</w:t>
              </w:r>
            </w:ins>
          </w:p>
        </w:tc>
      </w:tr>
      <w:tr w:rsidR="00AB0EE2" w:rsidRPr="00322061" w14:paraId="659586C9" w14:textId="77777777" w:rsidTr="00777313">
        <w:trPr>
          <w:trHeight w:val="20"/>
          <w:ins w:id="575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212C0C5" w14:textId="1588FC5C" w:rsidR="00AB0EE2" w:rsidRPr="00322061" w:rsidRDefault="00AB0EE2" w:rsidP="00AB0EE2">
            <w:pPr>
              <w:jc w:val="center"/>
              <w:rPr>
                <w:ins w:id="5757" w:author="KPMG_PQH" w:date="2026-04-07T11:25:00Z" w16du:dateUtc="2026-04-07T04:25:00Z"/>
                <w:rFonts w:ascii="Arial" w:hAnsi="Arial" w:cs="Arial"/>
                <w:color w:val="000000"/>
                <w:sz w:val="18"/>
                <w:szCs w:val="18"/>
                <w:lang w:eastAsia="en-US"/>
              </w:rPr>
            </w:pPr>
            <w:ins w:id="5758" w:author="KPMG_PQH" w:date="2026-04-07T11:25:00Z" w16du:dateUtc="2026-04-07T04:25:00Z">
              <w:r>
                <w:rPr>
                  <w:rFonts w:ascii="Arial" w:hAnsi="Arial" w:cs="Arial"/>
                  <w:sz w:val="18"/>
                  <w:szCs w:val="18"/>
                </w:rPr>
                <w:t>293</w:t>
              </w:r>
            </w:ins>
          </w:p>
        </w:tc>
        <w:tc>
          <w:tcPr>
            <w:tcW w:w="2351" w:type="pct"/>
            <w:tcBorders>
              <w:top w:val="nil"/>
              <w:left w:val="nil"/>
              <w:bottom w:val="single" w:sz="4" w:space="0" w:color="auto"/>
              <w:right w:val="single" w:sz="4" w:space="0" w:color="auto"/>
            </w:tcBorders>
            <w:vAlign w:val="center"/>
            <w:hideMark/>
          </w:tcPr>
          <w:p w14:paraId="347A18D0" w14:textId="6FB95DC5" w:rsidR="00AB0EE2" w:rsidRPr="00322061" w:rsidRDefault="00AB0EE2" w:rsidP="00AB0EE2">
            <w:pPr>
              <w:rPr>
                <w:ins w:id="5759" w:author="KPMG_PQH" w:date="2026-04-07T11:25:00Z" w16du:dateUtc="2026-04-07T04:25:00Z"/>
                <w:rFonts w:ascii="Arial" w:hAnsi="Arial" w:cs="Arial"/>
                <w:color w:val="000000"/>
                <w:sz w:val="18"/>
                <w:szCs w:val="18"/>
                <w:lang w:eastAsia="en-US"/>
              </w:rPr>
            </w:pPr>
            <w:ins w:id="5760" w:author="KPMG_PQH" w:date="2026-04-07T11:25:00Z" w16du:dateUtc="2026-04-07T04:25:00Z">
              <w:r>
                <w:rPr>
                  <w:rFonts w:ascii="Arial" w:hAnsi="Arial" w:cs="Arial"/>
                  <w:sz w:val="18"/>
                  <w:szCs w:val="18"/>
                </w:rPr>
                <w:t>PROFESSIONAL RENTAL JOINT STOCK COMPANY</w:t>
              </w:r>
            </w:ins>
          </w:p>
        </w:tc>
        <w:tc>
          <w:tcPr>
            <w:tcW w:w="846" w:type="pct"/>
            <w:tcBorders>
              <w:top w:val="nil"/>
              <w:left w:val="nil"/>
              <w:bottom w:val="single" w:sz="4" w:space="0" w:color="auto"/>
              <w:right w:val="single" w:sz="4" w:space="0" w:color="auto"/>
            </w:tcBorders>
            <w:vAlign w:val="center"/>
            <w:hideMark/>
          </w:tcPr>
          <w:p w14:paraId="4B16B5D5" w14:textId="3B26B46D" w:rsidR="00AB0EE2" w:rsidRPr="00322061" w:rsidRDefault="00AB0EE2" w:rsidP="00AB0EE2">
            <w:pPr>
              <w:jc w:val="center"/>
              <w:rPr>
                <w:ins w:id="5761" w:author="KPMG_PQH" w:date="2026-04-07T11:25:00Z" w16du:dateUtc="2026-04-07T04:25:00Z"/>
                <w:rFonts w:ascii="Arial" w:hAnsi="Arial" w:cs="Arial"/>
                <w:color w:val="000000"/>
                <w:sz w:val="18"/>
                <w:szCs w:val="18"/>
                <w:lang w:eastAsia="en-US"/>
              </w:rPr>
            </w:pPr>
            <w:ins w:id="576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14A9727" w14:textId="174FC003" w:rsidR="00AB0EE2" w:rsidRPr="00322061" w:rsidRDefault="00AB0EE2" w:rsidP="00AB0EE2">
            <w:pPr>
              <w:rPr>
                <w:ins w:id="5763" w:author="KPMG_PQH" w:date="2026-04-07T11:25:00Z" w16du:dateUtc="2026-04-07T04:25:00Z"/>
                <w:rFonts w:ascii="Arial" w:hAnsi="Arial" w:cs="Arial"/>
                <w:color w:val="000000"/>
                <w:sz w:val="18"/>
                <w:szCs w:val="18"/>
                <w:lang w:eastAsia="en-US"/>
              </w:rPr>
            </w:pPr>
            <w:ins w:id="5764" w:author="KPMG_PQH" w:date="2026-04-07T11:25:00Z" w16du:dateUtc="2026-04-07T04:25:00Z">
              <w:r>
                <w:rPr>
                  <w:rFonts w:ascii="Arial" w:hAnsi="Arial" w:cs="Arial"/>
                  <w:color w:val="000000"/>
                  <w:sz w:val="18"/>
                  <w:szCs w:val="18"/>
                </w:rPr>
                <w:t>Insufficient financial data</w:t>
              </w:r>
            </w:ins>
          </w:p>
        </w:tc>
      </w:tr>
      <w:tr w:rsidR="00AB0EE2" w:rsidRPr="00322061" w14:paraId="1C94267F" w14:textId="77777777" w:rsidTr="00777313">
        <w:trPr>
          <w:trHeight w:val="20"/>
          <w:ins w:id="576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460C222" w14:textId="537D5CBB" w:rsidR="00AB0EE2" w:rsidRPr="00322061" w:rsidRDefault="00AB0EE2" w:rsidP="00AB0EE2">
            <w:pPr>
              <w:jc w:val="center"/>
              <w:rPr>
                <w:ins w:id="5766" w:author="KPMG_PQH" w:date="2026-04-07T11:25:00Z" w16du:dateUtc="2026-04-07T04:25:00Z"/>
                <w:rFonts w:ascii="Arial" w:hAnsi="Arial" w:cs="Arial"/>
                <w:color w:val="000000"/>
                <w:sz w:val="18"/>
                <w:szCs w:val="18"/>
                <w:lang w:eastAsia="en-US"/>
              </w:rPr>
            </w:pPr>
            <w:ins w:id="5767" w:author="KPMG_PQH" w:date="2026-04-07T11:25:00Z" w16du:dateUtc="2026-04-07T04:25:00Z">
              <w:r>
                <w:rPr>
                  <w:rFonts w:ascii="Arial" w:hAnsi="Arial" w:cs="Arial"/>
                  <w:sz w:val="18"/>
                  <w:szCs w:val="18"/>
                </w:rPr>
                <w:t>294</w:t>
              </w:r>
            </w:ins>
          </w:p>
        </w:tc>
        <w:tc>
          <w:tcPr>
            <w:tcW w:w="2351" w:type="pct"/>
            <w:tcBorders>
              <w:top w:val="nil"/>
              <w:left w:val="nil"/>
              <w:bottom w:val="single" w:sz="4" w:space="0" w:color="auto"/>
              <w:right w:val="single" w:sz="4" w:space="0" w:color="auto"/>
            </w:tcBorders>
            <w:vAlign w:val="center"/>
            <w:hideMark/>
          </w:tcPr>
          <w:p w14:paraId="7F046884" w14:textId="4AB2C2DE" w:rsidR="00AB0EE2" w:rsidRPr="00322061" w:rsidRDefault="00AB0EE2" w:rsidP="00AB0EE2">
            <w:pPr>
              <w:rPr>
                <w:ins w:id="5768" w:author="KPMG_PQH" w:date="2026-04-07T11:25:00Z" w16du:dateUtc="2026-04-07T04:25:00Z"/>
                <w:rFonts w:ascii="Arial" w:hAnsi="Arial" w:cs="Arial"/>
                <w:color w:val="000000"/>
                <w:sz w:val="18"/>
                <w:szCs w:val="18"/>
                <w:lang w:eastAsia="en-US"/>
              </w:rPr>
            </w:pPr>
            <w:ins w:id="5769" w:author="KPMG_PQH" w:date="2026-04-07T11:25:00Z" w16du:dateUtc="2026-04-07T04:25:00Z">
              <w:r>
                <w:rPr>
                  <w:rFonts w:ascii="Arial" w:hAnsi="Arial" w:cs="Arial"/>
                  <w:sz w:val="18"/>
                  <w:szCs w:val="18"/>
                </w:rPr>
                <w:t>PROGRESS JOINT STOCK COMPANY</w:t>
              </w:r>
            </w:ins>
          </w:p>
        </w:tc>
        <w:tc>
          <w:tcPr>
            <w:tcW w:w="846" w:type="pct"/>
            <w:tcBorders>
              <w:top w:val="nil"/>
              <w:left w:val="nil"/>
              <w:bottom w:val="single" w:sz="4" w:space="0" w:color="auto"/>
              <w:right w:val="single" w:sz="4" w:space="0" w:color="auto"/>
            </w:tcBorders>
            <w:vAlign w:val="center"/>
            <w:hideMark/>
          </w:tcPr>
          <w:p w14:paraId="672A8BCF" w14:textId="2EACBED2" w:rsidR="00AB0EE2" w:rsidRPr="00322061" w:rsidRDefault="00AB0EE2" w:rsidP="00AB0EE2">
            <w:pPr>
              <w:jc w:val="center"/>
              <w:rPr>
                <w:ins w:id="5770" w:author="KPMG_PQH" w:date="2026-04-07T11:25:00Z" w16du:dateUtc="2026-04-07T04:25:00Z"/>
                <w:rFonts w:ascii="Arial" w:hAnsi="Arial" w:cs="Arial"/>
                <w:color w:val="000000"/>
                <w:sz w:val="18"/>
                <w:szCs w:val="18"/>
                <w:lang w:eastAsia="en-US"/>
              </w:rPr>
            </w:pPr>
            <w:ins w:id="577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64267C7" w14:textId="7A9885B0" w:rsidR="00AB0EE2" w:rsidRPr="00322061" w:rsidRDefault="00AB0EE2" w:rsidP="00AB0EE2">
            <w:pPr>
              <w:rPr>
                <w:ins w:id="5772" w:author="KPMG_PQH" w:date="2026-04-07T11:25:00Z" w16du:dateUtc="2026-04-07T04:25:00Z"/>
                <w:rFonts w:ascii="Arial" w:hAnsi="Arial" w:cs="Arial"/>
                <w:color w:val="000000"/>
                <w:sz w:val="18"/>
                <w:szCs w:val="18"/>
                <w:lang w:eastAsia="en-US"/>
              </w:rPr>
            </w:pPr>
            <w:ins w:id="5773" w:author="KPMG_PQH" w:date="2026-04-07T11:25:00Z" w16du:dateUtc="2026-04-07T04:25:00Z">
              <w:r>
                <w:rPr>
                  <w:rFonts w:ascii="Arial" w:hAnsi="Arial" w:cs="Arial"/>
                  <w:color w:val="000000"/>
                  <w:sz w:val="18"/>
                  <w:szCs w:val="18"/>
                </w:rPr>
                <w:t>Non-comparable functions</w:t>
              </w:r>
            </w:ins>
          </w:p>
        </w:tc>
      </w:tr>
      <w:tr w:rsidR="00AB0EE2" w:rsidRPr="00322061" w14:paraId="44FEBF15" w14:textId="77777777" w:rsidTr="00777313">
        <w:trPr>
          <w:trHeight w:val="20"/>
          <w:ins w:id="577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A958A82" w14:textId="66FEEA58" w:rsidR="00AB0EE2" w:rsidRPr="00322061" w:rsidRDefault="00AB0EE2" w:rsidP="00AB0EE2">
            <w:pPr>
              <w:jc w:val="center"/>
              <w:rPr>
                <w:ins w:id="5775" w:author="KPMG_PQH" w:date="2026-04-07T11:25:00Z" w16du:dateUtc="2026-04-07T04:25:00Z"/>
                <w:rFonts w:ascii="Arial" w:hAnsi="Arial" w:cs="Arial"/>
                <w:color w:val="000000"/>
                <w:sz w:val="18"/>
                <w:szCs w:val="18"/>
                <w:lang w:eastAsia="en-US"/>
              </w:rPr>
            </w:pPr>
            <w:ins w:id="5776" w:author="KPMG_PQH" w:date="2026-04-07T11:25:00Z" w16du:dateUtc="2026-04-07T04:25:00Z">
              <w:r>
                <w:rPr>
                  <w:rFonts w:ascii="Arial" w:hAnsi="Arial" w:cs="Arial"/>
                  <w:sz w:val="18"/>
                  <w:szCs w:val="18"/>
                </w:rPr>
                <w:t>295</w:t>
              </w:r>
            </w:ins>
          </w:p>
        </w:tc>
        <w:tc>
          <w:tcPr>
            <w:tcW w:w="2351" w:type="pct"/>
            <w:tcBorders>
              <w:top w:val="nil"/>
              <w:left w:val="nil"/>
              <w:bottom w:val="single" w:sz="4" w:space="0" w:color="auto"/>
              <w:right w:val="single" w:sz="4" w:space="0" w:color="auto"/>
            </w:tcBorders>
            <w:vAlign w:val="center"/>
            <w:hideMark/>
          </w:tcPr>
          <w:p w14:paraId="55EF9C27" w14:textId="7A8DD6F5" w:rsidR="00AB0EE2" w:rsidRPr="00322061" w:rsidRDefault="00AB0EE2" w:rsidP="00AB0EE2">
            <w:pPr>
              <w:rPr>
                <w:ins w:id="5777" w:author="KPMG_PQH" w:date="2026-04-07T11:25:00Z" w16du:dateUtc="2026-04-07T04:25:00Z"/>
                <w:rFonts w:ascii="Arial" w:hAnsi="Arial" w:cs="Arial"/>
                <w:color w:val="000000"/>
                <w:sz w:val="18"/>
                <w:szCs w:val="18"/>
                <w:lang w:eastAsia="en-US"/>
              </w:rPr>
            </w:pPr>
            <w:ins w:id="5778" w:author="KPMG_PQH" w:date="2026-04-07T11:25:00Z" w16du:dateUtc="2026-04-07T04:25:00Z">
              <w:r>
                <w:rPr>
                  <w:rFonts w:ascii="Arial" w:hAnsi="Arial" w:cs="Arial"/>
                  <w:sz w:val="18"/>
                  <w:szCs w:val="18"/>
                </w:rPr>
                <w:t>PROS CONSTRUCTION AND TRADING JOINT STOCK COMPANY</w:t>
              </w:r>
            </w:ins>
          </w:p>
        </w:tc>
        <w:tc>
          <w:tcPr>
            <w:tcW w:w="846" w:type="pct"/>
            <w:tcBorders>
              <w:top w:val="nil"/>
              <w:left w:val="nil"/>
              <w:bottom w:val="single" w:sz="4" w:space="0" w:color="auto"/>
              <w:right w:val="single" w:sz="4" w:space="0" w:color="auto"/>
            </w:tcBorders>
            <w:vAlign w:val="center"/>
            <w:hideMark/>
          </w:tcPr>
          <w:p w14:paraId="644678FB" w14:textId="79780F1A" w:rsidR="00AB0EE2" w:rsidRPr="00322061" w:rsidRDefault="00AB0EE2" w:rsidP="00AB0EE2">
            <w:pPr>
              <w:jc w:val="center"/>
              <w:rPr>
                <w:ins w:id="5779" w:author="KPMG_PQH" w:date="2026-04-07T11:25:00Z" w16du:dateUtc="2026-04-07T04:25:00Z"/>
                <w:rFonts w:ascii="Arial" w:hAnsi="Arial" w:cs="Arial"/>
                <w:color w:val="000000"/>
                <w:sz w:val="18"/>
                <w:szCs w:val="18"/>
                <w:lang w:eastAsia="en-US"/>
              </w:rPr>
            </w:pPr>
            <w:ins w:id="578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E9C15D6" w14:textId="23DA5E6F" w:rsidR="00AB0EE2" w:rsidRPr="00322061" w:rsidRDefault="00AB0EE2" w:rsidP="00AB0EE2">
            <w:pPr>
              <w:rPr>
                <w:ins w:id="5781" w:author="KPMG_PQH" w:date="2026-04-07T11:25:00Z" w16du:dateUtc="2026-04-07T04:25:00Z"/>
                <w:rFonts w:ascii="Arial" w:hAnsi="Arial" w:cs="Arial"/>
                <w:color w:val="000000"/>
                <w:sz w:val="18"/>
                <w:szCs w:val="18"/>
                <w:lang w:eastAsia="en-US"/>
              </w:rPr>
            </w:pPr>
            <w:ins w:id="5782" w:author="KPMG_PQH" w:date="2026-04-07T11:25:00Z" w16du:dateUtc="2026-04-07T04:25:00Z">
              <w:r>
                <w:rPr>
                  <w:rFonts w:ascii="Arial" w:hAnsi="Arial" w:cs="Arial"/>
                  <w:color w:val="000000"/>
                  <w:sz w:val="18"/>
                  <w:szCs w:val="18"/>
                </w:rPr>
                <w:t>Non-comparable functions</w:t>
              </w:r>
            </w:ins>
          </w:p>
        </w:tc>
      </w:tr>
      <w:tr w:rsidR="00AB0EE2" w:rsidRPr="00322061" w14:paraId="32648542" w14:textId="77777777" w:rsidTr="00777313">
        <w:trPr>
          <w:trHeight w:val="20"/>
          <w:ins w:id="578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BF56AB5" w14:textId="508A4ACA" w:rsidR="00AB0EE2" w:rsidRPr="00322061" w:rsidRDefault="00AB0EE2" w:rsidP="00AB0EE2">
            <w:pPr>
              <w:jc w:val="center"/>
              <w:rPr>
                <w:ins w:id="5784" w:author="KPMG_PQH" w:date="2026-04-07T11:25:00Z" w16du:dateUtc="2026-04-07T04:25:00Z"/>
                <w:rFonts w:ascii="Arial" w:hAnsi="Arial" w:cs="Arial"/>
                <w:color w:val="000000"/>
                <w:sz w:val="18"/>
                <w:szCs w:val="18"/>
                <w:lang w:eastAsia="en-US"/>
              </w:rPr>
            </w:pPr>
            <w:ins w:id="5785" w:author="KPMG_PQH" w:date="2026-04-07T11:25:00Z" w16du:dateUtc="2026-04-07T04:25:00Z">
              <w:r>
                <w:rPr>
                  <w:rFonts w:ascii="Arial" w:hAnsi="Arial" w:cs="Arial"/>
                  <w:sz w:val="18"/>
                  <w:szCs w:val="18"/>
                </w:rPr>
                <w:t>296</w:t>
              </w:r>
            </w:ins>
          </w:p>
        </w:tc>
        <w:tc>
          <w:tcPr>
            <w:tcW w:w="2351" w:type="pct"/>
            <w:tcBorders>
              <w:top w:val="nil"/>
              <w:left w:val="nil"/>
              <w:bottom w:val="single" w:sz="4" w:space="0" w:color="auto"/>
              <w:right w:val="single" w:sz="4" w:space="0" w:color="auto"/>
            </w:tcBorders>
            <w:vAlign w:val="center"/>
            <w:hideMark/>
          </w:tcPr>
          <w:p w14:paraId="110B990B" w14:textId="6BEE951C" w:rsidR="00AB0EE2" w:rsidRPr="00322061" w:rsidRDefault="00AB0EE2" w:rsidP="00AB0EE2">
            <w:pPr>
              <w:rPr>
                <w:ins w:id="5786" w:author="KPMG_PQH" w:date="2026-04-07T11:25:00Z" w16du:dateUtc="2026-04-07T04:25:00Z"/>
                <w:rFonts w:ascii="Arial" w:hAnsi="Arial" w:cs="Arial"/>
                <w:color w:val="000000"/>
                <w:sz w:val="18"/>
                <w:szCs w:val="18"/>
                <w:lang w:eastAsia="en-US"/>
              </w:rPr>
            </w:pPr>
            <w:ins w:id="5787" w:author="KPMG_PQH" w:date="2026-04-07T11:25:00Z" w16du:dateUtc="2026-04-07T04:25:00Z">
              <w:r>
                <w:rPr>
                  <w:rFonts w:ascii="Arial" w:hAnsi="Arial" w:cs="Arial"/>
                  <w:sz w:val="18"/>
                  <w:szCs w:val="18"/>
                </w:rPr>
                <w:t>PROSPER JOINT STOCK COMPANY</w:t>
              </w:r>
            </w:ins>
          </w:p>
        </w:tc>
        <w:tc>
          <w:tcPr>
            <w:tcW w:w="846" w:type="pct"/>
            <w:tcBorders>
              <w:top w:val="nil"/>
              <w:left w:val="nil"/>
              <w:bottom w:val="single" w:sz="4" w:space="0" w:color="auto"/>
              <w:right w:val="single" w:sz="4" w:space="0" w:color="auto"/>
            </w:tcBorders>
            <w:vAlign w:val="center"/>
            <w:hideMark/>
          </w:tcPr>
          <w:p w14:paraId="04FAF512" w14:textId="07E7208F" w:rsidR="00AB0EE2" w:rsidRPr="00322061" w:rsidRDefault="00AB0EE2" w:rsidP="00AB0EE2">
            <w:pPr>
              <w:jc w:val="center"/>
              <w:rPr>
                <w:ins w:id="5788" w:author="KPMG_PQH" w:date="2026-04-07T11:25:00Z" w16du:dateUtc="2026-04-07T04:25:00Z"/>
                <w:rFonts w:ascii="Arial" w:hAnsi="Arial" w:cs="Arial"/>
                <w:color w:val="000000"/>
                <w:sz w:val="18"/>
                <w:szCs w:val="18"/>
                <w:lang w:eastAsia="en-US"/>
              </w:rPr>
            </w:pPr>
            <w:ins w:id="5789" w:author="KPMG_PQH" w:date="2026-04-07T11:25:00Z" w16du:dateUtc="2026-04-07T04:25:00Z">
              <w:r>
                <w:rPr>
                  <w:rFonts w:ascii="Arial" w:hAnsi="Arial" w:cs="Arial"/>
                  <w:sz w:val="18"/>
                  <w:szCs w:val="18"/>
                </w:rPr>
                <w:t>HVC</w:t>
              </w:r>
            </w:ins>
          </w:p>
        </w:tc>
        <w:tc>
          <w:tcPr>
            <w:tcW w:w="1498" w:type="pct"/>
            <w:tcBorders>
              <w:top w:val="nil"/>
              <w:left w:val="nil"/>
              <w:bottom w:val="single" w:sz="4" w:space="0" w:color="auto"/>
              <w:right w:val="single" w:sz="4" w:space="0" w:color="auto"/>
            </w:tcBorders>
            <w:vAlign w:val="center"/>
            <w:hideMark/>
          </w:tcPr>
          <w:p w14:paraId="2A985E40" w14:textId="3E506678" w:rsidR="00AB0EE2" w:rsidRPr="00322061" w:rsidRDefault="00AB0EE2" w:rsidP="00AB0EE2">
            <w:pPr>
              <w:rPr>
                <w:ins w:id="5790" w:author="KPMG_PQH" w:date="2026-04-07T11:25:00Z" w16du:dateUtc="2026-04-07T04:25:00Z"/>
                <w:rFonts w:ascii="Arial" w:hAnsi="Arial" w:cs="Arial"/>
                <w:color w:val="000000"/>
                <w:sz w:val="18"/>
                <w:szCs w:val="18"/>
                <w:lang w:eastAsia="en-US"/>
              </w:rPr>
            </w:pPr>
            <w:ins w:id="5791" w:author="KPMG_PQH" w:date="2026-04-07T11:25:00Z" w16du:dateUtc="2026-04-07T04:25:00Z">
              <w:r>
                <w:rPr>
                  <w:rFonts w:ascii="Arial" w:hAnsi="Arial" w:cs="Arial"/>
                  <w:color w:val="000000"/>
                  <w:sz w:val="18"/>
                  <w:szCs w:val="18"/>
                </w:rPr>
                <w:t>Non-comparable products</w:t>
              </w:r>
            </w:ins>
          </w:p>
        </w:tc>
      </w:tr>
      <w:tr w:rsidR="00AB0EE2" w:rsidRPr="00322061" w14:paraId="1D0085A4" w14:textId="77777777" w:rsidTr="00777313">
        <w:trPr>
          <w:trHeight w:val="20"/>
          <w:ins w:id="579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558FDCE" w14:textId="6A4BD748" w:rsidR="00AB0EE2" w:rsidRPr="00322061" w:rsidRDefault="00AB0EE2" w:rsidP="00AB0EE2">
            <w:pPr>
              <w:jc w:val="center"/>
              <w:rPr>
                <w:ins w:id="5793" w:author="KPMG_PQH" w:date="2026-04-07T11:25:00Z" w16du:dateUtc="2026-04-07T04:25:00Z"/>
                <w:rFonts w:ascii="Arial" w:hAnsi="Arial" w:cs="Arial"/>
                <w:color w:val="000000"/>
                <w:sz w:val="18"/>
                <w:szCs w:val="18"/>
                <w:lang w:eastAsia="en-US"/>
              </w:rPr>
            </w:pPr>
            <w:ins w:id="5794" w:author="KPMG_PQH" w:date="2026-04-07T11:25:00Z" w16du:dateUtc="2026-04-07T04:25:00Z">
              <w:r>
                <w:rPr>
                  <w:rFonts w:ascii="Arial" w:hAnsi="Arial" w:cs="Arial"/>
                  <w:sz w:val="18"/>
                  <w:szCs w:val="18"/>
                </w:rPr>
                <w:t>297</w:t>
              </w:r>
            </w:ins>
          </w:p>
        </w:tc>
        <w:tc>
          <w:tcPr>
            <w:tcW w:w="2351" w:type="pct"/>
            <w:tcBorders>
              <w:top w:val="nil"/>
              <w:left w:val="nil"/>
              <w:bottom w:val="single" w:sz="4" w:space="0" w:color="auto"/>
              <w:right w:val="single" w:sz="4" w:space="0" w:color="auto"/>
            </w:tcBorders>
            <w:vAlign w:val="center"/>
            <w:hideMark/>
          </w:tcPr>
          <w:p w14:paraId="520DB6F4" w14:textId="525EA181" w:rsidR="00AB0EE2" w:rsidRPr="00322061" w:rsidRDefault="00AB0EE2" w:rsidP="00AB0EE2">
            <w:pPr>
              <w:rPr>
                <w:ins w:id="5795" w:author="KPMG_PQH" w:date="2026-04-07T11:25:00Z" w16du:dateUtc="2026-04-07T04:25:00Z"/>
                <w:rFonts w:ascii="Arial" w:hAnsi="Arial" w:cs="Arial"/>
                <w:color w:val="000000"/>
                <w:sz w:val="18"/>
                <w:szCs w:val="18"/>
                <w:lang w:eastAsia="en-US"/>
              </w:rPr>
            </w:pPr>
            <w:ins w:id="5796" w:author="KPMG_PQH" w:date="2026-04-07T11:25:00Z" w16du:dateUtc="2026-04-07T04:25:00Z">
              <w:r>
                <w:rPr>
                  <w:rFonts w:ascii="Arial" w:hAnsi="Arial" w:cs="Arial"/>
                  <w:sz w:val="18"/>
                  <w:szCs w:val="18"/>
                </w:rPr>
                <w:t>PST HOLDING EVENT AND TRAVELLING JOINT STOCK COMPANY</w:t>
              </w:r>
            </w:ins>
          </w:p>
        </w:tc>
        <w:tc>
          <w:tcPr>
            <w:tcW w:w="846" w:type="pct"/>
            <w:tcBorders>
              <w:top w:val="nil"/>
              <w:left w:val="nil"/>
              <w:bottom w:val="single" w:sz="4" w:space="0" w:color="auto"/>
              <w:right w:val="single" w:sz="4" w:space="0" w:color="auto"/>
            </w:tcBorders>
            <w:vAlign w:val="center"/>
            <w:hideMark/>
          </w:tcPr>
          <w:p w14:paraId="733096CA" w14:textId="66E11286" w:rsidR="00AB0EE2" w:rsidRPr="00322061" w:rsidRDefault="00AB0EE2" w:rsidP="00AB0EE2">
            <w:pPr>
              <w:jc w:val="center"/>
              <w:rPr>
                <w:ins w:id="5797" w:author="KPMG_PQH" w:date="2026-04-07T11:25:00Z" w16du:dateUtc="2026-04-07T04:25:00Z"/>
                <w:rFonts w:ascii="Arial" w:hAnsi="Arial" w:cs="Arial"/>
                <w:color w:val="000000"/>
                <w:sz w:val="18"/>
                <w:szCs w:val="18"/>
                <w:lang w:eastAsia="en-US"/>
              </w:rPr>
            </w:pPr>
            <w:ins w:id="579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A15AFA8" w14:textId="3AF03B05" w:rsidR="00AB0EE2" w:rsidRPr="00322061" w:rsidRDefault="00AB0EE2" w:rsidP="00AB0EE2">
            <w:pPr>
              <w:rPr>
                <w:ins w:id="5799" w:author="KPMG_PQH" w:date="2026-04-07T11:25:00Z" w16du:dateUtc="2026-04-07T04:25:00Z"/>
                <w:rFonts w:ascii="Arial" w:hAnsi="Arial" w:cs="Arial"/>
                <w:color w:val="000000"/>
                <w:sz w:val="18"/>
                <w:szCs w:val="18"/>
                <w:lang w:eastAsia="en-US"/>
              </w:rPr>
            </w:pPr>
            <w:ins w:id="5800" w:author="KPMG_PQH" w:date="2026-04-07T11:25:00Z" w16du:dateUtc="2026-04-07T04:25:00Z">
              <w:r>
                <w:rPr>
                  <w:rFonts w:ascii="Arial" w:hAnsi="Arial" w:cs="Arial"/>
                  <w:color w:val="000000"/>
                  <w:sz w:val="18"/>
                  <w:szCs w:val="18"/>
                </w:rPr>
                <w:t>Insufficient financial data</w:t>
              </w:r>
            </w:ins>
          </w:p>
        </w:tc>
      </w:tr>
      <w:tr w:rsidR="00AB0EE2" w:rsidRPr="00322061" w14:paraId="00A19BB8" w14:textId="77777777" w:rsidTr="00777313">
        <w:trPr>
          <w:trHeight w:val="20"/>
          <w:ins w:id="580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813B49A" w14:textId="1A8CAB9F" w:rsidR="00AB0EE2" w:rsidRPr="00322061" w:rsidRDefault="00AB0EE2" w:rsidP="00AB0EE2">
            <w:pPr>
              <w:jc w:val="center"/>
              <w:rPr>
                <w:ins w:id="5802" w:author="KPMG_PQH" w:date="2026-04-07T11:25:00Z" w16du:dateUtc="2026-04-07T04:25:00Z"/>
                <w:rFonts w:ascii="Arial" w:hAnsi="Arial" w:cs="Arial"/>
                <w:color w:val="000000"/>
                <w:sz w:val="18"/>
                <w:szCs w:val="18"/>
                <w:lang w:eastAsia="en-US"/>
              </w:rPr>
            </w:pPr>
            <w:ins w:id="5803" w:author="KPMG_PQH" w:date="2026-04-07T11:25:00Z" w16du:dateUtc="2026-04-07T04:25:00Z">
              <w:r>
                <w:rPr>
                  <w:rFonts w:ascii="Arial" w:hAnsi="Arial" w:cs="Arial"/>
                  <w:sz w:val="18"/>
                  <w:szCs w:val="18"/>
                </w:rPr>
                <w:t>298</w:t>
              </w:r>
            </w:ins>
          </w:p>
        </w:tc>
        <w:tc>
          <w:tcPr>
            <w:tcW w:w="2351" w:type="pct"/>
            <w:tcBorders>
              <w:top w:val="nil"/>
              <w:left w:val="nil"/>
              <w:bottom w:val="single" w:sz="4" w:space="0" w:color="auto"/>
              <w:right w:val="single" w:sz="4" w:space="0" w:color="auto"/>
            </w:tcBorders>
            <w:vAlign w:val="center"/>
            <w:hideMark/>
          </w:tcPr>
          <w:p w14:paraId="6704517C" w14:textId="2B7DBF2E" w:rsidR="00AB0EE2" w:rsidRPr="00322061" w:rsidRDefault="00AB0EE2" w:rsidP="00AB0EE2">
            <w:pPr>
              <w:rPr>
                <w:ins w:id="5804" w:author="KPMG_PQH" w:date="2026-04-07T11:25:00Z" w16du:dateUtc="2026-04-07T04:25:00Z"/>
                <w:rFonts w:ascii="Arial" w:hAnsi="Arial" w:cs="Arial"/>
                <w:color w:val="000000"/>
                <w:sz w:val="18"/>
                <w:szCs w:val="18"/>
                <w:lang w:eastAsia="en-US"/>
              </w:rPr>
            </w:pPr>
            <w:ins w:id="5805" w:author="KPMG_PQH" w:date="2026-04-07T11:25:00Z" w16du:dateUtc="2026-04-07T04:25:00Z">
              <w:r>
                <w:rPr>
                  <w:rFonts w:ascii="Arial" w:hAnsi="Arial" w:cs="Arial"/>
                  <w:sz w:val="18"/>
                  <w:szCs w:val="18"/>
                </w:rPr>
                <w:t>QNDN URBAN AND INDUSTRIAL ZONES DEVELOPMENT JOINT STOCK COMPANY</w:t>
              </w:r>
            </w:ins>
          </w:p>
        </w:tc>
        <w:tc>
          <w:tcPr>
            <w:tcW w:w="846" w:type="pct"/>
            <w:tcBorders>
              <w:top w:val="nil"/>
              <w:left w:val="nil"/>
              <w:bottom w:val="single" w:sz="4" w:space="0" w:color="auto"/>
              <w:right w:val="single" w:sz="4" w:space="0" w:color="auto"/>
            </w:tcBorders>
            <w:vAlign w:val="center"/>
            <w:hideMark/>
          </w:tcPr>
          <w:p w14:paraId="2BB6DE36" w14:textId="57326A17" w:rsidR="00AB0EE2" w:rsidRPr="00322061" w:rsidRDefault="00AB0EE2" w:rsidP="00AB0EE2">
            <w:pPr>
              <w:jc w:val="center"/>
              <w:rPr>
                <w:ins w:id="5806" w:author="KPMG_PQH" w:date="2026-04-07T11:25:00Z" w16du:dateUtc="2026-04-07T04:25:00Z"/>
                <w:rFonts w:ascii="Arial" w:hAnsi="Arial" w:cs="Arial"/>
                <w:color w:val="000000"/>
                <w:sz w:val="18"/>
                <w:szCs w:val="18"/>
                <w:lang w:eastAsia="en-US"/>
              </w:rPr>
            </w:pPr>
            <w:ins w:id="580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1778121" w14:textId="2202101C" w:rsidR="00AB0EE2" w:rsidRPr="00322061" w:rsidRDefault="00AB0EE2" w:rsidP="00AB0EE2">
            <w:pPr>
              <w:rPr>
                <w:ins w:id="5808" w:author="KPMG_PQH" w:date="2026-04-07T11:25:00Z" w16du:dateUtc="2026-04-07T04:25:00Z"/>
                <w:rFonts w:ascii="Arial" w:hAnsi="Arial" w:cs="Arial"/>
                <w:color w:val="000000"/>
                <w:sz w:val="18"/>
                <w:szCs w:val="18"/>
                <w:lang w:eastAsia="en-US"/>
              </w:rPr>
            </w:pPr>
            <w:ins w:id="5809" w:author="KPMG_PQH" w:date="2026-04-07T11:25:00Z" w16du:dateUtc="2026-04-07T04:25:00Z">
              <w:r>
                <w:rPr>
                  <w:rFonts w:ascii="Arial" w:hAnsi="Arial" w:cs="Arial"/>
                  <w:color w:val="000000"/>
                  <w:sz w:val="18"/>
                  <w:szCs w:val="18"/>
                </w:rPr>
                <w:t>Non-comparable functions</w:t>
              </w:r>
            </w:ins>
          </w:p>
        </w:tc>
      </w:tr>
      <w:tr w:rsidR="00AB0EE2" w:rsidRPr="00322061" w14:paraId="29467DFE" w14:textId="77777777" w:rsidTr="00777313">
        <w:trPr>
          <w:trHeight w:val="20"/>
          <w:ins w:id="581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2DF9552" w14:textId="211EF4A5" w:rsidR="00AB0EE2" w:rsidRPr="00322061" w:rsidRDefault="00AB0EE2" w:rsidP="00AB0EE2">
            <w:pPr>
              <w:jc w:val="center"/>
              <w:rPr>
                <w:ins w:id="5811" w:author="KPMG_PQH" w:date="2026-04-07T11:25:00Z" w16du:dateUtc="2026-04-07T04:25:00Z"/>
                <w:rFonts w:ascii="Arial" w:hAnsi="Arial" w:cs="Arial"/>
                <w:color w:val="000000"/>
                <w:sz w:val="18"/>
                <w:szCs w:val="18"/>
                <w:lang w:eastAsia="en-US"/>
              </w:rPr>
            </w:pPr>
            <w:ins w:id="5812" w:author="KPMG_PQH" w:date="2026-04-07T11:25:00Z" w16du:dateUtc="2026-04-07T04:25:00Z">
              <w:r>
                <w:rPr>
                  <w:rFonts w:ascii="Arial" w:hAnsi="Arial" w:cs="Arial"/>
                  <w:sz w:val="18"/>
                  <w:szCs w:val="18"/>
                </w:rPr>
                <w:t>299</w:t>
              </w:r>
            </w:ins>
          </w:p>
        </w:tc>
        <w:tc>
          <w:tcPr>
            <w:tcW w:w="2351" w:type="pct"/>
            <w:tcBorders>
              <w:top w:val="nil"/>
              <w:left w:val="nil"/>
              <w:bottom w:val="single" w:sz="4" w:space="0" w:color="auto"/>
              <w:right w:val="single" w:sz="4" w:space="0" w:color="auto"/>
            </w:tcBorders>
            <w:vAlign w:val="center"/>
            <w:hideMark/>
          </w:tcPr>
          <w:p w14:paraId="66703C76" w14:textId="6E8B7993" w:rsidR="00AB0EE2" w:rsidRPr="00322061" w:rsidRDefault="00AB0EE2" w:rsidP="00AB0EE2">
            <w:pPr>
              <w:rPr>
                <w:ins w:id="5813" w:author="KPMG_PQH" w:date="2026-04-07T11:25:00Z" w16du:dateUtc="2026-04-07T04:25:00Z"/>
                <w:rFonts w:ascii="Arial" w:hAnsi="Arial" w:cs="Arial"/>
                <w:color w:val="000000"/>
                <w:sz w:val="18"/>
                <w:szCs w:val="18"/>
                <w:lang w:eastAsia="en-US"/>
              </w:rPr>
            </w:pPr>
            <w:ins w:id="5814" w:author="KPMG_PQH" w:date="2026-04-07T11:25:00Z" w16du:dateUtc="2026-04-07T04:25:00Z">
              <w:r>
                <w:rPr>
                  <w:rFonts w:ascii="Arial" w:hAnsi="Arial" w:cs="Arial"/>
                  <w:sz w:val="18"/>
                  <w:szCs w:val="18"/>
                </w:rPr>
                <w:t>QUANG DA SPINNING JOINT STOCK COMPANY</w:t>
              </w:r>
            </w:ins>
          </w:p>
        </w:tc>
        <w:tc>
          <w:tcPr>
            <w:tcW w:w="846" w:type="pct"/>
            <w:tcBorders>
              <w:top w:val="nil"/>
              <w:left w:val="nil"/>
              <w:bottom w:val="single" w:sz="4" w:space="0" w:color="auto"/>
              <w:right w:val="single" w:sz="4" w:space="0" w:color="auto"/>
            </w:tcBorders>
            <w:vAlign w:val="center"/>
            <w:hideMark/>
          </w:tcPr>
          <w:p w14:paraId="7ACC5FB8" w14:textId="313800AA" w:rsidR="00AB0EE2" w:rsidRPr="00322061" w:rsidRDefault="00AB0EE2" w:rsidP="00AB0EE2">
            <w:pPr>
              <w:jc w:val="center"/>
              <w:rPr>
                <w:ins w:id="5815" w:author="KPMG_PQH" w:date="2026-04-07T11:25:00Z" w16du:dateUtc="2026-04-07T04:25:00Z"/>
                <w:rFonts w:ascii="Arial" w:hAnsi="Arial" w:cs="Arial"/>
                <w:color w:val="000000"/>
                <w:sz w:val="18"/>
                <w:szCs w:val="18"/>
                <w:lang w:eastAsia="en-US"/>
              </w:rPr>
            </w:pPr>
            <w:ins w:id="581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D81026B" w14:textId="24CA2CB9" w:rsidR="00AB0EE2" w:rsidRPr="00322061" w:rsidRDefault="00AB0EE2" w:rsidP="00AB0EE2">
            <w:pPr>
              <w:rPr>
                <w:ins w:id="5817" w:author="KPMG_PQH" w:date="2026-04-07T11:25:00Z" w16du:dateUtc="2026-04-07T04:25:00Z"/>
                <w:rFonts w:ascii="Arial" w:hAnsi="Arial" w:cs="Arial"/>
                <w:color w:val="000000"/>
                <w:sz w:val="18"/>
                <w:szCs w:val="18"/>
                <w:lang w:eastAsia="en-US"/>
              </w:rPr>
            </w:pPr>
            <w:ins w:id="5818" w:author="KPMG_PQH" w:date="2026-04-07T11:25:00Z" w16du:dateUtc="2026-04-07T04:25:00Z">
              <w:r>
                <w:rPr>
                  <w:rFonts w:ascii="Arial" w:hAnsi="Arial" w:cs="Arial"/>
                  <w:color w:val="000000"/>
                  <w:sz w:val="18"/>
                  <w:szCs w:val="18"/>
                </w:rPr>
                <w:t>Non-comparable products</w:t>
              </w:r>
            </w:ins>
          </w:p>
        </w:tc>
      </w:tr>
      <w:tr w:rsidR="00AB0EE2" w:rsidRPr="00322061" w14:paraId="34BD89DB" w14:textId="77777777" w:rsidTr="00777313">
        <w:trPr>
          <w:trHeight w:val="20"/>
          <w:ins w:id="581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05C38D1" w14:textId="7427BB72" w:rsidR="00AB0EE2" w:rsidRPr="00322061" w:rsidRDefault="00AB0EE2" w:rsidP="00AB0EE2">
            <w:pPr>
              <w:jc w:val="center"/>
              <w:rPr>
                <w:ins w:id="5820" w:author="KPMG_PQH" w:date="2026-04-07T11:25:00Z" w16du:dateUtc="2026-04-07T04:25:00Z"/>
                <w:rFonts w:ascii="Arial" w:hAnsi="Arial" w:cs="Arial"/>
                <w:color w:val="000000"/>
                <w:sz w:val="18"/>
                <w:szCs w:val="18"/>
                <w:lang w:eastAsia="en-US"/>
              </w:rPr>
            </w:pPr>
            <w:ins w:id="5821" w:author="KPMG_PQH" w:date="2026-04-07T11:25:00Z" w16du:dateUtc="2026-04-07T04:25:00Z">
              <w:r>
                <w:rPr>
                  <w:rFonts w:ascii="Arial" w:hAnsi="Arial" w:cs="Arial"/>
                  <w:sz w:val="18"/>
                  <w:szCs w:val="18"/>
                </w:rPr>
                <w:t>300</w:t>
              </w:r>
            </w:ins>
          </w:p>
        </w:tc>
        <w:tc>
          <w:tcPr>
            <w:tcW w:w="2351" w:type="pct"/>
            <w:tcBorders>
              <w:top w:val="nil"/>
              <w:left w:val="nil"/>
              <w:bottom w:val="single" w:sz="4" w:space="0" w:color="auto"/>
              <w:right w:val="single" w:sz="4" w:space="0" w:color="auto"/>
            </w:tcBorders>
            <w:vAlign w:val="center"/>
            <w:hideMark/>
          </w:tcPr>
          <w:p w14:paraId="3CFC5E9A" w14:textId="7ABE6424" w:rsidR="00AB0EE2" w:rsidRPr="00322061" w:rsidRDefault="00AB0EE2" w:rsidP="00AB0EE2">
            <w:pPr>
              <w:rPr>
                <w:ins w:id="5822" w:author="KPMG_PQH" w:date="2026-04-07T11:25:00Z" w16du:dateUtc="2026-04-07T04:25:00Z"/>
                <w:rFonts w:ascii="Arial" w:hAnsi="Arial" w:cs="Arial"/>
                <w:color w:val="000000"/>
                <w:sz w:val="18"/>
                <w:szCs w:val="18"/>
                <w:lang w:eastAsia="en-US"/>
              </w:rPr>
            </w:pPr>
            <w:ins w:id="5823" w:author="KPMG_PQH" w:date="2026-04-07T11:25:00Z" w16du:dateUtc="2026-04-07T04:25:00Z">
              <w:r>
                <w:rPr>
                  <w:rFonts w:ascii="Arial" w:hAnsi="Arial" w:cs="Arial"/>
                  <w:sz w:val="18"/>
                  <w:szCs w:val="18"/>
                </w:rPr>
                <w:t>QUANGNINH SHIPCHANDLER JOINT STOCK CORPORATION</w:t>
              </w:r>
            </w:ins>
          </w:p>
        </w:tc>
        <w:tc>
          <w:tcPr>
            <w:tcW w:w="846" w:type="pct"/>
            <w:tcBorders>
              <w:top w:val="nil"/>
              <w:left w:val="nil"/>
              <w:bottom w:val="single" w:sz="4" w:space="0" w:color="auto"/>
              <w:right w:val="single" w:sz="4" w:space="0" w:color="auto"/>
            </w:tcBorders>
            <w:vAlign w:val="center"/>
            <w:hideMark/>
          </w:tcPr>
          <w:p w14:paraId="38C60805" w14:textId="35688440" w:rsidR="00AB0EE2" w:rsidRPr="00322061" w:rsidRDefault="00AB0EE2" w:rsidP="00AB0EE2">
            <w:pPr>
              <w:jc w:val="center"/>
              <w:rPr>
                <w:ins w:id="5824" w:author="KPMG_PQH" w:date="2026-04-07T11:25:00Z" w16du:dateUtc="2026-04-07T04:25:00Z"/>
                <w:rFonts w:ascii="Arial" w:hAnsi="Arial" w:cs="Arial"/>
                <w:color w:val="000000"/>
                <w:sz w:val="18"/>
                <w:szCs w:val="18"/>
                <w:lang w:eastAsia="en-US"/>
              </w:rPr>
            </w:pPr>
            <w:ins w:id="582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02E8BFF" w14:textId="57D21F72" w:rsidR="00AB0EE2" w:rsidRPr="00322061" w:rsidRDefault="00AB0EE2" w:rsidP="00AB0EE2">
            <w:pPr>
              <w:rPr>
                <w:ins w:id="5826" w:author="KPMG_PQH" w:date="2026-04-07T11:25:00Z" w16du:dateUtc="2026-04-07T04:25:00Z"/>
                <w:rFonts w:ascii="Arial" w:hAnsi="Arial" w:cs="Arial"/>
                <w:color w:val="000000"/>
                <w:sz w:val="18"/>
                <w:szCs w:val="18"/>
                <w:lang w:eastAsia="en-US"/>
              </w:rPr>
            </w:pPr>
            <w:ins w:id="5827" w:author="KPMG_PQH" w:date="2026-04-07T11:25:00Z" w16du:dateUtc="2026-04-07T04:25:00Z">
              <w:r>
                <w:rPr>
                  <w:rFonts w:ascii="Arial" w:hAnsi="Arial" w:cs="Arial"/>
                  <w:color w:val="000000"/>
                  <w:sz w:val="18"/>
                  <w:szCs w:val="18"/>
                </w:rPr>
                <w:t>Continuous loss making</w:t>
              </w:r>
            </w:ins>
          </w:p>
        </w:tc>
      </w:tr>
      <w:tr w:rsidR="00AB0EE2" w:rsidRPr="00322061" w14:paraId="2F2DC6F8" w14:textId="77777777" w:rsidTr="00777313">
        <w:trPr>
          <w:trHeight w:val="20"/>
          <w:ins w:id="582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65E76B1" w14:textId="1D956A8B" w:rsidR="00AB0EE2" w:rsidRPr="00322061" w:rsidRDefault="00AB0EE2" w:rsidP="00AB0EE2">
            <w:pPr>
              <w:jc w:val="center"/>
              <w:rPr>
                <w:ins w:id="5829" w:author="KPMG_PQH" w:date="2026-04-07T11:25:00Z" w16du:dateUtc="2026-04-07T04:25:00Z"/>
                <w:rFonts w:ascii="Arial" w:hAnsi="Arial" w:cs="Arial"/>
                <w:color w:val="000000"/>
                <w:sz w:val="18"/>
                <w:szCs w:val="18"/>
                <w:lang w:eastAsia="en-US"/>
              </w:rPr>
            </w:pPr>
            <w:ins w:id="5830" w:author="KPMG_PQH" w:date="2026-04-07T11:25:00Z" w16du:dateUtc="2026-04-07T04:25:00Z">
              <w:r>
                <w:rPr>
                  <w:rFonts w:ascii="Arial" w:hAnsi="Arial" w:cs="Arial"/>
                  <w:sz w:val="18"/>
                  <w:szCs w:val="18"/>
                </w:rPr>
                <w:t>301</w:t>
              </w:r>
            </w:ins>
          </w:p>
        </w:tc>
        <w:tc>
          <w:tcPr>
            <w:tcW w:w="2351" w:type="pct"/>
            <w:tcBorders>
              <w:top w:val="nil"/>
              <w:left w:val="nil"/>
              <w:bottom w:val="single" w:sz="4" w:space="0" w:color="auto"/>
              <w:right w:val="single" w:sz="4" w:space="0" w:color="auto"/>
            </w:tcBorders>
            <w:vAlign w:val="center"/>
            <w:hideMark/>
          </w:tcPr>
          <w:p w14:paraId="50FC3FDD" w14:textId="1440B5FD" w:rsidR="00AB0EE2" w:rsidRPr="00322061" w:rsidRDefault="00AB0EE2" w:rsidP="00AB0EE2">
            <w:pPr>
              <w:rPr>
                <w:ins w:id="5831" w:author="KPMG_PQH" w:date="2026-04-07T11:25:00Z" w16du:dateUtc="2026-04-07T04:25:00Z"/>
                <w:rFonts w:ascii="Arial" w:hAnsi="Arial" w:cs="Arial"/>
                <w:color w:val="000000"/>
                <w:sz w:val="18"/>
                <w:szCs w:val="18"/>
                <w:lang w:eastAsia="en-US"/>
              </w:rPr>
            </w:pPr>
            <w:ins w:id="5832" w:author="KPMG_PQH" w:date="2026-04-07T11:25:00Z" w16du:dateUtc="2026-04-07T04:25:00Z">
              <w:r>
                <w:rPr>
                  <w:rFonts w:ascii="Arial" w:hAnsi="Arial" w:cs="Arial"/>
                  <w:sz w:val="18"/>
                  <w:szCs w:val="18"/>
                </w:rPr>
                <w:t>QUOC DAI THANH ENVIRONMENT JOINT STOCK COMPANY</w:t>
              </w:r>
            </w:ins>
          </w:p>
        </w:tc>
        <w:tc>
          <w:tcPr>
            <w:tcW w:w="846" w:type="pct"/>
            <w:tcBorders>
              <w:top w:val="nil"/>
              <w:left w:val="nil"/>
              <w:bottom w:val="single" w:sz="4" w:space="0" w:color="auto"/>
              <w:right w:val="single" w:sz="4" w:space="0" w:color="auto"/>
            </w:tcBorders>
            <w:vAlign w:val="center"/>
            <w:hideMark/>
          </w:tcPr>
          <w:p w14:paraId="782AD9C6" w14:textId="38330284" w:rsidR="00AB0EE2" w:rsidRPr="00322061" w:rsidRDefault="00AB0EE2" w:rsidP="00AB0EE2">
            <w:pPr>
              <w:jc w:val="center"/>
              <w:rPr>
                <w:ins w:id="5833" w:author="KPMG_PQH" w:date="2026-04-07T11:25:00Z" w16du:dateUtc="2026-04-07T04:25:00Z"/>
                <w:rFonts w:ascii="Arial" w:hAnsi="Arial" w:cs="Arial"/>
                <w:color w:val="000000"/>
                <w:sz w:val="18"/>
                <w:szCs w:val="18"/>
                <w:lang w:eastAsia="en-US"/>
              </w:rPr>
            </w:pPr>
            <w:ins w:id="583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EF16EA1" w14:textId="13025CFA" w:rsidR="00AB0EE2" w:rsidRPr="00322061" w:rsidRDefault="00AB0EE2" w:rsidP="00AB0EE2">
            <w:pPr>
              <w:rPr>
                <w:ins w:id="5835" w:author="KPMG_PQH" w:date="2026-04-07T11:25:00Z" w16du:dateUtc="2026-04-07T04:25:00Z"/>
                <w:rFonts w:ascii="Arial" w:hAnsi="Arial" w:cs="Arial"/>
                <w:color w:val="000000"/>
                <w:sz w:val="18"/>
                <w:szCs w:val="18"/>
                <w:lang w:eastAsia="en-US"/>
              </w:rPr>
            </w:pPr>
            <w:ins w:id="5836" w:author="KPMG_PQH" w:date="2026-04-07T11:25:00Z" w16du:dateUtc="2026-04-07T04:25:00Z">
              <w:r>
                <w:rPr>
                  <w:rFonts w:ascii="Arial" w:hAnsi="Arial" w:cs="Arial"/>
                  <w:color w:val="000000"/>
                  <w:sz w:val="18"/>
                  <w:szCs w:val="18"/>
                </w:rPr>
                <w:t>Non-comparable functions</w:t>
              </w:r>
            </w:ins>
          </w:p>
        </w:tc>
      </w:tr>
      <w:tr w:rsidR="00AB0EE2" w:rsidRPr="00322061" w14:paraId="57F8DE6A" w14:textId="77777777" w:rsidTr="00777313">
        <w:trPr>
          <w:trHeight w:val="20"/>
          <w:ins w:id="583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A36DF94" w14:textId="3BD2849D" w:rsidR="00AB0EE2" w:rsidRPr="00322061" w:rsidRDefault="00AB0EE2" w:rsidP="00AB0EE2">
            <w:pPr>
              <w:jc w:val="center"/>
              <w:rPr>
                <w:ins w:id="5838" w:author="KPMG_PQH" w:date="2026-04-07T11:25:00Z" w16du:dateUtc="2026-04-07T04:25:00Z"/>
                <w:rFonts w:ascii="Arial" w:hAnsi="Arial" w:cs="Arial"/>
                <w:color w:val="000000"/>
                <w:sz w:val="18"/>
                <w:szCs w:val="18"/>
                <w:lang w:eastAsia="en-US"/>
              </w:rPr>
            </w:pPr>
            <w:ins w:id="5839" w:author="KPMG_PQH" w:date="2026-04-07T11:25:00Z" w16du:dateUtc="2026-04-07T04:25:00Z">
              <w:r>
                <w:rPr>
                  <w:rFonts w:ascii="Arial" w:hAnsi="Arial" w:cs="Arial"/>
                  <w:sz w:val="18"/>
                  <w:szCs w:val="18"/>
                </w:rPr>
                <w:t>302</w:t>
              </w:r>
            </w:ins>
          </w:p>
        </w:tc>
        <w:tc>
          <w:tcPr>
            <w:tcW w:w="2351" w:type="pct"/>
            <w:tcBorders>
              <w:top w:val="nil"/>
              <w:left w:val="nil"/>
              <w:bottom w:val="single" w:sz="4" w:space="0" w:color="auto"/>
              <w:right w:val="single" w:sz="4" w:space="0" w:color="auto"/>
            </w:tcBorders>
            <w:vAlign w:val="center"/>
            <w:hideMark/>
          </w:tcPr>
          <w:p w14:paraId="762BEF2E" w14:textId="39D68FEA" w:rsidR="00AB0EE2" w:rsidRPr="00322061" w:rsidRDefault="00AB0EE2" w:rsidP="00AB0EE2">
            <w:pPr>
              <w:rPr>
                <w:ins w:id="5840" w:author="KPMG_PQH" w:date="2026-04-07T11:25:00Z" w16du:dateUtc="2026-04-07T04:25:00Z"/>
                <w:rFonts w:ascii="Arial" w:hAnsi="Arial" w:cs="Arial"/>
                <w:color w:val="000000"/>
                <w:sz w:val="18"/>
                <w:szCs w:val="18"/>
                <w:lang w:eastAsia="en-US"/>
              </w:rPr>
            </w:pPr>
            <w:ins w:id="5841" w:author="KPMG_PQH" w:date="2026-04-07T11:25:00Z" w16du:dateUtc="2026-04-07T04:25:00Z">
              <w:r>
                <w:rPr>
                  <w:rFonts w:ascii="Arial" w:hAnsi="Arial" w:cs="Arial"/>
                  <w:sz w:val="18"/>
                  <w:szCs w:val="18"/>
                </w:rPr>
                <w:t>QUOC HOA DEVELOPMENT AND INVESTMENT STOCK COMPANY</w:t>
              </w:r>
            </w:ins>
          </w:p>
        </w:tc>
        <w:tc>
          <w:tcPr>
            <w:tcW w:w="846" w:type="pct"/>
            <w:tcBorders>
              <w:top w:val="nil"/>
              <w:left w:val="nil"/>
              <w:bottom w:val="single" w:sz="4" w:space="0" w:color="auto"/>
              <w:right w:val="single" w:sz="4" w:space="0" w:color="auto"/>
            </w:tcBorders>
            <w:vAlign w:val="center"/>
            <w:hideMark/>
          </w:tcPr>
          <w:p w14:paraId="0E839D51" w14:textId="19F8E3E7" w:rsidR="00AB0EE2" w:rsidRPr="00322061" w:rsidRDefault="00AB0EE2" w:rsidP="00AB0EE2">
            <w:pPr>
              <w:jc w:val="center"/>
              <w:rPr>
                <w:ins w:id="5842" w:author="KPMG_PQH" w:date="2026-04-07T11:25:00Z" w16du:dateUtc="2026-04-07T04:25:00Z"/>
                <w:rFonts w:ascii="Arial" w:hAnsi="Arial" w:cs="Arial"/>
                <w:color w:val="000000"/>
                <w:sz w:val="18"/>
                <w:szCs w:val="18"/>
                <w:lang w:eastAsia="en-US"/>
              </w:rPr>
            </w:pPr>
            <w:ins w:id="584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A36EB97" w14:textId="060271F3" w:rsidR="00AB0EE2" w:rsidRPr="00322061" w:rsidRDefault="00AB0EE2" w:rsidP="00AB0EE2">
            <w:pPr>
              <w:rPr>
                <w:ins w:id="5844" w:author="KPMG_PQH" w:date="2026-04-07T11:25:00Z" w16du:dateUtc="2026-04-07T04:25:00Z"/>
                <w:rFonts w:ascii="Arial" w:hAnsi="Arial" w:cs="Arial"/>
                <w:color w:val="000000"/>
                <w:sz w:val="18"/>
                <w:szCs w:val="18"/>
                <w:lang w:eastAsia="en-US"/>
              </w:rPr>
            </w:pPr>
            <w:ins w:id="5845" w:author="KPMG_PQH" w:date="2026-04-07T11:25:00Z" w16du:dateUtc="2026-04-07T04:25:00Z">
              <w:r>
                <w:rPr>
                  <w:rFonts w:ascii="Arial" w:hAnsi="Arial" w:cs="Arial"/>
                  <w:color w:val="000000"/>
                  <w:sz w:val="18"/>
                  <w:szCs w:val="18"/>
                </w:rPr>
                <w:t>Non-comparable functions</w:t>
              </w:r>
            </w:ins>
          </w:p>
        </w:tc>
      </w:tr>
      <w:tr w:rsidR="00AB0EE2" w:rsidRPr="00322061" w14:paraId="0A7BEA0D" w14:textId="77777777" w:rsidTr="00777313">
        <w:trPr>
          <w:trHeight w:val="20"/>
          <w:ins w:id="584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796B31" w14:textId="19428FD3" w:rsidR="00AB0EE2" w:rsidRPr="00322061" w:rsidRDefault="00AB0EE2" w:rsidP="00AB0EE2">
            <w:pPr>
              <w:jc w:val="center"/>
              <w:rPr>
                <w:ins w:id="5847" w:author="KPMG_PQH" w:date="2026-04-07T11:25:00Z" w16du:dateUtc="2026-04-07T04:25:00Z"/>
                <w:rFonts w:ascii="Arial" w:hAnsi="Arial" w:cs="Arial"/>
                <w:color w:val="000000"/>
                <w:sz w:val="18"/>
                <w:szCs w:val="18"/>
                <w:lang w:eastAsia="en-US"/>
              </w:rPr>
            </w:pPr>
            <w:ins w:id="5848" w:author="KPMG_PQH" w:date="2026-04-07T11:25:00Z" w16du:dateUtc="2026-04-07T04:25:00Z">
              <w:r>
                <w:rPr>
                  <w:rFonts w:ascii="Arial" w:hAnsi="Arial" w:cs="Arial"/>
                  <w:sz w:val="18"/>
                  <w:szCs w:val="18"/>
                </w:rPr>
                <w:t>303</w:t>
              </w:r>
            </w:ins>
          </w:p>
        </w:tc>
        <w:tc>
          <w:tcPr>
            <w:tcW w:w="2351" w:type="pct"/>
            <w:tcBorders>
              <w:top w:val="nil"/>
              <w:left w:val="nil"/>
              <w:bottom w:val="single" w:sz="4" w:space="0" w:color="auto"/>
              <w:right w:val="single" w:sz="4" w:space="0" w:color="auto"/>
            </w:tcBorders>
            <w:vAlign w:val="center"/>
            <w:hideMark/>
          </w:tcPr>
          <w:p w14:paraId="2A11F2BF" w14:textId="39F3003A" w:rsidR="00AB0EE2" w:rsidRPr="00322061" w:rsidRDefault="00AB0EE2" w:rsidP="00AB0EE2">
            <w:pPr>
              <w:rPr>
                <w:ins w:id="5849" w:author="KPMG_PQH" w:date="2026-04-07T11:25:00Z" w16du:dateUtc="2026-04-07T04:25:00Z"/>
                <w:rFonts w:ascii="Arial" w:hAnsi="Arial" w:cs="Arial"/>
                <w:color w:val="000000"/>
                <w:sz w:val="18"/>
                <w:szCs w:val="18"/>
                <w:lang w:eastAsia="en-US"/>
              </w:rPr>
            </w:pPr>
            <w:ins w:id="5850" w:author="KPMG_PQH" w:date="2026-04-07T11:25:00Z" w16du:dateUtc="2026-04-07T04:25:00Z">
              <w:r>
                <w:rPr>
                  <w:rFonts w:ascii="Arial" w:hAnsi="Arial" w:cs="Arial"/>
                  <w:sz w:val="18"/>
                  <w:szCs w:val="18"/>
                </w:rPr>
                <w:t>QUOC OAI TRADING AND CONSTRUCTION JOINT STOCK COMPANY</w:t>
              </w:r>
            </w:ins>
          </w:p>
        </w:tc>
        <w:tc>
          <w:tcPr>
            <w:tcW w:w="846" w:type="pct"/>
            <w:tcBorders>
              <w:top w:val="nil"/>
              <w:left w:val="nil"/>
              <w:bottom w:val="single" w:sz="4" w:space="0" w:color="auto"/>
              <w:right w:val="single" w:sz="4" w:space="0" w:color="auto"/>
            </w:tcBorders>
            <w:vAlign w:val="center"/>
            <w:hideMark/>
          </w:tcPr>
          <w:p w14:paraId="0D9A48DB" w14:textId="0B60DD49" w:rsidR="00AB0EE2" w:rsidRPr="00322061" w:rsidRDefault="00AB0EE2" w:rsidP="00AB0EE2">
            <w:pPr>
              <w:jc w:val="center"/>
              <w:rPr>
                <w:ins w:id="5851" w:author="KPMG_PQH" w:date="2026-04-07T11:25:00Z" w16du:dateUtc="2026-04-07T04:25:00Z"/>
                <w:rFonts w:ascii="Arial" w:hAnsi="Arial" w:cs="Arial"/>
                <w:color w:val="000000"/>
                <w:sz w:val="18"/>
                <w:szCs w:val="18"/>
                <w:lang w:eastAsia="en-US"/>
              </w:rPr>
            </w:pPr>
            <w:ins w:id="585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2E9B2C3" w14:textId="4AEF7BC6" w:rsidR="00AB0EE2" w:rsidRPr="00322061" w:rsidRDefault="00AB0EE2" w:rsidP="00AB0EE2">
            <w:pPr>
              <w:rPr>
                <w:ins w:id="5853" w:author="KPMG_PQH" w:date="2026-04-07T11:25:00Z" w16du:dateUtc="2026-04-07T04:25:00Z"/>
                <w:rFonts w:ascii="Arial" w:hAnsi="Arial" w:cs="Arial"/>
                <w:color w:val="000000"/>
                <w:sz w:val="18"/>
                <w:szCs w:val="18"/>
                <w:lang w:eastAsia="en-US"/>
              </w:rPr>
            </w:pPr>
            <w:ins w:id="5854" w:author="KPMG_PQH" w:date="2026-04-07T11:25:00Z" w16du:dateUtc="2026-04-07T04:25:00Z">
              <w:r>
                <w:rPr>
                  <w:rFonts w:ascii="Arial" w:hAnsi="Arial" w:cs="Arial"/>
                  <w:color w:val="000000"/>
                  <w:sz w:val="18"/>
                  <w:szCs w:val="18"/>
                </w:rPr>
                <w:t>Insufficient financial data</w:t>
              </w:r>
            </w:ins>
          </w:p>
        </w:tc>
      </w:tr>
      <w:tr w:rsidR="00AB0EE2" w:rsidRPr="00322061" w14:paraId="248DECFF" w14:textId="77777777" w:rsidTr="00777313">
        <w:trPr>
          <w:trHeight w:val="20"/>
          <w:ins w:id="585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CEB2B0" w14:textId="319BC1F7" w:rsidR="00AB0EE2" w:rsidRPr="00322061" w:rsidRDefault="00AB0EE2" w:rsidP="00AB0EE2">
            <w:pPr>
              <w:jc w:val="center"/>
              <w:rPr>
                <w:ins w:id="5856" w:author="KPMG_PQH" w:date="2026-04-07T11:25:00Z" w16du:dateUtc="2026-04-07T04:25:00Z"/>
                <w:rFonts w:ascii="Arial" w:hAnsi="Arial" w:cs="Arial"/>
                <w:color w:val="000000"/>
                <w:sz w:val="18"/>
                <w:szCs w:val="18"/>
                <w:lang w:eastAsia="en-US"/>
              </w:rPr>
            </w:pPr>
            <w:ins w:id="5857" w:author="KPMG_PQH" w:date="2026-04-07T11:25:00Z" w16du:dateUtc="2026-04-07T04:25:00Z">
              <w:r>
                <w:rPr>
                  <w:rFonts w:ascii="Arial" w:hAnsi="Arial" w:cs="Arial"/>
                  <w:sz w:val="18"/>
                  <w:szCs w:val="18"/>
                </w:rPr>
                <w:t>304</w:t>
              </w:r>
            </w:ins>
          </w:p>
        </w:tc>
        <w:tc>
          <w:tcPr>
            <w:tcW w:w="2351" w:type="pct"/>
            <w:tcBorders>
              <w:top w:val="nil"/>
              <w:left w:val="nil"/>
              <w:bottom w:val="single" w:sz="4" w:space="0" w:color="auto"/>
              <w:right w:val="single" w:sz="4" w:space="0" w:color="auto"/>
            </w:tcBorders>
            <w:vAlign w:val="center"/>
            <w:hideMark/>
          </w:tcPr>
          <w:p w14:paraId="6AA9EC17" w14:textId="5062E0E7" w:rsidR="00AB0EE2" w:rsidRPr="00322061" w:rsidRDefault="00AB0EE2" w:rsidP="00AB0EE2">
            <w:pPr>
              <w:rPr>
                <w:ins w:id="5858" w:author="KPMG_PQH" w:date="2026-04-07T11:25:00Z" w16du:dateUtc="2026-04-07T04:25:00Z"/>
                <w:rFonts w:ascii="Arial" w:hAnsi="Arial" w:cs="Arial"/>
                <w:color w:val="000000"/>
                <w:sz w:val="18"/>
                <w:szCs w:val="18"/>
                <w:lang w:eastAsia="en-US"/>
              </w:rPr>
            </w:pPr>
            <w:ins w:id="5859" w:author="KPMG_PQH" w:date="2026-04-07T11:25:00Z" w16du:dateUtc="2026-04-07T04:25:00Z">
              <w:r>
                <w:rPr>
                  <w:rFonts w:ascii="Arial" w:hAnsi="Arial" w:cs="Arial"/>
                  <w:sz w:val="18"/>
                  <w:szCs w:val="18"/>
                </w:rPr>
                <w:t>REGALTEX COMPANY LIMITED</w:t>
              </w:r>
            </w:ins>
          </w:p>
        </w:tc>
        <w:tc>
          <w:tcPr>
            <w:tcW w:w="846" w:type="pct"/>
            <w:tcBorders>
              <w:top w:val="nil"/>
              <w:left w:val="nil"/>
              <w:bottom w:val="single" w:sz="4" w:space="0" w:color="auto"/>
              <w:right w:val="single" w:sz="4" w:space="0" w:color="auto"/>
            </w:tcBorders>
            <w:vAlign w:val="center"/>
            <w:hideMark/>
          </w:tcPr>
          <w:p w14:paraId="13D32C9D" w14:textId="4669E440" w:rsidR="00AB0EE2" w:rsidRPr="00322061" w:rsidRDefault="00AB0EE2" w:rsidP="00AB0EE2">
            <w:pPr>
              <w:jc w:val="center"/>
              <w:rPr>
                <w:ins w:id="5860" w:author="KPMG_PQH" w:date="2026-04-07T11:25:00Z" w16du:dateUtc="2026-04-07T04:25:00Z"/>
                <w:rFonts w:ascii="Arial" w:hAnsi="Arial" w:cs="Arial"/>
                <w:color w:val="000000"/>
                <w:sz w:val="18"/>
                <w:szCs w:val="18"/>
                <w:lang w:eastAsia="en-US"/>
              </w:rPr>
            </w:pPr>
            <w:ins w:id="586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76338FC" w14:textId="576FEC4E" w:rsidR="00AB0EE2" w:rsidRPr="00322061" w:rsidRDefault="00AB0EE2" w:rsidP="00AB0EE2">
            <w:pPr>
              <w:rPr>
                <w:ins w:id="5862" w:author="KPMG_PQH" w:date="2026-04-07T11:25:00Z" w16du:dateUtc="2026-04-07T04:25:00Z"/>
                <w:rFonts w:ascii="Arial" w:hAnsi="Arial" w:cs="Arial"/>
                <w:color w:val="000000"/>
                <w:sz w:val="18"/>
                <w:szCs w:val="18"/>
                <w:lang w:eastAsia="en-US"/>
              </w:rPr>
            </w:pPr>
            <w:ins w:id="5863" w:author="KPMG_PQH" w:date="2026-04-07T11:25:00Z" w16du:dateUtc="2026-04-07T04:25:00Z">
              <w:r>
                <w:rPr>
                  <w:rFonts w:ascii="Arial" w:hAnsi="Arial" w:cs="Arial"/>
                  <w:color w:val="000000"/>
                  <w:sz w:val="18"/>
                  <w:szCs w:val="18"/>
                </w:rPr>
                <w:t>Insufficient financial data</w:t>
              </w:r>
            </w:ins>
          </w:p>
        </w:tc>
      </w:tr>
      <w:tr w:rsidR="00AB0EE2" w:rsidRPr="00322061" w14:paraId="22CFFA07" w14:textId="77777777" w:rsidTr="00777313">
        <w:trPr>
          <w:trHeight w:val="20"/>
          <w:ins w:id="586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3C9B71E" w14:textId="7573288C" w:rsidR="00AB0EE2" w:rsidRPr="00322061" w:rsidRDefault="00AB0EE2" w:rsidP="00AB0EE2">
            <w:pPr>
              <w:jc w:val="center"/>
              <w:rPr>
                <w:ins w:id="5865" w:author="KPMG_PQH" w:date="2026-04-07T11:25:00Z" w16du:dateUtc="2026-04-07T04:25:00Z"/>
                <w:rFonts w:ascii="Arial" w:hAnsi="Arial" w:cs="Arial"/>
                <w:color w:val="000000"/>
                <w:sz w:val="18"/>
                <w:szCs w:val="18"/>
                <w:lang w:eastAsia="en-US"/>
              </w:rPr>
            </w:pPr>
            <w:ins w:id="5866" w:author="KPMG_PQH" w:date="2026-04-07T11:25:00Z" w16du:dateUtc="2026-04-07T04:25:00Z">
              <w:r>
                <w:rPr>
                  <w:rFonts w:ascii="Arial" w:hAnsi="Arial" w:cs="Arial"/>
                  <w:sz w:val="18"/>
                  <w:szCs w:val="18"/>
                </w:rPr>
                <w:t>305</w:t>
              </w:r>
            </w:ins>
          </w:p>
        </w:tc>
        <w:tc>
          <w:tcPr>
            <w:tcW w:w="2351" w:type="pct"/>
            <w:tcBorders>
              <w:top w:val="nil"/>
              <w:left w:val="nil"/>
              <w:bottom w:val="single" w:sz="4" w:space="0" w:color="auto"/>
              <w:right w:val="single" w:sz="4" w:space="0" w:color="auto"/>
            </w:tcBorders>
            <w:vAlign w:val="center"/>
            <w:hideMark/>
          </w:tcPr>
          <w:p w14:paraId="1C82FADA" w14:textId="1681C437" w:rsidR="00AB0EE2" w:rsidRPr="00322061" w:rsidRDefault="00AB0EE2" w:rsidP="00AB0EE2">
            <w:pPr>
              <w:rPr>
                <w:ins w:id="5867" w:author="KPMG_PQH" w:date="2026-04-07T11:25:00Z" w16du:dateUtc="2026-04-07T04:25:00Z"/>
                <w:rFonts w:ascii="Arial" w:hAnsi="Arial" w:cs="Arial"/>
                <w:color w:val="000000"/>
                <w:sz w:val="18"/>
                <w:szCs w:val="18"/>
                <w:lang w:eastAsia="en-US"/>
              </w:rPr>
            </w:pPr>
            <w:ins w:id="5868" w:author="KPMG_PQH" w:date="2026-04-07T11:25:00Z" w16du:dateUtc="2026-04-07T04:25:00Z">
              <w:r>
                <w:rPr>
                  <w:rFonts w:ascii="Arial" w:hAnsi="Arial" w:cs="Arial"/>
                  <w:sz w:val="18"/>
                  <w:szCs w:val="18"/>
                </w:rPr>
                <w:t>ROYAL YACHT JOINT STOCK COMPANY</w:t>
              </w:r>
            </w:ins>
          </w:p>
        </w:tc>
        <w:tc>
          <w:tcPr>
            <w:tcW w:w="846" w:type="pct"/>
            <w:tcBorders>
              <w:top w:val="nil"/>
              <w:left w:val="nil"/>
              <w:bottom w:val="single" w:sz="4" w:space="0" w:color="auto"/>
              <w:right w:val="single" w:sz="4" w:space="0" w:color="auto"/>
            </w:tcBorders>
            <w:vAlign w:val="center"/>
            <w:hideMark/>
          </w:tcPr>
          <w:p w14:paraId="67DE47E6" w14:textId="4666C506" w:rsidR="00AB0EE2" w:rsidRPr="00322061" w:rsidRDefault="00AB0EE2" w:rsidP="00AB0EE2">
            <w:pPr>
              <w:jc w:val="center"/>
              <w:rPr>
                <w:ins w:id="5869" w:author="KPMG_PQH" w:date="2026-04-07T11:25:00Z" w16du:dateUtc="2026-04-07T04:25:00Z"/>
                <w:rFonts w:ascii="Arial" w:hAnsi="Arial" w:cs="Arial"/>
                <w:color w:val="000000"/>
                <w:sz w:val="18"/>
                <w:szCs w:val="18"/>
                <w:lang w:eastAsia="en-US"/>
              </w:rPr>
            </w:pPr>
            <w:ins w:id="587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5792010" w14:textId="1C65CAB4" w:rsidR="00AB0EE2" w:rsidRPr="00322061" w:rsidRDefault="00AB0EE2" w:rsidP="00AB0EE2">
            <w:pPr>
              <w:rPr>
                <w:ins w:id="5871" w:author="KPMG_PQH" w:date="2026-04-07T11:25:00Z" w16du:dateUtc="2026-04-07T04:25:00Z"/>
                <w:rFonts w:ascii="Arial" w:hAnsi="Arial" w:cs="Arial"/>
                <w:color w:val="000000"/>
                <w:sz w:val="18"/>
                <w:szCs w:val="18"/>
                <w:lang w:eastAsia="en-US"/>
              </w:rPr>
            </w:pPr>
            <w:ins w:id="5872" w:author="KPMG_PQH" w:date="2026-04-07T11:25:00Z" w16du:dateUtc="2026-04-07T04:25:00Z">
              <w:r>
                <w:rPr>
                  <w:rFonts w:ascii="Arial" w:hAnsi="Arial" w:cs="Arial"/>
                  <w:color w:val="000000"/>
                  <w:sz w:val="18"/>
                  <w:szCs w:val="18"/>
                </w:rPr>
                <w:t>Insufficient financial data</w:t>
              </w:r>
            </w:ins>
          </w:p>
        </w:tc>
      </w:tr>
      <w:tr w:rsidR="00AB0EE2" w:rsidRPr="00322061" w14:paraId="372AA5AE" w14:textId="77777777" w:rsidTr="00777313">
        <w:trPr>
          <w:trHeight w:val="20"/>
          <w:ins w:id="587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FB7ADD2" w14:textId="075D8798" w:rsidR="00AB0EE2" w:rsidRPr="00322061" w:rsidRDefault="00AB0EE2" w:rsidP="00AB0EE2">
            <w:pPr>
              <w:jc w:val="center"/>
              <w:rPr>
                <w:ins w:id="5874" w:author="KPMG_PQH" w:date="2026-04-07T11:25:00Z" w16du:dateUtc="2026-04-07T04:25:00Z"/>
                <w:rFonts w:ascii="Arial" w:hAnsi="Arial" w:cs="Arial"/>
                <w:color w:val="000000"/>
                <w:sz w:val="18"/>
                <w:szCs w:val="18"/>
                <w:lang w:eastAsia="en-US"/>
              </w:rPr>
            </w:pPr>
            <w:ins w:id="5875" w:author="KPMG_PQH" w:date="2026-04-07T11:25:00Z" w16du:dateUtc="2026-04-07T04:25:00Z">
              <w:r>
                <w:rPr>
                  <w:rFonts w:ascii="Arial" w:hAnsi="Arial" w:cs="Arial"/>
                  <w:sz w:val="18"/>
                  <w:szCs w:val="18"/>
                </w:rPr>
                <w:t>306</w:t>
              </w:r>
            </w:ins>
          </w:p>
        </w:tc>
        <w:tc>
          <w:tcPr>
            <w:tcW w:w="2351" w:type="pct"/>
            <w:tcBorders>
              <w:top w:val="nil"/>
              <w:left w:val="nil"/>
              <w:bottom w:val="single" w:sz="4" w:space="0" w:color="auto"/>
              <w:right w:val="single" w:sz="4" w:space="0" w:color="auto"/>
            </w:tcBorders>
            <w:vAlign w:val="center"/>
            <w:hideMark/>
          </w:tcPr>
          <w:p w14:paraId="64940B82" w14:textId="4C03EF85" w:rsidR="00AB0EE2" w:rsidRPr="00322061" w:rsidRDefault="00AB0EE2" w:rsidP="00AB0EE2">
            <w:pPr>
              <w:rPr>
                <w:ins w:id="5876" w:author="KPMG_PQH" w:date="2026-04-07T11:25:00Z" w16du:dateUtc="2026-04-07T04:25:00Z"/>
                <w:rFonts w:ascii="Arial" w:hAnsi="Arial" w:cs="Arial"/>
                <w:color w:val="000000"/>
                <w:sz w:val="18"/>
                <w:szCs w:val="18"/>
                <w:lang w:eastAsia="en-US"/>
              </w:rPr>
            </w:pPr>
            <w:ins w:id="5877" w:author="KPMG_PQH" w:date="2026-04-07T11:25:00Z" w16du:dateUtc="2026-04-07T04:25:00Z">
              <w:r>
                <w:rPr>
                  <w:rFonts w:ascii="Arial" w:hAnsi="Arial" w:cs="Arial"/>
                  <w:sz w:val="18"/>
                  <w:szCs w:val="18"/>
                </w:rPr>
                <w:t>SACOMTECH CORPORATION</w:t>
              </w:r>
            </w:ins>
          </w:p>
        </w:tc>
        <w:tc>
          <w:tcPr>
            <w:tcW w:w="846" w:type="pct"/>
            <w:tcBorders>
              <w:top w:val="nil"/>
              <w:left w:val="nil"/>
              <w:bottom w:val="single" w:sz="4" w:space="0" w:color="auto"/>
              <w:right w:val="single" w:sz="4" w:space="0" w:color="auto"/>
            </w:tcBorders>
            <w:vAlign w:val="center"/>
            <w:hideMark/>
          </w:tcPr>
          <w:p w14:paraId="1E8A593D" w14:textId="3E70F9F5" w:rsidR="00AB0EE2" w:rsidRPr="00322061" w:rsidRDefault="00AB0EE2" w:rsidP="00AB0EE2">
            <w:pPr>
              <w:jc w:val="center"/>
              <w:rPr>
                <w:ins w:id="5878" w:author="KPMG_PQH" w:date="2026-04-07T11:25:00Z" w16du:dateUtc="2026-04-07T04:25:00Z"/>
                <w:rFonts w:ascii="Arial" w:hAnsi="Arial" w:cs="Arial"/>
                <w:color w:val="000000"/>
                <w:sz w:val="18"/>
                <w:szCs w:val="18"/>
                <w:lang w:eastAsia="en-US"/>
              </w:rPr>
            </w:pPr>
            <w:ins w:id="587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C8E38ED" w14:textId="0D61BDC8" w:rsidR="00AB0EE2" w:rsidRPr="00322061" w:rsidRDefault="00AB0EE2" w:rsidP="00AB0EE2">
            <w:pPr>
              <w:rPr>
                <w:ins w:id="5880" w:author="KPMG_PQH" w:date="2026-04-07T11:25:00Z" w16du:dateUtc="2026-04-07T04:25:00Z"/>
                <w:rFonts w:ascii="Arial" w:hAnsi="Arial" w:cs="Arial"/>
                <w:color w:val="000000"/>
                <w:sz w:val="18"/>
                <w:szCs w:val="18"/>
                <w:lang w:eastAsia="en-US"/>
              </w:rPr>
            </w:pPr>
            <w:ins w:id="5881" w:author="KPMG_PQH" w:date="2026-04-07T11:25:00Z" w16du:dateUtc="2026-04-07T04:25:00Z">
              <w:r>
                <w:rPr>
                  <w:rFonts w:ascii="Arial" w:hAnsi="Arial" w:cs="Arial"/>
                  <w:color w:val="000000"/>
                  <w:sz w:val="18"/>
                  <w:szCs w:val="18"/>
                </w:rPr>
                <w:t>Insufficient financial data</w:t>
              </w:r>
            </w:ins>
          </w:p>
        </w:tc>
      </w:tr>
      <w:tr w:rsidR="00AB0EE2" w:rsidRPr="00322061" w14:paraId="07F3ED80" w14:textId="77777777" w:rsidTr="00777313">
        <w:trPr>
          <w:trHeight w:val="20"/>
          <w:ins w:id="588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A22C5EB" w14:textId="7D803E16" w:rsidR="00AB0EE2" w:rsidRPr="00322061" w:rsidRDefault="00AB0EE2" w:rsidP="00AB0EE2">
            <w:pPr>
              <w:jc w:val="center"/>
              <w:rPr>
                <w:ins w:id="5883" w:author="KPMG_PQH" w:date="2026-04-07T11:25:00Z" w16du:dateUtc="2026-04-07T04:25:00Z"/>
                <w:rFonts w:ascii="Arial" w:hAnsi="Arial" w:cs="Arial"/>
                <w:color w:val="000000"/>
                <w:sz w:val="18"/>
                <w:szCs w:val="18"/>
                <w:lang w:eastAsia="en-US"/>
              </w:rPr>
            </w:pPr>
            <w:ins w:id="5884" w:author="KPMG_PQH" w:date="2026-04-07T11:25:00Z" w16du:dateUtc="2026-04-07T04:25:00Z">
              <w:r>
                <w:rPr>
                  <w:rFonts w:ascii="Arial" w:hAnsi="Arial" w:cs="Arial"/>
                  <w:sz w:val="18"/>
                  <w:szCs w:val="18"/>
                </w:rPr>
                <w:t>307</w:t>
              </w:r>
            </w:ins>
          </w:p>
        </w:tc>
        <w:tc>
          <w:tcPr>
            <w:tcW w:w="2351" w:type="pct"/>
            <w:tcBorders>
              <w:top w:val="nil"/>
              <w:left w:val="nil"/>
              <w:bottom w:val="single" w:sz="4" w:space="0" w:color="auto"/>
              <w:right w:val="single" w:sz="4" w:space="0" w:color="auto"/>
            </w:tcBorders>
            <w:vAlign w:val="center"/>
            <w:hideMark/>
          </w:tcPr>
          <w:p w14:paraId="230FD40A" w14:textId="562E895B" w:rsidR="00AB0EE2" w:rsidRPr="00322061" w:rsidRDefault="00AB0EE2" w:rsidP="00AB0EE2">
            <w:pPr>
              <w:rPr>
                <w:ins w:id="5885" w:author="KPMG_PQH" w:date="2026-04-07T11:25:00Z" w16du:dateUtc="2026-04-07T04:25:00Z"/>
                <w:rFonts w:ascii="Arial" w:hAnsi="Arial" w:cs="Arial"/>
                <w:color w:val="000000"/>
                <w:sz w:val="18"/>
                <w:szCs w:val="18"/>
                <w:lang w:eastAsia="en-US"/>
              </w:rPr>
            </w:pPr>
            <w:ins w:id="5886" w:author="KPMG_PQH" w:date="2026-04-07T11:25:00Z" w16du:dateUtc="2026-04-07T04:25:00Z">
              <w:r>
                <w:rPr>
                  <w:rFonts w:ascii="Arial" w:hAnsi="Arial" w:cs="Arial"/>
                  <w:sz w:val="18"/>
                  <w:szCs w:val="18"/>
                </w:rPr>
                <w:t xml:space="preserve">SAMWON VIET NAM </w:t>
              </w:r>
              <w:proofErr w:type="gramStart"/>
              <w:r>
                <w:rPr>
                  <w:rFonts w:ascii="Arial" w:hAnsi="Arial" w:cs="Arial"/>
                  <w:sz w:val="18"/>
                  <w:szCs w:val="18"/>
                </w:rPr>
                <w:t>CO.,LTD</w:t>
              </w:r>
              <w:proofErr w:type="gramEnd"/>
            </w:ins>
          </w:p>
        </w:tc>
        <w:tc>
          <w:tcPr>
            <w:tcW w:w="846" w:type="pct"/>
            <w:tcBorders>
              <w:top w:val="nil"/>
              <w:left w:val="nil"/>
              <w:bottom w:val="single" w:sz="4" w:space="0" w:color="auto"/>
              <w:right w:val="single" w:sz="4" w:space="0" w:color="auto"/>
            </w:tcBorders>
            <w:vAlign w:val="center"/>
            <w:hideMark/>
          </w:tcPr>
          <w:p w14:paraId="31464D4A" w14:textId="214EEA6C" w:rsidR="00AB0EE2" w:rsidRPr="00322061" w:rsidRDefault="00AB0EE2" w:rsidP="00AB0EE2">
            <w:pPr>
              <w:jc w:val="center"/>
              <w:rPr>
                <w:ins w:id="5887" w:author="KPMG_PQH" w:date="2026-04-07T11:25:00Z" w16du:dateUtc="2026-04-07T04:25:00Z"/>
                <w:rFonts w:ascii="Arial" w:hAnsi="Arial" w:cs="Arial"/>
                <w:color w:val="000000"/>
                <w:sz w:val="18"/>
                <w:szCs w:val="18"/>
                <w:lang w:eastAsia="en-US"/>
              </w:rPr>
            </w:pPr>
            <w:ins w:id="588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10FD890" w14:textId="430B90B0" w:rsidR="00AB0EE2" w:rsidRPr="00322061" w:rsidRDefault="00AB0EE2" w:rsidP="00AB0EE2">
            <w:pPr>
              <w:rPr>
                <w:ins w:id="5889" w:author="KPMG_PQH" w:date="2026-04-07T11:25:00Z" w16du:dateUtc="2026-04-07T04:25:00Z"/>
                <w:rFonts w:ascii="Arial" w:hAnsi="Arial" w:cs="Arial"/>
                <w:color w:val="000000"/>
                <w:sz w:val="18"/>
                <w:szCs w:val="18"/>
                <w:lang w:eastAsia="en-US"/>
              </w:rPr>
            </w:pPr>
            <w:ins w:id="5890" w:author="KPMG_PQH" w:date="2026-04-07T11:25:00Z" w16du:dateUtc="2026-04-07T04:25:00Z">
              <w:r>
                <w:rPr>
                  <w:rFonts w:ascii="Arial" w:hAnsi="Arial" w:cs="Arial"/>
                  <w:color w:val="000000"/>
                  <w:sz w:val="18"/>
                  <w:szCs w:val="18"/>
                </w:rPr>
                <w:t>Being a subsidiary</w:t>
              </w:r>
            </w:ins>
          </w:p>
        </w:tc>
      </w:tr>
      <w:tr w:rsidR="00AB0EE2" w:rsidRPr="00322061" w14:paraId="6A751F4F" w14:textId="77777777" w:rsidTr="00777313">
        <w:trPr>
          <w:trHeight w:val="20"/>
          <w:ins w:id="589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3EAEB3E" w14:textId="67AEEFB0" w:rsidR="00AB0EE2" w:rsidRPr="00322061" w:rsidRDefault="00AB0EE2" w:rsidP="00AB0EE2">
            <w:pPr>
              <w:jc w:val="center"/>
              <w:rPr>
                <w:ins w:id="5892" w:author="KPMG_PQH" w:date="2026-04-07T11:25:00Z" w16du:dateUtc="2026-04-07T04:25:00Z"/>
                <w:rFonts w:ascii="Arial" w:hAnsi="Arial" w:cs="Arial"/>
                <w:color w:val="000000"/>
                <w:sz w:val="18"/>
                <w:szCs w:val="18"/>
                <w:lang w:eastAsia="en-US"/>
              </w:rPr>
            </w:pPr>
            <w:ins w:id="5893" w:author="KPMG_PQH" w:date="2026-04-07T11:25:00Z" w16du:dateUtc="2026-04-07T04:25:00Z">
              <w:r>
                <w:rPr>
                  <w:rFonts w:ascii="Arial" w:hAnsi="Arial" w:cs="Arial"/>
                  <w:sz w:val="18"/>
                  <w:szCs w:val="18"/>
                </w:rPr>
                <w:t>308</w:t>
              </w:r>
            </w:ins>
          </w:p>
        </w:tc>
        <w:tc>
          <w:tcPr>
            <w:tcW w:w="2351" w:type="pct"/>
            <w:tcBorders>
              <w:top w:val="nil"/>
              <w:left w:val="nil"/>
              <w:bottom w:val="single" w:sz="4" w:space="0" w:color="auto"/>
              <w:right w:val="single" w:sz="4" w:space="0" w:color="auto"/>
            </w:tcBorders>
            <w:vAlign w:val="center"/>
            <w:hideMark/>
          </w:tcPr>
          <w:p w14:paraId="564F75A6" w14:textId="2DFA19F2" w:rsidR="00AB0EE2" w:rsidRPr="00322061" w:rsidRDefault="00AB0EE2" w:rsidP="00AB0EE2">
            <w:pPr>
              <w:rPr>
                <w:ins w:id="5894" w:author="KPMG_PQH" w:date="2026-04-07T11:25:00Z" w16du:dateUtc="2026-04-07T04:25:00Z"/>
                <w:rFonts w:ascii="Arial" w:hAnsi="Arial" w:cs="Arial"/>
                <w:color w:val="000000"/>
                <w:sz w:val="18"/>
                <w:szCs w:val="18"/>
                <w:lang w:eastAsia="en-US"/>
              </w:rPr>
            </w:pPr>
            <w:ins w:id="5895" w:author="KPMG_PQH" w:date="2026-04-07T11:25:00Z" w16du:dateUtc="2026-04-07T04:25:00Z">
              <w:r>
                <w:rPr>
                  <w:rFonts w:ascii="Arial" w:hAnsi="Arial" w:cs="Arial"/>
                  <w:sz w:val="18"/>
                  <w:szCs w:val="18"/>
                </w:rPr>
                <w:t>SANDI VIET NAM JOINT STOCK COMPANY</w:t>
              </w:r>
            </w:ins>
          </w:p>
        </w:tc>
        <w:tc>
          <w:tcPr>
            <w:tcW w:w="846" w:type="pct"/>
            <w:tcBorders>
              <w:top w:val="nil"/>
              <w:left w:val="nil"/>
              <w:bottom w:val="single" w:sz="4" w:space="0" w:color="auto"/>
              <w:right w:val="single" w:sz="4" w:space="0" w:color="auto"/>
            </w:tcBorders>
            <w:vAlign w:val="center"/>
            <w:hideMark/>
          </w:tcPr>
          <w:p w14:paraId="41615020" w14:textId="27B80F1A" w:rsidR="00AB0EE2" w:rsidRPr="00322061" w:rsidRDefault="00AB0EE2" w:rsidP="00AB0EE2">
            <w:pPr>
              <w:jc w:val="center"/>
              <w:rPr>
                <w:ins w:id="5896" w:author="KPMG_PQH" w:date="2026-04-07T11:25:00Z" w16du:dateUtc="2026-04-07T04:25:00Z"/>
                <w:rFonts w:ascii="Arial" w:hAnsi="Arial" w:cs="Arial"/>
                <w:color w:val="000000"/>
                <w:sz w:val="18"/>
                <w:szCs w:val="18"/>
                <w:lang w:eastAsia="en-US"/>
              </w:rPr>
            </w:pPr>
            <w:ins w:id="589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D4BA7E7" w14:textId="2E188379" w:rsidR="00AB0EE2" w:rsidRPr="00322061" w:rsidRDefault="00AB0EE2" w:rsidP="00AB0EE2">
            <w:pPr>
              <w:rPr>
                <w:ins w:id="5898" w:author="KPMG_PQH" w:date="2026-04-07T11:25:00Z" w16du:dateUtc="2026-04-07T04:25:00Z"/>
                <w:rFonts w:ascii="Arial" w:hAnsi="Arial" w:cs="Arial"/>
                <w:color w:val="000000"/>
                <w:sz w:val="18"/>
                <w:szCs w:val="18"/>
                <w:lang w:eastAsia="en-US"/>
              </w:rPr>
            </w:pPr>
            <w:ins w:id="5899" w:author="KPMG_PQH" w:date="2026-04-07T11:25:00Z" w16du:dateUtc="2026-04-07T04:25:00Z">
              <w:r>
                <w:rPr>
                  <w:rFonts w:ascii="Arial" w:hAnsi="Arial" w:cs="Arial"/>
                  <w:color w:val="000000"/>
                  <w:sz w:val="18"/>
                  <w:szCs w:val="18"/>
                </w:rPr>
                <w:t>Non-comparable functions</w:t>
              </w:r>
            </w:ins>
          </w:p>
        </w:tc>
      </w:tr>
      <w:tr w:rsidR="00AB0EE2" w:rsidRPr="00322061" w14:paraId="50CF94E9" w14:textId="77777777" w:rsidTr="00777313">
        <w:trPr>
          <w:trHeight w:val="20"/>
          <w:ins w:id="590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A3F0419" w14:textId="11C1DA88" w:rsidR="00AB0EE2" w:rsidRPr="00322061" w:rsidRDefault="00AB0EE2" w:rsidP="00AB0EE2">
            <w:pPr>
              <w:jc w:val="center"/>
              <w:rPr>
                <w:ins w:id="5901" w:author="KPMG_PQH" w:date="2026-04-07T11:25:00Z" w16du:dateUtc="2026-04-07T04:25:00Z"/>
                <w:rFonts w:ascii="Arial" w:hAnsi="Arial" w:cs="Arial"/>
                <w:color w:val="000000"/>
                <w:sz w:val="18"/>
                <w:szCs w:val="18"/>
                <w:lang w:eastAsia="en-US"/>
              </w:rPr>
            </w:pPr>
            <w:ins w:id="5902" w:author="KPMG_PQH" w:date="2026-04-07T11:25:00Z" w16du:dateUtc="2026-04-07T04:25:00Z">
              <w:r>
                <w:rPr>
                  <w:rFonts w:ascii="Arial" w:hAnsi="Arial" w:cs="Arial"/>
                  <w:sz w:val="18"/>
                  <w:szCs w:val="18"/>
                </w:rPr>
                <w:t>309</w:t>
              </w:r>
            </w:ins>
          </w:p>
        </w:tc>
        <w:tc>
          <w:tcPr>
            <w:tcW w:w="2351" w:type="pct"/>
            <w:tcBorders>
              <w:top w:val="nil"/>
              <w:left w:val="nil"/>
              <w:bottom w:val="single" w:sz="4" w:space="0" w:color="auto"/>
              <w:right w:val="single" w:sz="4" w:space="0" w:color="auto"/>
            </w:tcBorders>
            <w:vAlign w:val="center"/>
            <w:hideMark/>
          </w:tcPr>
          <w:p w14:paraId="4E8D0A39" w14:textId="1537136E" w:rsidR="00AB0EE2" w:rsidRPr="00322061" w:rsidRDefault="00AB0EE2" w:rsidP="00AB0EE2">
            <w:pPr>
              <w:rPr>
                <w:ins w:id="5903" w:author="KPMG_PQH" w:date="2026-04-07T11:25:00Z" w16du:dateUtc="2026-04-07T04:25:00Z"/>
                <w:rFonts w:ascii="Arial" w:hAnsi="Arial" w:cs="Arial"/>
                <w:color w:val="000000"/>
                <w:sz w:val="18"/>
                <w:szCs w:val="18"/>
                <w:lang w:eastAsia="en-US"/>
              </w:rPr>
            </w:pPr>
            <w:ins w:id="5904" w:author="KPMG_PQH" w:date="2026-04-07T11:25:00Z" w16du:dateUtc="2026-04-07T04:25:00Z">
              <w:r>
                <w:rPr>
                  <w:rFonts w:ascii="Arial" w:hAnsi="Arial" w:cs="Arial"/>
                  <w:sz w:val="18"/>
                  <w:szCs w:val="18"/>
                </w:rPr>
                <w:t>SANTIAGO INVESTMENT JOINT STOCK COMPANY</w:t>
              </w:r>
            </w:ins>
          </w:p>
        </w:tc>
        <w:tc>
          <w:tcPr>
            <w:tcW w:w="846" w:type="pct"/>
            <w:tcBorders>
              <w:top w:val="nil"/>
              <w:left w:val="nil"/>
              <w:bottom w:val="single" w:sz="4" w:space="0" w:color="auto"/>
              <w:right w:val="single" w:sz="4" w:space="0" w:color="auto"/>
            </w:tcBorders>
            <w:vAlign w:val="center"/>
            <w:hideMark/>
          </w:tcPr>
          <w:p w14:paraId="13CE1011" w14:textId="4A3B3E3C" w:rsidR="00AB0EE2" w:rsidRPr="00322061" w:rsidRDefault="00AB0EE2" w:rsidP="00AB0EE2">
            <w:pPr>
              <w:jc w:val="center"/>
              <w:rPr>
                <w:ins w:id="5905" w:author="KPMG_PQH" w:date="2026-04-07T11:25:00Z" w16du:dateUtc="2026-04-07T04:25:00Z"/>
                <w:rFonts w:ascii="Arial" w:hAnsi="Arial" w:cs="Arial"/>
                <w:color w:val="000000"/>
                <w:sz w:val="18"/>
                <w:szCs w:val="18"/>
                <w:lang w:eastAsia="en-US"/>
              </w:rPr>
            </w:pPr>
            <w:ins w:id="590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34B0A1B" w14:textId="78F174BE" w:rsidR="00AB0EE2" w:rsidRPr="00322061" w:rsidRDefault="00AB0EE2" w:rsidP="00AB0EE2">
            <w:pPr>
              <w:rPr>
                <w:ins w:id="5907" w:author="KPMG_PQH" w:date="2026-04-07T11:25:00Z" w16du:dateUtc="2026-04-07T04:25:00Z"/>
                <w:rFonts w:ascii="Arial" w:hAnsi="Arial" w:cs="Arial"/>
                <w:color w:val="000000"/>
                <w:sz w:val="18"/>
                <w:szCs w:val="18"/>
                <w:lang w:eastAsia="en-US"/>
              </w:rPr>
            </w:pPr>
            <w:ins w:id="5908" w:author="KPMG_PQH" w:date="2026-04-07T11:25:00Z" w16du:dateUtc="2026-04-07T04:25:00Z">
              <w:r>
                <w:rPr>
                  <w:rFonts w:ascii="Arial" w:hAnsi="Arial" w:cs="Arial"/>
                  <w:color w:val="000000"/>
                  <w:sz w:val="18"/>
                  <w:szCs w:val="18"/>
                </w:rPr>
                <w:t>Non-comparable functions</w:t>
              </w:r>
            </w:ins>
          </w:p>
        </w:tc>
      </w:tr>
      <w:tr w:rsidR="00AB0EE2" w:rsidRPr="00322061" w14:paraId="7CA2B41F" w14:textId="77777777" w:rsidTr="00777313">
        <w:trPr>
          <w:trHeight w:val="20"/>
          <w:ins w:id="590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6908616" w14:textId="65D8C5DE" w:rsidR="00AB0EE2" w:rsidRPr="00322061" w:rsidRDefault="00AB0EE2" w:rsidP="00AB0EE2">
            <w:pPr>
              <w:jc w:val="center"/>
              <w:rPr>
                <w:ins w:id="5910" w:author="KPMG_PQH" w:date="2026-04-07T11:25:00Z" w16du:dateUtc="2026-04-07T04:25:00Z"/>
                <w:rFonts w:ascii="Arial" w:hAnsi="Arial" w:cs="Arial"/>
                <w:color w:val="000000"/>
                <w:sz w:val="18"/>
                <w:szCs w:val="18"/>
                <w:lang w:eastAsia="en-US"/>
              </w:rPr>
            </w:pPr>
            <w:ins w:id="5911" w:author="KPMG_PQH" w:date="2026-04-07T11:25:00Z" w16du:dateUtc="2026-04-07T04:25:00Z">
              <w:r>
                <w:rPr>
                  <w:rFonts w:ascii="Arial" w:hAnsi="Arial" w:cs="Arial"/>
                  <w:sz w:val="18"/>
                  <w:szCs w:val="18"/>
                </w:rPr>
                <w:t>310</w:t>
              </w:r>
            </w:ins>
          </w:p>
        </w:tc>
        <w:tc>
          <w:tcPr>
            <w:tcW w:w="2351" w:type="pct"/>
            <w:tcBorders>
              <w:top w:val="nil"/>
              <w:left w:val="nil"/>
              <w:bottom w:val="single" w:sz="4" w:space="0" w:color="auto"/>
              <w:right w:val="single" w:sz="4" w:space="0" w:color="auto"/>
            </w:tcBorders>
            <w:vAlign w:val="center"/>
            <w:hideMark/>
          </w:tcPr>
          <w:p w14:paraId="3174D2DC" w14:textId="504870F3" w:rsidR="00AB0EE2" w:rsidRPr="00322061" w:rsidRDefault="00AB0EE2" w:rsidP="00AB0EE2">
            <w:pPr>
              <w:rPr>
                <w:ins w:id="5912" w:author="KPMG_PQH" w:date="2026-04-07T11:25:00Z" w16du:dateUtc="2026-04-07T04:25:00Z"/>
                <w:rFonts w:ascii="Arial" w:hAnsi="Arial" w:cs="Arial"/>
                <w:color w:val="000000"/>
                <w:sz w:val="18"/>
                <w:szCs w:val="18"/>
                <w:lang w:eastAsia="en-US"/>
              </w:rPr>
            </w:pPr>
            <w:ins w:id="5913" w:author="KPMG_PQH" w:date="2026-04-07T11:25:00Z" w16du:dateUtc="2026-04-07T04:25:00Z">
              <w:r>
                <w:rPr>
                  <w:rFonts w:ascii="Arial" w:hAnsi="Arial" w:cs="Arial"/>
                  <w:sz w:val="18"/>
                  <w:szCs w:val="18"/>
                </w:rPr>
                <w:t>SANTONIO GROUP CORPORATION</w:t>
              </w:r>
            </w:ins>
          </w:p>
        </w:tc>
        <w:tc>
          <w:tcPr>
            <w:tcW w:w="846" w:type="pct"/>
            <w:tcBorders>
              <w:top w:val="nil"/>
              <w:left w:val="nil"/>
              <w:bottom w:val="single" w:sz="4" w:space="0" w:color="auto"/>
              <w:right w:val="single" w:sz="4" w:space="0" w:color="auto"/>
            </w:tcBorders>
            <w:vAlign w:val="center"/>
            <w:hideMark/>
          </w:tcPr>
          <w:p w14:paraId="69CA05BB" w14:textId="6208F8C3" w:rsidR="00AB0EE2" w:rsidRPr="00322061" w:rsidRDefault="00AB0EE2" w:rsidP="00AB0EE2">
            <w:pPr>
              <w:jc w:val="center"/>
              <w:rPr>
                <w:ins w:id="5914" w:author="KPMG_PQH" w:date="2026-04-07T11:25:00Z" w16du:dateUtc="2026-04-07T04:25:00Z"/>
                <w:rFonts w:ascii="Arial" w:hAnsi="Arial" w:cs="Arial"/>
                <w:color w:val="000000"/>
                <w:sz w:val="18"/>
                <w:szCs w:val="18"/>
                <w:lang w:eastAsia="en-US"/>
              </w:rPr>
            </w:pPr>
            <w:ins w:id="591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64ABF8A" w14:textId="5D5FCBC8" w:rsidR="00AB0EE2" w:rsidRPr="00322061" w:rsidRDefault="00AB0EE2" w:rsidP="00AB0EE2">
            <w:pPr>
              <w:rPr>
                <w:ins w:id="5916" w:author="KPMG_PQH" w:date="2026-04-07T11:25:00Z" w16du:dateUtc="2026-04-07T04:25:00Z"/>
                <w:rFonts w:ascii="Arial" w:hAnsi="Arial" w:cs="Arial"/>
                <w:color w:val="000000"/>
                <w:sz w:val="18"/>
                <w:szCs w:val="18"/>
                <w:lang w:eastAsia="en-US"/>
              </w:rPr>
            </w:pPr>
            <w:ins w:id="5917" w:author="KPMG_PQH" w:date="2026-04-07T11:25:00Z" w16du:dateUtc="2026-04-07T04:25:00Z">
              <w:r>
                <w:rPr>
                  <w:rFonts w:ascii="Arial" w:hAnsi="Arial" w:cs="Arial"/>
                  <w:color w:val="000000"/>
                  <w:sz w:val="18"/>
                  <w:szCs w:val="18"/>
                </w:rPr>
                <w:t>Insufficient financial data</w:t>
              </w:r>
            </w:ins>
          </w:p>
        </w:tc>
      </w:tr>
      <w:tr w:rsidR="00AB0EE2" w:rsidRPr="00322061" w14:paraId="552DAA7D" w14:textId="77777777" w:rsidTr="00777313">
        <w:trPr>
          <w:trHeight w:val="20"/>
          <w:ins w:id="591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8E502CD" w14:textId="52572DA9" w:rsidR="00AB0EE2" w:rsidRPr="00322061" w:rsidRDefault="00AB0EE2" w:rsidP="00AB0EE2">
            <w:pPr>
              <w:jc w:val="center"/>
              <w:rPr>
                <w:ins w:id="5919" w:author="KPMG_PQH" w:date="2026-04-07T11:25:00Z" w16du:dateUtc="2026-04-07T04:25:00Z"/>
                <w:rFonts w:ascii="Arial" w:hAnsi="Arial" w:cs="Arial"/>
                <w:color w:val="000000"/>
                <w:sz w:val="18"/>
                <w:szCs w:val="18"/>
                <w:lang w:eastAsia="en-US"/>
              </w:rPr>
            </w:pPr>
            <w:ins w:id="5920" w:author="KPMG_PQH" w:date="2026-04-07T11:25:00Z" w16du:dateUtc="2026-04-07T04:25:00Z">
              <w:r>
                <w:rPr>
                  <w:rFonts w:ascii="Arial" w:hAnsi="Arial" w:cs="Arial"/>
                  <w:sz w:val="18"/>
                  <w:szCs w:val="18"/>
                </w:rPr>
                <w:t>311</w:t>
              </w:r>
            </w:ins>
          </w:p>
        </w:tc>
        <w:tc>
          <w:tcPr>
            <w:tcW w:w="2351" w:type="pct"/>
            <w:tcBorders>
              <w:top w:val="nil"/>
              <w:left w:val="nil"/>
              <w:bottom w:val="single" w:sz="4" w:space="0" w:color="auto"/>
              <w:right w:val="single" w:sz="4" w:space="0" w:color="auto"/>
            </w:tcBorders>
            <w:vAlign w:val="center"/>
            <w:hideMark/>
          </w:tcPr>
          <w:p w14:paraId="54A91790" w14:textId="3C38B056" w:rsidR="00AB0EE2" w:rsidRPr="00322061" w:rsidRDefault="00AB0EE2" w:rsidP="00AB0EE2">
            <w:pPr>
              <w:rPr>
                <w:ins w:id="5921" w:author="KPMG_PQH" w:date="2026-04-07T11:25:00Z" w16du:dateUtc="2026-04-07T04:25:00Z"/>
                <w:rFonts w:ascii="Arial" w:hAnsi="Arial" w:cs="Arial"/>
                <w:color w:val="000000"/>
                <w:sz w:val="18"/>
                <w:szCs w:val="18"/>
                <w:lang w:eastAsia="en-US"/>
              </w:rPr>
            </w:pPr>
            <w:ins w:id="5922" w:author="KPMG_PQH" w:date="2026-04-07T11:25:00Z" w16du:dateUtc="2026-04-07T04:25:00Z">
              <w:r>
                <w:rPr>
                  <w:rFonts w:ascii="Arial" w:hAnsi="Arial" w:cs="Arial"/>
                  <w:sz w:val="18"/>
                  <w:szCs w:val="18"/>
                </w:rPr>
                <w:t>SAO VIET FEED JOINT STOCK COMPANY</w:t>
              </w:r>
            </w:ins>
          </w:p>
        </w:tc>
        <w:tc>
          <w:tcPr>
            <w:tcW w:w="846" w:type="pct"/>
            <w:tcBorders>
              <w:top w:val="nil"/>
              <w:left w:val="nil"/>
              <w:bottom w:val="single" w:sz="4" w:space="0" w:color="auto"/>
              <w:right w:val="single" w:sz="4" w:space="0" w:color="auto"/>
            </w:tcBorders>
            <w:vAlign w:val="center"/>
            <w:hideMark/>
          </w:tcPr>
          <w:p w14:paraId="75F9C5C7" w14:textId="3509F169" w:rsidR="00AB0EE2" w:rsidRPr="00322061" w:rsidRDefault="00AB0EE2" w:rsidP="00AB0EE2">
            <w:pPr>
              <w:jc w:val="center"/>
              <w:rPr>
                <w:ins w:id="5923" w:author="KPMG_PQH" w:date="2026-04-07T11:25:00Z" w16du:dateUtc="2026-04-07T04:25:00Z"/>
                <w:rFonts w:ascii="Arial" w:hAnsi="Arial" w:cs="Arial"/>
                <w:color w:val="000000"/>
                <w:sz w:val="18"/>
                <w:szCs w:val="18"/>
                <w:lang w:eastAsia="en-US"/>
              </w:rPr>
            </w:pPr>
            <w:ins w:id="592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A2554AA" w14:textId="7A7CD119" w:rsidR="00AB0EE2" w:rsidRPr="00322061" w:rsidRDefault="00AB0EE2" w:rsidP="00AB0EE2">
            <w:pPr>
              <w:rPr>
                <w:ins w:id="5925" w:author="KPMG_PQH" w:date="2026-04-07T11:25:00Z" w16du:dateUtc="2026-04-07T04:25:00Z"/>
                <w:rFonts w:ascii="Arial" w:hAnsi="Arial" w:cs="Arial"/>
                <w:color w:val="000000"/>
                <w:sz w:val="18"/>
                <w:szCs w:val="18"/>
                <w:lang w:eastAsia="en-US"/>
              </w:rPr>
            </w:pPr>
            <w:ins w:id="5926" w:author="KPMG_PQH" w:date="2026-04-07T11:25:00Z" w16du:dateUtc="2026-04-07T04:25:00Z">
              <w:r>
                <w:rPr>
                  <w:rFonts w:ascii="Arial" w:hAnsi="Arial" w:cs="Arial"/>
                  <w:color w:val="000000"/>
                  <w:sz w:val="18"/>
                  <w:szCs w:val="18"/>
                </w:rPr>
                <w:t>Non-comparable functions</w:t>
              </w:r>
            </w:ins>
          </w:p>
        </w:tc>
      </w:tr>
      <w:tr w:rsidR="00AB0EE2" w:rsidRPr="00322061" w14:paraId="05A5940D" w14:textId="77777777" w:rsidTr="00777313">
        <w:trPr>
          <w:trHeight w:val="20"/>
          <w:ins w:id="592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3F2681B" w14:textId="2E97B579" w:rsidR="00AB0EE2" w:rsidRPr="00322061" w:rsidRDefault="00AB0EE2" w:rsidP="00AB0EE2">
            <w:pPr>
              <w:jc w:val="center"/>
              <w:rPr>
                <w:ins w:id="5928" w:author="KPMG_PQH" w:date="2026-04-07T11:25:00Z" w16du:dateUtc="2026-04-07T04:25:00Z"/>
                <w:rFonts w:ascii="Arial" w:hAnsi="Arial" w:cs="Arial"/>
                <w:color w:val="000000"/>
                <w:sz w:val="18"/>
                <w:szCs w:val="18"/>
                <w:lang w:eastAsia="en-US"/>
              </w:rPr>
            </w:pPr>
            <w:ins w:id="5929" w:author="KPMG_PQH" w:date="2026-04-07T11:25:00Z" w16du:dateUtc="2026-04-07T04:25:00Z">
              <w:r>
                <w:rPr>
                  <w:rFonts w:ascii="Arial" w:hAnsi="Arial" w:cs="Arial"/>
                  <w:sz w:val="18"/>
                  <w:szCs w:val="18"/>
                </w:rPr>
                <w:t>312</w:t>
              </w:r>
            </w:ins>
          </w:p>
        </w:tc>
        <w:tc>
          <w:tcPr>
            <w:tcW w:w="2351" w:type="pct"/>
            <w:tcBorders>
              <w:top w:val="nil"/>
              <w:left w:val="nil"/>
              <w:bottom w:val="single" w:sz="4" w:space="0" w:color="auto"/>
              <w:right w:val="single" w:sz="4" w:space="0" w:color="auto"/>
            </w:tcBorders>
            <w:vAlign w:val="center"/>
            <w:hideMark/>
          </w:tcPr>
          <w:p w14:paraId="1590C6D4" w14:textId="2EA658B5" w:rsidR="00AB0EE2" w:rsidRPr="00322061" w:rsidRDefault="00AB0EE2" w:rsidP="00AB0EE2">
            <w:pPr>
              <w:rPr>
                <w:ins w:id="5930" w:author="KPMG_PQH" w:date="2026-04-07T11:25:00Z" w16du:dateUtc="2026-04-07T04:25:00Z"/>
                <w:rFonts w:ascii="Arial" w:hAnsi="Arial" w:cs="Arial"/>
                <w:color w:val="000000"/>
                <w:sz w:val="18"/>
                <w:szCs w:val="18"/>
                <w:lang w:eastAsia="en-US"/>
              </w:rPr>
            </w:pPr>
            <w:ins w:id="5931" w:author="KPMG_PQH" w:date="2026-04-07T11:25:00Z" w16du:dateUtc="2026-04-07T04:25:00Z">
              <w:r>
                <w:rPr>
                  <w:rFonts w:ascii="Arial" w:hAnsi="Arial" w:cs="Arial"/>
                  <w:sz w:val="18"/>
                  <w:szCs w:val="18"/>
                </w:rPr>
                <w:t>SAOBACDAU TECHNOLOGY SERVICE JSC</w:t>
              </w:r>
            </w:ins>
          </w:p>
        </w:tc>
        <w:tc>
          <w:tcPr>
            <w:tcW w:w="846" w:type="pct"/>
            <w:tcBorders>
              <w:top w:val="nil"/>
              <w:left w:val="nil"/>
              <w:bottom w:val="single" w:sz="4" w:space="0" w:color="auto"/>
              <w:right w:val="single" w:sz="4" w:space="0" w:color="auto"/>
            </w:tcBorders>
            <w:vAlign w:val="center"/>
            <w:hideMark/>
          </w:tcPr>
          <w:p w14:paraId="6E285F85" w14:textId="7BBFAD97" w:rsidR="00AB0EE2" w:rsidRPr="00322061" w:rsidRDefault="00AB0EE2" w:rsidP="00AB0EE2">
            <w:pPr>
              <w:jc w:val="center"/>
              <w:rPr>
                <w:ins w:id="5932" w:author="KPMG_PQH" w:date="2026-04-07T11:25:00Z" w16du:dateUtc="2026-04-07T04:25:00Z"/>
                <w:rFonts w:ascii="Arial" w:hAnsi="Arial" w:cs="Arial"/>
                <w:color w:val="000000"/>
                <w:sz w:val="18"/>
                <w:szCs w:val="18"/>
                <w:lang w:eastAsia="en-US"/>
              </w:rPr>
            </w:pPr>
            <w:ins w:id="593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DE56D7A" w14:textId="7FED8577" w:rsidR="00AB0EE2" w:rsidRPr="00322061" w:rsidRDefault="00AB0EE2" w:rsidP="00AB0EE2">
            <w:pPr>
              <w:rPr>
                <w:ins w:id="5934" w:author="KPMG_PQH" w:date="2026-04-07T11:25:00Z" w16du:dateUtc="2026-04-07T04:25:00Z"/>
                <w:rFonts w:ascii="Arial" w:hAnsi="Arial" w:cs="Arial"/>
                <w:color w:val="000000"/>
                <w:sz w:val="18"/>
                <w:szCs w:val="18"/>
                <w:lang w:eastAsia="en-US"/>
              </w:rPr>
            </w:pPr>
            <w:ins w:id="5935" w:author="KPMG_PQH" w:date="2026-04-07T11:25:00Z" w16du:dateUtc="2026-04-07T04:25:00Z">
              <w:r>
                <w:rPr>
                  <w:rFonts w:ascii="Arial" w:hAnsi="Arial" w:cs="Arial"/>
                  <w:color w:val="000000"/>
                  <w:sz w:val="18"/>
                  <w:szCs w:val="18"/>
                </w:rPr>
                <w:t>Insufficient financial data</w:t>
              </w:r>
            </w:ins>
          </w:p>
        </w:tc>
      </w:tr>
      <w:tr w:rsidR="00AB0EE2" w:rsidRPr="00322061" w14:paraId="4B95E8CD" w14:textId="77777777" w:rsidTr="00777313">
        <w:trPr>
          <w:trHeight w:val="20"/>
          <w:ins w:id="593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C2D6913" w14:textId="11A2D661" w:rsidR="00AB0EE2" w:rsidRPr="00322061" w:rsidRDefault="00AB0EE2" w:rsidP="00AB0EE2">
            <w:pPr>
              <w:jc w:val="center"/>
              <w:rPr>
                <w:ins w:id="5937" w:author="KPMG_PQH" w:date="2026-04-07T11:25:00Z" w16du:dateUtc="2026-04-07T04:25:00Z"/>
                <w:rFonts w:ascii="Arial" w:hAnsi="Arial" w:cs="Arial"/>
                <w:color w:val="000000"/>
                <w:sz w:val="18"/>
                <w:szCs w:val="18"/>
                <w:lang w:eastAsia="en-US"/>
              </w:rPr>
            </w:pPr>
            <w:ins w:id="5938" w:author="KPMG_PQH" w:date="2026-04-07T11:25:00Z" w16du:dateUtc="2026-04-07T04:25:00Z">
              <w:r>
                <w:rPr>
                  <w:rFonts w:ascii="Arial" w:hAnsi="Arial" w:cs="Arial"/>
                  <w:sz w:val="18"/>
                  <w:szCs w:val="18"/>
                </w:rPr>
                <w:t>313</w:t>
              </w:r>
            </w:ins>
          </w:p>
        </w:tc>
        <w:tc>
          <w:tcPr>
            <w:tcW w:w="2351" w:type="pct"/>
            <w:tcBorders>
              <w:top w:val="nil"/>
              <w:left w:val="nil"/>
              <w:bottom w:val="single" w:sz="4" w:space="0" w:color="auto"/>
              <w:right w:val="single" w:sz="4" w:space="0" w:color="auto"/>
            </w:tcBorders>
            <w:vAlign w:val="center"/>
            <w:hideMark/>
          </w:tcPr>
          <w:p w14:paraId="3524DA24" w14:textId="3D1D0A00" w:rsidR="00AB0EE2" w:rsidRPr="00322061" w:rsidRDefault="00AB0EE2" w:rsidP="00AB0EE2">
            <w:pPr>
              <w:rPr>
                <w:ins w:id="5939" w:author="KPMG_PQH" w:date="2026-04-07T11:25:00Z" w16du:dateUtc="2026-04-07T04:25:00Z"/>
                <w:rFonts w:ascii="Arial" w:hAnsi="Arial" w:cs="Arial"/>
                <w:color w:val="000000"/>
                <w:sz w:val="18"/>
                <w:szCs w:val="18"/>
                <w:lang w:eastAsia="en-US"/>
              </w:rPr>
            </w:pPr>
            <w:ins w:id="5940" w:author="KPMG_PQH" w:date="2026-04-07T11:25:00Z" w16du:dateUtc="2026-04-07T04:25:00Z">
              <w:r>
                <w:rPr>
                  <w:rFonts w:ascii="Arial" w:hAnsi="Arial" w:cs="Arial"/>
                  <w:sz w:val="18"/>
                  <w:szCs w:val="18"/>
                </w:rPr>
                <w:t>SATO SOFTWARE AND ONLINE TRADE JOINT STOCK COMPANY</w:t>
              </w:r>
            </w:ins>
          </w:p>
        </w:tc>
        <w:tc>
          <w:tcPr>
            <w:tcW w:w="846" w:type="pct"/>
            <w:tcBorders>
              <w:top w:val="nil"/>
              <w:left w:val="nil"/>
              <w:bottom w:val="single" w:sz="4" w:space="0" w:color="auto"/>
              <w:right w:val="single" w:sz="4" w:space="0" w:color="auto"/>
            </w:tcBorders>
            <w:vAlign w:val="center"/>
            <w:hideMark/>
          </w:tcPr>
          <w:p w14:paraId="61D1618E" w14:textId="3AF484FE" w:rsidR="00AB0EE2" w:rsidRPr="00322061" w:rsidRDefault="00AB0EE2" w:rsidP="00AB0EE2">
            <w:pPr>
              <w:jc w:val="center"/>
              <w:rPr>
                <w:ins w:id="5941" w:author="KPMG_PQH" w:date="2026-04-07T11:25:00Z" w16du:dateUtc="2026-04-07T04:25:00Z"/>
                <w:rFonts w:ascii="Arial" w:hAnsi="Arial" w:cs="Arial"/>
                <w:color w:val="000000"/>
                <w:sz w:val="18"/>
                <w:szCs w:val="18"/>
                <w:lang w:eastAsia="en-US"/>
              </w:rPr>
            </w:pPr>
            <w:ins w:id="594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898738E" w14:textId="54298DD2" w:rsidR="00AB0EE2" w:rsidRPr="00322061" w:rsidRDefault="00AB0EE2" w:rsidP="00AB0EE2">
            <w:pPr>
              <w:rPr>
                <w:ins w:id="5943" w:author="KPMG_PQH" w:date="2026-04-07T11:25:00Z" w16du:dateUtc="2026-04-07T04:25:00Z"/>
                <w:rFonts w:ascii="Arial" w:hAnsi="Arial" w:cs="Arial"/>
                <w:color w:val="000000"/>
                <w:sz w:val="18"/>
                <w:szCs w:val="18"/>
                <w:lang w:eastAsia="en-US"/>
              </w:rPr>
            </w:pPr>
            <w:ins w:id="5944" w:author="KPMG_PQH" w:date="2026-04-07T11:25:00Z" w16du:dateUtc="2026-04-07T04:25:00Z">
              <w:r>
                <w:rPr>
                  <w:rFonts w:ascii="Arial" w:hAnsi="Arial" w:cs="Arial"/>
                  <w:color w:val="000000"/>
                  <w:sz w:val="18"/>
                  <w:szCs w:val="18"/>
                </w:rPr>
                <w:t>Non-comparable functions</w:t>
              </w:r>
            </w:ins>
          </w:p>
        </w:tc>
      </w:tr>
      <w:tr w:rsidR="00AB0EE2" w:rsidRPr="00322061" w14:paraId="7EE97C72" w14:textId="77777777" w:rsidTr="00777313">
        <w:trPr>
          <w:trHeight w:val="20"/>
          <w:ins w:id="594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110CE9F" w14:textId="06717BBD" w:rsidR="00AB0EE2" w:rsidRPr="00322061" w:rsidRDefault="00AB0EE2" w:rsidP="00AB0EE2">
            <w:pPr>
              <w:jc w:val="center"/>
              <w:rPr>
                <w:ins w:id="5946" w:author="KPMG_PQH" w:date="2026-04-07T11:25:00Z" w16du:dateUtc="2026-04-07T04:25:00Z"/>
                <w:rFonts w:ascii="Arial" w:hAnsi="Arial" w:cs="Arial"/>
                <w:color w:val="000000"/>
                <w:sz w:val="18"/>
                <w:szCs w:val="18"/>
                <w:lang w:eastAsia="en-US"/>
              </w:rPr>
            </w:pPr>
            <w:ins w:id="5947" w:author="KPMG_PQH" w:date="2026-04-07T11:25:00Z" w16du:dateUtc="2026-04-07T04:25:00Z">
              <w:r>
                <w:rPr>
                  <w:rFonts w:ascii="Arial" w:hAnsi="Arial" w:cs="Arial"/>
                  <w:sz w:val="18"/>
                  <w:szCs w:val="18"/>
                </w:rPr>
                <w:t>314</w:t>
              </w:r>
            </w:ins>
          </w:p>
        </w:tc>
        <w:tc>
          <w:tcPr>
            <w:tcW w:w="2351" w:type="pct"/>
            <w:tcBorders>
              <w:top w:val="nil"/>
              <w:left w:val="nil"/>
              <w:bottom w:val="single" w:sz="4" w:space="0" w:color="auto"/>
              <w:right w:val="single" w:sz="4" w:space="0" w:color="auto"/>
            </w:tcBorders>
            <w:vAlign w:val="center"/>
            <w:hideMark/>
          </w:tcPr>
          <w:p w14:paraId="0CD394EA" w14:textId="29C90847" w:rsidR="00AB0EE2" w:rsidRPr="00322061" w:rsidRDefault="00AB0EE2" w:rsidP="00AB0EE2">
            <w:pPr>
              <w:rPr>
                <w:ins w:id="5948" w:author="KPMG_PQH" w:date="2026-04-07T11:25:00Z" w16du:dateUtc="2026-04-07T04:25:00Z"/>
                <w:rFonts w:ascii="Arial" w:hAnsi="Arial" w:cs="Arial"/>
                <w:color w:val="000000"/>
                <w:sz w:val="18"/>
                <w:szCs w:val="18"/>
                <w:lang w:eastAsia="en-US"/>
              </w:rPr>
            </w:pPr>
            <w:ins w:id="5949" w:author="KPMG_PQH" w:date="2026-04-07T11:25:00Z" w16du:dateUtc="2026-04-07T04:25:00Z">
              <w:r>
                <w:rPr>
                  <w:rFonts w:ascii="Arial" w:hAnsi="Arial" w:cs="Arial"/>
                  <w:sz w:val="18"/>
                  <w:szCs w:val="18"/>
                </w:rPr>
                <w:t>SAUCON SERVICE COMPANY LIMITED</w:t>
              </w:r>
            </w:ins>
          </w:p>
        </w:tc>
        <w:tc>
          <w:tcPr>
            <w:tcW w:w="846" w:type="pct"/>
            <w:tcBorders>
              <w:top w:val="nil"/>
              <w:left w:val="nil"/>
              <w:bottom w:val="single" w:sz="4" w:space="0" w:color="auto"/>
              <w:right w:val="single" w:sz="4" w:space="0" w:color="auto"/>
            </w:tcBorders>
            <w:vAlign w:val="center"/>
            <w:hideMark/>
          </w:tcPr>
          <w:p w14:paraId="2C047EBF" w14:textId="20FDA965" w:rsidR="00AB0EE2" w:rsidRPr="00322061" w:rsidRDefault="00AB0EE2" w:rsidP="00AB0EE2">
            <w:pPr>
              <w:jc w:val="center"/>
              <w:rPr>
                <w:ins w:id="5950" w:author="KPMG_PQH" w:date="2026-04-07T11:25:00Z" w16du:dateUtc="2026-04-07T04:25:00Z"/>
                <w:rFonts w:ascii="Arial" w:hAnsi="Arial" w:cs="Arial"/>
                <w:color w:val="000000"/>
                <w:sz w:val="18"/>
                <w:szCs w:val="18"/>
                <w:lang w:eastAsia="en-US"/>
              </w:rPr>
            </w:pPr>
            <w:ins w:id="595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37F1F88" w14:textId="5EF317F7" w:rsidR="00AB0EE2" w:rsidRPr="00322061" w:rsidRDefault="00AB0EE2" w:rsidP="00AB0EE2">
            <w:pPr>
              <w:rPr>
                <w:ins w:id="5952" w:author="KPMG_PQH" w:date="2026-04-07T11:25:00Z" w16du:dateUtc="2026-04-07T04:25:00Z"/>
                <w:rFonts w:ascii="Arial" w:hAnsi="Arial" w:cs="Arial"/>
                <w:color w:val="000000"/>
                <w:sz w:val="18"/>
                <w:szCs w:val="18"/>
                <w:lang w:eastAsia="en-US"/>
              </w:rPr>
            </w:pPr>
            <w:ins w:id="5953" w:author="KPMG_PQH" w:date="2026-04-07T11:25:00Z" w16du:dateUtc="2026-04-07T04:25:00Z">
              <w:r>
                <w:rPr>
                  <w:rFonts w:ascii="Arial" w:hAnsi="Arial" w:cs="Arial"/>
                  <w:color w:val="000000"/>
                  <w:sz w:val="18"/>
                  <w:szCs w:val="18"/>
                </w:rPr>
                <w:t>Non-comparable products</w:t>
              </w:r>
            </w:ins>
          </w:p>
        </w:tc>
      </w:tr>
      <w:tr w:rsidR="00AB0EE2" w:rsidRPr="00322061" w14:paraId="5F1633CB" w14:textId="77777777" w:rsidTr="00777313">
        <w:trPr>
          <w:trHeight w:val="20"/>
          <w:ins w:id="595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E580BA9" w14:textId="140246E4" w:rsidR="00AB0EE2" w:rsidRPr="00322061" w:rsidRDefault="00AB0EE2" w:rsidP="00AB0EE2">
            <w:pPr>
              <w:jc w:val="center"/>
              <w:rPr>
                <w:ins w:id="5955" w:author="KPMG_PQH" w:date="2026-04-07T11:25:00Z" w16du:dateUtc="2026-04-07T04:25:00Z"/>
                <w:rFonts w:ascii="Arial" w:hAnsi="Arial" w:cs="Arial"/>
                <w:color w:val="000000"/>
                <w:sz w:val="18"/>
                <w:szCs w:val="18"/>
                <w:lang w:eastAsia="en-US"/>
              </w:rPr>
            </w:pPr>
            <w:ins w:id="5956" w:author="KPMG_PQH" w:date="2026-04-07T11:25:00Z" w16du:dateUtc="2026-04-07T04:25:00Z">
              <w:r>
                <w:rPr>
                  <w:rFonts w:ascii="Arial" w:hAnsi="Arial" w:cs="Arial"/>
                  <w:sz w:val="18"/>
                  <w:szCs w:val="18"/>
                </w:rPr>
                <w:t>315</w:t>
              </w:r>
            </w:ins>
          </w:p>
        </w:tc>
        <w:tc>
          <w:tcPr>
            <w:tcW w:w="2351" w:type="pct"/>
            <w:tcBorders>
              <w:top w:val="nil"/>
              <w:left w:val="nil"/>
              <w:bottom w:val="single" w:sz="4" w:space="0" w:color="auto"/>
              <w:right w:val="single" w:sz="4" w:space="0" w:color="auto"/>
            </w:tcBorders>
            <w:vAlign w:val="center"/>
            <w:hideMark/>
          </w:tcPr>
          <w:p w14:paraId="72C4421C" w14:textId="0EE02E9F" w:rsidR="00AB0EE2" w:rsidRPr="00322061" w:rsidRDefault="00AB0EE2" w:rsidP="00AB0EE2">
            <w:pPr>
              <w:rPr>
                <w:ins w:id="5957" w:author="KPMG_PQH" w:date="2026-04-07T11:25:00Z" w16du:dateUtc="2026-04-07T04:25:00Z"/>
                <w:rFonts w:ascii="Arial" w:hAnsi="Arial" w:cs="Arial"/>
                <w:color w:val="000000"/>
                <w:sz w:val="18"/>
                <w:szCs w:val="18"/>
                <w:lang w:eastAsia="en-US"/>
              </w:rPr>
            </w:pPr>
            <w:ins w:id="5958" w:author="KPMG_PQH" w:date="2026-04-07T11:25:00Z" w16du:dateUtc="2026-04-07T04:25:00Z">
              <w:r>
                <w:rPr>
                  <w:rFonts w:ascii="Arial" w:hAnsi="Arial" w:cs="Arial"/>
                  <w:sz w:val="18"/>
                  <w:szCs w:val="18"/>
                </w:rPr>
                <w:t>SECONS JOINT STOCK COMPANY</w:t>
              </w:r>
            </w:ins>
          </w:p>
        </w:tc>
        <w:tc>
          <w:tcPr>
            <w:tcW w:w="846" w:type="pct"/>
            <w:tcBorders>
              <w:top w:val="nil"/>
              <w:left w:val="nil"/>
              <w:bottom w:val="single" w:sz="4" w:space="0" w:color="auto"/>
              <w:right w:val="single" w:sz="4" w:space="0" w:color="auto"/>
            </w:tcBorders>
            <w:vAlign w:val="center"/>
            <w:hideMark/>
          </w:tcPr>
          <w:p w14:paraId="6E2925B4" w14:textId="668CF140" w:rsidR="00AB0EE2" w:rsidRPr="00322061" w:rsidRDefault="00AB0EE2" w:rsidP="00AB0EE2">
            <w:pPr>
              <w:jc w:val="center"/>
              <w:rPr>
                <w:ins w:id="5959" w:author="KPMG_PQH" w:date="2026-04-07T11:25:00Z" w16du:dateUtc="2026-04-07T04:25:00Z"/>
                <w:rFonts w:ascii="Arial" w:hAnsi="Arial" w:cs="Arial"/>
                <w:color w:val="000000"/>
                <w:sz w:val="18"/>
                <w:szCs w:val="18"/>
                <w:lang w:eastAsia="en-US"/>
              </w:rPr>
            </w:pPr>
            <w:ins w:id="596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B985C35" w14:textId="2CA6FB15" w:rsidR="00AB0EE2" w:rsidRPr="00322061" w:rsidRDefault="00AB0EE2" w:rsidP="00AB0EE2">
            <w:pPr>
              <w:rPr>
                <w:ins w:id="5961" w:author="KPMG_PQH" w:date="2026-04-07T11:25:00Z" w16du:dateUtc="2026-04-07T04:25:00Z"/>
                <w:rFonts w:ascii="Arial" w:hAnsi="Arial" w:cs="Arial"/>
                <w:color w:val="000000"/>
                <w:sz w:val="18"/>
                <w:szCs w:val="18"/>
                <w:lang w:eastAsia="en-US"/>
              </w:rPr>
            </w:pPr>
            <w:ins w:id="5962" w:author="KPMG_PQH" w:date="2026-04-07T11:25:00Z" w16du:dateUtc="2026-04-07T04:25:00Z">
              <w:r>
                <w:rPr>
                  <w:rFonts w:ascii="Arial" w:hAnsi="Arial" w:cs="Arial"/>
                  <w:color w:val="000000"/>
                  <w:sz w:val="18"/>
                  <w:szCs w:val="18"/>
                </w:rPr>
                <w:t>Non-comparable functions</w:t>
              </w:r>
            </w:ins>
          </w:p>
        </w:tc>
      </w:tr>
      <w:tr w:rsidR="00AB0EE2" w:rsidRPr="00322061" w14:paraId="3C65803B" w14:textId="77777777" w:rsidTr="00777313">
        <w:trPr>
          <w:trHeight w:val="20"/>
          <w:ins w:id="596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1CDEB14" w14:textId="6B29E3A7" w:rsidR="00AB0EE2" w:rsidRPr="00322061" w:rsidRDefault="00AB0EE2" w:rsidP="00AB0EE2">
            <w:pPr>
              <w:jc w:val="center"/>
              <w:rPr>
                <w:ins w:id="5964" w:author="KPMG_PQH" w:date="2026-04-07T11:25:00Z" w16du:dateUtc="2026-04-07T04:25:00Z"/>
                <w:rFonts w:ascii="Arial" w:hAnsi="Arial" w:cs="Arial"/>
                <w:color w:val="000000"/>
                <w:sz w:val="18"/>
                <w:szCs w:val="18"/>
                <w:lang w:eastAsia="en-US"/>
              </w:rPr>
            </w:pPr>
            <w:ins w:id="5965" w:author="KPMG_PQH" w:date="2026-04-07T11:25:00Z" w16du:dateUtc="2026-04-07T04:25:00Z">
              <w:r>
                <w:rPr>
                  <w:rFonts w:ascii="Arial" w:hAnsi="Arial" w:cs="Arial"/>
                  <w:sz w:val="18"/>
                  <w:szCs w:val="18"/>
                </w:rPr>
                <w:t>316</w:t>
              </w:r>
            </w:ins>
          </w:p>
        </w:tc>
        <w:tc>
          <w:tcPr>
            <w:tcW w:w="2351" w:type="pct"/>
            <w:tcBorders>
              <w:top w:val="nil"/>
              <w:left w:val="nil"/>
              <w:bottom w:val="single" w:sz="4" w:space="0" w:color="auto"/>
              <w:right w:val="single" w:sz="4" w:space="0" w:color="auto"/>
            </w:tcBorders>
            <w:vAlign w:val="center"/>
            <w:hideMark/>
          </w:tcPr>
          <w:p w14:paraId="03C05388" w14:textId="0665F37D" w:rsidR="00AB0EE2" w:rsidRPr="00322061" w:rsidRDefault="00AB0EE2" w:rsidP="00AB0EE2">
            <w:pPr>
              <w:rPr>
                <w:ins w:id="5966" w:author="KPMG_PQH" w:date="2026-04-07T11:25:00Z" w16du:dateUtc="2026-04-07T04:25:00Z"/>
                <w:rFonts w:ascii="Arial" w:hAnsi="Arial" w:cs="Arial"/>
                <w:color w:val="000000"/>
                <w:sz w:val="18"/>
                <w:szCs w:val="18"/>
                <w:lang w:eastAsia="en-US"/>
              </w:rPr>
            </w:pPr>
            <w:ins w:id="5967" w:author="KPMG_PQH" w:date="2026-04-07T11:25:00Z" w16du:dateUtc="2026-04-07T04:25:00Z">
              <w:r>
                <w:rPr>
                  <w:rFonts w:ascii="Arial" w:hAnsi="Arial" w:cs="Arial"/>
                  <w:sz w:val="18"/>
                  <w:szCs w:val="18"/>
                </w:rPr>
                <w:t>SG SOUTHERN VIETNAM MEDICAL EQUIPMENT INVESTMENT JOINT STOCK COMPANY</w:t>
              </w:r>
            </w:ins>
          </w:p>
        </w:tc>
        <w:tc>
          <w:tcPr>
            <w:tcW w:w="846" w:type="pct"/>
            <w:tcBorders>
              <w:top w:val="nil"/>
              <w:left w:val="nil"/>
              <w:bottom w:val="single" w:sz="4" w:space="0" w:color="auto"/>
              <w:right w:val="single" w:sz="4" w:space="0" w:color="auto"/>
            </w:tcBorders>
            <w:vAlign w:val="center"/>
            <w:hideMark/>
          </w:tcPr>
          <w:p w14:paraId="0451463A" w14:textId="38F02529" w:rsidR="00AB0EE2" w:rsidRPr="00322061" w:rsidRDefault="00AB0EE2" w:rsidP="00AB0EE2">
            <w:pPr>
              <w:jc w:val="center"/>
              <w:rPr>
                <w:ins w:id="5968" w:author="KPMG_PQH" w:date="2026-04-07T11:25:00Z" w16du:dateUtc="2026-04-07T04:25:00Z"/>
                <w:rFonts w:ascii="Arial" w:hAnsi="Arial" w:cs="Arial"/>
                <w:color w:val="000000"/>
                <w:sz w:val="18"/>
                <w:szCs w:val="18"/>
                <w:lang w:eastAsia="en-US"/>
              </w:rPr>
            </w:pPr>
            <w:ins w:id="596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CFFCCED" w14:textId="5DF4AD37" w:rsidR="00AB0EE2" w:rsidRPr="00322061" w:rsidRDefault="00AB0EE2" w:rsidP="00AB0EE2">
            <w:pPr>
              <w:rPr>
                <w:ins w:id="5970" w:author="KPMG_PQH" w:date="2026-04-07T11:25:00Z" w16du:dateUtc="2026-04-07T04:25:00Z"/>
                <w:rFonts w:ascii="Arial" w:hAnsi="Arial" w:cs="Arial"/>
                <w:color w:val="000000"/>
                <w:sz w:val="18"/>
                <w:szCs w:val="18"/>
                <w:lang w:eastAsia="en-US"/>
              </w:rPr>
            </w:pPr>
            <w:ins w:id="5971" w:author="KPMG_PQH" w:date="2026-04-07T11:25:00Z" w16du:dateUtc="2026-04-07T04:25:00Z">
              <w:r>
                <w:rPr>
                  <w:rFonts w:ascii="Arial" w:hAnsi="Arial" w:cs="Arial"/>
                  <w:color w:val="000000"/>
                  <w:sz w:val="18"/>
                  <w:szCs w:val="18"/>
                </w:rPr>
                <w:t>Non-comparable functions</w:t>
              </w:r>
            </w:ins>
          </w:p>
        </w:tc>
      </w:tr>
      <w:tr w:rsidR="00AB0EE2" w:rsidRPr="00322061" w14:paraId="5F880C55" w14:textId="77777777" w:rsidTr="00777313">
        <w:trPr>
          <w:trHeight w:val="20"/>
          <w:ins w:id="597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CF53300" w14:textId="141C4007" w:rsidR="00AB0EE2" w:rsidRPr="00322061" w:rsidRDefault="00AB0EE2" w:rsidP="00AB0EE2">
            <w:pPr>
              <w:jc w:val="center"/>
              <w:rPr>
                <w:ins w:id="5973" w:author="KPMG_PQH" w:date="2026-04-07T11:25:00Z" w16du:dateUtc="2026-04-07T04:25:00Z"/>
                <w:rFonts w:ascii="Arial" w:hAnsi="Arial" w:cs="Arial"/>
                <w:color w:val="000000"/>
                <w:sz w:val="18"/>
                <w:szCs w:val="18"/>
                <w:lang w:eastAsia="en-US"/>
              </w:rPr>
            </w:pPr>
            <w:ins w:id="5974" w:author="KPMG_PQH" w:date="2026-04-07T11:25:00Z" w16du:dateUtc="2026-04-07T04:25:00Z">
              <w:r>
                <w:rPr>
                  <w:rFonts w:ascii="Arial" w:hAnsi="Arial" w:cs="Arial"/>
                  <w:sz w:val="18"/>
                  <w:szCs w:val="18"/>
                </w:rPr>
                <w:t>317</w:t>
              </w:r>
            </w:ins>
          </w:p>
        </w:tc>
        <w:tc>
          <w:tcPr>
            <w:tcW w:w="2351" w:type="pct"/>
            <w:tcBorders>
              <w:top w:val="nil"/>
              <w:left w:val="nil"/>
              <w:bottom w:val="single" w:sz="4" w:space="0" w:color="auto"/>
              <w:right w:val="single" w:sz="4" w:space="0" w:color="auto"/>
            </w:tcBorders>
            <w:vAlign w:val="center"/>
            <w:hideMark/>
          </w:tcPr>
          <w:p w14:paraId="05B23922" w14:textId="5E315A8A" w:rsidR="00AB0EE2" w:rsidRPr="00322061" w:rsidRDefault="00AB0EE2" w:rsidP="00AB0EE2">
            <w:pPr>
              <w:rPr>
                <w:ins w:id="5975" w:author="KPMG_PQH" w:date="2026-04-07T11:25:00Z" w16du:dateUtc="2026-04-07T04:25:00Z"/>
                <w:rFonts w:ascii="Arial" w:hAnsi="Arial" w:cs="Arial"/>
                <w:color w:val="000000"/>
                <w:sz w:val="18"/>
                <w:szCs w:val="18"/>
                <w:lang w:eastAsia="en-US"/>
              </w:rPr>
            </w:pPr>
            <w:ins w:id="5976" w:author="KPMG_PQH" w:date="2026-04-07T11:25:00Z" w16du:dateUtc="2026-04-07T04:25:00Z">
              <w:r>
                <w:rPr>
                  <w:rFonts w:ascii="Arial" w:hAnsi="Arial" w:cs="Arial"/>
                  <w:sz w:val="18"/>
                  <w:szCs w:val="18"/>
                </w:rPr>
                <w:t>SHINEC MARINE ACCOMMODATION JSC</w:t>
              </w:r>
            </w:ins>
          </w:p>
        </w:tc>
        <w:tc>
          <w:tcPr>
            <w:tcW w:w="846" w:type="pct"/>
            <w:tcBorders>
              <w:top w:val="nil"/>
              <w:left w:val="nil"/>
              <w:bottom w:val="single" w:sz="4" w:space="0" w:color="auto"/>
              <w:right w:val="single" w:sz="4" w:space="0" w:color="auto"/>
            </w:tcBorders>
            <w:vAlign w:val="center"/>
            <w:hideMark/>
          </w:tcPr>
          <w:p w14:paraId="21466E52" w14:textId="7D873580" w:rsidR="00AB0EE2" w:rsidRPr="00322061" w:rsidRDefault="00AB0EE2" w:rsidP="00AB0EE2">
            <w:pPr>
              <w:jc w:val="center"/>
              <w:rPr>
                <w:ins w:id="5977" w:author="KPMG_PQH" w:date="2026-04-07T11:25:00Z" w16du:dateUtc="2026-04-07T04:25:00Z"/>
                <w:rFonts w:ascii="Arial" w:hAnsi="Arial" w:cs="Arial"/>
                <w:color w:val="000000"/>
                <w:sz w:val="18"/>
                <w:szCs w:val="18"/>
                <w:lang w:eastAsia="en-US"/>
              </w:rPr>
            </w:pPr>
            <w:ins w:id="597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60316A2" w14:textId="294C5A42" w:rsidR="00AB0EE2" w:rsidRPr="00322061" w:rsidRDefault="00AB0EE2" w:rsidP="00AB0EE2">
            <w:pPr>
              <w:rPr>
                <w:ins w:id="5979" w:author="KPMG_PQH" w:date="2026-04-07T11:25:00Z" w16du:dateUtc="2026-04-07T04:25:00Z"/>
                <w:rFonts w:ascii="Arial" w:hAnsi="Arial" w:cs="Arial"/>
                <w:color w:val="000000"/>
                <w:sz w:val="18"/>
                <w:szCs w:val="18"/>
                <w:lang w:eastAsia="en-US"/>
              </w:rPr>
            </w:pPr>
            <w:ins w:id="5980" w:author="KPMG_PQH" w:date="2026-04-07T11:25:00Z" w16du:dateUtc="2026-04-07T04:25:00Z">
              <w:r>
                <w:rPr>
                  <w:rFonts w:ascii="Arial" w:hAnsi="Arial" w:cs="Arial"/>
                  <w:color w:val="000000"/>
                  <w:sz w:val="18"/>
                  <w:szCs w:val="18"/>
                </w:rPr>
                <w:t>Non-comparable functions</w:t>
              </w:r>
            </w:ins>
          </w:p>
        </w:tc>
      </w:tr>
      <w:tr w:rsidR="00AB0EE2" w:rsidRPr="00322061" w14:paraId="4A138EFA" w14:textId="77777777" w:rsidTr="00777313">
        <w:trPr>
          <w:trHeight w:val="20"/>
          <w:ins w:id="598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4DFDA9" w14:textId="4393DA17" w:rsidR="00AB0EE2" w:rsidRPr="00322061" w:rsidRDefault="00AB0EE2" w:rsidP="00AB0EE2">
            <w:pPr>
              <w:jc w:val="center"/>
              <w:rPr>
                <w:ins w:id="5982" w:author="KPMG_PQH" w:date="2026-04-07T11:25:00Z" w16du:dateUtc="2026-04-07T04:25:00Z"/>
                <w:rFonts w:ascii="Arial" w:hAnsi="Arial" w:cs="Arial"/>
                <w:color w:val="000000"/>
                <w:sz w:val="18"/>
                <w:szCs w:val="18"/>
                <w:lang w:eastAsia="en-US"/>
              </w:rPr>
            </w:pPr>
            <w:ins w:id="5983" w:author="KPMG_PQH" w:date="2026-04-07T11:25:00Z" w16du:dateUtc="2026-04-07T04:25:00Z">
              <w:r>
                <w:rPr>
                  <w:rFonts w:ascii="Arial" w:hAnsi="Arial" w:cs="Arial"/>
                  <w:sz w:val="18"/>
                  <w:szCs w:val="18"/>
                </w:rPr>
                <w:t>318</w:t>
              </w:r>
            </w:ins>
          </w:p>
        </w:tc>
        <w:tc>
          <w:tcPr>
            <w:tcW w:w="2351" w:type="pct"/>
            <w:tcBorders>
              <w:top w:val="nil"/>
              <w:left w:val="nil"/>
              <w:bottom w:val="single" w:sz="4" w:space="0" w:color="auto"/>
              <w:right w:val="single" w:sz="4" w:space="0" w:color="auto"/>
            </w:tcBorders>
            <w:vAlign w:val="center"/>
            <w:hideMark/>
          </w:tcPr>
          <w:p w14:paraId="2808FBA3" w14:textId="37AF1D14" w:rsidR="00AB0EE2" w:rsidRPr="00322061" w:rsidRDefault="00AB0EE2" w:rsidP="00AB0EE2">
            <w:pPr>
              <w:rPr>
                <w:ins w:id="5984" w:author="KPMG_PQH" w:date="2026-04-07T11:25:00Z" w16du:dateUtc="2026-04-07T04:25:00Z"/>
                <w:rFonts w:ascii="Arial" w:hAnsi="Arial" w:cs="Arial"/>
                <w:color w:val="000000"/>
                <w:sz w:val="18"/>
                <w:szCs w:val="18"/>
                <w:lang w:eastAsia="en-US"/>
              </w:rPr>
            </w:pPr>
            <w:ins w:id="5985" w:author="KPMG_PQH" w:date="2026-04-07T11:25:00Z" w16du:dateUtc="2026-04-07T04:25:00Z">
              <w:r>
                <w:rPr>
                  <w:rFonts w:ascii="Arial" w:hAnsi="Arial" w:cs="Arial"/>
                  <w:sz w:val="18"/>
                  <w:szCs w:val="18"/>
                </w:rPr>
                <w:t>SOL VIET NAM JOINT STOCK COMPANY</w:t>
              </w:r>
            </w:ins>
          </w:p>
        </w:tc>
        <w:tc>
          <w:tcPr>
            <w:tcW w:w="846" w:type="pct"/>
            <w:tcBorders>
              <w:top w:val="nil"/>
              <w:left w:val="nil"/>
              <w:bottom w:val="single" w:sz="4" w:space="0" w:color="auto"/>
              <w:right w:val="single" w:sz="4" w:space="0" w:color="auto"/>
            </w:tcBorders>
            <w:vAlign w:val="center"/>
            <w:hideMark/>
          </w:tcPr>
          <w:p w14:paraId="7BAA5B61" w14:textId="6DF53738" w:rsidR="00AB0EE2" w:rsidRPr="00322061" w:rsidRDefault="00AB0EE2" w:rsidP="00AB0EE2">
            <w:pPr>
              <w:jc w:val="center"/>
              <w:rPr>
                <w:ins w:id="5986" w:author="KPMG_PQH" w:date="2026-04-07T11:25:00Z" w16du:dateUtc="2026-04-07T04:25:00Z"/>
                <w:rFonts w:ascii="Arial" w:hAnsi="Arial" w:cs="Arial"/>
                <w:color w:val="000000"/>
                <w:sz w:val="18"/>
                <w:szCs w:val="18"/>
                <w:lang w:eastAsia="en-US"/>
              </w:rPr>
            </w:pPr>
            <w:ins w:id="598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180824C" w14:textId="0594DE9D" w:rsidR="00AB0EE2" w:rsidRPr="00322061" w:rsidRDefault="00AB0EE2" w:rsidP="00AB0EE2">
            <w:pPr>
              <w:rPr>
                <w:ins w:id="5988" w:author="KPMG_PQH" w:date="2026-04-07T11:25:00Z" w16du:dateUtc="2026-04-07T04:25:00Z"/>
                <w:rFonts w:ascii="Arial" w:hAnsi="Arial" w:cs="Arial"/>
                <w:color w:val="000000"/>
                <w:sz w:val="18"/>
                <w:szCs w:val="18"/>
                <w:lang w:eastAsia="en-US"/>
              </w:rPr>
            </w:pPr>
            <w:ins w:id="5989" w:author="KPMG_PQH" w:date="2026-04-07T11:25:00Z" w16du:dateUtc="2026-04-07T04:25:00Z">
              <w:r>
                <w:rPr>
                  <w:rFonts w:ascii="Arial" w:hAnsi="Arial" w:cs="Arial"/>
                  <w:color w:val="000000"/>
                  <w:sz w:val="18"/>
                  <w:szCs w:val="18"/>
                </w:rPr>
                <w:t>Insufficient financial data</w:t>
              </w:r>
            </w:ins>
          </w:p>
        </w:tc>
      </w:tr>
      <w:tr w:rsidR="00AB0EE2" w:rsidRPr="00322061" w14:paraId="5BFB58DA" w14:textId="77777777" w:rsidTr="00777313">
        <w:trPr>
          <w:trHeight w:val="20"/>
          <w:ins w:id="599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B60DFD7" w14:textId="41916B93" w:rsidR="00AB0EE2" w:rsidRPr="00322061" w:rsidRDefault="00AB0EE2" w:rsidP="00AB0EE2">
            <w:pPr>
              <w:jc w:val="center"/>
              <w:rPr>
                <w:ins w:id="5991" w:author="KPMG_PQH" w:date="2026-04-07T11:25:00Z" w16du:dateUtc="2026-04-07T04:25:00Z"/>
                <w:rFonts w:ascii="Arial" w:hAnsi="Arial" w:cs="Arial"/>
                <w:color w:val="000000"/>
                <w:sz w:val="18"/>
                <w:szCs w:val="18"/>
                <w:lang w:eastAsia="en-US"/>
              </w:rPr>
            </w:pPr>
            <w:ins w:id="5992" w:author="KPMG_PQH" w:date="2026-04-07T11:25:00Z" w16du:dateUtc="2026-04-07T04:25:00Z">
              <w:r>
                <w:rPr>
                  <w:rFonts w:ascii="Arial" w:hAnsi="Arial" w:cs="Arial"/>
                  <w:sz w:val="18"/>
                  <w:szCs w:val="18"/>
                </w:rPr>
                <w:t>319</w:t>
              </w:r>
            </w:ins>
          </w:p>
        </w:tc>
        <w:tc>
          <w:tcPr>
            <w:tcW w:w="2351" w:type="pct"/>
            <w:tcBorders>
              <w:top w:val="nil"/>
              <w:left w:val="nil"/>
              <w:bottom w:val="single" w:sz="4" w:space="0" w:color="auto"/>
              <w:right w:val="single" w:sz="4" w:space="0" w:color="auto"/>
            </w:tcBorders>
            <w:vAlign w:val="center"/>
            <w:hideMark/>
          </w:tcPr>
          <w:p w14:paraId="7E781ED5" w14:textId="5162100A" w:rsidR="00AB0EE2" w:rsidRPr="00322061" w:rsidRDefault="00AB0EE2" w:rsidP="00AB0EE2">
            <w:pPr>
              <w:rPr>
                <w:ins w:id="5993" w:author="KPMG_PQH" w:date="2026-04-07T11:25:00Z" w16du:dateUtc="2026-04-07T04:25:00Z"/>
                <w:rFonts w:ascii="Arial" w:hAnsi="Arial" w:cs="Arial"/>
                <w:color w:val="000000"/>
                <w:sz w:val="18"/>
                <w:szCs w:val="18"/>
                <w:lang w:eastAsia="en-US"/>
              </w:rPr>
            </w:pPr>
            <w:ins w:id="5994" w:author="KPMG_PQH" w:date="2026-04-07T11:25:00Z" w16du:dateUtc="2026-04-07T04:25:00Z">
              <w:r>
                <w:rPr>
                  <w:rFonts w:ascii="Arial" w:hAnsi="Arial" w:cs="Arial"/>
                  <w:sz w:val="18"/>
                  <w:szCs w:val="18"/>
                </w:rPr>
                <w:t>SON HA - SHT JOINT STOCK COMPANY</w:t>
              </w:r>
            </w:ins>
          </w:p>
        </w:tc>
        <w:tc>
          <w:tcPr>
            <w:tcW w:w="846" w:type="pct"/>
            <w:tcBorders>
              <w:top w:val="nil"/>
              <w:left w:val="nil"/>
              <w:bottom w:val="single" w:sz="4" w:space="0" w:color="auto"/>
              <w:right w:val="single" w:sz="4" w:space="0" w:color="auto"/>
            </w:tcBorders>
            <w:vAlign w:val="center"/>
            <w:hideMark/>
          </w:tcPr>
          <w:p w14:paraId="6143C897" w14:textId="4BB8F6E0" w:rsidR="00AB0EE2" w:rsidRPr="00322061" w:rsidRDefault="00AB0EE2" w:rsidP="00AB0EE2">
            <w:pPr>
              <w:jc w:val="center"/>
              <w:rPr>
                <w:ins w:id="5995" w:author="KPMG_PQH" w:date="2026-04-07T11:25:00Z" w16du:dateUtc="2026-04-07T04:25:00Z"/>
                <w:rFonts w:ascii="Arial" w:hAnsi="Arial" w:cs="Arial"/>
                <w:color w:val="000000"/>
                <w:sz w:val="18"/>
                <w:szCs w:val="18"/>
                <w:lang w:eastAsia="en-US"/>
              </w:rPr>
            </w:pPr>
            <w:ins w:id="599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0732266" w14:textId="6955040A" w:rsidR="00AB0EE2" w:rsidRPr="00322061" w:rsidRDefault="00AB0EE2" w:rsidP="00AB0EE2">
            <w:pPr>
              <w:rPr>
                <w:ins w:id="5997" w:author="KPMG_PQH" w:date="2026-04-07T11:25:00Z" w16du:dateUtc="2026-04-07T04:25:00Z"/>
                <w:rFonts w:ascii="Arial" w:hAnsi="Arial" w:cs="Arial"/>
                <w:color w:val="000000"/>
                <w:sz w:val="18"/>
                <w:szCs w:val="18"/>
                <w:lang w:eastAsia="en-US"/>
              </w:rPr>
            </w:pPr>
            <w:ins w:id="5998" w:author="KPMG_PQH" w:date="2026-04-07T11:25:00Z" w16du:dateUtc="2026-04-07T04:25:00Z">
              <w:r>
                <w:rPr>
                  <w:rFonts w:ascii="Arial" w:hAnsi="Arial" w:cs="Arial"/>
                  <w:color w:val="000000"/>
                  <w:sz w:val="18"/>
                  <w:szCs w:val="18"/>
                </w:rPr>
                <w:t>Insufficient financial data</w:t>
              </w:r>
            </w:ins>
          </w:p>
        </w:tc>
      </w:tr>
      <w:tr w:rsidR="00AB0EE2" w:rsidRPr="00322061" w14:paraId="2E04FA09" w14:textId="77777777" w:rsidTr="00777313">
        <w:trPr>
          <w:trHeight w:val="20"/>
          <w:ins w:id="599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48C8D12" w14:textId="08AED98D" w:rsidR="00AB0EE2" w:rsidRPr="00322061" w:rsidRDefault="00AB0EE2" w:rsidP="00AB0EE2">
            <w:pPr>
              <w:jc w:val="center"/>
              <w:rPr>
                <w:ins w:id="6000" w:author="KPMG_PQH" w:date="2026-04-07T11:25:00Z" w16du:dateUtc="2026-04-07T04:25:00Z"/>
                <w:rFonts w:ascii="Arial" w:hAnsi="Arial" w:cs="Arial"/>
                <w:color w:val="000000"/>
                <w:sz w:val="18"/>
                <w:szCs w:val="18"/>
                <w:lang w:eastAsia="en-US"/>
              </w:rPr>
            </w:pPr>
            <w:ins w:id="6001" w:author="KPMG_PQH" w:date="2026-04-07T11:25:00Z" w16du:dateUtc="2026-04-07T04:25:00Z">
              <w:r>
                <w:rPr>
                  <w:rFonts w:ascii="Arial" w:hAnsi="Arial" w:cs="Arial"/>
                  <w:sz w:val="18"/>
                  <w:szCs w:val="18"/>
                </w:rPr>
                <w:t>320</w:t>
              </w:r>
            </w:ins>
          </w:p>
        </w:tc>
        <w:tc>
          <w:tcPr>
            <w:tcW w:w="2351" w:type="pct"/>
            <w:tcBorders>
              <w:top w:val="nil"/>
              <w:left w:val="nil"/>
              <w:bottom w:val="single" w:sz="4" w:space="0" w:color="auto"/>
              <w:right w:val="single" w:sz="4" w:space="0" w:color="auto"/>
            </w:tcBorders>
            <w:vAlign w:val="center"/>
            <w:hideMark/>
          </w:tcPr>
          <w:p w14:paraId="2F0CC3BB" w14:textId="47DD66ED" w:rsidR="00AB0EE2" w:rsidRPr="00322061" w:rsidRDefault="00AB0EE2" w:rsidP="00AB0EE2">
            <w:pPr>
              <w:rPr>
                <w:ins w:id="6002" w:author="KPMG_PQH" w:date="2026-04-07T11:25:00Z" w16du:dateUtc="2026-04-07T04:25:00Z"/>
                <w:rFonts w:ascii="Arial" w:hAnsi="Arial" w:cs="Arial"/>
                <w:color w:val="000000"/>
                <w:sz w:val="18"/>
                <w:szCs w:val="18"/>
                <w:lang w:eastAsia="en-US"/>
              </w:rPr>
            </w:pPr>
            <w:ins w:id="6003" w:author="KPMG_PQH" w:date="2026-04-07T11:25:00Z" w16du:dateUtc="2026-04-07T04:25:00Z">
              <w:r>
                <w:rPr>
                  <w:rFonts w:ascii="Arial" w:hAnsi="Arial" w:cs="Arial"/>
                  <w:sz w:val="18"/>
                  <w:szCs w:val="18"/>
                </w:rPr>
                <w:t>SON HA BUSINESS AND PROJECT DEVELOPMENT JOINT STOCK COMPANY</w:t>
              </w:r>
            </w:ins>
          </w:p>
        </w:tc>
        <w:tc>
          <w:tcPr>
            <w:tcW w:w="846" w:type="pct"/>
            <w:tcBorders>
              <w:top w:val="nil"/>
              <w:left w:val="nil"/>
              <w:bottom w:val="single" w:sz="4" w:space="0" w:color="auto"/>
              <w:right w:val="single" w:sz="4" w:space="0" w:color="auto"/>
            </w:tcBorders>
            <w:vAlign w:val="center"/>
            <w:hideMark/>
          </w:tcPr>
          <w:p w14:paraId="17BDAEC2" w14:textId="263A9646" w:rsidR="00AB0EE2" w:rsidRPr="00322061" w:rsidRDefault="00AB0EE2" w:rsidP="00AB0EE2">
            <w:pPr>
              <w:jc w:val="center"/>
              <w:rPr>
                <w:ins w:id="6004" w:author="KPMG_PQH" w:date="2026-04-07T11:25:00Z" w16du:dateUtc="2026-04-07T04:25:00Z"/>
                <w:rFonts w:ascii="Arial" w:hAnsi="Arial" w:cs="Arial"/>
                <w:color w:val="000000"/>
                <w:sz w:val="18"/>
                <w:szCs w:val="18"/>
                <w:lang w:eastAsia="en-US"/>
              </w:rPr>
            </w:pPr>
            <w:ins w:id="600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2E60970" w14:textId="14A772DE" w:rsidR="00AB0EE2" w:rsidRPr="00322061" w:rsidRDefault="00AB0EE2" w:rsidP="00AB0EE2">
            <w:pPr>
              <w:rPr>
                <w:ins w:id="6006" w:author="KPMG_PQH" w:date="2026-04-07T11:25:00Z" w16du:dateUtc="2026-04-07T04:25:00Z"/>
                <w:rFonts w:ascii="Arial" w:hAnsi="Arial" w:cs="Arial"/>
                <w:color w:val="000000"/>
                <w:sz w:val="18"/>
                <w:szCs w:val="18"/>
                <w:lang w:eastAsia="en-US"/>
              </w:rPr>
            </w:pPr>
            <w:ins w:id="6007" w:author="KPMG_PQH" w:date="2026-04-07T11:25:00Z" w16du:dateUtc="2026-04-07T04:25:00Z">
              <w:r>
                <w:rPr>
                  <w:rFonts w:ascii="Arial" w:hAnsi="Arial" w:cs="Arial"/>
                  <w:color w:val="000000"/>
                  <w:sz w:val="18"/>
                  <w:szCs w:val="18"/>
                </w:rPr>
                <w:t>Non-comparable products</w:t>
              </w:r>
            </w:ins>
          </w:p>
        </w:tc>
      </w:tr>
      <w:tr w:rsidR="00AB0EE2" w:rsidRPr="00322061" w14:paraId="1159FEE1" w14:textId="77777777" w:rsidTr="00777313">
        <w:trPr>
          <w:trHeight w:val="20"/>
          <w:ins w:id="600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FF8F7C6" w14:textId="3311AD78" w:rsidR="00AB0EE2" w:rsidRPr="00322061" w:rsidRDefault="00AB0EE2" w:rsidP="00AB0EE2">
            <w:pPr>
              <w:jc w:val="center"/>
              <w:rPr>
                <w:ins w:id="6009" w:author="KPMG_PQH" w:date="2026-04-07T11:25:00Z" w16du:dateUtc="2026-04-07T04:25:00Z"/>
                <w:rFonts w:ascii="Arial" w:hAnsi="Arial" w:cs="Arial"/>
                <w:color w:val="000000"/>
                <w:sz w:val="18"/>
                <w:szCs w:val="18"/>
                <w:lang w:eastAsia="en-US"/>
              </w:rPr>
            </w:pPr>
            <w:ins w:id="6010" w:author="KPMG_PQH" w:date="2026-04-07T11:25:00Z" w16du:dateUtc="2026-04-07T04:25:00Z">
              <w:r>
                <w:rPr>
                  <w:rFonts w:ascii="Arial" w:hAnsi="Arial" w:cs="Arial"/>
                  <w:sz w:val="18"/>
                  <w:szCs w:val="18"/>
                </w:rPr>
                <w:lastRenderedPageBreak/>
                <w:t>321</w:t>
              </w:r>
            </w:ins>
          </w:p>
        </w:tc>
        <w:tc>
          <w:tcPr>
            <w:tcW w:w="2351" w:type="pct"/>
            <w:tcBorders>
              <w:top w:val="nil"/>
              <w:left w:val="nil"/>
              <w:bottom w:val="single" w:sz="4" w:space="0" w:color="auto"/>
              <w:right w:val="single" w:sz="4" w:space="0" w:color="auto"/>
            </w:tcBorders>
            <w:vAlign w:val="center"/>
            <w:hideMark/>
          </w:tcPr>
          <w:p w14:paraId="5D462BDD" w14:textId="408BB561" w:rsidR="00AB0EE2" w:rsidRPr="00322061" w:rsidRDefault="00AB0EE2" w:rsidP="00AB0EE2">
            <w:pPr>
              <w:rPr>
                <w:ins w:id="6011" w:author="KPMG_PQH" w:date="2026-04-07T11:25:00Z" w16du:dateUtc="2026-04-07T04:25:00Z"/>
                <w:rFonts w:ascii="Arial" w:hAnsi="Arial" w:cs="Arial"/>
                <w:color w:val="000000"/>
                <w:sz w:val="18"/>
                <w:szCs w:val="18"/>
                <w:lang w:eastAsia="en-US"/>
              </w:rPr>
            </w:pPr>
            <w:ins w:id="6012" w:author="KPMG_PQH" w:date="2026-04-07T11:25:00Z" w16du:dateUtc="2026-04-07T04:25:00Z">
              <w:r>
                <w:rPr>
                  <w:rFonts w:ascii="Arial" w:hAnsi="Arial" w:cs="Arial"/>
                  <w:sz w:val="18"/>
                  <w:szCs w:val="18"/>
                </w:rPr>
                <w:t>SON HA PRODUCTION AND SERVICE JOINT STOCK COMPANY</w:t>
              </w:r>
            </w:ins>
          </w:p>
        </w:tc>
        <w:tc>
          <w:tcPr>
            <w:tcW w:w="846" w:type="pct"/>
            <w:tcBorders>
              <w:top w:val="nil"/>
              <w:left w:val="nil"/>
              <w:bottom w:val="single" w:sz="4" w:space="0" w:color="auto"/>
              <w:right w:val="single" w:sz="4" w:space="0" w:color="auto"/>
            </w:tcBorders>
            <w:vAlign w:val="center"/>
            <w:hideMark/>
          </w:tcPr>
          <w:p w14:paraId="680D9B51" w14:textId="5ED0C9EC" w:rsidR="00AB0EE2" w:rsidRPr="00322061" w:rsidRDefault="00AB0EE2" w:rsidP="00AB0EE2">
            <w:pPr>
              <w:jc w:val="center"/>
              <w:rPr>
                <w:ins w:id="6013" w:author="KPMG_PQH" w:date="2026-04-07T11:25:00Z" w16du:dateUtc="2026-04-07T04:25:00Z"/>
                <w:rFonts w:ascii="Arial" w:hAnsi="Arial" w:cs="Arial"/>
                <w:color w:val="000000"/>
                <w:sz w:val="18"/>
                <w:szCs w:val="18"/>
                <w:lang w:eastAsia="en-US"/>
              </w:rPr>
            </w:pPr>
            <w:ins w:id="601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D0C710D" w14:textId="3539F600" w:rsidR="00AB0EE2" w:rsidRPr="00322061" w:rsidRDefault="00AB0EE2" w:rsidP="00AB0EE2">
            <w:pPr>
              <w:rPr>
                <w:ins w:id="6015" w:author="KPMG_PQH" w:date="2026-04-07T11:25:00Z" w16du:dateUtc="2026-04-07T04:25:00Z"/>
                <w:rFonts w:ascii="Arial" w:hAnsi="Arial" w:cs="Arial"/>
                <w:color w:val="000000"/>
                <w:sz w:val="18"/>
                <w:szCs w:val="18"/>
                <w:lang w:eastAsia="en-US"/>
              </w:rPr>
            </w:pPr>
            <w:ins w:id="6016" w:author="KPMG_PQH" w:date="2026-04-07T11:25:00Z" w16du:dateUtc="2026-04-07T04:25:00Z">
              <w:r>
                <w:rPr>
                  <w:rFonts w:ascii="Arial" w:hAnsi="Arial" w:cs="Arial"/>
                  <w:color w:val="000000"/>
                  <w:sz w:val="18"/>
                  <w:szCs w:val="18"/>
                </w:rPr>
                <w:t>Insufficient financial data</w:t>
              </w:r>
            </w:ins>
          </w:p>
        </w:tc>
      </w:tr>
      <w:tr w:rsidR="00AB0EE2" w:rsidRPr="00322061" w14:paraId="36C1FDF7" w14:textId="77777777" w:rsidTr="00777313">
        <w:trPr>
          <w:trHeight w:val="20"/>
          <w:ins w:id="601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493BAA8" w14:textId="75874C46" w:rsidR="00AB0EE2" w:rsidRPr="00322061" w:rsidRDefault="00AB0EE2" w:rsidP="00AB0EE2">
            <w:pPr>
              <w:jc w:val="center"/>
              <w:rPr>
                <w:ins w:id="6018" w:author="KPMG_PQH" w:date="2026-04-07T11:25:00Z" w16du:dateUtc="2026-04-07T04:25:00Z"/>
                <w:rFonts w:ascii="Arial" w:hAnsi="Arial" w:cs="Arial"/>
                <w:color w:val="000000"/>
                <w:sz w:val="18"/>
                <w:szCs w:val="18"/>
                <w:lang w:eastAsia="en-US"/>
              </w:rPr>
            </w:pPr>
            <w:ins w:id="6019" w:author="KPMG_PQH" w:date="2026-04-07T11:25:00Z" w16du:dateUtc="2026-04-07T04:25:00Z">
              <w:r>
                <w:rPr>
                  <w:rFonts w:ascii="Arial" w:hAnsi="Arial" w:cs="Arial"/>
                  <w:sz w:val="18"/>
                  <w:szCs w:val="18"/>
                </w:rPr>
                <w:t>322</w:t>
              </w:r>
            </w:ins>
          </w:p>
        </w:tc>
        <w:tc>
          <w:tcPr>
            <w:tcW w:w="2351" w:type="pct"/>
            <w:tcBorders>
              <w:top w:val="nil"/>
              <w:left w:val="nil"/>
              <w:bottom w:val="single" w:sz="4" w:space="0" w:color="auto"/>
              <w:right w:val="single" w:sz="4" w:space="0" w:color="auto"/>
            </w:tcBorders>
            <w:vAlign w:val="center"/>
            <w:hideMark/>
          </w:tcPr>
          <w:p w14:paraId="726C8C5B" w14:textId="4ED41F1D" w:rsidR="00AB0EE2" w:rsidRPr="00322061" w:rsidRDefault="00AB0EE2" w:rsidP="00AB0EE2">
            <w:pPr>
              <w:rPr>
                <w:ins w:id="6020" w:author="KPMG_PQH" w:date="2026-04-07T11:25:00Z" w16du:dateUtc="2026-04-07T04:25:00Z"/>
                <w:rFonts w:ascii="Arial" w:hAnsi="Arial" w:cs="Arial"/>
                <w:color w:val="000000"/>
                <w:sz w:val="18"/>
                <w:szCs w:val="18"/>
                <w:lang w:eastAsia="en-US"/>
              </w:rPr>
            </w:pPr>
            <w:ins w:id="6021" w:author="KPMG_PQH" w:date="2026-04-07T11:25:00Z" w16du:dateUtc="2026-04-07T04:25:00Z">
              <w:r>
                <w:rPr>
                  <w:rFonts w:ascii="Arial" w:hAnsi="Arial" w:cs="Arial"/>
                  <w:sz w:val="18"/>
                  <w:szCs w:val="18"/>
                </w:rPr>
                <w:t>SONG HONG GARMENT JOINT STOCK COMPANY</w:t>
              </w:r>
            </w:ins>
          </w:p>
        </w:tc>
        <w:tc>
          <w:tcPr>
            <w:tcW w:w="846" w:type="pct"/>
            <w:tcBorders>
              <w:top w:val="nil"/>
              <w:left w:val="nil"/>
              <w:bottom w:val="single" w:sz="4" w:space="0" w:color="auto"/>
              <w:right w:val="single" w:sz="4" w:space="0" w:color="auto"/>
            </w:tcBorders>
            <w:vAlign w:val="center"/>
            <w:hideMark/>
          </w:tcPr>
          <w:p w14:paraId="49516A48" w14:textId="1F01CC5E" w:rsidR="00AB0EE2" w:rsidRPr="00322061" w:rsidRDefault="00AB0EE2" w:rsidP="00AB0EE2">
            <w:pPr>
              <w:jc w:val="center"/>
              <w:rPr>
                <w:ins w:id="6022" w:author="KPMG_PQH" w:date="2026-04-07T11:25:00Z" w16du:dateUtc="2026-04-07T04:25:00Z"/>
                <w:rFonts w:ascii="Arial" w:hAnsi="Arial" w:cs="Arial"/>
                <w:color w:val="000000"/>
                <w:sz w:val="18"/>
                <w:szCs w:val="18"/>
                <w:lang w:eastAsia="en-US"/>
              </w:rPr>
            </w:pPr>
            <w:ins w:id="6023" w:author="KPMG_PQH" w:date="2026-04-07T11:25:00Z" w16du:dateUtc="2026-04-07T04:25:00Z">
              <w:r>
                <w:rPr>
                  <w:rFonts w:ascii="Arial" w:hAnsi="Arial" w:cs="Arial"/>
                  <w:sz w:val="18"/>
                  <w:szCs w:val="18"/>
                </w:rPr>
                <w:t>MSH</w:t>
              </w:r>
            </w:ins>
          </w:p>
        </w:tc>
        <w:tc>
          <w:tcPr>
            <w:tcW w:w="1498" w:type="pct"/>
            <w:tcBorders>
              <w:top w:val="nil"/>
              <w:left w:val="nil"/>
              <w:bottom w:val="single" w:sz="4" w:space="0" w:color="auto"/>
              <w:right w:val="single" w:sz="4" w:space="0" w:color="auto"/>
            </w:tcBorders>
            <w:vAlign w:val="center"/>
            <w:hideMark/>
          </w:tcPr>
          <w:p w14:paraId="5367234C" w14:textId="4FCEC4DF" w:rsidR="00AB0EE2" w:rsidRPr="00322061" w:rsidRDefault="00AB0EE2" w:rsidP="00AB0EE2">
            <w:pPr>
              <w:rPr>
                <w:ins w:id="6024" w:author="KPMG_PQH" w:date="2026-04-07T11:25:00Z" w16du:dateUtc="2026-04-07T04:25:00Z"/>
                <w:rFonts w:ascii="Arial" w:hAnsi="Arial" w:cs="Arial"/>
                <w:color w:val="000000"/>
                <w:sz w:val="18"/>
                <w:szCs w:val="18"/>
                <w:lang w:eastAsia="en-US"/>
              </w:rPr>
            </w:pPr>
            <w:ins w:id="6025" w:author="KPMG_PQH" w:date="2026-04-07T11:25:00Z" w16du:dateUtc="2026-04-07T04:25:00Z">
              <w:r>
                <w:rPr>
                  <w:rFonts w:ascii="Arial" w:hAnsi="Arial" w:cs="Arial"/>
                  <w:color w:val="000000"/>
                  <w:sz w:val="18"/>
                  <w:szCs w:val="18"/>
                </w:rPr>
                <w:t>Non-comparable products</w:t>
              </w:r>
            </w:ins>
          </w:p>
        </w:tc>
      </w:tr>
      <w:tr w:rsidR="00AB0EE2" w:rsidRPr="00322061" w14:paraId="4254E8BD" w14:textId="77777777" w:rsidTr="00777313">
        <w:trPr>
          <w:trHeight w:val="20"/>
          <w:ins w:id="602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B38C106" w14:textId="65C9AD3C" w:rsidR="00AB0EE2" w:rsidRPr="00322061" w:rsidRDefault="00AB0EE2" w:rsidP="00AB0EE2">
            <w:pPr>
              <w:jc w:val="center"/>
              <w:rPr>
                <w:ins w:id="6027" w:author="KPMG_PQH" w:date="2026-04-07T11:25:00Z" w16du:dateUtc="2026-04-07T04:25:00Z"/>
                <w:rFonts w:ascii="Arial" w:hAnsi="Arial" w:cs="Arial"/>
                <w:color w:val="000000"/>
                <w:sz w:val="18"/>
                <w:szCs w:val="18"/>
                <w:lang w:eastAsia="en-US"/>
              </w:rPr>
            </w:pPr>
            <w:ins w:id="6028" w:author="KPMG_PQH" w:date="2026-04-07T11:25:00Z" w16du:dateUtc="2026-04-07T04:25:00Z">
              <w:r>
                <w:rPr>
                  <w:rFonts w:ascii="Arial" w:hAnsi="Arial" w:cs="Arial"/>
                  <w:sz w:val="18"/>
                  <w:szCs w:val="18"/>
                </w:rPr>
                <w:t>323</w:t>
              </w:r>
            </w:ins>
          </w:p>
        </w:tc>
        <w:tc>
          <w:tcPr>
            <w:tcW w:w="2351" w:type="pct"/>
            <w:tcBorders>
              <w:top w:val="nil"/>
              <w:left w:val="nil"/>
              <w:bottom w:val="single" w:sz="4" w:space="0" w:color="auto"/>
              <w:right w:val="single" w:sz="4" w:space="0" w:color="auto"/>
            </w:tcBorders>
            <w:vAlign w:val="center"/>
            <w:hideMark/>
          </w:tcPr>
          <w:p w14:paraId="5B51EA48" w14:textId="16CD63D3" w:rsidR="00AB0EE2" w:rsidRPr="00322061" w:rsidRDefault="00AB0EE2" w:rsidP="00AB0EE2">
            <w:pPr>
              <w:rPr>
                <w:ins w:id="6029" w:author="KPMG_PQH" w:date="2026-04-07T11:25:00Z" w16du:dateUtc="2026-04-07T04:25:00Z"/>
                <w:rFonts w:ascii="Arial" w:hAnsi="Arial" w:cs="Arial"/>
                <w:color w:val="000000"/>
                <w:sz w:val="18"/>
                <w:szCs w:val="18"/>
                <w:lang w:eastAsia="en-US"/>
              </w:rPr>
            </w:pPr>
            <w:ins w:id="6030" w:author="KPMG_PQH" w:date="2026-04-07T11:25:00Z" w16du:dateUtc="2026-04-07T04:25:00Z">
              <w:r>
                <w:rPr>
                  <w:rFonts w:ascii="Arial" w:hAnsi="Arial" w:cs="Arial"/>
                  <w:sz w:val="18"/>
                  <w:szCs w:val="18"/>
                </w:rPr>
                <w:t>SPORT PLUS TRADING SERVICE COMPANY LIMITED</w:t>
              </w:r>
            </w:ins>
          </w:p>
        </w:tc>
        <w:tc>
          <w:tcPr>
            <w:tcW w:w="846" w:type="pct"/>
            <w:tcBorders>
              <w:top w:val="nil"/>
              <w:left w:val="nil"/>
              <w:bottom w:val="single" w:sz="4" w:space="0" w:color="auto"/>
              <w:right w:val="single" w:sz="4" w:space="0" w:color="auto"/>
            </w:tcBorders>
            <w:vAlign w:val="center"/>
            <w:hideMark/>
          </w:tcPr>
          <w:p w14:paraId="7095A398" w14:textId="75F05A4D" w:rsidR="00AB0EE2" w:rsidRPr="00322061" w:rsidRDefault="00AB0EE2" w:rsidP="00AB0EE2">
            <w:pPr>
              <w:jc w:val="center"/>
              <w:rPr>
                <w:ins w:id="6031" w:author="KPMG_PQH" w:date="2026-04-07T11:25:00Z" w16du:dateUtc="2026-04-07T04:25:00Z"/>
                <w:rFonts w:ascii="Arial" w:hAnsi="Arial" w:cs="Arial"/>
                <w:color w:val="000000"/>
                <w:sz w:val="18"/>
                <w:szCs w:val="18"/>
                <w:lang w:eastAsia="en-US"/>
              </w:rPr>
            </w:pPr>
            <w:ins w:id="603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7B1FD73" w14:textId="4A0137C0" w:rsidR="00AB0EE2" w:rsidRPr="00322061" w:rsidRDefault="00AB0EE2" w:rsidP="00AB0EE2">
            <w:pPr>
              <w:rPr>
                <w:ins w:id="6033" w:author="KPMG_PQH" w:date="2026-04-07T11:25:00Z" w16du:dateUtc="2026-04-07T04:25:00Z"/>
                <w:rFonts w:ascii="Arial" w:hAnsi="Arial" w:cs="Arial"/>
                <w:color w:val="000000"/>
                <w:sz w:val="18"/>
                <w:szCs w:val="18"/>
                <w:lang w:eastAsia="en-US"/>
              </w:rPr>
            </w:pPr>
            <w:ins w:id="6034" w:author="KPMG_PQH" w:date="2026-04-07T11:25:00Z" w16du:dateUtc="2026-04-07T04:25:00Z">
              <w:r>
                <w:rPr>
                  <w:rFonts w:ascii="Arial" w:hAnsi="Arial" w:cs="Arial"/>
                  <w:color w:val="000000"/>
                  <w:sz w:val="18"/>
                  <w:szCs w:val="18"/>
                </w:rPr>
                <w:t>Insufficient financial data</w:t>
              </w:r>
            </w:ins>
          </w:p>
        </w:tc>
      </w:tr>
      <w:tr w:rsidR="00AB0EE2" w:rsidRPr="00322061" w14:paraId="49C76499" w14:textId="77777777" w:rsidTr="00777313">
        <w:trPr>
          <w:trHeight w:val="20"/>
          <w:ins w:id="603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E716AD5" w14:textId="32F7E72C" w:rsidR="00AB0EE2" w:rsidRPr="00322061" w:rsidRDefault="00AB0EE2" w:rsidP="00AB0EE2">
            <w:pPr>
              <w:jc w:val="center"/>
              <w:rPr>
                <w:ins w:id="6036" w:author="KPMG_PQH" w:date="2026-04-07T11:25:00Z" w16du:dateUtc="2026-04-07T04:25:00Z"/>
                <w:rFonts w:ascii="Arial" w:hAnsi="Arial" w:cs="Arial"/>
                <w:color w:val="000000"/>
                <w:sz w:val="18"/>
                <w:szCs w:val="18"/>
                <w:lang w:eastAsia="en-US"/>
              </w:rPr>
            </w:pPr>
            <w:ins w:id="6037" w:author="KPMG_PQH" w:date="2026-04-07T11:25:00Z" w16du:dateUtc="2026-04-07T04:25:00Z">
              <w:r>
                <w:rPr>
                  <w:rFonts w:ascii="Arial" w:hAnsi="Arial" w:cs="Arial"/>
                  <w:sz w:val="18"/>
                  <w:szCs w:val="18"/>
                </w:rPr>
                <w:t>324</w:t>
              </w:r>
            </w:ins>
          </w:p>
        </w:tc>
        <w:tc>
          <w:tcPr>
            <w:tcW w:w="2351" w:type="pct"/>
            <w:tcBorders>
              <w:top w:val="nil"/>
              <w:left w:val="nil"/>
              <w:bottom w:val="single" w:sz="4" w:space="0" w:color="auto"/>
              <w:right w:val="single" w:sz="4" w:space="0" w:color="auto"/>
            </w:tcBorders>
            <w:vAlign w:val="center"/>
            <w:hideMark/>
          </w:tcPr>
          <w:p w14:paraId="701C54DA" w14:textId="34EA5694" w:rsidR="00AB0EE2" w:rsidRPr="00322061" w:rsidRDefault="00AB0EE2" w:rsidP="00AB0EE2">
            <w:pPr>
              <w:rPr>
                <w:ins w:id="6038" w:author="KPMG_PQH" w:date="2026-04-07T11:25:00Z" w16du:dateUtc="2026-04-07T04:25:00Z"/>
                <w:rFonts w:ascii="Arial" w:hAnsi="Arial" w:cs="Arial"/>
                <w:color w:val="000000"/>
                <w:sz w:val="18"/>
                <w:szCs w:val="18"/>
                <w:lang w:eastAsia="en-US"/>
              </w:rPr>
            </w:pPr>
            <w:ins w:id="6039" w:author="KPMG_PQH" w:date="2026-04-07T11:25:00Z" w16du:dateUtc="2026-04-07T04:25:00Z">
              <w:r>
                <w:rPr>
                  <w:rFonts w:ascii="Arial" w:hAnsi="Arial" w:cs="Arial"/>
                  <w:sz w:val="18"/>
                  <w:szCs w:val="18"/>
                </w:rPr>
                <w:t>SPORTS CONJUGATE JOINT STOCK COMPANY</w:t>
              </w:r>
            </w:ins>
          </w:p>
        </w:tc>
        <w:tc>
          <w:tcPr>
            <w:tcW w:w="846" w:type="pct"/>
            <w:tcBorders>
              <w:top w:val="nil"/>
              <w:left w:val="nil"/>
              <w:bottom w:val="single" w:sz="4" w:space="0" w:color="auto"/>
              <w:right w:val="single" w:sz="4" w:space="0" w:color="auto"/>
            </w:tcBorders>
            <w:vAlign w:val="center"/>
            <w:hideMark/>
          </w:tcPr>
          <w:p w14:paraId="09F0297B" w14:textId="60382A6E" w:rsidR="00AB0EE2" w:rsidRPr="00322061" w:rsidRDefault="00AB0EE2" w:rsidP="00AB0EE2">
            <w:pPr>
              <w:jc w:val="center"/>
              <w:rPr>
                <w:ins w:id="6040" w:author="KPMG_PQH" w:date="2026-04-07T11:25:00Z" w16du:dateUtc="2026-04-07T04:25:00Z"/>
                <w:rFonts w:ascii="Arial" w:hAnsi="Arial" w:cs="Arial"/>
                <w:color w:val="000000"/>
                <w:sz w:val="18"/>
                <w:szCs w:val="18"/>
                <w:lang w:eastAsia="en-US"/>
              </w:rPr>
            </w:pPr>
            <w:ins w:id="604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D7417F1" w14:textId="29781A8B" w:rsidR="00AB0EE2" w:rsidRPr="00322061" w:rsidRDefault="00AB0EE2" w:rsidP="00AB0EE2">
            <w:pPr>
              <w:rPr>
                <w:ins w:id="6042" w:author="KPMG_PQH" w:date="2026-04-07T11:25:00Z" w16du:dateUtc="2026-04-07T04:25:00Z"/>
                <w:rFonts w:ascii="Arial" w:hAnsi="Arial" w:cs="Arial"/>
                <w:color w:val="000000"/>
                <w:sz w:val="18"/>
                <w:szCs w:val="18"/>
                <w:lang w:eastAsia="en-US"/>
              </w:rPr>
            </w:pPr>
            <w:ins w:id="6043" w:author="KPMG_PQH" w:date="2026-04-07T11:25:00Z" w16du:dateUtc="2026-04-07T04:25:00Z">
              <w:r>
                <w:rPr>
                  <w:rFonts w:ascii="Arial" w:hAnsi="Arial" w:cs="Arial"/>
                  <w:color w:val="000000"/>
                  <w:sz w:val="18"/>
                  <w:szCs w:val="18"/>
                </w:rPr>
                <w:t>Insufficient financial data</w:t>
              </w:r>
            </w:ins>
          </w:p>
        </w:tc>
      </w:tr>
      <w:tr w:rsidR="00AB0EE2" w:rsidRPr="00322061" w14:paraId="2A273C08" w14:textId="77777777" w:rsidTr="00777313">
        <w:trPr>
          <w:trHeight w:val="20"/>
          <w:ins w:id="604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16B1894" w14:textId="11F10B3C" w:rsidR="00AB0EE2" w:rsidRPr="00322061" w:rsidRDefault="00AB0EE2" w:rsidP="00AB0EE2">
            <w:pPr>
              <w:jc w:val="center"/>
              <w:rPr>
                <w:ins w:id="6045" w:author="KPMG_PQH" w:date="2026-04-07T11:25:00Z" w16du:dateUtc="2026-04-07T04:25:00Z"/>
                <w:rFonts w:ascii="Arial" w:hAnsi="Arial" w:cs="Arial"/>
                <w:color w:val="000000"/>
                <w:sz w:val="18"/>
                <w:szCs w:val="18"/>
                <w:lang w:eastAsia="en-US"/>
              </w:rPr>
            </w:pPr>
            <w:ins w:id="6046" w:author="KPMG_PQH" w:date="2026-04-07T11:25:00Z" w16du:dateUtc="2026-04-07T04:25:00Z">
              <w:r>
                <w:rPr>
                  <w:rFonts w:ascii="Arial" w:hAnsi="Arial" w:cs="Arial"/>
                  <w:sz w:val="18"/>
                  <w:szCs w:val="18"/>
                </w:rPr>
                <w:t>325</w:t>
              </w:r>
            </w:ins>
          </w:p>
        </w:tc>
        <w:tc>
          <w:tcPr>
            <w:tcW w:w="2351" w:type="pct"/>
            <w:tcBorders>
              <w:top w:val="nil"/>
              <w:left w:val="nil"/>
              <w:bottom w:val="single" w:sz="4" w:space="0" w:color="auto"/>
              <w:right w:val="single" w:sz="4" w:space="0" w:color="auto"/>
            </w:tcBorders>
            <w:vAlign w:val="center"/>
            <w:hideMark/>
          </w:tcPr>
          <w:p w14:paraId="049A94D3" w14:textId="6B4037DB" w:rsidR="00AB0EE2" w:rsidRPr="00322061" w:rsidRDefault="00AB0EE2" w:rsidP="00AB0EE2">
            <w:pPr>
              <w:rPr>
                <w:ins w:id="6047" w:author="KPMG_PQH" w:date="2026-04-07T11:25:00Z" w16du:dateUtc="2026-04-07T04:25:00Z"/>
                <w:rFonts w:ascii="Arial" w:hAnsi="Arial" w:cs="Arial"/>
                <w:color w:val="000000"/>
                <w:sz w:val="18"/>
                <w:szCs w:val="18"/>
                <w:lang w:eastAsia="en-US"/>
              </w:rPr>
            </w:pPr>
            <w:ins w:id="6048" w:author="KPMG_PQH" w:date="2026-04-07T11:25:00Z" w16du:dateUtc="2026-04-07T04:25:00Z">
              <w:r>
                <w:rPr>
                  <w:rFonts w:ascii="Arial" w:hAnsi="Arial" w:cs="Arial"/>
                  <w:sz w:val="18"/>
                  <w:szCs w:val="18"/>
                </w:rPr>
                <w:t>STORY O COMPANY LIMITED</w:t>
              </w:r>
            </w:ins>
          </w:p>
        </w:tc>
        <w:tc>
          <w:tcPr>
            <w:tcW w:w="846" w:type="pct"/>
            <w:tcBorders>
              <w:top w:val="nil"/>
              <w:left w:val="nil"/>
              <w:bottom w:val="single" w:sz="4" w:space="0" w:color="auto"/>
              <w:right w:val="single" w:sz="4" w:space="0" w:color="auto"/>
            </w:tcBorders>
            <w:vAlign w:val="center"/>
            <w:hideMark/>
          </w:tcPr>
          <w:p w14:paraId="394C18D4" w14:textId="6EB2E865" w:rsidR="00AB0EE2" w:rsidRPr="00322061" w:rsidRDefault="00AB0EE2" w:rsidP="00AB0EE2">
            <w:pPr>
              <w:jc w:val="center"/>
              <w:rPr>
                <w:ins w:id="6049" w:author="KPMG_PQH" w:date="2026-04-07T11:25:00Z" w16du:dateUtc="2026-04-07T04:25:00Z"/>
                <w:rFonts w:ascii="Arial" w:hAnsi="Arial" w:cs="Arial"/>
                <w:color w:val="000000"/>
                <w:sz w:val="18"/>
                <w:szCs w:val="18"/>
                <w:lang w:eastAsia="en-US"/>
              </w:rPr>
            </w:pPr>
            <w:ins w:id="605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7614881" w14:textId="37539A76" w:rsidR="00AB0EE2" w:rsidRPr="00322061" w:rsidRDefault="00AB0EE2" w:rsidP="00AB0EE2">
            <w:pPr>
              <w:rPr>
                <w:ins w:id="6051" w:author="KPMG_PQH" w:date="2026-04-07T11:25:00Z" w16du:dateUtc="2026-04-07T04:25:00Z"/>
                <w:rFonts w:ascii="Arial" w:hAnsi="Arial" w:cs="Arial"/>
                <w:color w:val="000000"/>
                <w:sz w:val="18"/>
                <w:szCs w:val="18"/>
                <w:lang w:eastAsia="en-US"/>
              </w:rPr>
            </w:pPr>
            <w:ins w:id="6052" w:author="KPMG_PQH" w:date="2026-04-07T11:25:00Z" w16du:dateUtc="2026-04-07T04:25:00Z">
              <w:r>
                <w:rPr>
                  <w:rFonts w:ascii="Arial" w:hAnsi="Arial" w:cs="Arial"/>
                  <w:color w:val="000000"/>
                  <w:sz w:val="18"/>
                  <w:szCs w:val="18"/>
                </w:rPr>
                <w:t>Insufficient financial data</w:t>
              </w:r>
            </w:ins>
          </w:p>
        </w:tc>
      </w:tr>
      <w:tr w:rsidR="00AB0EE2" w:rsidRPr="00322061" w14:paraId="3B965EF4" w14:textId="77777777" w:rsidTr="00777313">
        <w:trPr>
          <w:trHeight w:val="20"/>
          <w:ins w:id="605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36B71A" w14:textId="0C5AE837" w:rsidR="00AB0EE2" w:rsidRPr="00322061" w:rsidRDefault="00AB0EE2" w:rsidP="00AB0EE2">
            <w:pPr>
              <w:jc w:val="center"/>
              <w:rPr>
                <w:ins w:id="6054" w:author="KPMG_PQH" w:date="2026-04-07T11:25:00Z" w16du:dateUtc="2026-04-07T04:25:00Z"/>
                <w:rFonts w:ascii="Arial" w:hAnsi="Arial" w:cs="Arial"/>
                <w:color w:val="000000"/>
                <w:sz w:val="18"/>
                <w:szCs w:val="18"/>
                <w:lang w:eastAsia="en-US"/>
              </w:rPr>
            </w:pPr>
            <w:ins w:id="6055" w:author="KPMG_PQH" w:date="2026-04-07T11:25:00Z" w16du:dateUtc="2026-04-07T04:25:00Z">
              <w:r>
                <w:rPr>
                  <w:rFonts w:ascii="Arial" w:hAnsi="Arial" w:cs="Arial"/>
                  <w:sz w:val="18"/>
                  <w:szCs w:val="18"/>
                </w:rPr>
                <w:t>326</w:t>
              </w:r>
            </w:ins>
          </w:p>
        </w:tc>
        <w:tc>
          <w:tcPr>
            <w:tcW w:w="2351" w:type="pct"/>
            <w:tcBorders>
              <w:top w:val="nil"/>
              <w:left w:val="nil"/>
              <w:bottom w:val="single" w:sz="4" w:space="0" w:color="auto"/>
              <w:right w:val="single" w:sz="4" w:space="0" w:color="auto"/>
            </w:tcBorders>
            <w:vAlign w:val="center"/>
            <w:hideMark/>
          </w:tcPr>
          <w:p w14:paraId="541B4320" w14:textId="75F171A1" w:rsidR="00AB0EE2" w:rsidRPr="00322061" w:rsidRDefault="00AB0EE2" w:rsidP="00AB0EE2">
            <w:pPr>
              <w:rPr>
                <w:ins w:id="6056" w:author="KPMG_PQH" w:date="2026-04-07T11:25:00Z" w16du:dateUtc="2026-04-07T04:25:00Z"/>
                <w:rFonts w:ascii="Arial" w:hAnsi="Arial" w:cs="Arial"/>
                <w:color w:val="000000"/>
                <w:sz w:val="18"/>
                <w:szCs w:val="18"/>
                <w:lang w:eastAsia="en-US"/>
              </w:rPr>
            </w:pPr>
            <w:ins w:id="6057" w:author="KPMG_PQH" w:date="2026-04-07T11:25:00Z" w16du:dateUtc="2026-04-07T04:25:00Z">
              <w:r>
                <w:rPr>
                  <w:rFonts w:ascii="Arial" w:hAnsi="Arial" w:cs="Arial"/>
                  <w:sz w:val="18"/>
                  <w:szCs w:val="18"/>
                </w:rPr>
                <w:t>SUC MANH INVESTMENT AND DEVELOPMENT CORPORATION</w:t>
              </w:r>
            </w:ins>
          </w:p>
        </w:tc>
        <w:tc>
          <w:tcPr>
            <w:tcW w:w="846" w:type="pct"/>
            <w:tcBorders>
              <w:top w:val="nil"/>
              <w:left w:val="nil"/>
              <w:bottom w:val="single" w:sz="4" w:space="0" w:color="auto"/>
              <w:right w:val="single" w:sz="4" w:space="0" w:color="auto"/>
            </w:tcBorders>
            <w:vAlign w:val="center"/>
            <w:hideMark/>
          </w:tcPr>
          <w:p w14:paraId="34EB04EF" w14:textId="248DCF2F" w:rsidR="00AB0EE2" w:rsidRPr="00322061" w:rsidRDefault="00AB0EE2" w:rsidP="00AB0EE2">
            <w:pPr>
              <w:jc w:val="center"/>
              <w:rPr>
                <w:ins w:id="6058" w:author="KPMG_PQH" w:date="2026-04-07T11:25:00Z" w16du:dateUtc="2026-04-07T04:25:00Z"/>
                <w:rFonts w:ascii="Arial" w:hAnsi="Arial" w:cs="Arial"/>
                <w:color w:val="000000"/>
                <w:sz w:val="18"/>
                <w:szCs w:val="18"/>
                <w:lang w:eastAsia="en-US"/>
              </w:rPr>
            </w:pPr>
            <w:ins w:id="605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729044A" w14:textId="39EDEEE1" w:rsidR="00AB0EE2" w:rsidRPr="00322061" w:rsidRDefault="00AB0EE2" w:rsidP="00AB0EE2">
            <w:pPr>
              <w:rPr>
                <w:ins w:id="6060" w:author="KPMG_PQH" w:date="2026-04-07T11:25:00Z" w16du:dateUtc="2026-04-07T04:25:00Z"/>
                <w:rFonts w:ascii="Arial" w:hAnsi="Arial" w:cs="Arial"/>
                <w:color w:val="000000"/>
                <w:sz w:val="18"/>
                <w:szCs w:val="18"/>
                <w:lang w:eastAsia="en-US"/>
              </w:rPr>
            </w:pPr>
            <w:ins w:id="6061" w:author="KPMG_PQH" w:date="2026-04-07T11:25:00Z" w16du:dateUtc="2026-04-07T04:25:00Z">
              <w:r>
                <w:rPr>
                  <w:rFonts w:ascii="Arial" w:hAnsi="Arial" w:cs="Arial"/>
                  <w:color w:val="000000"/>
                  <w:sz w:val="18"/>
                  <w:szCs w:val="18"/>
                </w:rPr>
                <w:t>Insufficient financial data</w:t>
              </w:r>
            </w:ins>
          </w:p>
        </w:tc>
      </w:tr>
      <w:tr w:rsidR="00AB0EE2" w:rsidRPr="00322061" w14:paraId="218AF07B" w14:textId="77777777" w:rsidTr="00777313">
        <w:trPr>
          <w:trHeight w:val="20"/>
          <w:ins w:id="606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2C588D7" w14:textId="1CB1B813" w:rsidR="00AB0EE2" w:rsidRPr="00322061" w:rsidRDefault="00AB0EE2" w:rsidP="00AB0EE2">
            <w:pPr>
              <w:jc w:val="center"/>
              <w:rPr>
                <w:ins w:id="6063" w:author="KPMG_PQH" w:date="2026-04-07T11:25:00Z" w16du:dateUtc="2026-04-07T04:25:00Z"/>
                <w:rFonts w:ascii="Arial" w:hAnsi="Arial" w:cs="Arial"/>
                <w:color w:val="000000"/>
                <w:sz w:val="18"/>
                <w:szCs w:val="18"/>
                <w:lang w:eastAsia="en-US"/>
              </w:rPr>
            </w:pPr>
            <w:ins w:id="6064" w:author="KPMG_PQH" w:date="2026-04-07T11:25:00Z" w16du:dateUtc="2026-04-07T04:25:00Z">
              <w:r>
                <w:rPr>
                  <w:rFonts w:ascii="Arial" w:hAnsi="Arial" w:cs="Arial"/>
                  <w:sz w:val="18"/>
                  <w:szCs w:val="18"/>
                </w:rPr>
                <w:t>327</w:t>
              </w:r>
            </w:ins>
          </w:p>
        </w:tc>
        <w:tc>
          <w:tcPr>
            <w:tcW w:w="2351" w:type="pct"/>
            <w:tcBorders>
              <w:top w:val="nil"/>
              <w:left w:val="nil"/>
              <w:bottom w:val="single" w:sz="4" w:space="0" w:color="auto"/>
              <w:right w:val="single" w:sz="4" w:space="0" w:color="auto"/>
            </w:tcBorders>
            <w:vAlign w:val="center"/>
            <w:hideMark/>
          </w:tcPr>
          <w:p w14:paraId="3F1F5D8C" w14:textId="47237E49" w:rsidR="00AB0EE2" w:rsidRPr="00322061" w:rsidRDefault="00AB0EE2" w:rsidP="00AB0EE2">
            <w:pPr>
              <w:rPr>
                <w:ins w:id="6065" w:author="KPMG_PQH" w:date="2026-04-07T11:25:00Z" w16du:dateUtc="2026-04-07T04:25:00Z"/>
                <w:rFonts w:ascii="Arial" w:hAnsi="Arial" w:cs="Arial"/>
                <w:color w:val="000000"/>
                <w:sz w:val="18"/>
                <w:szCs w:val="18"/>
                <w:lang w:eastAsia="en-US"/>
              </w:rPr>
            </w:pPr>
            <w:ins w:id="6066" w:author="KPMG_PQH" w:date="2026-04-07T11:25:00Z" w16du:dateUtc="2026-04-07T04:25:00Z">
              <w:r>
                <w:rPr>
                  <w:rFonts w:ascii="Arial" w:hAnsi="Arial" w:cs="Arial"/>
                  <w:sz w:val="18"/>
                  <w:szCs w:val="18"/>
                </w:rPr>
                <w:t>SUWON VINA JOINT STOCK COMPANY</w:t>
              </w:r>
            </w:ins>
          </w:p>
        </w:tc>
        <w:tc>
          <w:tcPr>
            <w:tcW w:w="846" w:type="pct"/>
            <w:tcBorders>
              <w:top w:val="nil"/>
              <w:left w:val="nil"/>
              <w:bottom w:val="single" w:sz="4" w:space="0" w:color="auto"/>
              <w:right w:val="single" w:sz="4" w:space="0" w:color="auto"/>
            </w:tcBorders>
            <w:vAlign w:val="center"/>
            <w:hideMark/>
          </w:tcPr>
          <w:p w14:paraId="31549B9A" w14:textId="094EC5BD" w:rsidR="00AB0EE2" w:rsidRPr="00322061" w:rsidRDefault="00AB0EE2" w:rsidP="00AB0EE2">
            <w:pPr>
              <w:jc w:val="center"/>
              <w:rPr>
                <w:ins w:id="6067" w:author="KPMG_PQH" w:date="2026-04-07T11:25:00Z" w16du:dateUtc="2026-04-07T04:25:00Z"/>
                <w:rFonts w:ascii="Arial" w:hAnsi="Arial" w:cs="Arial"/>
                <w:color w:val="000000"/>
                <w:sz w:val="18"/>
                <w:szCs w:val="18"/>
                <w:lang w:eastAsia="en-US"/>
              </w:rPr>
            </w:pPr>
            <w:ins w:id="606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E23153" w14:textId="01D363A2" w:rsidR="00AB0EE2" w:rsidRPr="00322061" w:rsidRDefault="00AB0EE2" w:rsidP="00AB0EE2">
            <w:pPr>
              <w:rPr>
                <w:ins w:id="6069" w:author="KPMG_PQH" w:date="2026-04-07T11:25:00Z" w16du:dateUtc="2026-04-07T04:25:00Z"/>
                <w:rFonts w:ascii="Arial" w:hAnsi="Arial" w:cs="Arial"/>
                <w:color w:val="000000"/>
                <w:sz w:val="18"/>
                <w:szCs w:val="18"/>
                <w:lang w:eastAsia="en-US"/>
              </w:rPr>
            </w:pPr>
            <w:ins w:id="6070" w:author="KPMG_PQH" w:date="2026-04-07T11:25:00Z" w16du:dateUtc="2026-04-07T04:25:00Z">
              <w:r>
                <w:rPr>
                  <w:rFonts w:ascii="Arial" w:hAnsi="Arial" w:cs="Arial"/>
                  <w:color w:val="000000"/>
                  <w:sz w:val="18"/>
                  <w:szCs w:val="18"/>
                </w:rPr>
                <w:t>Insufficient financial data</w:t>
              </w:r>
            </w:ins>
          </w:p>
        </w:tc>
      </w:tr>
      <w:tr w:rsidR="00AB0EE2" w:rsidRPr="00322061" w14:paraId="5154703E" w14:textId="77777777" w:rsidTr="00777313">
        <w:trPr>
          <w:trHeight w:val="20"/>
          <w:ins w:id="607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A38626B" w14:textId="4E135374" w:rsidR="00AB0EE2" w:rsidRPr="00322061" w:rsidRDefault="00AB0EE2" w:rsidP="00AB0EE2">
            <w:pPr>
              <w:jc w:val="center"/>
              <w:rPr>
                <w:ins w:id="6072" w:author="KPMG_PQH" w:date="2026-04-07T11:25:00Z" w16du:dateUtc="2026-04-07T04:25:00Z"/>
                <w:rFonts w:ascii="Arial" w:hAnsi="Arial" w:cs="Arial"/>
                <w:color w:val="000000"/>
                <w:sz w:val="18"/>
                <w:szCs w:val="18"/>
                <w:lang w:eastAsia="en-US"/>
              </w:rPr>
            </w:pPr>
            <w:ins w:id="6073" w:author="KPMG_PQH" w:date="2026-04-07T11:25:00Z" w16du:dateUtc="2026-04-07T04:25:00Z">
              <w:r>
                <w:rPr>
                  <w:rFonts w:ascii="Arial" w:hAnsi="Arial" w:cs="Arial"/>
                  <w:sz w:val="18"/>
                  <w:szCs w:val="18"/>
                </w:rPr>
                <w:t>328</w:t>
              </w:r>
            </w:ins>
          </w:p>
        </w:tc>
        <w:tc>
          <w:tcPr>
            <w:tcW w:w="2351" w:type="pct"/>
            <w:tcBorders>
              <w:top w:val="nil"/>
              <w:left w:val="nil"/>
              <w:bottom w:val="single" w:sz="4" w:space="0" w:color="auto"/>
              <w:right w:val="single" w:sz="4" w:space="0" w:color="auto"/>
            </w:tcBorders>
            <w:vAlign w:val="center"/>
            <w:hideMark/>
          </w:tcPr>
          <w:p w14:paraId="10248482" w14:textId="6ECDBB16" w:rsidR="00AB0EE2" w:rsidRPr="00322061" w:rsidRDefault="00AB0EE2" w:rsidP="00AB0EE2">
            <w:pPr>
              <w:rPr>
                <w:ins w:id="6074" w:author="KPMG_PQH" w:date="2026-04-07T11:25:00Z" w16du:dateUtc="2026-04-07T04:25:00Z"/>
                <w:rFonts w:ascii="Arial" w:hAnsi="Arial" w:cs="Arial"/>
                <w:color w:val="000000"/>
                <w:sz w:val="18"/>
                <w:szCs w:val="18"/>
                <w:lang w:eastAsia="en-US"/>
              </w:rPr>
            </w:pPr>
            <w:ins w:id="6075" w:author="KPMG_PQH" w:date="2026-04-07T11:25:00Z" w16du:dateUtc="2026-04-07T04:25:00Z">
              <w:r>
                <w:rPr>
                  <w:rFonts w:ascii="Arial" w:hAnsi="Arial" w:cs="Arial"/>
                  <w:sz w:val="18"/>
                  <w:szCs w:val="18"/>
                </w:rPr>
                <w:t>T10 COMAPANY LIMITED</w:t>
              </w:r>
            </w:ins>
          </w:p>
        </w:tc>
        <w:tc>
          <w:tcPr>
            <w:tcW w:w="846" w:type="pct"/>
            <w:tcBorders>
              <w:top w:val="nil"/>
              <w:left w:val="nil"/>
              <w:bottom w:val="single" w:sz="4" w:space="0" w:color="auto"/>
              <w:right w:val="single" w:sz="4" w:space="0" w:color="auto"/>
            </w:tcBorders>
            <w:vAlign w:val="center"/>
            <w:hideMark/>
          </w:tcPr>
          <w:p w14:paraId="63FC1656" w14:textId="43A515EA" w:rsidR="00AB0EE2" w:rsidRPr="00322061" w:rsidRDefault="00AB0EE2" w:rsidP="00AB0EE2">
            <w:pPr>
              <w:jc w:val="center"/>
              <w:rPr>
                <w:ins w:id="6076" w:author="KPMG_PQH" w:date="2026-04-07T11:25:00Z" w16du:dateUtc="2026-04-07T04:25:00Z"/>
                <w:rFonts w:ascii="Arial" w:hAnsi="Arial" w:cs="Arial"/>
                <w:color w:val="000000"/>
                <w:sz w:val="18"/>
                <w:szCs w:val="18"/>
                <w:lang w:eastAsia="en-US"/>
              </w:rPr>
            </w:pPr>
            <w:ins w:id="6077"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8F1DA66" w14:textId="3E001191" w:rsidR="00AB0EE2" w:rsidRPr="00322061" w:rsidRDefault="00AB0EE2" w:rsidP="00AB0EE2">
            <w:pPr>
              <w:rPr>
                <w:ins w:id="6078" w:author="KPMG_PQH" w:date="2026-04-07T11:25:00Z" w16du:dateUtc="2026-04-07T04:25:00Z"/>
                <w:rFonts w:ascii="Arial" w:hAnsi="Arial" w:cs="Arial"/>
                <w:color w:val="000000"/>
                <w:sz w:val="18"/>
                <w:szCs w:val="18"/>
                <w:lang w:eastAsia="en-US"/>
              </w:rPr>
            </w:pPr>
            <w:ins w:id="6079" w:author="KPMG_PQH" w:date="2026-04-07T11:25:00Z" w16du:dateUtc="2026-04-07T04:25:00Z">
              <w:r>
                <w:rPr>
                  <w:rFonts w:ascii="Arial" w:hAnsi="Arial" w:cs="Arial"/>
                  <w:color w:val="000000"/>
                  <w:sz w:val="18"/>
                  <w:szCs w:val="18"/>
                </w:rPr>
                <w:t>Non-comparable functions</w:t>
              </w:r>
            </w:ins>
          </w:p>
        </w:tc>
      </w:tr>
      <w:tr w:rsidR="00AB0EE2" w:rsidRPr="00322061" w14:paraId="293CFDBB" w14:textId="77777777" w:rsidTr="00777313">
        <w:trPr>
          <w:trHeight w:val="20"/>
          <w:ins w:id="608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F62D7A9" w14:textId="03FA82D8" w:rsidR="00AB0EE2" w:rsidRPr="00322061" w:rsidRDefault="00AB0EE2" w:rsidP="00AB0EE2">
            <w:pPr>
              <w:jc w:val="center"/>
              <w:rPr>
                <w:ins w:id="6081" w:author="KPMG_PQH" w:date="2026-04-07T11:25:00Z" w16du:dateUtc="2026-04-07T04:25:00Z"/>
                <w:rFonts w:ascii="Arial" w:hAnsi="Arial" w:cs="Arial"/>
                <w:color w:val="000000"/>
                <w:sz w:val="18"/>
                <w:szCs w:val="18"/>
                <w:lang w:eastAsia="en-US"/>
              </w:rPr>
            </w:pPr>
            <w:ins w:id="6082" w:author="KPMG_PQH" w:date="2026-04-07T11:25:00Z" w16du:dateUtc="2026-04-07T04:25:00Z">
              <w:r>
                <w:rPr>
                  <w:rFonts w:ascii="Arial" w:hAnsi="Arial" w:cs="Arial"/>
                  <w:sz w:val="18"/>
                  <w:szCs w:val="18"/>
                </w:rPr>
                <w:t>329</w:t>
              </w:r>
            </w:ins>
          </w:p>
        </w:tc>
        <w:tc>
          <w:tcPr>
            <w:tcW w:w="2351" w:type="pct"/>
            <w:tcBorders>
              <w:top w:val="nil"/>
              <w:left w:val="nil"/>
              <w:bottom w:val="single" w:sz="4" w:space="0" w:color="auto"/>
              <w:right w:val="single" w:sz="4" w:space="0" w:color="auto"/>
            </w:tcBorders>
            <w:vAlign w:val="center"/>
            <w:hideMark/>
          </w:tcPr>
          <w:p w14:paraId="7DF83FC3" w14:textId="382E1234" w:rsidR="00AB0EE2" w:rsidRPr="00322061" w:rsidRDefault="00AB0EE2" w:rsidP="00AB0EE2">
            <w:pPr>
              <w:rPr>
                <w:ins w:id="6083" w:author="KPMG_PQH" w:date="2026-04-07T11:25:00Z" w16du:dateUtc="2026-04-07T04:25:00Z"/>
                <w:rFonts w:ascii="Arial" w:hAnsi="Arial" w:cs="Arial"/>
                <w:color w:val="000000"/>
                <w:sz w:val="18"/>
                <w:szCs w:val="18"/>
                <w:lang w:eastAsia="en-US"/>
              </w:rPr>
            </w:pPr>
            <w:ins w:id="6084" w:author="KPMG_PQH" w:date="2026-04-07T11:25:00Z" w16du:dateUtc="2026-04-07T04:25:00Z">
              <w:r>
                <w:rPr>
                  <w:rFonts w:ascii="Arial" w:hAnsi="Arial" w:cs="Arial"/>
                  <w:sz w:val="18"/>
                  <w:szCs w:val="18"/>
                </w:rPr>
                <w:t>TAI PHAT SPORTS JOINT STOCK COMPANY</w:t>
              </w:r>
            </w:ins>
          </w:p>
        </w:tc>
        <w:tc>
          <w:tcPr>
            <w:tcW w:w="846" w:type="pct"/>
            <w:tcBorders>
              <w:top w:val="nil"/>
              <w:left w:val="nil"/>
              <w:bottom w:val="single" w:sz="4" w:space="0" w:color="auto"/>
              <w:right w:val="single" w:sz="4" w:space="0" w:color="auto"/>
            </w:tcBorders>
            <w:vAlign w:val="center"/>
            <w:hideMark/>
          </w:tcPr>
          <w:p w14:paraId="37B32615" w14:textId="0D1808E6" w:rsidR="00AB0EE2" w:rsidRPr="00322061" w:rsidRDefault="00AB0EE2" w:rsidP="00AB0EE2">
            <w:pPr>
              <w:jc w:val="center"/>
              <w:rPr>
                <w:ins w:id="6085" w:author="KPMG_PQH" w:date="2026-04-07T11:25:00Z" w16du:dateUtc="2026-04-07T04:25:00Z"/>
                <w:rFonts w:ascii="Arial" w:hAnsi="Arial" w:cs="Arial"/>
                <w:color w:val="000000"/>
                <w:sz w:val="18"/>
                <w:szCs w:val="18"/>
                <w:lang w:eastAsia="en-US"/>
              </w:rPr>
            </w:pPr>
            <w:ins w:id="608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6EC8D269" w14:textId="775C2277" w:rsidR="00AB0EE2" w:rsidRPr="00322061" w:rsidRDefault="00AB0EE2" w:rsidP="00AB0EE2">
            <w:pPr>
              <w:rPr>
                <w:ins w:id="6087" w:author="KPMG_PQH" w:date="2026-04-07T11:25:00Z" w16du:dateUtc="2026-04-07T04:25:00Z"/>
                <w:rFonts w:ascii="Arial" w:hAnsi="Arial" w:cs="Arial"/>
                <w:color w:val="000000"/>
                <w:sz w:val="18"/>
                <w:szCs w:val="18"/>
                <w:lang w:eastAsia="en-US"/>
              </w:rPr>
            </w:pPr>
            <w:ins w:id="6088" w:author="KPMG_PQH" w:date="2026-04-07T11:25:00Z" w16du:dateUtc="2026-04-07T04:25:00Z">
              <w:r>
                <w:rPr>
                  <w:rFonts w:ascii="Arial" w:hAnsi="Arial" w:cs="Arial"/>
                  <w:color w:val="000000"/>
                  <w:sz w:val="18"/>
                  <w:szCs w:val="18"/>
                </w:rPr>
                <w:t>Insufficient financial data</w:t>
              </w:r>
            </w:ins>
          </w:p>
        </w:tc>
      </w:tr>
      <w:tr w:rsidR="00AB0EE2" w:rsidRPr="00322061" w14:paraId="3F122329" w14:textId="77777777" w:rsidTr="00777313">
        <w:trPr>
          <w:trHeight w:val="20"/>
          <w:ins w:id="608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3DEC4E1" w14:textId="236546D0" w:rsidR="00AB0EE2" w:rsidRPr="00322061" w:rsidRDefault="00AB0EE2" w:rsidP="00AB0EE2">
            <w:pPr>
              <w:jc w:val="center"/>
              <w:rPr>
                <w:ins w:id="6090" w:author="KPMG_PQH" w:date="2026-04-07T11:25:00Z" w16du:dateUtc="2026-04-07T04:25:00Z"/>
                <w:rFonts w:ascii="Arial" w:hAnsi="Arial" w:cs="Arial"/>
                <w:color w:val="000000"/>
                <w:sz w:val="18"/>
                <w:szCs w:val="18"/>
                <w:lang w:eastAsia="en-US"/>
              </w:rPr>
            </w:pPr>
            <w:ins w:id="6091" w:author="KPMG_PQH" w:date="2026-04-07T11:25:00Z" w16du:dateUtc="2026-04-07T04:25:00Z">
              <w:r>
                <w:rPr>
                  <w:rFonts w:ascii="Arial" w:hAnsi="Arial" w:cs="Arial"/>
                  <w:sz w:val="18"/>
                  <w:szCs w:val="18"/>
                </w:rPr>
                <w:t>330</w:t>
              </w:r>
            </w:ins>
          </w:p>
        </w:tc>
        <w:tc>
          <w:tcPr>
            <w:tcW w:w="2351" w:type="pct"/>
            <w:tcBorders>
              <w:top w:val="nil"/>
              <w:left w:val="nil"/>
              <w:bottom w:val="single" w:sz="4" w:space="0" w:color="auto"/>
              <w:right w:val="single" w:sz="4" w:space="0" w:color="auto"/>
            </w:tcBorders>
            <w:vAlign w:val="center"/>
            <w:hideMark/>
          </w:tcPr>
          <w:p w14:paraId="3433AC54" w14:textId="4BC7EB10" w:rsidR="00AB0EE2" w:rsidRPr="00322061" w:rsidRDefault="00AB0EE2" w:rsidP="00AB0EE2">
            <w:pPr>
              <w:rPr>
                <w:ins w:id="6092" w:author="KPMG_PQH" w:date="2026-04-07T11:25:00Z" w16du:dateUtc="2026-04-07T04:25:00Z"/>
                <w:rFonts w:ascii="Arial" w:hAnsi="Arial" w:cs="Arial"/>
                <w:color w:val="000000"/>
                <w:sz w:val="18"/>
                <w:szCs w:val="18"/>
                <w:lang w:eastAsia="en-US"/>
              </w:rPr>
            </w:pPr>
            <w:ins w:id="6093" w:author="KPMG_PQH" w:date="2026-04-07T11:25:00Z" w16du:dateUtc="2026-04-07T04:25:00Z">
              <w:r>
                <w:rPr>
                  <w:rFonts w:ascii="Arial" w:hAnsi="Arial" w:cs="Arial"/>
                  <w:sz w:val="18"/>
                  <w:szCs w:val="18"/>
                </w:rPr>
                <w:t>TAI VIET CAMPING PRODUCTS INDUSTRIES CO., LTD</w:t>
              </w:r>
            </w:ins>
          </w:p>
        </w:tc>
        <w:tc>
          <w:tcPr>
            <w:tcW w:w="846" w:type="pct"/>
            <w:tcBorders>
              <w:top w:val="nil"/>
              <w:left w:val="nil"/>
              <w:bottom w:val="single" w:sz="4" w:space="0" w:color="auto"/>
              <w:right w:val="single" w:sz="4" w:space="0" w:color="auto"/>
            </w:tcBorders>
            <w:vAlign w:val="center"/>
            <w:hideMark/>
          </w:tcPr>
          <w:p w14:paraId="3D66DC05" w14:textId="23269FD2" w:rsidR="00AB0EE2" w:rsidRPr="00322061" w:rsidRDefault="00AB0EE2" w:rsidP="00AB0EE2">
            <w:pPr>
              <w:jc w:val="center"/>
              <w:rPr>
                <w:ins w:id="6094" w:author="KPMG_PQH" w:date="2026-04-07T11:25:00Z" w16du:dateUtc="2026-04-07T04:25:00Z"/>
                <w:rFonts w:ascii="Arial" w:hAnsi="Arial" w:cs="Arial"/>
                <w:color w:val="000000"/>
                <w:sz w:val="18"/>
                <w:szCs w:val="18"/>
                <w:lang w:eastAsia="en-US"/>
              </w:rPr>
            </w:pPr>
            <w:ins w:id="609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E138CED" w14:textId="49F6BCB7" w:rsidR="00AB0EE2" w:rsidRPr="00322061" w:rsidRDefault="00AB0EE2" w:rsidP="00AB0EE2">
            <w:pPr>
              <w:rPr>
                <w:ins w:id="6096" w:author="KPMG_PQH" w:date="2026-04-07T11:25:00Z" w16du:dateUtc="2026-04-07T04:25:00Z"/>
                <w:rFonts w:ascii="Arial" w:hAnsi="Arial" w:cs="Arial"/>
                <w:color w:val="000000"/>
                <w:sz w:val="18"/>
                <w:szCs w:val="18"/>
                <w:lang w:eastAsia="en-US"/>
              </w:rPr>
            </w:pPr>
            <w:ins w:id="6097" w:author="KPMG_PQH" w:date="2026-04-07T11:25:00Z" w16du:dateUtc="2026-04-07T04:25:00Z">
              <w:r>
                <w:rPr>
                  <w:rFonts w:ascii="Arial" w:hAnsi="Arial" w:cs="Arial"/>
                  <w:color w:val="000000"/>
                  <w:sz w:val="18"/>
                  <w:szCs w:val="18"/>
                </w:rPr>
                <w:t>Non-comparable products</w:t>
              </w:r>
            </w:ins>
          </w:p>
        </w:tc>
      </w:tr>
      <w:tr w:rsidR="00AB0EE2" w:rsidRPr="00322061" w14:paraId="7B7864A1" w14:textId="77777777" w:rsidTr="00777313">
        <w:trPr>
          <w:trHeight w:val="20"/>
          <w:ins w:id="609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5DBA52D" w14:textId="72762787" w:rsidR="00AB0EE2" w:rsidRPr="00322061" w:rsidRDefault="00AB0EE2" w:rsidP="00AB0EE2">
            <w:pPr>
              <w:jc w:val="center"/>
              <w:rPr>
                <w:ins w:id="6099" w:author="KPMG_PQH" w:date="2026-04-07T11:25:00Z" w16du:dateUtc="2026-04-07T04:25:00Z"/>
                <w:rFonts w:ascii="Arial" w:hAnsi="Arial" w:cs="Arial"/>
                <w:color w:val="000000"/>
                <w:sz w:val="18"/>
                <w:szCs w:val="18"/>
                <w:lang w:eastAsia="en-US"/>
              </w:rPr>
            </w:pPr>
            <w:ins w:id="6100" w:author="KPMG_PQH" w:date="2026-04-07T11:25:00Z" w16du:dateUtc="2026-04-07T04:25:00Z">
              <w:r>
                <w:rPr>
                  <w:rFonts w:ascii="Arial" w:hAnsi="Arial" w:cs="Arial"/>
                  <w:sz w:val="18"/>
                  <w:szCs w:val="18"/>
                </w:rPr>
                <w:t>331</w:t>
              </w:r>
            </w:ins>
          </w:p>
        </w:tc>
        <w:tc>
          <w:tcPr>
            <w:tcW w:w="2351" w:type="pct"/>
            <w:tcBorders>
              <w:top w:val="nil"/>
              <w:left w:val="nil"/>
              <w:bottom w:val="single" w:sz="4" w:space="0" w:color="auto"/>
              <w:right w:val="single" w:sz="4" w:space="0" w:color="auto"/>
            </w:tcBorders>
            <w:vAlign w:val="center"/>
            <w:hideMark/>
          </w:tcPr>
          <w:p w14:paraId="465C7B8D" w14:textId="15CB2409" w:rsidR="00AB0EE2" w:rsidRPr="00322061" w:rsidRDefault="00AB0EE2" w:rsidP="00AB0EE2">
            <w:pPr>
              <w:rPr>
                <w:ins w:id="6101" w:author="KPMG_PQH" w:date="2026-04-07T11:25:00Z" w16du:dateUtc="2026-04-07T04:25:00Z"/>
                <w:rFonts w:ascii="Arial" w:hAnsi="Arial" w:cs="Arial"/>
                <w:color w:val="000000"/>
                <w:sz w:val="18"/>
                <w:szCs w:val="18"/>
                <w:lang w:eastAsia="en-US"/>
              </w:rPr>
            </w:pPr>
            <w:ins w:id="6102" w:author="KPMG_PQH" w:date="2026-04-07T11:25:00Z" w16du:dateUtc="2026-04-07T04:25:00Z">
              <w:r>
                <w:rPr>
                  <w:rFonts w:ascii="Arial" w:hAnsi="Arial" w:cs="Arial"/>
                  <w:sz w:val="18"/>
                  <w:szCs w:val="18"/>
                </w:rPr>
                <w:t>TAM THANH PHAT COMPANY LIMITED</w:t>
              </w:r>
            </w:ins>
          </w:p>
        </w:tc>
        <w:tc>
          <w:tcPr>
            <w:tcW w:w="846" w:type="pct"/>
            <w:tcBorders>
              <w:top w:val="nil"/>
              <w:left w:val="nil"/>
              <w:bottom w:val="single" w:sz="4" w:space="0" w:color="auto"/>
              <w:right w:val="single" w:sz="4" w:space="0" w:color="auto"/>
            </w:tcBorders>
            <w:vAlign w:val="center"/>
            <w:hideMark/>
          </w:tcPr>
          <w:p w14:paraId="64FC9FA5" w14:textId="78BFDE4E" w:rsidR="00AB0EE2" w:rsidRPr="00322061" w:rsidRDefault="00AB0EE2" w:rsidP="00AB0EE2">
            <w:pPr>
              <w:jc w:val="center"/>
              <w:rPr>
                <w:ins w:id="6103" w:author="KPMG_PQH" w:date="2026-04-07T11:25:00Z" w16du:dateUtc="2026-04-07T04:25:00Z"/>
                <w:rFonts w:ascii="Arial" w:hAnsi="Arial" w:cs="Arial"/>
                <w:color w:val="000000"/>
                <w:sz w:val="18"/>
                <w:szCs w:val="18"/>
                <w:lang w:eastAsia="en-US"/>
              </w:rPr>
            </w:pPr>
            <w:ins w:id="610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A856B76" w14:textId="316384E2" w:rsidR="00AB0EE2" w:rsidRPr="00322061" w:rsidRDefault="00AB0EE2" w:rsidP="00AB0EE2">
            <w:pPr>
              <w:rPr>
                <w:ins w:id="6105" w:author="KPMG_PQH" w:date="2026-04-07T11:25:00Z" w16du:dateUtc="2026-04-07T04:25:00Z"/>
                <w:rFonts w:ascii="Arial" w:hAnsi="Arial" w:cs="Arial"/>
                <w:color w:val="000000"/>
                <w:sz w:val="18"/>
                <w:szCs w:val="18"/>
                <w:lang w:eastAsia="en-US"/>
              </w:rPr>
            </w:pPr>
            <w:ins w:id="6106" w:author="KPMG_PQH" w:date="2026-04-07T11:25:00Z" w16du:dateUtc="2026-04-07T04:25:00Z">
              <w:r>
                <w:rPr>
                  <w:rFonts w:ascii="Arial" w:hAnsi="Arial" w:cs="Arial"/>
                  <w:color w:val="000000"/>
                  <w:sz w:val="18"/>
                  <w:szCs w:val="18"/>
                </w:rPr>
                <w:t>Insufficient financial data</w:t>
              </w:r>
            </w:ins>
          </w:p>
        </w:tc>
      </w:tr>
      <w:tr w:rsidR="00AB0EE2" w:rsidRPr="00322061" w14:paraId="74EE7C9B" w14:textId="77777777" w:rsidTr="00777313">
        <w:trPr>
          <w:trHeight w:val="20"/>
          <w:ins w:id="610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4B981BA" w14:textId="241E22EB" w:rsidR="00AB0EE2" w:rsidRPr="00322061" w:rsidRDefault="00AB0EE2" w:rsidP="00AB0EE2">
            <w:pPr>
              <w:jc w:val="center"/>
              <w:rPr>
                <w:ins w:id="6108" w:author="KPMG_PQH" w:date="2026-04-07T11:25:00Z" w16du:dateUtc="2026-04-07T04:25:00Z"/>
                <w:rFonts w:ascii="Arial" w:hAnsi="Arial" w:cs="Arial"/>
                <w:color w:val="000000"/>
                <w:sz w:val="18"/>
                <w:szCs w:val="18"/>
                <w:lang w:eastAsia="en-US"/>
              </w:rPr>
            </w:pPr>
            <w:ins w:id="6109" w:author="KPMG_PQH" w:date="2026-04-07T11:25:00Z" w16du:dateUtc="2026-04-07T04:25:00Z">
              <w:r>
                <w:rPr>
                  <w:rFonts w:ascii="Arial" w:hAnsi="Arial" w:cs="Arial"/>
                  <w:sz w:val="18"/>
                  <w:szCs w:val="18"/>
                </w:rPr>
                <w:t>332</w:t>
              </w:r>
            </w:ins>
          </w:p>
        </w:tc>
        <w:tc>
          <w:tcPr>
            <w:tcW w:w="2351" w:type="pct"/>
            <w:tcBorders>
              <w:top w:val="nil"/>
              <w:left w:val="nil"/>
              <w:bottom w:val="single" w:sz="4" w:space="0" w:color="auto"/>
              <w:right w:val="single" w:sz="4" w:space="0" w:color="auto"/>
            </w:tcBorders>
            <w:vAlign w:val="center"/>
            <w:hideMark/>
          </w:tcPr>
          <w:p w14:paraId="6BB2A58B" w14:textId="1216BEDE" w:rsidR="00AB0EE2" w:rsidRPr="00322061" w:rsidRDefault="00AB0EE2" w:rsidP="00AB0EE2">
            <w:pPr>
              <w:rPr>
                <w:ins w:id="6110" w:author="KPMG_PQH" w:date="2026-04-07T11:25:00Z" w16du:dateUtc="2026-04-07T04:25:00Z"/>
                <w:rFonts w:ascii="Arial" w:hAnsi="Arial" w:cs="Arial"/>
                <w:color w:val="000000"/>
                <w:sz w:val="18"/>
                <w:szCs w:val="18"/>
                <w:lang w:eastAsia="en-US"/>
              </w:rPr>
            </w:pPr>
            <w:ins w:id="6111" w:author="KPMG_PQH" w:date="2026-04-07T11:25:00Z" w16du:dateUtc="2026-04-07T04:25:00Z">
              <w:r>
                <w:rPr>
                  <w:rFonts w:ascii="Arial" w:hAnsi="Arial" w:cs="Arial"/>
                  <w:sz w:val="18"/>
                  <w:szCs w:val="18"/>
                </w:rPr>
                <w:t>TAN CHAU EXPORT GARMENT COMPANY LIMITED</w:t>
              </w:r>
            </w:ins>
          </w:p>
        </w:tc>
        <w:tc>
          <w:tcPr>
            <w:tcW w:w="846" w:type="pct"/>
            <w:tcBorders>
              <w:top w:val="nil"/>
              <w:left w:val="nil"/>
              <w:bottom w:val="single" w:sz="4" w:space="0" w:color="auto"/>
              <w:right w:val="single" w:sz="4" w:space="0" w:color="auto"/>
            </w:tcBorders>
            <w:vAlign w:val="center"/>
            <w:hideMark/>
          </w:tcPr>
          <w:p w14:paraId="3F85B1B1" w14:textId="0F8D4E17" w:rsidR="00AB0EE2" w:rsidRPr="00322061" w:rsidRDefault="00AB0EE2" w:rsidP="00AB0EE2">
            <w:pPr>
              <w:jc w:val="center"/>
              <w:rPr>
                <w:ins w:id="6112" w:author="KPMG_PQH" w:date="2026-04-07T11:25:00Z" w16du:dateUtc="2026-04-07T04:25:00Z"/>
                <w:rFonts w:ascii="Arial" w:hAnsi="Arial" w:cs="Arial"/>
                <w:color w:val="000000"/>
                <w:sz w:val="18"/>
                <w:szCs w:val="18"/>
                <w:lang w:eastAsia="en-US"/>
              </w:rPr>
            </w:pPr>
            <w:ins w:id="611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06FEB83C" w14:textId="1232937B" w:rsidR="00AB0EE2" w:rsidRPr="00322061" w:rsidRDefault="00AB0EE2" w:rsidP="00AB0EE2">
            <w:pPr>
              <w:rPr>
                <w:ins w:id="6114" w:author="KPMG_PQH" w:date="2026-04-07T11:25:00Z" w16du:dateUtc="2026-04-07T04:25:00Z"/>
                <w:rFonts w:ascii="Arial" w:hAnsi="Arial" w:cs="Arial"/>
                <w:color w:val="000000"/>
                <w:sz w:val="18"/>
                <w:szCs w:val="18"/>
                <w:lang w:eastAsia="en-US"/>
              </w:rPr>
            </w:pPr>
            <w:ins w:id="6115" w:author="KPMG_PQH" w:date="2026-04-07T11:25:00Z" w16du:dateUtc="2026-04-07T04:25:00Z">
              <w:r>
                <w:rPr>
                  <w:rFonts w:ascii="Arial" w:hAnsi="Arial" w:cs="Arial"/>
                  <w:color w:val="000000"/>
                  <w:sz w:val="18"/>
                  <w:szCs w:val="18"/>
                </w:rPr>
                <w:t>Non-comparable functions</w:t>
              </w:r>
            </w:ins>
          </w:p>
        </w:tc>
      </w:tr>
      <w:tr w:rsidR="00AB0EE2" w:rsidRPr="00322061" w14:paraId="04A501B8" w14:textId="77777777" w:rsidTr="00777313">
        <w:trPr>
          <w:trHeight w:val="20"/>
          <w:ins w:id="611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C2F49F4" w14:textId="64FD9549" w:rsidR="00AB0EE2" w:rsidRPr="00322061" w:rsidRDefault="00AB0EE2" w:rsidP="00AB0EE2">
            <w:pPr>
              <w:jc w:val="center"/>
              <w:rPr>
                <w:ins w:id="6117" w:author="KPMG_PQH" w:date="2026-04-07T11:25:00Z" w16du:dateUtc="2026-04-07T04:25:00Z"/>
                <w:rFonts w:ascii="Arial" w:hAnsi="Arial" w:cs="Arial"/>
                <w:color w:val="000000"/>
                <w:sz w:val="18"/>
                <w:szCs w:val="18"/>
                <w:lang w:eastAsia="en-US"/>
              </w:rPr>
            </w:pPr>
            <w:ins w:id="6118" w:author="KPMG_PQH" w:date="2026-04-07T11:25:00Z" w16du:dateUtc="2026-04-07T04:25:00Z">
              <w:r>
                <w:rPr>
                  <w:rFonts w:ascii="Arial" w:hAnsi="Arial" w:cs="Arial"/>
                  <w:sz w:val="18"/>
                  <w:szCs w:val="18"/>
                </w:rPr>
                <w:t>333</w:t>
              </w:r>
            </w:ins>
          </w:p>
        </w:tc>
        <w:tc>
          <w:tcPr>
            <w:tcW w:w="2351" w:type="pct"/>
            <w:tcBorders>
              <w:top w:val="nil"/>
              <w:left w:val="nil"/>
              <w:bottom w:val="single" w:sz="4" w:space="0" w:color="auto"/>
              <w:right w:val="single" w:sz="4" w:space="0" w:color="auto"/>
            </w:tcBorders>
            <w:vAlign w:val="center"/>
            <w:hideMark/>
          </w:tcPr>
          <w:p w14:paraId="3D351B63" w14:textId="28EFAD6C" w:rsidR="00AB0EE2" w:rsidRPr="00322061" w:rsidRDefault="00AB0EE2" w:rsidP="00AB0EE2">
            <w:pPr>
              <w:rPr>
                <w:ins w:id="6119" w:author="KPMG_PQH" w:date="2026-04-07T11:25:00Z" w16du:dateUtc="2026-04-07T04:25:00Z"/>
                <w:rFonts w:ascii="Arial" w:hAnsi="Arial" w:cs="Arial"/>
                <w:color w:val="000000"/>
                <w:sz w:val="18"/>
                <w:szCs w:val="18"/>
                <w:lang w:eastAsia="en-US"/>
              </w:rPr>
            </w:pPr>
            <w:ins w:id="6120" w:author="KPMG_PQH" w:date="2026-04-07T11:25:00Z" w16du:dateUtc="2026-04-07T04:25:00Z">
              <w:r>
                <w:rPr>
                  <w:rFonts w:ascii="Arial" w:hAnsi="Arial" w:cs="Arial"/>
                  <w:sz w:val="18"/>
                  <w:szCs w:val="18"/>
                </w:rPr>
                <w:t>TAN LONG EQUIPMENT JOINT STOCK COMPANY</w:t>
              </w:r>
            </w:ins>
          </w:p>
        </w:tc>
        <w:tc>
          <w:tcPr>
            <w:tcW w:w="846" w:type="pct"/>
            <w:tcBorders>
              <w:top w:val="nil"/>
              <w:left w:val="nil"/>
              <w:bottom w:val="single" w:sz="4" w:space="0" w:color="auto"/>
              <w:right w:val="single" w:sz="4" w:space="0" w:color="auto"/>
            </w:tcBorders>
            <w:vAlign w:val="center"/>
            <w:hideMark/>
          </w:tcPr>
          <w:p w14:paraId="396887A5" w14:textId="6AC06844" w:rsidR="00AB0EE2" w:rsidRPr="00322061" w:rsidRDefault="00AB0EE2" w:rsidP="00AB0EE2">
            <w:pPr>
              <w:jc w:val="center"/>
              <w:rPr>
                <w:ins w:id="6121" w:author="KPMG_PQH" w:date="2026-04-07T11:25:00Z" w16du:dateUtc="2026-04-07T04:25:00Z"/>
                <w:rFonts w:ascii="Arial" w:hAnsi="Arial" w:cs="Arial"/>
                <w:color w:val="000000"/>
                <w:sz w:val="18"/>
                <w:szCs w:val="18"/>
                <w:lang w:eastAsia="en-US"/>
              </w:rPr>
            </w:pPr>
            <w:ins w:id="612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A28A73E" w14:textId="577F0602" w:rsidR="00AB0EE2" w:rsidRPr="00322061" w:rsidRDefault="00AB0EE2" w:rsidP="00AB0EE2">
            <w:pPr>
              <w:rPr>
                <w:ins w:id="6123" w:author="KPMG_PQH" w:date="2026-04-07T11:25:00Z" w16du:dateUtc="2026-04-07T04:25:00Z"/>
                <w:rFonts w:ascii="Arial" w:hAnsi="Arial" w:cs="Arial"/>
                <w:color w:val="000000"/>
                <w:sz w:val="18"/>
                <w:szCs w:val="18"/>
                <w:lang w:eastAsia="en-US"/>
              </w:rPr>
            </w:pPr>
            <w:ins w:id="6124" w:author="KPMG_PQH" w:date="2026-04-07T11:25:00Z" w16du:dateUtc="2026-04-07T04:25:00Z">
              <w:r>
                <w:rPr>
                  <w:rFonts w:ascii="Arial" w:hAnsi="Arial" w:cs="Arial"/>
                  <w:color w:val="000000"/>
                  <w:sz w:val="18"/>
                  <w:szCs w:val="18"/>
                </w:rPr>
                <w:t>Insufficient financial data</w:t>
              </w:r>
            </w:ins>
          </w:p>
        </w:tc>
      </w:tr>
      <w:tr w:rsidR="00AB0EE2" w:rsidRPr="00322061" w14:paraId="537EB299" w14:textId="77777777" w:rsidTr="00777313">
        <w:trPr>
          <w:trHeight w:val="20"/>
          <w:ins w:id="612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93F9DA0" w14:textId="5689126A" w:rsidR="00AB0EE2" w:rsidRPr="00322061" w:rsidRDefault="00AB0EE2" w:rsidP="00AB0EE2">
            <w:pPr>
              <w:jc w:val="center"/>
              <w:rPr>
                <w:ins w:id="6126" w:author="KPMG_PQH" w:date="2026-04-07T11:25:00Z" w16du:dateUtc="2026-04-07T04:25:00Z"/>
                <w:rFonts w:ascii="Arial" w:hAnsi="Arial" w:cs="Arial"/>
                <w:color w:val="000000"/>
                <w:sz w:val="18"/>
                <w:szCs w:val="18"/>
                <w:lang w:eastAsia="en-US"/>
              </w:rPr>
            </w:pPr>
            <w:ins w:id="6127" w:author="KPMG_PQH" w:date="2026-04-07T11:25:00Z" w16du:dateUtc="2026-04-07T04:25:00Z">
              <w:r>
                <w:rPr>
                  <w:rFonts w:ascii="Arial" w:hAnsi="Arial" w:cs="Arial"/>
                  <w:sz w:val="18"/>
                  <w:szCs w:val="18"/>
                </w:rPr>
                <w:t>334</w:t>
              </w:r>
            </w:ins>
          </w:p>
        </w:tc>
        <w:tc>
          <w:tcPr>
            <w:tcW w:w="2351" w:type="pct"/>
            <w:tcBorders>
              <w:top w:val="nil"/>
              <w:left w:val="nil"/>
              <w:bottom w:val="single" w:sz="4" w:space="0" w:color="auto"/>
              <w:right w:val="single" w:sz="4" w:space="0" w:color="auto"/>
            </w:tcBorders>
            <w:vAlign w:val="center"/>
            <w:hideMark/>
          </w:tcPr>
          <w:p w14:paraId="288EDC4B" w14:textId="4E6C2730" w:rsidR="00AB0EE2" w:rsidRPr="00322061" w:rsidRDefault="00AB0EE2" w:rsidP="00AB0EE2">
            <w:pPr>
              <w:rPr>
                <w:ins w:id="6128" w:author="KPMG_PQH" w:date="2026-04-07T11:25:00Z" w16du:dateUtc="2026-04-07T04:25:00Z"/>
                <w:rFonts w:ascii="Arial" w:hAnsi="Arial" w:cs="Arial"/>
                <w:color w:val="000000"/>
                <w:sz w:val="18"/>
                <w:szCs w:val="18"/>
                <w:lang w:eastAsia="en-US"/>
              </w:rPr>
            </w:pPr>
            <w:ins w:id="6129" w:author="KPMG_PQH" w:date="2026-04-07T11:25:00Z" w16du:dateUtc="2026-04-07T04:25:00Z">
              <w:r>
                <w:rPr>
                  <w:rFonts w:ascii="Arial" w:hAnsi="Arial" w:cs="Arial"/>
                  <w:sz w:val="18"/>
                  <w:szCs w:val="18"/>
                </w:rPr>
                <w:t>TAN TIEN EXPORT GARMENT JOINT STOCK COMPANY</w:t>
              </w:r>
            </w:ins>
          </w:p>
        </w:tc>
        <w:tc>
          <w:tcPr>
            <w:tcW w:w="846" w:type="pct"/>
            <w:tcBorders>
              <w:top w:val="nil"/>
              <w:left w:val="nil"/>
              <w:bottom w:val="single" w:sz="4" w:space="0" w:color="auto"/>
              <w:right w:val="single" w:sz="4" w:space="0" w:color="auto"/>
            </w:tcBorders>
            <w:vAlign w:val="center"/>
            <w:hideMark/>
          </w:tcPr>
          <w:p w14:paraId="0BA5E292" w14:textId="704C8CBD" w:rsidR="00AB0EE2" w:rsidRPr="00322061" w:rsidRDefault="00AB0EE2" w:rsidP="00AB0EE2">
            <w:pPr>
              <w:jc w:val="center"/>
              <w:rPr>
                <w:ins w:id="6130" w:author="KPMG_PQH" w:date="2026-04-07T11:25:00Z" w16du:dateUtc="2026-04-07T04:25:00Z"/>
                <w:rFonts w:ascii="Arial" w:hAnsi="Arial" w:cs="Arial"/>
                <w:color w:val="000000"/>
                <w:sz w:val="18"/>
                <w:szCs w:val="18"/>
                <w:lang w:eastAsia="en-US"/>
              </w:rPr>
            </w:pPr>
            <w:ins w:id="613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5F1ACCA" w14:textId="3B630D9B" w:rsidR="00AB0EE2" w:rsidRPr="00322061" w:rsidRDefault="00AB0EE2" w:rsidP="00AB0EE2">
            <w:pPr>
              <w:rPr>
                <w:ins w:id="6132" w:author="KPMG_PQH" w:date="2026-04-07T11:25:00Z" w16du:dateUtc="2026-04-07T04:25:00Z"/>
                <w:rFonts w:ascii="Arial" w:hAnsi="Arial" w:cs="Arial"/>
                <w:color w:val="000000"/>
                <w:sz w:val="18"/>
                <w:szCs w:val="18"/>
                <w:lang w:eastAsia="en-US"/>
              </w:rPr>
            </w:pPr>
            <w:ins w:id="6133" w:author="KPMG_PQH" w:date="2026-04-07T11:25:00Z" w16du:dateUtc="2026-04-07T04:25:00Z">
              <w:r>
                <w:rPr>
                  <w:rFonts w:ascii="Arial" w:hAnsi="Arial" w:cs="Arial"/>
                  <w:color w:val="000000"/>
                  <w:sz w:val="18"/>
                  <w:szCs w:val="18"/>
                </w:rPr>
                <w:t>Insufficient information</w:t>
              </w:r>
            </w:ins>
          </w:p>
        </w:tc>
      </w:tr>
      <w:tr w:rsidR="00AB0EE2" w:rsidRPr="00322061" w14:paraId="608FE6F3" w14:textId="77777777" w:rsidTr="00777313">
        <w:trPr>
          <w:trHeight w:val="20"/>
          <w:ins w:id="613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E96831B" w14:textId="46C059C3" w:rsidR="00AB0EE2" w:rsidRPr="00322061" w:rsidRDefault="00AB0EE2" w:rsidP="00AB0EE2">
            <w:pPr>
              <w:jc w:val="center"/>
              <w:rPr>
                <w:ins w:id="6135" w:author="KPMG_PQH" w:date="2026-04-07T11:25:00Z" w16du:dateUtc="2026-04-07T04:25:00Z"/>
                <w:rFonts w:ascii="Arial" w:hAnsi="Arial" w:cs="Arial"/>
                <w:color w:val="000000"/>
                <w:sz w:val="18"/>
                <w:szCs w:val="18"/>
                <w:lang w:eastAsia="en-US"/>
              </w:rPr>
            </w:pPr>
            <w:ins w:id="6136" w:author="KPMG_PQH" w:date="2026-04-07T11:25:00Z" w16du:dateUtc="2026-04-07T04:25:00Z">
              <w:r>
                <w:rPr>
                  <w:rFonts w:ascii="Arial" w:hAnsi="Arial" w:cs="Arial"/>
                  <w:sz w:val="18"/>
                  <w:szCs w:val="18"/>
                </w:rPr>
                <w:t>335</w:t>
              </w:r>
            </w:ins>
          </w:p>
        </w:tc>
        <w:tc>
          <w:tcPr>
            <w:tcW w:w="2351" w:type="pct"/>
            <w:tcBorders>
              <w:top w:val="nil"/>
              <w:left w:val="nil"/>
              <w:bottom w:val="single" w:sz="4" w:space="0" w:color="auto"/>
              <w:right w:val="single" w:sz="4" w:space="0" w:color="auto"/>
            </w:tcBorders>
            <w:vAlign w:val="center"/>
            <w:hideMark/>
          </w:tcPr>
          <w:p w14:paraId="2F306F63" w14:textId="2C4C819A" w:rsidR="00AB0EE2" w:rsidRPr="00322061" w:rsidRDefault="00AB0EE2" w:rsidP="00AB0EE2">
            <w:pPr>
              <w:rPr>
                <w:ins w:id="6137" w:author="KPMG_PQH" w:date="2026-04-07T11:25:00Z" w16du:dateUtc="2026-04-07T04:25:00Z"/>
                <w:rFonts w:ascii="Arial" w:hAnsi="Arial" w:cs="Arial"/>
                <w:color w:val="000000"/>
                <w:sz w:val="18"/>
                <w:szCs w:val="18"/>
                <w:lang w:eastAsia="en-US"/>
              </w:rPr>
            </w:pPr>
            <w:ins w:id="6138" w:author="KPMG_PQH" w:date="2026-04-07T11:25:00Z" w16du:dateUtc="2026-04-07T04:25:00Z">
              <w:r>
                <w:rPr>
                  <w:rFonts w:ascii="Arial" w:hAnsi="Arial" w:cs="Arial"/>
                  <w:sz w:val="18"/>
                  <w:szCs w:val="18"/>
                </w:rPr>
                <w:t>TAY BAC INVESTMENT DEVELOPMENT JOINT STOCK COMPANY</w:t>
              </w:r>
            </w:ins>
          </w:p>
        </w:tc>
        <w:tc>
          <w:tcPr>
            <w:tcW w:w="846" w:type="pct"/>
            <w:tcBorders>
              <w:top w:val="nil"/>
              <w:left w:val="nil"/>
              <w:bottom w:val="single" w:sz="4" w:space="0" w:color="auto"/>
              <w:right w:val="single" w:sz="4" w:space="0" w:color="auto"/>
            </w:tcBorders>
            <w:vAlign w:val="center"/>
            <w:hideMark/>
          </w:tcPr>
          <w:p w14:paraId="702DF4DD" w14:textId="4D024638" w:rsidR="00AB0EE2" w:rsidRPr="00322061" w:rsidRDefault="00AB0EE2" w:rsidP="00AB0EE2">
            <w:pPr>
              <w:jc w:val="center"/>
              <w:rPr>
                <w:ins w:id="6139" w:author="KPMG_PQH" w:date="2026-04-07T11:25:00Z" w16du:dateUtc="2026-04-07T04:25:00Z"/>
                <w:rFonts w:ascii="Arial" w:hAnsi="Arial" w:cs="Arial"/>
                <w:color w:val="000000"/>
                <w:sz w:val="18"/>
                <w:szCs w:val="18"/>
                <w:lang w:eastAsia="en-US"/>
              </w:rPr>
            </w:pPr>
            <w:ins w:id="614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E17C290" w14:textId="78A9EAE8" w:rsidR="00AB0EE2" w:rsidRPr="00322061" w:rsidRDefault="00AB0EE2" w:rsidP="00AB0EE2">
            <w:pPr>
              <w:rPr>
                <w:ins w:id="6141" w:author="KPMG_PQH" w:date="2026-04-07T11:25:00Z" w16du:dateUtc="2026-04-07T04:25:00Z"/>
                <w:rFonts w:ascii="Arial" w:hAnsi="Arial" w:cs="Arial"/>
                <w:color w:val="000000"/>
                <w:sz w:val="18"/>
                <w:szCs w:val="18"/>
                <w:lang w:eastAsia="en-US"/>
              </w:rPr>
            </w:pPr>
            <w:ins w:id="6142" w:author="KPMG_PQH" w:date="2026-04-07T11:25:00Z" w16du:dateUtc="2026-04-07T04:25:00Z">
              <w:r>
                <w:rPr>
                  <w:rFonts w:ascii="Arial" w:hAnsi="Arial" w:cs="Arial"/>
                  <w:color w:val="000000"/>
                  <w:sz w:val="18"/>
                  <w:szCs w:val="18"/>
                </w:rPr>
                <w:t>Insufficient financial data</w:t>
              </w:r>
            </w:ins>
          </w:p>
        </w:tc>
      </w:tr>
      <w:tr w:rsidR="00AB0EE2" w:rsidRPr="00322061" w14:paraId="1C30569C" w14:textId="77777777" w:rsidTr="00777313">
        <w:trPr>
          <w:trHeight w:val="20"/>
          <w:ins w:id="614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B9BF3EA" w14:textId="54D6B629" w:rsidR="00AB0EE2" w:rsidRPr="00322061" w:rsidRDefault="00AB0EE2" w:rsidP="00AB0EE2">
            <w:pPr>
              <w:jc w:val="center"/>
              <w:rPr>
                <w:ins w:id="6144" w:author="KPMG_PQH" w:date="2026-04-07T11:25:00Z" w16du:dateUtc="2026-04-07T04:25:00Z"/>
                <w:rFonts w:ascii="Arial" w:hAnsi="Arial" w:cs="Arial"/>
                <w:color w:val="000000"/>
                <w:sz w:val="18"/>
                <w:szCs w:val="18"/>
                <w:lang w:eastAsia="en-US"/>
              </w:rPr>
            </w:pPr>
            <w:ins w:id="6145" w:author="KPMG_PQH" w:date="2026-04-07T11:25:00Z" w16du:dateUtc="2026-04-07T04:25:00Z">
              <w:r>
                <w:rPr>
                  <w:rFonts w:ascii="Arial" w:hAnsi="Arial" w:cs="Arial"/>
                  <w:sz w:val="18"/>
                  <w:szCs w:val="18"/>
                </w:rPr>
                <w:t>336</w:t>
              </w:r>
            </w:ins>
          </w:p>
        </w:tc>
        <w:tc>
          <w:tcPr>
            <w:tcW w:w="2351" w:type="pct"/>
            <w:tcBorders>
              <w:top w:val="nil"/>
              <w:left w:val="nil"/>
              <w:bottom w:val="single" w:sz="4" w:space="0" w:color="auto"/>
              <w:right w:val="single" w:sz="4" w:space="0" w:color="auto"/>
            </w:tcBorders>
            <w:vAlign w:val="center"/>
            <w:hideMark/>
          </w:tcPr>
          <w:p w14:paraId="78E9003E" w14:textId="2D0C919A" w:rsidR="00AB0EE2" w:rsidRPr="00322061" w:rsidRDefault="00AB0EE2" w:rsidP="00AB0EE2">
            <w:pPr>
              <w:rPr>
                <w:ins w:id="6146" w:author="KPMG_PQH" w:date="2026-04-07T11:25:00Z" w16du:dateUtc="2026-04-07T04:25:00Z"/>
                <w:rFonts w:ascii="Arial" w:hAnsi="Arial" w:cs="Arial"/>
                <w:color w:val="000000"/>
                <w:sz w:val="18"/>
                <w:szCs w:val="18"/>
                <w:lang w:eastAsia="en-US"/>
              </w:rPr>
            </w:pPr>
            <w:ins w:id="6147" w:author="KPMG_PQH" w:date="2026-04-07T11:25:00Z" w16du:dateUtc="2026-04-07T04:25:00Z">
              <w:r>
                <w:rPr>
                  <w:rFonts w:ascii="Arial" w:hAnsi="Arial" w:cs="Arial"/>
                  <w:sz w:val="18"/>
                  <w:szCs w:val="18"/>
                </w:rPr>
                <w:t>TAYDO LEATHER JOINT STOCK COMPANY</w:t>
              </w:r>
            </w:ins>
          </w:p>
        </w:tc>
        <w:tc>
          <w:tcPr>
            <w:tcW w:w="846" w:type="pct"/>
            <w:tcBorders>
              <w:top w:val="nil"/>
              <w:left w:val="nil"/>
              <w:bottom w:val="single" w:sz="4" w:space="0" w:color="auto"/>
              <w:right w:val="single" w:sz="4" w:space="0" w:color="auto"/>
            </w:tcBorders>
            <w:vAlign w:val="center"/>
            <w:hideMark/>
          </w:tcPr>
          <w:p w14:paraId="1DBB391F" w14:textId="1D712F50" w:rsidR="00AB0EE2" w:rsidRPr="00322061" w:rsidRDefault="00AB0EE2" w:rsidP="00AB0EE2">
            <w:pPr>
              <w:jc w:val="center"/>
              <w:rPr>
                <w:ins w:id="6148" w:author="KPMG_PQH" w:date="2026-04-07T11:25:00Z" w16du:dateUtc="2026-04-07T04:25:00Z"/>
                <w:rFonts w:ascii="Arial" w:hAnsi="Arial" w:cs="Arial"/>
                <w:color w:val="000000"/>
                <w:sz w:val="18"/>
                <w:szCs w:val="18"/>
                <w:lang w:eastAsia="en-US"/>
              </w:rPr>
            </w:pPr>
            <w:ins w:id="614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328B11A3" w14:textId="5C123392" w:rsidR="00AB0EE2" w:rsidRPr="00322061" w:rsidRDefault="00AB0EE2" w:rsidP="00AB0EE2">
            <w:pPr>
              <w:rPr>
                <w:ins w:id="6150" w:author="KPMG_PQH" w:date="2026-04-07T11:25:00Z" w16du:dateUtc="2026-04-07T04:25:00Z"/>
                <w:rFonts w:ascii="Arial" w:hAnsi="Arial" w:cs="Arial"/>
                <w:color w:val="000000"/>
                <w:sz w:val="18"/>
                <w:szCs w:val="18"/>
                <w:lang w:eastAsia="en-US"/>
              </w:rPr>
            </w:pPr>
            <w:ins w:id="6151" w:author="KPMG_PQH" w:date="2026-04-07T11:25:00Z" w16du:dateUtc="2026-04-07T04:25:00Z">
              <w:r>
                <w:rPr>
                  <w:rFonts w:ascii="Arial" w:hAnsi="Arial" w:cs="Arial"/>
                  <w:color w:val="000000"/>
                  <w:sz w:val="18"/>
                  <w:szCs w:val="18"/>
                </w:rPr>
                <w:t>Insufficient information</w:t>
              </w:r>
            </w:ins>
          </w:p>
        </w:tc>
      </w:tr>
      <w:tr w:rsidR="00AB0EE2" w:rsidRPr="00322061" w14:paraId="55F8F7E2" w14:textId="77777777" w:rsidTr="00777313">
        <w:trPr>
          <w:trHeight w:val="20"/>
          <w:ins w:id="6152"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05776196" w14:textId="6716B25D" w:rsidR="00AB0EE2" w:rsidRPr="00322061" w:rsidRDefault="00AB0EE2" w:rsidP="00AB0EE2">
            <w:pPr>
              <w:jc w:val="center"/>
              <w:rPr>
                <w:ins w:id="6153" w:author="KPMG_PQH" w:date="2026-04-07T11:25:00Z" w16du:dateUtc="2026-04-07T04:25:00Z"/>
                <w:rFonts w:ascii="Arial" w:hAnsi="Arial" w:cs="Arial"/>
                <w:color w:val="000000"/>
                <w:sz w:val="18"/>
                <w:szCs w:val="18"/>
                <w:lang w:eastAsia="en-US"/>
              </w:rPr>
            </w:pPr>
            <w:ins w:id="6154" w:author="KPMG_PQH" w:date="2026-04-07T11:25:00Z" w16du:dateUtc="2026-04-07T04:25:00Z">
              <w:r>
                <w:rPr>
                  <w:rFonts w:ascii="Arial" w:hAnsi="Arial" w:cs="Arial"/>
                  <w:sz w:val="18"/>
                  <w:szCs w:val="18"/>
                </w:rPr>
                <w:t>337</w:t>
              </w:r>
            </w:ins>
          </w:p>
        </w:tc>
        <w:tc>
          <w:tcPr>
            <w:tcW w:w="2351" w:type="pct"/>
            <w:tcBorders>
              <w:top w:val="nil"/>
              <w:left w:val="nil"/>
              <w:bottom w:val="single" w:sz="4" w:space="0" w:color="auto"/>
              <w:right w:val="single" w:sz="4" w:space="0" w:color="auto"/>
            </w:tcBorders>
            <w:vAlign w:val="center"/>
            <w:hideMark/>
          </w:tcPr>
          <w:p w14:paraId="4FE772D6" w14:textId="6FE2DC6C" w:rsidR="00AB0EE2" w:rsidRPr="00322061" w:rsidRDefault="00AB0EE2" w:rsidP="00AB0EE2">
            <w:pPr>
              <w:rPr>
                <w:ins w:id="6155" w:author="KPMG_PQH" w:date="2026-04-07T11:25:00Z" w16du:dateUtc="2026-04-07T04:25:00Z"/>
                <w:rFonts w:ascii="Arial" w:hAnsi="Arial" w:cs="Arial"/>
                <w:color w:val="000000"/>
                <w:sz w:val="18"/>
                <w:szCs w:val="18"/>
                <w:lang w:eastAsia="en-US"/>
              </w:rPr>
            </w:pPr>
            <w:ins w:id="6156" w:author="KPMG_PQH" w:date="2026-04-07T11:25:00Z" w16du:dateUtc="2026-04-07T04:25:00Z">
              <w:r>
                <w:rPr>
                  <w:rFonts w:ascii="Arial" w:hAnsi="Arial" w:cs="Arial"/>
                  <w:sz w:val="18"/>
                  <w:szCs w:val="18"/>
                </w:rPr>
                <w:t>TCE SERVICE AND EQUIPMENT JOINT STOCK COMPANY</w:t>
              </w:r>
            </w:ins>
          </w:p>
        </w:tc>
        <w:tc>
          <w:tcPr>
            <w:tcW w:w="846" w:type="pct"/>
            <w:tcBorders>
              <w:top w:val="nil"/>
              <w:left w:val="nil"/>
              <w:bottom w:val="single" w:sz="4" w:space="0" w:color="auto"/>
              <w:right w:val="single" w:sz="4" w:space="0" w:color="auto"/>
            </w:tcBorders>
            <w:vAlign w:val="center"/>
            <w:hideMark/>
          </w:tcPr>
          <w:p w14:paraId="7D2D502F" w14:textId="3FD290C0" w:rsidR="00AB0EE2" w:rsidRPr="00322061" w:rsidRDefault="00AB0EE2" w:rsidP="00AB0EE2">
            <w:pPr>
              <w:jc w:val="center"/>
              <w:rPr>
                <w:ins w:id="6157" w:author="KPMG_PQH" w:date="2026-04-07T11:25:00Z" w16du:dateUtc="2026-04-07T04:25:00Z"/>
                <w:rFonts w:ascii="Arial" w:hAnsi="Arial" w:cs="Arial"/>
                <w:color w:val="000000"/>
                <w:sz w:val="18"/>
                <w:szCs w:val="18"/>
                <w:lang w:eastAsia="en-US"/>
              </w:rPr>
            </w:pPr>
            <w:ins w:id="6158"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4E6A101D" w14:textId="268250E9" w:rsidR="00AB0EE2" w:rsidRPr="00322061" w:rsidRDefault="00AB0EE2" w:rsidP="00AB0EE2">
            <w:pPr>
              <w:rPr>
                <w:ins w:id="6159" w:author="KPMG_PQH" w:date="2026-04-07T11:25:00Z" w16du:dateUtc="2026-04-07T04:25:00Z"/>
                <w:rFonts w:ascii="Arial" w:hAnsi="Arial" w:cs="Arial"/>
                <w:color w:val="000000"/>
                <w:sz w:val="18"/>
                <w:szCs w:val="18"/>
                <w:lang w:eastAsia="en-US"/>
              </w:rPr>
            </w:pPr>
            <w:ins w:id="6160" w:author="KPMG_PQH" w:date="2026-04-07T11:25:00Z" w16du:dateUtc="2026-04-07T04:25:00Z">
              <w:r>
                <w:rPr>
                  <w:rFonts w:ascii="Arial" w:hAnsi="Arial" w:cs="Arial"/>
                  <w:color w:val="000000"/>
                  <w:sz w:val="18"/>
                  <w:szCs w:val="18"/>
                </w:rPr>
                <w:t>Non-comparable functions</w:t>
              </w:r>
            </w:ins>
          </w:p>
        </w:tc>
      </w:tr>
      <w:tr w:rsidR="00AB0EE2" w:rsidRPr="00322061" w14:paraId="37F510FB" w14:textId="77777777" w:rsidTr="00777313">
        <w:trPr>
          <w:trHeight w:val="20"/>
          <w:ins w:id="6161"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B4A80A7" w14:textId="30BC4FB5" w:rsidR="00AB0EE2" w:rsidRPr="00322061" w:rsidRDefault="00AB0EE2" w:rsidP="00AB0EE2">
            <w:pPr>
              <w:jc w:val="center"/>
              <w:rPr>
                <w:ins w:id="6162" w:author="KPMG_PQH" w:date="2026-04-07T11:25:00Z" w16du:dateUtc="2026-04-07T04:25:00Z"/>
                <w:rFonts w:ascii="Arial" w:hAnsi="Arial" w:cs="Arial"/>
                <w:color w:val="000000"/>
                <w:sz w:val="18"/>
                <w:szCs w:val="18"/>
                <w:lang w:eastAsia="en-US"/>
              </w:rPr>
            </w:pPr>
            <w:ins w:id="6163" w:author="KPMG_PQH" w:date="2026-04-07T11:25:00Z" w16du:dateUtc="2026-04-07T04:25:00Z">
              <w:r>
                <w:rPr>
                  <w:rFonts w:ascii="Arial" w:hAnsi="Arial" w:cs="Arial"/>
                  <w:sz w:val="18"/>
                  <w:szCs w:val="18"/>
                </w:rPr>
                <w:t>338</w:t>
              </w:r>
            </w:ins>
          </w:p>
        </w:tc>
        <w:tc>
          <w:tcPr>
            <w:tcW w:w="2351" w:type="pct"/>
            <w:tcBorders>
              <w:top w:val="nil"/>
              <w:left w:val="nil"/>
              <w:bottom w:val="single" w:sz="4" w:space="0" w:color="auto"/>
              <w:right w:val="single" w:sz="4" w:space="0" w:color="auto"/>
            </w:tcBorders>
            <w:vAlign w:val="center"/>
            <w:hideMark/>
          </w:tcPr>
          <w:p w14:paraId="0436618F" w14:textId="2122A808" w:rsidR="00AB0EE2" w:rsidRPr="00322061" w:rsidRDefault="00AB0EE2" w:rsidP="00AB0EE2">
            <w:pPr>
              <w:rPr>
                <w:ins w:id="6164" w:author="KPMG_PQH" w:date="2026-04-07T11:25:00Z" w16du:dateUtc="2026-04-07T04:25:00Z"/>
                <w:rFonts w:ascii="Arial" w:hAnsi="Arial" w:cs="Arial"/>
                <w:color w:val="000000"/>
                <w:sz w:val="18"/>
                <w:szCs w:val="18"/>
                <w:lang w:eastAsia="en-US"/>
              </w:rPr>
            </w:pPr>
            <w:ins w:id="6165" w:author="KPMG_PQH" w:date="2026-04-07T11:25:00Z" w16du:dateUtc="2026-04-07T04:25:00Z">
              <w:r>
                <w:rPr>
                  <w:rFonts w:ascii="Arial" w:hAnsi="Arial" w:cs="Arial"/>
                  <w:sz w:val="18"/>
                  <w:szCs w:val="18"/>
                </w:rPr>
                <w:t>TDT INVESTMENT AND DEVELOPMENT JOINT STOCK COMPANY</w:t>
              </w:r>
            </w:ins>
          </w:p>
        </w:tc>
        <w:tc>
          <w:tcPr>
            <w:tcW w:w="846" w:type="pct"/>
            <w:tcBorders>
              <w:top w:val="nil"/>
              <w:left w:val="nil"/>
              <w:bottom w:val="single" w:sz="4" w:space="0" w:color="auto"/>
              <w:right w:val="single" w:sz="4" w:space="0" w:color="auto"/>
            </w:tcBorders>
            <w:vAlign w:val="center"/>
            <w:hideMark/>
          </w:tcPr>
          <w:p w14:paraId="35496B17" w14:textId="76A2FC8E" w:rsidR="00AB0EE2" w:rsidRPr="00322061" w:rsidRDefault="00AB0EE2" w:rsidP="00AB0EE2">
            <w:pPr>
              <w:jc w:val="center"/>
              <w:rPr>
                <w:ins w:id="6166" w:author="KPMG_PQH" w:date="2026-04-07T11:25:00Z" w16du:dateUtc="2026-04-07T04:25:00Z"/>
                <w:rFonts w:ascii="Arial" w:hAnsi="Arial" w:cs="Arial"/>
                <w:color w:val="000000"/>
                <w:sz w:val="18"/>
                <w:szCs w:val="18"/>
                <w:lang w:eastAsia="en-US"/>
              </w:rPr>
            </w:pPr>
            <w:ins w:id="6167" w:author="KPMG_PQH" w:date="2026-04-07T11:25:00Z" w16du:dateUtc="2026-04-07T04:25:00Z">
              <w:r>
                <w:rPr>
                  <w:rFonts w:ascii="Arial" w:hAnsi="Arial" w:cs="Arial"/>
                  <w:sz w:val="18"/>
                  <w:szCs w:val="18"/>
                </w:rPr>
                <w:t>TDT</w:t>
              </w:r>
            </w:ins>
          </w:p>
        </w:tc>
        <w:tc>
          <w:tcPr>
            <w:tcW w:w="1498" w:type="pct"/>
            <w:tcBorders>
              <w:top w:val="nil"/>
              <w:left w:val="nil"/>
              <w:bottom w:val="single" w:sz="4" w:space="0" w:color="auto"/>
              <w:right w:val="single" w:sz="4" w:space="0" w:color="auto"/>
            </w:tcBorders>
            <w:vAlign w:val="center"/>
            <w:hideMark/>
          </w:tcPr>
          <w:p w14:paraId="5C9E1769" w14:textId="0C6EAFA6" w:rsidR="00AB0EE2" w:rsidRPr="00322061" w:rsidRDefault="00AB0EE2" w:rsidP="00AB0EE2">
            <w:pPr>
              <w:rPr>
                <w:ins w:id="6168" w:author="KPMG_PQH" w:date="2026-04-07T11:25:00Z" w16du:dateUtc="2026-04-07T04:25:00Z"/>
                <w:rFonts w:ascii="Arial" w:hAnsi="Arial" w:cs="Arial"/>
                <w:color w:val="000000"/>
                <w:sz w:val="18"/>
                <w:szCs w:val="18"/>
                <w:lang w:eastAsia="en-US"/>
              </w:rPr>
            </w:pPr>
            <w:ins w:id="6169" w:author="KPMG_PQH" w:date="2026-04-07T11:25:00Z" w16du:dateUtc="2026-04-07T04:25:00Z">
              <w:r>
                <w:rPr>
                  <w:rFonts w:ascii="Arial" w:hAnsi="Arial" w:cs="Arial"/>
                  <w:color w:val="000000"/>
                  <w:sz w:val="18"/>
                  <w:szCs w:val="18"/>
                </w:rPr>
                <w:t>Non-comparable products</w:t>
              </w:r>
            </w:ins>
          </w:p>
        </w:tc>
      </w:tr>
      <w:tr w:rsidR="00AB0EE2" w:rsidRPr="00322061" w14:paraId="15F1B75B" w14:textId="77777777" w:rsidTr="00777313">
        <w:trPr>
          <w:trHeight w:val="20"/>
          <w:ins w:id="6170"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4F992DFF" w14:textId="1789AF26" w:rsidR="00AB0EE2" w:rsidRPr="00322061" w:rsidRDefault="00AB0EE2" w:rsidP="00AB0EE2">
            <w:pPr>
              <w:jc w:val="center"/>
              <w:rPr>
                <w:ins w:id="6171" w:author="KPMG_PQH" w:date="2026-04-07T11:25:00Z" w16du:dateUtc="2026-04-07T04:25:00Z"/>
                <w:rFonts w:ascii="Arial" w:hAnsi="Arial" w:cs="Arial"/>
                <w:color w:val="000000"/>
                <w:sz w:val="18"/>
                <w:szCs w:val="18"/>
                <w:lang w:eastAsia="en-US"/>
              </w:rPr>
            </w:pPr>
            <w:ins w:id="6172" w:author="KPMG_PQH" w:date="2026-04-07T11:25:00Z" w16du:dateUtc="2026-04-07T04:25:00Z">
              <w:r>
                <w:rPr>
                  <w:rFonts w:ascii="Arial" w:hAnsi="Arial" w:cs="Arial"/>
                  <w:sz w:val="18"/>
                  <w:szCs w:val="18"/>
                </w:rPr>
                <w:t>339</w:t>
              </w:r>
            </w:ins>
          </w:p>
        </w:tc>
        <w:tc>
          <w:tcPr>
            <w:tcW w:w="2351" w:type="pct"/>
            <w:tcBorders>
              <w:top w:val="nil"/>
              <w:left w:val="nil"/>
              <w:bottom w:val="single" w:sz="4" w:space="0" w:color="auto"/>
              <w:right w:val="single" w:sz="4" w:space="0" w:color="auto"/>
            </w:tcBorders>
            <w:vAlign w:val="center"/>
            <w:hideMark/>
          </w:tcPr>
          <w:p w14:paraId="42866E0C" w14:textId="60257BE7" w:rsidR="00AB0EE2" w:rsidRPr="00322061" w:rsidRDefault="00AB0EE2" w:rsidP="00AB0EE2">
            <w:pPr>
              <w:rPr>
                <w:ins w:id="6173" w:author="KPMG_PQH" w:date="2026-04-07T11:25:00Z" w16du:dateUtc="2026-04-07T04:25:00Z"/>
                <w:rFonts w:ascii="Arial" w:hAnsi="Arial" w:cs="Arial"/>
                <w:color w:val="000000"/>
                <w:sz w:val="18"/>
                <w:szCs w:val="18"/>
                <w:lang w:eastAsia="en-US"/>
              </w:rPr>
            </w:pPr>
            <w:ins w:id="6174" w:author="KPMG_PQH" w:date="2026-04-07T11:25:00Z" w16du:dateUtc="2026-04-07T04:25:00Z">
              <w:r>
                <w:rPr>
                  <w:rFonts w:ascii="Arial" w:hAnsi="Arial" w:cs="Arial"/>
                  <w:sz w:val="18"/>
                  <w:szCs w:val="18"/>
                </w:rPr>
                <w:t>TECHNOLOGY TRADE AND TOURISM DEVELOPMENT JOINT STOCK COMPANY</w:t>
              </w:r>
            </w:ins>
          </w:p>
        </w:tc>
        <w:tc>
          <w:tcPr>
            <w:tcW w:w="846" w:type="pct"/>
            <w:tcBorders>
              <w:top w:val="nil"/>
              <w:left w:val="nil"/>
              <w:bottom w:val="single" w:sz="4" w:space="0" w:color="auto"/>
              <w:right w:val="single" w:sz="4" w:space="0" w:color="auto"/>
            </w:tcBorders>
            <w:vAlign w:val="center"/>
            <w:hideMark/>
          </w:tcPr>
          <w:p w14:paraId="3A38971B" w14:textId="75F84A84" w:rsidR="00AB0EE2" w:rsidRPr="00322061" w:rsidRDefault="00AB0EE2" w:rsidP="00AB0EE2">
            <w:pPr>
              <w:jc w:val="center"/>
              <w:rPr>
                <w:ins w:id="6175" w:author="KPMG_PQH" w:date="2026-04-07T11:25:00Z" w16du:dateUtc="2026-04-07T04:25:00Z"/>
                <w:rFonts w:ascii="Arial" w:hAnsi="Arial" w:cs="Arial"/>
                <w:color w:val="000000"/>
                <w:sz w:val="18"/>
                <w:szCs w:val="18"/>
                <w:lang w:eastAsia="en-US"/>
              </w:rPr>
            </w:pPr>
            <w:ins w:id="6176"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809AAFF" w14:textId="763D0959" w:rsidR="00AB0EE2" w:rsidRPr="00322061" w:rsidRDefault="00AB0EE2" w:rsidP="00AB0EE2">
            <w:pPr>
              <w:rPr>
                <w:ins w:id="6177" w:author="KPMG_PQH" w:date="2026-04-07T11:25:00Z" w16du:dateUtc="2026-04-07T04:25:00Z"/>
                <w:rFonts w:ascii="Arial" w:hAnsi="Arial" w:cs="Arial"/>
                <w:color w:val="000000"/>
                <w:sz w:val="18"/>
                <w:szCs w:val="18"/>
                <w:lang w:eastAsia="en-US"/>
              </w:rPr>
            </w:pPr>
            <w:ins w:id="6178" w:author="KPMG_PQH" w:date="2026-04-07T11:25:00Z" w16du:dateUtc="2026-04-07T04:25:00Z">
              <w:r>
                <w:rPr>
                  <w:rFonts w:ascii="Arial" w:hAnsi="Arial" w:cs="Arial"/>
                  <w:color w:val="000000"/>
                  <w:sz w:val="18"/>
                  <w:szCs w:val="18"/>
                </w:rPr>
                <w:t>Continuous loss making</w:t>
              </w:r>
            </w:ins>
          </w:p>
        </w:tc>
      </w:tr>
      <w:tr w:rsidR="00AB0EE2" w:rsidRPr="00322061" w14:paraId="5B6535B5" w14:textId="77777777" w:rsidTr="00777313">
        <w:trPr>
          <w:trHeight w:val="20"/>
          <w:ins w:id="6179"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513D2CE" w14:textId="7A46BA3C" w:rsidR="00AB0EE2" w:rsidRPr="00322061" w:rsidRDefault="00AB0EE2" w:rsidP="00AB0EE2">
            <w:pPr>
              <w:jc w:val="center"/>
              <w:rPr>
                <w:ins w:id="6180" w:author="KPMG_PQH" w:date="2026-04-07T11:25:00Z" w16du:dateUtc="2026-04-07T04:25:00Z"/>
                <w:rFonts w:ascii="Arial" w:hAnsi="Arial" w:cs="Arial"/>
                <w:color w:val="000000"/>
                <w:sz w:val="18"/>
                <w:szCs w:val="18"/>
                <w:lang w:eastAsia="en-US"/>
              </w:rPr>
            </w:pPr>
            <w:ins w:id="6181" w:author="KPMG_PQH" w:date="2026-04-07T11:25:00Z" w16du:dateUtc="2026-04-07T04:25:00Z">
              <w:r>
                <w:rPr>
                  <w:rFonts w:ascii="Arial" w:hAnsi="Arial" w:cs="Arial"/>
                  <w:sz w:val="18"/>
                  <w:szCs w:val="18"/>
                </w:rPr>
                <w:t>340</w:t>
              </w:r>
            </w:ins>
          </w:p>
        </w:tc>
        <w:tc>
          <w:tcPr>
            <w:tcW w:w="2351" w:type="pct"/>
            <w:tcBorders>
              <w:top w:val="nil"/>
              <w:left w:val="nil"/>
              <w:bottom w:val="single" w:sz="4" w:space="0" w:color="auto"/>
              <w:right w:val="single" w:sz="4" w:space="0" w:color="auto"/>
            </w:tcBorders>
            <w:vAlign w:val="center"/>
            <w:hideMark/>
          </w:tcPr>
          <w:p w14:paraId="148B243F" w14:textId="314DE7B7" w:rsidR="00AB0EE2" w:rsidRPr="00322061" w:rsidRDefault="00AB0EE2" w:rsidP="00AB0EE2">
            <w:pPr>
              <w:rPr>
                <w:ins w:id="6182" w:author="KPMG_PQH" w:date="2026-04-07T11:25:00Z" w16du:dateUtc="2026-04-07T04:25:00Z"/>
                <w:rFonts w:ascii="Arial" w:hAnsi="Arial" w:cs="Arial"/>
                <w:color w:val="000000"/>
                <w:sz w:val="18"/>
                <w:szCs w:val="18"/>
                <w:lang w:eastAsia="en-US"/>
              </w:rPr>
            </w:pPr>
            <w:ins w:id="6183" w:author="KPMG_PQH" w:date="2026-04-07T11:25:00Z" w16du:dateUtc="2026-04-07T04:25:00Z">
              <w:r>
                <w:rPr>
                  <w:rFonts w:ascii="Arial" w:hAnsi="Arial" w:cs="Arial"/>
                  <w:sz w:val="18"/>
                  <w:szCs w:val="18"/>
                </w:rPr>
                <w:t>TH SERVICE TRADING TECHNICAL DEVELOPMENT COMPANY LIMITED</w:t>
              </w:r>
            </w:ins>
          </w:p>
        </w:tc>
        <w:tc>
          <w:tcPr>
            <w:tcW w:w="846" w:type="pct"/>
            <w:tcBorders>
              <w:top w:val="nil"/>
              <w:left w:val="nil"/>
              <w:bottom w:val="single" w:sz="4" w:space="0" w:color="auto"/>
              <w:right w:val="single" w:sz="4" w:space="0" w:color="auto"/>
            </w:tcBorders>
            <w:vAlign w:val="center"/>
            <w:hideMark/>
          </w:tcPr>
          <w:p w14:paraId="38FA3EA8" w14:textId="04D413FA" w:rsidR="00AB0EE2" w:rsidRPr="00322061" w:rsidRDefault="00AB0EE2" w:rsidP="00AB0EE2">
            <w:pPr>
              <w:jc w:val="center"/>
              <w:rPr>
                <w:ins w:id="6184" w:author="KPMG_PQH" w:date="2026-04-07T11:25:00Z" w16du:dateUtc="2026-04-07T04:25:00Z"/>
                <w:rFonts w:ascii="Arial" w:hAnsi="Arial" w:cs="Arial"/>
                <w:color w:val="000000"/>
                <w:sz w:val="18"/>
                <w:szCs w:val="18"/>
                <w:lang w:eastAsia="en-US"/>
              </w:rPr>
            </w:pPr>
            <w:ins w:id="6185"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3428E97" w14:textId="757F6027" w:rsidR="00AB0EE2" w:rsidRPr="00322061" w:rsidRDefault="00AB0EE2" w:rsidP="00AB0EE2">
            <w:pPr>
              <w:rPr>
                <w:ins w:id="6186" w:author="KPMG_PQH" w:date="2026-04-07T11:25:00Z" w16du:dateUtc="2026-04-07T04:25:00Z"/>
                <w:rFonts w:ascii="Arial" w:hAnsi="Arial" w:cs="Arial"/>
                <w:color w:val="000000"/>
                <w:sz w:val="18"/>
                <w:szCs w:val="18"/>
                <w:lang w:eastAsia="en-US"/>
              </w:rPr>
            </w:pPr>
            <w:ins w:id="6187" w:author="KPMG_PQH" w:date="2026-04-07T11:25:00Z" w16du:dateUtc="2026-04-07T04:25:00Z">
              <w:r>
                <w:rPr>
                  <w:rFonts w:ascii="Arial" w:hAnsi="Arial" w:cs="Arial"/>
                  <w:color w:val="000000"/>
                  <w:sz w:val="18"/>
                  <w:szCs w:val="18"/>
                </w:rPr>
                <w:t>Insufficient financial data</w:t>
              </w:r>
            </w:ins>
          </w:p>
        </w:tc>
      </w:tr>
      <w:tr w:rsidR="00AB0EE2" w:rsidRPr="00322061" w14:paraId="7923F4E3" w14:textId="77777777" w:rsidTr="00777313">
        <w:trPr>
          <w:trHeight w:val="20"/>
          <w:ins w:id="6188"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54CA4E86" w14:textId="26C39366" w:rsidR="00AB0EE2" w:rsidRPr="00322061" w:rsidRDefault="00AB0EE2" w:rsidP="00AB0EE2">
            <w:pPr>
              <w:jc w:val="center"/>
              <w:rPr>
                <w:ins w:id="6189" w:author="KPMG_PQH" w:date="2026-04-07T11:25:00Z" w16du:dateUtc="2026-04-07T04:25:00Z"/>
                <w:rFonts w:ascii="Arial" w:hAnsi="Arial" w:cs="Arial"/>
                <w:color w:val="000000"/>
                <w:sz w:val="18"/>
                <w:szCs w:val="18"/>
                <w:lang w:eastAsia="en-US"/>
              </w:rPr>
            </w:pPr>
            <w:ins w:id="6190" w:author="KPMG_PQH" w:date="2026-04-07T11:25:00Z" w16du:dateUtc="2026-04-07T04:25:00Z">
              <w:r>
                <w:rPr>
                  <w:rFonts w:ascii="Arial" w:hAnsi="Arial" w:cs="Arial"/>
                  <w:sz w:val="18"/>
                  <w:szCs w:val="18"/>
                </w:rPr>
                <w:t>341</w:t>
              </w:r>
            </w:ins>
          </w:p>
        </w:tc>
        <w:tc>
          <w:tcPr>
            <w:tcW w:w="2351" w:type="pct"/>
            <w:tcBorders>
              <w:top w:val="nil"/>
              <w:left w:val="nil"/>
              <w:bottom w:val="single" w:sz="4" w:space="0" w:color="auto"/>
              <w:right w:val="single" w:sz="4" w:space="0" w:color="auto"/>
            </w:tcBorders>
            <w:vAlign w:val="center"/>
            <w:hideMark/>
          </w:tcPr>
          <w:p w14:paraId="7033487D" w14:textId="1CF13CC3" w:rsidR="00AB0EE2" w:rsidRPr="00322061" w:rsidRDefault="00AB0EE2" w:rsidP="00AB0EE2">
            <w:pPr>
              <w:rPr>
                <w:ins w:id="6191" w:author="KPMG_PQH" w:date="2026-04-07T11:25:00Z" w16du:dateUtc="2026-04-07T04:25:00Z"/>
                <w:rFonts w:ascii="Arial" w:hAnsi="Arial" w:cs="Arial"/>
                <w:color w:val="000000"/>
                <w:sz w:val="18"/>
                <w:szCs w:val="18"/>
                <w:lang w:eastAsia="en-US"/>
              </w:rPr>
            </w:pPr>
            <w:ins w:id="6192" w:author="KPMG_PQH" w:date="2026-04-07T11:25:00Z" w16du:dateUtc="2026-04-07T04:25:00Z">
              <w:r>
                <w:rPr>
                  <w:rFonts w:ascii="Arial" w:hAnsi="Arial" w:cs="Arial"/>
                  <w:sz w:val="18"/>
                  <w:szCs w:val="18"/>
                </w:rPr>
                <w:t>THAI BINH DUONG GARMENT JOINT STOCK COMPANY</w:t>
              </w:r>
            </w:ins>
          </w:p>
        </w:tc>
        <w:tc>
          <w:tcPr>
            <w:tcW w:w="846" w:type="pct"/>
            <w:tcBorders>
              <w:top w:val="nil"/>
              <w:left w:val="nil"/>
              <w:bottom w:val="single" w:sz="4" w:space="0" w:color="auto"/>
              <w:right w:val="single" w:sz="4" w:space="0" w:color="auto"/>
            </w:tcBorders>
            <w:vAlign w:val="center"/>
            <w:hideMark/>
          </w:tcPr>
          <w:p w14:paraId="7A70CD21" w14:textId="489FB224" w:rsidR="00AB0EE2" w:rsidRPr="00322061" w:rsidRDefault="00AB0EE2" w:rsidP="00AB0EE2">
            <w:pPr>
              <w:jc w:val="center"/>
              <w:rPr>
                <w:ins w:id="6193" w:author="KPMG_PQH" w:date="2026-04-07T11:25:00Z" w16du:dateUtc="2026-04-07T04:25:00Z"/>
                <w:rFonts w:ascii="Arial" w:hAnsi="Arial" w:cs="Arial"/>
                <w:color w:val="000000"/>
                <w:sz w:val="18"/>
                <w:szCs w:val="18"/>
                <w:lang w:eastAsia="en-US"/>
              </w:rPr>
            </w:pPr>
            <w:ins w:id="6194"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47A7694" w14:textId="60D9C525" w:rsidR="00AB0EE2" w:rsidRPr="00322061" w:rsidRDefault="00AB0EE2" w:rsidP="00AB0EE2">
            <w:pPr>
              <w:rPr>
                <w:ins w:id="6195" w:author="KPMG_PQH" w:date="2026-04-07T11:25:00Z" w16du:dateUtc="2026-04-07T04:25:00Z"/>
                <w:rFonts w:ascii="Arial" w:hAnsi="Arial" w:cs="Arial"/>
                <w:color w:val="000000"/>
                <w:sz w:val="18"/>
                <w:szCs w:val="18"/>
                <w:lang w:eastAsia="en-US"/>
              </w:rPr>
            </w:pPr>
            <w:ins w:id="6196" w:author="KPMG_PQH" w:date="2026-04-07T11:25:00Z" w16du:dateUtc="2026-04-07T04:25:00Z">
              <w:r>
                <w:rPr>
                  <w:rFonts w:ascii="Arial" w:hAnsi="Arial" w:cs="Arial"/>
                  <w:color w:val="000000"/>
                  <w:sz w:val="18"/>
                  <w:szCs w:val="18"/>
                </w:rPr>
                <w:t>Insufficient financial data</w:t>
              </w:r>
            </w:ins>
          </w:p>
        </w:tc>
      </w:tr>
      <w:tr w:rsidR="00AB0EE2" w:rsidRPr="00322061" w14:paraId="70EBB4B5" w14:textId="77777777" w:rsidTr="00777313">
        <w:trPr>
          <w:trHeight w:val="20"/>
          <w:ins w:id="6197"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7376A298" w14:textId="78CC32D7" w:rsidR="00AB0EE2" w:rsidRPr="00322061" w:rsidRDefault="00AB0EE2" w:rsidP="00AB0EE2">
            <w:pPr>
              <w:jc w:val="center"/>
              <w:rPr>
                <w:ins w:id="6198" w:author="KPMG_PQH" w:date="2026-04-07T11:25:00Z" w16du:dateUtc="2026-04-07T04:25:00Z"/>
                <w:rFonts w:ascii="Arial" w:hAnsi="Arial" w:cs="Arial"/>
                <w:color w:val="000000"/>
                <w:sz w:val="18"/>
                <w:szCs w:val="18"/>
                <w:lang w:eastAsia="en-US"/>
              </w:rPr>
            </w:pPr>
            <w:ins w:id="6199" w:author="KPMG_PQH" w:date="2026-04-07T11:25:00Z" w16du:dateUtc="2026-04-07T04:25:00Z">
              <w:r>
                <w:rPr>
                  <w:rFonts w:ascii="Arial" w:hAnsi="Arial" w:cs="Arial"/>
                  <w:sz w:val="18"/>
                  <w:szCs w:val="18"/>
                </w:rPr>
                <w:t>342</w:t>
              </w:r>
            </w:ins>
          </w:p>
        </w:tc>
        <w:tc>
          <w:tcPr>
            <w:tcW w:w="2351" w:type="pct"/>
            <w:tcBorders>
              <w:top w:val="nil"/>
              <w:left w:val="nil"/>
              <w:bottom w:val="single" w:sz="4" w:space="0" w:color="auto"/>
              <w:right w:val="single" w:sz="4" w:space="0" w:color="auto"/>
            </w:tcBorders>
            <w:vAlign w:val="center"/>
            <w:hideMark/>
          </w:tcPr>
          <w:p w14:paraId="2948A46B" w14:textId="19273609" w:rsidR="00AB0EE2" w:rsidRPr="00322061" w:rsidRDefault="00AB0EE2" w:rsidP="00AB0EE2">
            <w:pPr>
              <w:rPr>
                <w:ins w:id="6200" w:author="KPMG_PQH" w:date="2026-04-07T11:25:00Z" w16du:dateUtc="2026-04-07T04:25:00Z"/>
                <w:rFonts w:ascii="Arial" w:hAnsi="Arial" w:cs="Arial"/>
                <w:color w:val="000000"/>
                <w:sz w:val="18"/>
                <w:szCs w:val="18"/>
                <w:lang w:eastAsia="en-US"/>
              </w:rPr>
            </w:pPr>
            <w:ins w:id="6201" w:author="KPMG_PQH" w:date="2026-04-07T11:25:00Z" w16du:dateUtc="2026-04-07T04:25:00Z">
              <w:r>
                <w:rPr>
                  <w:rFonts w:ascii="Arial" w:hAnsi="Arial" w:cs="Arial"/>
                  <w:sz w:val="18"/>
                  <w:szCs w:val="18"/>
                </w:rPr>
                <w:t>THAI BINH TBG COMPANY LIMITED</w:t>
              </w:r>
            </w:ins>
          </w:p>
        </w:tc>
        <w:tc>
          <w:tcPr>
            <w:tcW w:w="846" w:type="pct"/>
            <w:tcBorders>
              <w:top w:val="nil"/>
              <w:left w:val="nil"/>
              <w:bottom w:val="single" w:sz="4" w:space="0" w:color="auto"/>
              <w:right w:val="single" w:sz="4" w:space="0" w:color="auto"/>
            </w:tcBorders>
            <w:vAlign w:val="center"/>
            <w:hideMark/>
          </w:tcPr>
          <w:p w14:paraId="62D878CE" w14:textId="00E15C81" w:rsidR="00AB0EE2" w:rsidRPr="00322061" w:rsidRDefault="00AB0EE2" w:rsidP="00AB0EE2">
            <w:pPr>
              <w:jc w:val="center"/>
              <w:rPr>
                <w:ins w:id="6202" w:author="KPMG_PQH" w:date="2026-04-07T11:25:00Z" w16du:dateUtc="2026-04-07T04:25:00Z"/>
                <w:rFonts w:ascii="Arial" w:hAnsi="Arial" w:cs="Arial"/>
                <w:color w:val="000000"/>
                <w:sz w:val="18"/>
                <w:szCs w:val="18"/>
                <w:lang w:eastAsia="en-US"/>
              </w:rPr>
            </w:pPr>
            <w:ins w:id="6203"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259F722B" w14:textId="6BCFEA87" w:rsidR="00AB0EE2" w:rsidRPr="00322061" w:rsidRDefault="00AB0EE2" w:rsidP="00AB0EE2">
            <w:pPr>
              <w:rPr>
                <w:ins w:id="6204" w:author="KPMG_PQH" w:date="2026-04-07T11:25:00Z" w16du:dateUtc="2026-04-07T04:25:00Z"/>
                <w:rFonts w:ascii="Arial" w:hAnsi="Arial" w:cs="Arial"/>
                <w:color w:val="000000"/>
                <w:sz w:val="18"/>
                <w:szCs w:val="18"/>
                <w:lang w:eastAsia="en-US"/>
              </w:rPr>
            </w:pPr>
            <w:ins w:id="6205" w:author="KPMG_PQH" w:date="2026-04-07T11:25:00Z" w16du:dateUtc="2026-04-07T04:25:00Z">
              <w:r>
                <w:rPr>
                  <w:rFonts w:ascii="Arial" w:hAnsi="Arial" w:cs="Arial"/>
                  <w:color w:val="000000"/>
                  <w:sz w:val="18"/>
                  <w:szCs w:val="18"/>
                </w:rPr>
                <w:t>Insufficient financial data</w:t>
              </w:r>
            </w:ins>
          </w:p>
        </w:tc>
      </w:tr>
      <w:tr w:rsidR="00AB0EE2" w:rsidRPr="00322061" w14:paraId="790AFE2E" w14:textId="77777777" w:rsidTr="00777313">
        <w:trPr>
          <w:trHeight w:val="20"/>
          <w:ins w:id="6206"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1D8082D6" w14:textId="1ECF03F3" w:rsidR="00AB0EE2" w:rsidRPr="00322061" w:rsidRDefault="00AB0EE2" w:rsidP="00AB0EE2">
            <w:pPr>
              <w:jc w:val="center"/>
              <w:rPr>
                <w:ins w:id="6207" w:author="KPMG_PQH" w:date="2026-04-07T11:25:00Z" w16du:dateUtc="2026-04-07T04:25:00Z"/>
                <w:rFonts w:ascii="Arial" w:hAnsi="Arial" w:cs="Arial"/>
                <w:color w:val="000000"/>
                <w:sz w:val="18"/>
                <w:szCs w:val="18"/>
                <w:lang w:eastAsia="en-US"/>
              </w:rPr>
            </w:pPr>
            <w:ins w:id="6208" w:author="KPMG_PQH" w:date="2026-04-07T11:25:00Z" w16du:dateUtc="2026-04-07T04:25:00Z">
              <w:r>
                <w:rPr>
                  <w:rFonts w:ascii="Arial" w:hAnsi="Arial" w:cs="Arial"/>
                  <w:sz w:val="18"/>
                  <w:szCs w:val="18"/>
                </w:rPr>
                <w:t>343</w:t>
              </w:r>
            </w:ins>
          </w:p>
        </w:tc>
        <w:tc>
          <w:tcPr>
            <w:tcW w:w="2351" w:type="pct"/>
            <w:tcBorders>
              <w:top w:val="nil"/>
              <w:left w:val="nil"/>
              <w:bottom w:val="single" w:sz="4" w:space="0" w:color="auto"/>
              <w:right w:val="single" w:sz="4" w:space="0" w:color="auto"/>
            </w:tcBorders>
            <w:vAlign w:val="center"/>
            <w:hideMark/>
          </w:tcPr>
          <w:p w14:paraId="6628019D" w14:textId="0B29299B" w:rsidR="00AB0EE2" w:rsidRPr="00322061" w:rsidRDefault="00AB0EE2" w:rsidP="00AB0EE2">
            <w:pPr>
              <w:rPr>
                <w:ins w:id="6209" w:author="KPMG_PQH" w:date="2026-04-07T11:25:00Z" w16du:dateUtc="2026-04-07T04:25:00Z"/>
                <w:rFonts w:ascii="Arial" w:hAnsi="Arial" w:cs="Arial"/>
                <w:color w:val="000000"/>
                <w:sz w:val="18"/>
                <w:szCs w:val="18"/>
                <w:lang w:eastAsia="en-US"/>
              </w:rPr>
            </w:pPr>
            <w:ins w:id="6210" w:author="KPMG_PQH" w:date="2026-04-07T11:25:00Z" w16du:dateUtc="2026-04-07T04:25:00Z">
              <w:r>
                <w:rPr>
                  <w:rFonts w:ascii="Arial" w:hAnsi="Arial" w:cs="Arial"/>
                  <w:sz w:val="18"/>
                  <w:szCs w:val="18"/>
                </w:rPr>
                <w:t>THAI BINH TELECOM ENGINEERING CONTRUCTION COMPANY LIMITED</w:t>
              </w:r>
            </w:ins>
          </w:p>
        </w:tc>
        <w:tc>
          <w:tcPr>
            <w:tcW w:w="846" w:type="pct"/>
            <w:tcBorders>
              <w:top w:val="nil"/>
              <w:left w:val="nil"/>
              <w:bottom w:val="single" w:sz="4" w:space="0" w:color="auto"/>
              <w:right w:val="single" w:sz="4" w:space="0" w:color="auto"/>
            </w:tcBorders>
            <w:vAlign w:val="center"/>
            <w:hideMark/>
          </w:tcPr>
          <w:p w14:paraId="27D2D4E1" w14:textId="0969A14A" w:rsidR="00AB0EE2" w:rsidRPr="00322061" w:rsidRDefault="00AB0EE2" w:rsidP="00AB0EE2">
            <w:pPr>
              <w:jc w:val="center"/>
              <w:rPr>
                <w:ins w:id="6211" w:author="KPMG_PQH" w:date="2026-04-07T11:25:00Z" w16du:dateUtc="2026-04-07T04:25:00Z"/>
                <w:rFonts w:ascii="Arial" w:hAnsi="Arial" w:cs="Arial"/>
                <w:color w:val="000000"/>
                <w:sz w:val="18"/>
                <w:szCs w:val="18"/>
                <w:lang w:eastAsia="en-US"/>
              </w:rPr>
            </w:pPr>
            <w:ins w:id="6212"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E3D8458" w14:textId="7C36672E" w:rsidR="00AB0EE2" w:rsidRPr="00322061" w:rsidRDefault="00AB0EE2" w:rsidP="00AB0EE2">
            <w:pPr>
              <w:rPr>
                <w:ins w:id="6213" w:author="KPMG_PQH" w:date="2026-04-07T11:25:00Z" w16du:dateUtc="2026-04-07T04:25:00Z"/>
                <w:rFonts w:ascii="Arial" w:hAnsi="Arial" w:cs="Arial"/>
                <w:color w:val="000000"/>
                <w:sz w:val="18"/>
                <w:szCs w:val="18"/>
                <w:lang w:eastAsia="en-US"/>
              </w:rPr>
            </w:pPr>
            <w:ins w:id="6214" w:author="KPMG_PQH" w:date="2026-04-07T11:25:00Z" w16du:dateUtc="2026-04-07T04:25:00Z">
              <w:r>
                <w:rPr>
                  <w:rFonts w:ascii="Arial" w:hAnsi="Arial" w:cs="Arial"/>
                  <w:color w:val="000000"/>
                  <w:sz w:val="18"/>
                  <w:szCs w:val="18"/>
                </w:rPr>
                <w:t>Non-comparable functions</w:t>
              </w:r>
            </w:ins>
          </w:p>
        </w:tc>
      </w:tr>
      <w:tr w:rsidR="00AB0EE2" w:rsidRPr="00322061" w14:paraId="7DEA905F" w14:textId="77777777" w:rsidTr="00777313">
        <w:trPr>
          <w:trHeight w:val="20"/>
          <w:ins w:id="6215"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35C61F3A" w14:textId="70D260DB" w:rsidR="00AB0EE2" w:rsidRPr="00322061" w:rsidRDefault="00AB0EE2" w:rsidP="00AB0EE2">
            <w:pPr>
              <w:jc w:val="center"/>
              <w:rPr>
                <w:ins w:id="6216" w:author="KPMG_PQH" w:date="2026-04-07T11:25:00Z" w16du:dateUtc="2026-04-07T04:25:00Z"/>
                <w:rFonts w:ascii="Arial" w:hAnsi="Arial" w:cs="Arial"/>
                <w:color w:val="000000"/>
                <w:sz w:val="18"/>
                <w:szCs w:val="18"/>
                <w:lang w:eastAsia="en-US"/>
              </w:rPr>
            </w:pPr>
            <w:ins w:id="6217" w:author="KPMG_PQH" w:date="2026-04-07T11:25:00Z" w16du:dateUtc="2026-04-07T04:25:00Z">
              <w:r>
                <w:rPr>
                  <w:rFonts w:ascii="Arial" w:hAnsi="Arial" w:cs="Arial"/>
                  <w:sz w:val="18"/>
                  <w:szCs w:val="18"/>
                </w:rPr>
                <w:t>344</w:t>
              </w:r>
            </w:ins>
          </w:p>
        </w:tc>
        <w:tc>
          <w:tcPr>
            <w:tcW w:w="2351" w:type="pct"/>
            <w:tcBorders>
              <w:top w:val="nil"/>
              <w:left w:val="nil"/>
              <w:bottom w:val="single" w:sz="4" w:space="0" w:color="auto"/>
              <w:right w:val="single" w:sz="4" w:space="0" w:color="auto"/>
            </w:tcBorders>
            <w:vAlign w:val="center"/>
            <w:hideMark/>
          </w:tcPr>
          <w:p w14:paraId="0CA8B8EF" w14:textId="4C1F0BF7" w:rsidR="00AB0EE2" w:rsidRPr="00322061" w:rsidRDefault="00AB0EE2" w:rsidP="00AB0EE2">
            <w:pPr>
              <w:rPr>
                <w:ins w:id="6218" w:author="KPMG_PQH" w:date="2026-04-07T11:25:00Z" w16du:dateUtc="2026-04-07T04:25:00Z"/>
                <w:rFonts w:ascii="Arial" w:hAnsi="Arial" w:cs="Arial"/>
                <w:color w:val="000000"/>
                <w:sz w:val="18"/>
                <w:szCs w:val="18"/>
                <w:lang w:eastAsia="en-US"/>
              </w:rPr>
            </w:pPr>
            <w:ins w:id="6219" w:author="KPMG_PQH" w:date="2026-04-07T11:25:00Z" w16du:dateUtc="2026-04-07T04:25:00Z">
              <w:r>
                <w:rPr>
                  <w:rFonts w:ascii="Arial" w:hAnsi="Arial" w:cs="Arial"/>
                  <w:sz w:val="18"/>
                  <w:szCs w:val="18"/>
                </w:rPr>
                <w:t>THANG LONG BRIDGE NO 11 JOINT STOCK COMPANY</w:t>
              </w:r>
            </w:ins>
          </w:p>
        </w:tc>
        <w:tc>
          <w:tcPr>
            <w:tcW w:w="846" w:type="pct"/>
            <w:tcBorders>
              <w:top w:val="nil"/>
              <w:left w:val="nil"/>
              <w:bottom w:val="single" w:sz="4" w:space="0" w:color="auto"/>
              <w:right w:val="single" w:sz="4" w:space="0" w:color="auto"/>
            </w:tcBorders>
            <w:vAlign w:val="center"/>
            <w:hideMark/>
          </w:tcPr>
          <w:p w14:paraId="3FCB5987" w14:textId="48CBB05B" w:rsidR="00AB0EE2" w:rsidRPr="00322061" w:rsidRDefault="00AB0EE2" w:rsidP="00AB0EE2">
            <w:pPr>
              <w:jc w:val="center"/>
              <w:rPr>
                <w:ins w:id="6220" w:author="KPMG_PQH" w:date="2026-04-07T11:25:00Z" w16du:dateUtc="2026-04-07T04:25:00Z"/>
                <w:rFonts w:ascii="Arial" w:hAnsi="Arial" w:cs="Arial"/>
                <w:color w:val="000000"/>
                <w:sz w:val="18"/>
                <w:szCs w:val="18"/>
                <w:lang w:eastAsia="en-US"/>
              </w:rPr>
            </w:pPr>
            <w:ins w:id="6221"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77366C6D" w14:textId="3B7260F6" w:rsidR="00AB0EE2" w:rsidRPr="00322061" w:rsidRDefault="00AB0EE2" w:rsidP="00AB0EE2">
            <w:pPr>
              <w:rPr>
                <w:ins w:id="6222" w:author="KPMG_PQH" w:date="2026-04-07T11:25:00Z" w16du:dateUtc="2026-04-07T04:25:00Z"/>
                <w:rFonts w:ascii="Arial" w:hAnsi="Arial" w:cs="Arial"/>
                <w:color w:val="000000"/>
                <w:sz w:val="18"/>
                <w:szCs w:val="18"/>
                <w:lang w:eastAsia="en-US"/>
              </w:rPr>
            </w:pPr>
            <w:ins w:id="6223" w:author="KPMG_PQH" w:date="2026-04-07T11:25:00Z" w16du:dateUtc="2026-04-07T04:25:00Z">
              <w:r>
                <w:rPr>
                  <w:rFonts w:ascii="Arial" w:hAnsi="Arial" w:cs="Arial"/>
                  <w:color w:val="000000"/>
                  <w:sz w:val="18"/>
                  <w:szCs w:val="18"/>
                </w:rPr>
                <w:t>Non-comparable functions</w:t>
              </w:r>
            </w:ins>
          </w:p>
        </w:tc>
      </w:tr>
      <w:tr w:rsidR="00AB0EE2" w:rsidRPr="00322061" w14:paraId="7CA89482" w14:textId="77777777" w:rsidTr="00777313">
        <w:trPr>
          <w:trHeight w:val="20"/>
          <w:ins w:id="6224"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2AB1999A" w14:textId="17C862C9" w:rsidR="00AB0EE2" w:rsidRPr="00322061" w:rsidRDefault="00AB0EE2" w:rsidP="00AB0EE2">
            <w:pPr>
              <w:jc w:val="center"/>
              <w:rPr>
                <w:ins w:id="6225" w:author="KPMG_PQH" w:date="2026-04-07T11:25:00Z" w16du:dateUtc="2026-04-07T04:25:00Z"/>
                <w:rFonts w:ascii="Arial" w:hAnsi="Arial" w:cs="Arial"/>
                <w:color w:val="000000"/>
                <w:sz w:val="18"/>
                <w:szCs w:val="18"/>
                <w:lang w:eastAsia="en-US"/>
              </w:rPr>
            </w:pPr>
            <w:ins w:id="6226" w:author="KPMG_PQH" w:date="2026-04-07T11:25:00Z" w16du:dateUtc="2026-04-07T04:25:00Z">
              <w:r>
                <w:rPr>
                  <w:rFonts w:ascii="Arial" w:hAnsi="Arial" w:cs="Arial"/>
                  <w:sz w:val="18"/>
                  <w:szCs w:val="18"/>
                </w:rPr>
                <w:t>345</w:t>
              </w:r>
            </w:ins>
          </w:p>
        </w:tc>
        <w:tc>
          <w:tcPr>
            <w:tcW w:w="2351" w:type="pct"/>
            <w:tcBorders>
              <w:top w:val="nil"/>
              <w:left w:val="nil"/>
              <w:bottom w:val="single" w:sz="4" w:space="0" w:color="auto"/>
              <w:right w:val="single" w:sz="4" w:space="0" w:color="auto"/>
            </w:tcBorders>
            <w:vAlign w:val="center"/>
            <w:hideMark/>
          </w:tcPr>
          <w:p w14:paraId="7A5E83FB" w14:textId="13014DDA" w:rsidR="00AB0EE2" w:rsidRPr="00322061" w:rsidRDefault="00AB0EE2" w:rsidP="00AB0EE2">
            <w:pPr>
              <w:rPr>
                <w:ins w:id="6227" w:author="KPMG_PQH" w:date="2026-04-07T11:25:00Z" w16du:dateUtc="2026-04-07T04:25:00Z"/>
                <w:rFonts w:ascii="Arial" w:hAnsi="Arial" w:cs="Arial"/>
                <w:color w:val="000000"/>
                <w:sz w:val="18"/>
                <w:szCs w:val="18"/>
                <w:lang w:eastAsia="en-US"/>
              </w:rPr>
            </w:pPr>
            <w:ins w:id="6228" w:author="KPMG_PQH" w:date="2026-04-07T11:25:00Z" w16du:dateUtc="2026-04-07T04:25:00Z">
              <w:r>
                <w:rPr>
                  <w:rFonts w:ascii="Arial" w:hAnsi="Arial" w:cs="Arial"/>
                  <w:sz w:val="18"/>
                  <w:szCs w:val="18"/>
                </w:rPr>
                <w:t>THANG LONG INVESTMENT IMPORT EXPORT CONSTRUCTION JOINT STOCK COMPANY</w:t>
              </w:r>
            </w:ins>
          </w:p>
        </w:tc>
        <w:tc>
          <w:tcPr>
            <w:tcW w:w="846" w:type="pct"/>
            <w:tcBorders>
              <w:top w:val="nil"/>
              <w:left w:val="nil"/>
              <w:bottom w:val="single" w:sz="4" w:space="0" w:color="auto"/>
              <w:right w:val="single" w:sz="4" w:space="0" w:color="auto"/>
            </w:tcBorders>
            <w:vAlign w:val="center"/>
            <w:hideMark/>
          </w:tcPr>
          <w:p w14:paraId="16FA28A0" w14:textId="0A49409C" w:rsidR="00AB0EE2" w:rsidRPr="00322061" w:rsidRDefault="00AB0EE2" w:rsidP="00AB0EE2">
            <w:pPr>
              <w:jc w:val="center"/>
              <w:rPr>
                <w:ins w:id="6229" w:author="KPMG_PQH" w:date="2026-04-07T11:25:00Z" w16du:dateUtc="2026-04-07T04:25:00Z"/>
                <w:rFonts w:ascii="Arial" w:hAnsi="Arial" w:cs="Arial"/>
                <w:color w:val="000000"/>
                <w:sz w:val="18"/>
                <w:szCs w:val="18"/>
                <w:lang w:eastAsia="en-US"/>
              </w:rPr>
            </w:pPr>
            <w:ins w:id="6230"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15F54018" w14:textId="3AD4BCDF" w:rsidR="00AB0EE2" w:rsidRPr="00322061" w:rsidRDefault="00AB0EE2" w:rsidP="00AB0EE2">
            <w:pPr>
              <w:rPr>
                <w:ins w:id="6231" w:author="KPMG_PQH" w:date="2026-04-07T11:25:00Z" w16du:dateUtc="2026-04-07T04:25:00Z"/>
                <w:rFonts w:ascii="Arial" w:hAnsi="Arial" w:cs="Arial"/>
                <w:color w:val="000000"/>
                <w:sz w:val="18"/>
                <w:szCs w:val="18"/>
                <w:lang w:eastAsia="en-US"/>
              </w:rPr>
            </w:pPr>
            <w:ins w:id="6232" w:author="KPMG_PQH" w:date="2026-04-07T11:25:00Z" w16du:dateUtc="2026-04-07T04:25:00Z">
              <w:r>
                <w:rPr>
                  <w:rFonts w:ascii="Arial" w:hAnsi="Arial" w:cs="Arial"/>
                  <w:color w:val="000000"/>
                  <w:sz w:val="18"/>
                  <w:szCs w:val="18"/>
                </w:rPr>
                <w:t>Continuous loss making</w:t>
              </w:r>
            </w:ins>
          </w:p>
        </w:tc>
      </w:tr>
      <w:tr w:rsidR="00AB0EE2" w:rsidRPr="00322061" w14:paraId="6FF9CA1C" w14:textId="77777777" w:rsidTr="00777313">
        <w:trPr>
          <w:trHeight w:val="20"/>
          <w:ins w:id="6233" w:author="KPMG_PQH" w:date="2026-04-07T11:25:00Z" w16du:dateUtc="2026-04-07T04:25:00Z"/>
        </w:trPr>
        <w:tc>
          <w:tcPr>
            <w:tcW w:w="305" w:type="pct"/>
            <w:tcBorders>
              <w:top w:val="nil"/>
              <w:left w:val="single" w:sz="4" w:space="0" w:color="auto"/>
              <w:bottom w:val="single" w:sz="4" w:space="0" w:color="auto"/>
              <w:right w:val="single" w:sz="4" w:space="0" w:color="auto"/>
            </w:tcBorders>
            <w:noWrap/>
            <w:vAlign w:val="center"/>
            <w:hideMark/>
          </w:tcPr>
          <w:p w14:paraId="6A563D7A" w14:textId="5DF040F8" w:rsidR="00AB0EE2" w:rsidRPr="00322061" w:rsidRDefault="00AB0EE2" w:rsidP="00AB0EE2">
            <w:pPr>
              <w:jc w:val="center"/>
              <w:rPr>
                <w:ins w:id="6234" w:author="KPMG_PQH" w:date="2026-04-07T11:25:00Z" w16du:dateUtc="2026-04-07T04:25:00Z"/>
                <w:rFonts w:ascii="Arial" w:hAnsi="Arial" w:cs="Arial"/>
                <w:color w:val="000000"/>
                <w:sz w:val="18"/>
                <w:szCs w:val="18"/>
                <w:lang w:eastAsia="en-US"/>
              </w:rPr>
            </w:pPr>
            <w:ins w:id="6235" w:author="KPMG_PQH" w:date="2026-04-07T11:25:00Z" w16du:dateUtc="2026-04-07T04:25:00Z">
              <w:r>
                <w:rPr>
                  <w:rFonts w:ascii="Arial" w:hAnsi="Arial" w:cs="Arial"/>
                  <w:sz w:val="18"/>
                  <w:szCs w:val="18"/>
                </w:rPr>
                <w:t>346</w:t>
              </w:r>
            </w:ins>
          </w:p>
        </w:tc>
        <w:tc>
          <w:tcPr>
            <w:tcW w:w="2351" w:type="pct"/>
            <w:tcBorders>
              <w:top w:val="nil"/>
              <w:left w:val="nil"/>
              <w:bottom w:val="single" w:sz="4" w:space="0" w:color="auto"/>
              <w:right w:val="single" w:sz="4" w:space="0" w:color="auto"/>
            </w:tcBorders>
            <w:vAlign w:val="center"/>
            <w:hideMark/>
          </w:tcPr>
          <w:p w14:paraId="09817413" w14:textId="4A4B3283" w:rsidR="00AB0EE2" w:rsidRPr="00322061" w:rsidRDefault="00AB0EE2" w:rsidP="00AB0EE2">
            <w:pPr>
              <w:rPr>
                <w:ins w:id="6236" w:author="KPMG_PQH" w:date="2026-04-07T11:25:00Z" w16du:dateUtc="2026-04-07T04:25:00Z"/>
                <w:rFonts w:ascii="Arial" w:hAnsi="Arial" w:cs="Arial"/>
                <w:color w:val="000000"/>
                <w:sz w:val="18"/>
                <w:szCs w:val="18"/>
                <w:lang w:eastAsia="en-US"/>
              </w:rPr>
            </w:pPr>
            <w:ins w:id="6237" w:author="KPMG_PQH" w:date="2026-04-07T11:25:00Z" w16du:dateUtc="2026-04-07T04:25:00Z">
              <w:r>
                <w:rPr>
                  <w:rFonts w:ascii="Arial" w:hAnsi="Arial" w:cs="Arial"/>
                  <w:sz w:val="18"/>
                  <w:szCs w:val="18"/>
                </w:rPr>
                <w:t>THANG LONG SERVICE TRADING DEVELOPMENT JOINT STOCK COMPANY</w:t>
              </w:r>
            </w:ins>
          </w:p>
        </w:tc>
        <w:tc>
          <w:tcPr>
            <w:tcW w:w="846" w:type="pct"/>
            <w:tcBorders>
              <w:top w:val="nil"/>
              <w:left w:val="nil"/>
              <w:bottom w:val="single" w:sz="4" w:space="0" w:color="auto"/>
              <w:right w:val="single" w:sz="4" w:space="0" w:color="auto"/>
            </w:tcBorders>
            <w:vAlign w:val="center"/>
            <w:hideMark/>
          </w:tcPr>
          <w:p w14:paraId="464EAEF4" w14:textId="70343237" w:rsidR="00AB0EE2" w:rsidRPr="00322061" w:rsidRDefault="00AB0EE2" w:rsidP="00AB0EE2">
            <w:pPr>
              <w:jc w:val="center"/>
              <w:rPr>
                <w:ins w:id="6238" w:author="KPMG_PQH" w:date="2026-04-07T11:25:00Z" w16du:dateUtc="2026-04-07T04:25:00Z"/>
                <w:rFonts w:ascii="Arial" w:hAnsi="Arial" w:cs="Arial"/>
                <w:color w:val="000000"/>
                <w:sz w:val="18"/>
                <w:szCs w:val="18"/>
                <w:lang w:eastAsia="en-US"/>
              </w:rPr>
            </w:pPr>
            <w:ins w:id="6239" w:author="KPMG_PQH" w:date="2026-04-07T11:25:00Z" w16du:dateUtc="2026-04-07T04:25:00Z">
              <w:r>
                <w:rPr>
                  <w:rFonts w:ascii="Arial" w:hAnsi="Arial" w:cs="Arial"/>
                  <w:sz w:val="18"/>
                  <w:szCs w:val="18"/>
                </w:rPr>
                <w:t>Unlisted</w:t>
              </w:r>
            </w:ins>
          </w:p>
        </w:tc>
        <w:tc>
          <w:tcPr>
            <w:tcW w:w="1498" w:type="pct"/>
            <w:tcBorders>
              <w:top w:val="nil"/>
              <w:left w:val="nil"/>
              <w:bottom w:val="single" w:sz="4" w:space="0" w:color="auto"/>
              <w:right w:val="single" w:sz="4" w:space="0" w:color="auto"/>
            </w:tcBorders>
            <w:vAlign w:val="center"/>
            <w:hideMark/>
          </w:tcPr>
          <w:p w14:paraId="539AAD5E" w14:textId="07077A4B" w:rsidR="00AB0EE2" w:rsidRPr="00322061" w:rsidRDefault="00AB0EE2" w:rsidP="00AB0EE2">
            <w:pPr>
              <w:rPr>
                <w:ins w:id="6240" w:author="KPMG_PQH" w:date="2026-04-07T11:25:00Z" w16du:dateUtc="2026-04-07T04:25:00Z"/>
                <w:rFonts w:ascii="Arial" w:hAnsi="Arial" w:cs="Arial"/>
                <w:color w:val="000000"/>
                <w:sz w:val="18"/>
                <w:szCs w:val="18"/>
                <w:lang w:eastAsia="en-US"/>
              </w:rPr>
            </w:pPr>
            <w:ins w:id="6241" w:author="KPMG_PQH" w:date="2026-04-07T11:25:00Z" w16du:dateUtc="2026-04-07T04:25:00Z">
              <w:r>
                <w:rPr>
                  <w:rFonts w:ascii="Arial" w:hAnsi="Arial" w:cs="Arial"/>
                  <w:color w:val="000000"/>
                  <w:sz w:val="18"/>
                  <w:szCs w:val="18"/>
                </w:rPr>
                <w:t>Non-comparable functions</w:t>
              </w:r>
            </w:ins>
          </w:p>
        </w:tc>
      </w:tr>
      <w:tr w:rsidR="00AB0EE2" w:rsidRPr="00322061" w14:paraId="11750F08" w14:textId="77777777" w:rsidTr="00777313">
        <w:trPr>
          <w:trHeight w:val="20"/>
          <w:ins w:id="624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hideMark/>
          </w:tcPr>
          <w:p w14:paraId="5CCB81A4" w14:textId="106E64C1" w:rsidR="00AB0EE2" w:rsidRPr="00322061" w:rsidRDefault="00AB0EE2" w:rsidP="00AB0EE2">
            <w:pPr>
              <w:jc w:val="center"/>
              <w:rPr>
                <w:ins w:id="6243" w:author="KPMG_PQH" w:date="2026-04-07T11:25:00Z" w16du:dateUtc="2026-04-07T04:25:00Z"/>
                <w:rFonts w:ascii="Arial" w:hAnsi="Arial" w:cs="Arial"/>
                <w:color w:val="000000"/>
                <w:sz w:val="18"/>
                <w:szCs w:val="18"/>
                <w:lang w:eastAsia="en-US"/>
              </w:rPr>
            </w:pPr>
            <w:ins w:id="6244" w:author="KPMG_PQH" w:date="2026-04-07T11:25:00Z" w16du:dateUtc="2026-04-07T04:25:00Z">
              <w:r>
                <w:rPr>
                  <w:rFonts w:ascii="Arial" w:hAnsi="Arial" w:cs="Arial"/>
                  <w:sz w:val="18"/>
                  <w:szCs w:val="18"/>
                </w:rPr>
                <w:t>347</w:t>
              </w:r>
            </w:ins>
          </w:p>
        </w:tc>
        <w:tc>
          <w:tcPr>
            <w:tcW w:w="2351" w:type="pct"/>
            <w:tcBorders>
              <w:top w:val="single" w:sz="4" w:space="0" w:color="auto"/>
              <w:left w:val="nil"/>
              <w:bottom w:val="single" w:sz="4" w:space="0" w:color="auto"/>
              <w:right w:val="single" w:sz="4" w:space="0" w:color="auto"/>
            </w:tcBorders>
            <w:vAlign w:val="center"/>
            <w:hideMark/>
          </w:tcPr>
          <w:p w14:paraId="063958F5" w14:textId="28AD616B" w:rsidR="00AB0EE2" w:rsidRPr="00322061" w:rsidRDefault="00AB0EE2" w:rsidP="00AB0EE2">
            <w:pPr>
              <w:rPr>
                <w:ins w:id="6245" w:author="KPMG_PQH" w:date="2026-04-07T11:25:00Z" w16du:dateUtc="2026-04-07T04:25:00Z"/>
                <w:rFonts w:ascii="Arial" w:hAnsi="Arial" w:cs="Arial"/>
                <w:color w:val="000000"/>
                <w:sz w:val="18"/>
                <w:szCs w:val="18"/>
                <w:lang w:eastAsia="en-US"/>
              </w:rPr>
            </w:pPr>
            <w:ins w:id="6246" w:author="KPMG_PQH" w:date="2026-04-07T11:25:00Z" w16du:dateUtc="2026-04-07T04:25:00Z">
              <w:r>
                <w:rPr>
                  <w:rFonts w:ascii="Arial" w:hAnsi="Arial" w:cs="Arial"/>
                  <w:sz w:val="18"/>
                  <w:szCs w:val="18"/>
                </w:rPr>
                <w:t>THANH CONG STEEL MANUFACTURE AND BUSINESS JOINT STOCK COMPANY</w:t>
              </w:r>
            </w:ins>
          </w:p>
        </w:tc>
        <w:tc>
          <w:tcPr>
            <w:tcW w:w="846" w:type="pct"/>
            <w:tcBorders>
              <w:top w:val="single" w:sz="4" w:space="0" w:color="auto"/>
              <w:left w:val="nil"/>
              <w:bottom w:val="single" w:sz="4" w:space="0" w:color="auto"/>
              <w:right w:val="single" w:sz="4" w:space="0" w:color="auto"/>
            </w:tcBorders>
            <w:vAlign w:val="center"/>
            <w:hideMark/>
          </w:tcPr>
          <w:p w14:paraId="61166374" w14:textId="0B4FB90E" w:rsidR="00AB0EE2" w:rsidRPr="00322061" w:rsidRDefault="00AB0EE2" w:rsidP="00AB0EE2">
            <w:pPr>
              <w:jc w:val="center"/>
              <w:rPr>
                <w:ins w:id="6247" w:author="KPMG_PQH" w:date="2026-04-07T11:25:00Z" w16du:dateUtc="2026-04-07T04:25:00Z"/>
                <w:rFonts w:ascii="Arial" w:hAnsi="Arial" w:cs="Arial"/>
                <w:color w:val="000000"/>
                <w:sz w:val="18"/>
                <w:szCs w:val="18"/>
                <w:lang w:eastAsia="en-US"/>
              </w:rPr>
            </w:pPr>
            <w:ins w:id="624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hideMark/>
          </w:tcPr>
          <w:p w14:paraId="32F238AD" w14:textId="66AFBAB5" w:rsidR="00AB0EE2" w:rsidRPr="00322061" w:rsidRDefault="00AB0EE2" w:rsidP="00AB0EE2">
            <w:pPr>
              <w:rPr>
                <w:ins w:id="6249" w:author="KPMG_PQH" w:date="2026-04-07T11:25:00Z" w16du:dateUtc="2026-04-07T04:25:00Z"/>
                <w:rFonts w:ascii="Arial" w:hAnsi="Arial" w:cs="Arial"/>
                <w:color w:val="000000"/>
                <w:sz w:val="18"/>
                <w:szCs w:val="18"/>
                <w:lang w:eastAsia="en-US"/>
              </w:rPr>
            </w:pPr>
            <w:ins w:id="6250" w:author="KPMG_PQH" w:date="2026-04-07T11:25:00Z" w16du:dateUtc="2026-04-07T04:25:00Z">
              <w:r>
                <w:rPr>
                  <w:rFonts w:ascii="Arial" w:hAnsi="Arial" w:cs="Arial"/>
                  <w:color w:val="000000"/>
                  <w:sz w:val="18"/>
                  <w:szCs w:val="18"/>
                </w:rPr>
                <w:t>Insufficient financial data</w:t>
              </w:r>
            </w:ins>
          </w:p>
        </w:tc>
      </w:tr>
      <w:tr w:rsidR="00AB0EE2" w:rsidRPr="00322061" w14:paraId="3B4984C2" w14:textId="77777777" w:rsidTr="00777313">
        <w:trPr>
          <w:trHeight w:val="20"/>
          <w:ins w:id="625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385F6FD" w14:textId="7E9A8FEF" w:rsidR="00AB0EE2" w:rsidRPr="00322061" w:rsidRDefault="00AB0EE2" w:rsidP="00AB0EE2">
            <w:pPr>
              <w:jc w:val="center"/>
              <w:rPr>
                <w:ins w:id="6252" w:author="KPMG_PQH" w:date="2026-04-07T11:25:00Z" w16du:dateUtc="2026-04-07T04:25:00Z"/>
                <w:rFonts w:ascii="Arial" w:hAnsi="Arial" w:cs="Arial"/>
                <w:color w:val="000000"/>
                <w:sz w:val="18"/>
                <w:szCs w:val="18"/>
                <w:lang w:eastAsia="en-US"/>
              </w:rPr>
            </w:pPr>
            <w:ins w:id="6253" w:author="KPMG_PQH" w:date="2026-04-07T11:25:00Z" w16du:dateUtc="2026-04-07T04:25:00Z">
              <w:r>
                <w:rPr>
                  <w:rFonts w:ascii="Arial" w:hAnsi="Arial" w:cs="Arial"/>
                  <w:sz w:val="18"/>
                  <w:szCs w:val="18"/>
                </w:rPr>
                <w:t>348</w:t>
              </w:r>
            </w:ins>
          </w:p>
        </w:tc>
        <w:tc>
          <w:tcPr>
            <w:tcW w:w="2351" w:type="pct"/>
            <w:tcBorders>
              <w:top w:val="single" w:sz="4" w:space="0" w:color="auto"/>
              <w:left w:val="nil"/>
              <w:bottom w:val="single" w:sz="4" w:space="0" w:color="auto"/>
              <w:right w:val="single" w:sz="4" w:space="0" w:color="auto"/>
            </w:tcBorders>
            <w:vAlign w:val="center"/>
          </w:tcPr>
          <w:p w14:paraId="556121E6" w14:textId="0A90D065" w:rsidR="00AB0EE2" w:rsidRPr="00322061" w:rsidRDefault="00AB0EE2" w:rsidP="00AB0EE2">
            <w:pPr>
              <w:rPr>
                <w:ins w:id="6254" w:author="KPMG_PQH" w:date="2026-04-07T11:25:00Z" w16du:dateUtc="2026-04-07T04:25:00Z"/>
                <w:rFonts w:ascii="Arial" w:hAnsi="Arial" w:cs="Arial"/>
                <w:color w:val="000000"/>
                <w:sz w:val="18"/>
                <w:szCs w:val="18"/>
                <w:lang w:eastAsia="en-US"/>
              </w:rPr>
            </w:pPr>
            <w:ins w:id="6255" w:author="KPMG_PQH" w:date="2026-04-07T11:25:00Z" w16du:dateUtc="2026-04-07T04:25:00Z">
              <w:r>
                <w:rPr>
                  <w:rFonts w:ascii="Arial" w:hAnsi="Arial" w:cs="Arial"/>
                  <w:sz w:val="18"/>
                  <w:szCs w:val="18"/>
                </w:rPr>
                <w:t>THANH PHAT CONSTRUCTION INVESTMENT JOINT STOCK COMPANY</w:t>
              </w:r>
            </w:ins>
          </w:p>
        </w:tc>
        <w:tc>
          <w:tcPr>
            <w:tcW w:w="846" w:type="pct"/>
            <w:tcBorders>
              <w:top w:val="single" w:sz="4" w:space="0" w:color="auto"/>
              <w:left w:val="nil"/>
              <w:bottom w:val="single" w:sz="4" w:space="0" w:color="auto"/>
              <w:right w:val="single" w:sz="4" w:space="0" w:color="auto"/>
            </w:tcBorders>
            <w:vAlign w:val="center"/>
          </w:tcPr>
          <w:p w14:paraId="0A5E542B" w14:textId="70975CE0" w:rsidR="00AB0EE2" w:rsidRPr="00322061" w:rsidRDefault="00AB0EE2" w:rsidP="00AB0EE2">
            <w:pPr>
              <w:jc w:val="center"/>
              <w:rPr>
                <w:ins w:id="6256" w:author="KPMG_PQH" w:date="2026-04-07T11:25:00Z" w16du:dateUtc="2026-04-07T04:25:00Z"/>
                <w:rFonts w:ascii="Arial" w:hAnsi="Arial" w:cs="Arial"/>
                <w:color w:val="000000"/>
                <w:sz w:val="18"/>
                <w:szCs w:val="18"/>
                <w:lang w:eastAsia="en-US"/>
              </w:rPr>
            </w:pPr>
            <w:ins w:id="625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FCFA067" w14:textId="79D2E153" w:rsidR="00AB0EE2" w:rsidRPr="00322061" w:rsidRDefault="00AB0EE2" w:rsidP="00AB0EE2">
            <w:pPr>
              <w:rPr>
                <w:ins w:id="6258" w:author="KPMG_PQH" w:date="2026-04-07T11:25:00Z" w16du:dateUtc="2026-04-07T04:25:00Z"/>
                <w:rFonts w:ascii="Arial" w:hAnsi="Arial" w:cs="Arial"/>
                <w:color w:val="000000"/>
                <w:sz w:val="18"/>
                <w:szCs w:val="18"/>
                <w:lang w:eastAsia="en-US"/>
              </w:rPr>
            </w:pPr>
            <w:ins w:id="6259" w:author="KPMG_PQH" w:date="2026-04-07T11:25:00Z" w16du:dateUtc="2026-04-07T04:25:00Z">
              <w:r>
                <w:rPr>
                  <w:rFonts w:ascii="Arial" w:hAnsi="Arial" w:cs="Arial"/>
                  <w:color w:val="000000"/>
                  <w:sz w:val="18"/>
                  <w:szCs w:val="18"/>
                </w:rPr>
                <w:t>Insufficient financial data</w:t>
              </w:r>
            </w:ins>
          </w:p>
        </w:tc>
      </w:tr>
      <w:tr w:rsidR="00AB0EE2" w:rsidRPr="00322061" w14:paraId="4117A9B7" w14:textId="77777777" w:rsidTr="00777313">
        <w:trPr>
          <w:trHeight w:val="20"/>
          <w:ins w:id="626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E76CB30" w14:textId="2A1B3958" w:rsidR="00AB0EE2" w:rsidRPr="00322061" w:rsidRDefault="00AB0EE2" w:rsidP="00AB0EE2">
            <w:pPr>
              <w:jc w:val="center"/>
              <w:rPr>
                <w:ins w:id="6261" w:author="KPMG_PQH" w:date="2026-04-07T11:25:00Z" w16du:dateUtc="2026-04-07T04:25:00Z"/>
                <w:rFonts w:ascii="Arial" w:hAnsi="Arial" w:cs="Arial"/>
                <w:color w:val="000000"/>
                <w:sz w:val="18"/>
                <w:szCs w:val="18"/>
                <w:lang w:eastAsia="en-US"/>
              </w:rPr>
            </w:pPr>
            <w:ins w:id="6262" w:author="KPMG_PQH" w:date="2026-04-07T11:25:00Z" w16du:dateUtc="2026-04-07T04:25:00Z">
              <w:r>
                <w:rPr>
                  <w:rFonts w:ascii="Arial" w:hAnsi="Arial" w:cs="Arial"/>
                  <w:sz w:val="18"/>
                  <w:szCs w:val="18"/>
                </w:rPr>
                <w:t>349</w:t>
              </w:r>
            </w:ins>
          </w:p>
        </w:tc>
        <w:tc>
          <w:tcPr>
            <w:tcW w:w="2351" w:type="pct"/>
            <w:tcBorders>
              <w:top w:val="single" w:sz="4" w:space="0" w:color="auto"/>
              <w:left w:val="nil"/>
              <w:bottom w:val="single" w:sz="4" w:space="0" w:color="auto"/>
              <w:right w:val="single" w:sz="4" w:space="0" w:color="auto"/>
            </w:tcBorders>
            <w:vAlign w:val="center"/>
          </w:tcPr>
          <w:p w14:paraId="7E5DB990" w14:textId="7173B91C" w:rsidR="00AB0EE2" w:rsidRPr="00322061" w:rsidRDefault="00AB0EE2" w:rsidP="00AB0EE2">
            <w:pPr>
              <w:rPr>
                <w:ins w:id="6263" w:author="KPMG_PQH" w:date="2026-04-07T11:25:00Z" w16du:dateUtc="2026-04-07T04:25:00Z"/>
                <w:rFonts w:ascii="Arial" w:hAnsi="Arial" w:cs="Arial"/>
                <w:color w:val="000000"/>
                <w:sz w:val="18"/>
                <w:szCs w:val="18"/>
                <w:lang w:eastAsia="en-US"/>
              </w:rPr>
            </w:pPr>
            <w:ins w:id="6264" w:author="KPMG_PQH" w:date="2026-04-07T11:25:00Z" w16du:dateUtc="2026-04-07T04:25:00Z">
              <w:r>
                <w:rPr>
                  <w:rFonts w:ascii="Arial" w:hAnsi="Arial" w:cs="Arial"/>
                  <w:sz w:val="18"/>
                  <w:szCs w:val="18"/>
                </w:rPr>
                <w:t>THANH PHAT TEXTILE GARMENT IMPORT JOINT STOCK COMPANY</w:t>
              </w:r>
            </w:ins>
          </w:p>
        </w:tc>
        <w:tc>
          <w:tcPr>
            <w:tcW w:w="846" w:type="pct"/>
            <w:tcBorders>
              <w:top w:val="single" w:sz="4" w:space="0" w:color="auto"/>
              <w:left w:val="nil"/>
              <w:bottom w:val="single" w:sz="4" w:space="0" w:color="auto"/>
              <w:right w:val="single" w:sz="4" w:space="0" w:color="auto"/>
            </w:tcBorders>
            <w:vAlign w:val="center"/>
          </w:tcPr>
          <w:p w14:paraId="6CA4D44D" w14:textId="7F9166B2" w:rsidR="00AB0EE2" w:rsidRPr="00322061" w:rsidRDefault="00AB0EE2" w:rsidP="00AB0EE2">
            <w:pPr>
              <w:jc w:val="center"/>
              <w:rPr>
                <w:ins w:id="6265" w:author="KPMG_PQH" w:date="2026-04-07T11:25:00Z" w16du:dateUtc="2026-04-07T04:25:00Z"/>
                <w:rFonts w:ascii="Arial" w:hAnsi="Arial" w:cs="Arial"/>
                <w:color w:val="000000"/>
                <w:sz w:val="18"/>
                <w:szCs w:val="18"/>
                <w:lang w:eastAsia="en-US"/>
              </w:rPr>
            </w:pPr>
            <w:ins w:id="626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A718C15" w14:textId="081DC0DD" w:rsidR="00AB0EE2" w:rsidRPr="00322061" w:rsidRDefault="00AB0EE2" w:rsidP="00AB0EE2">
            <w:pPr>
              <w:rPr>
                <w:ins w:id="6267" w:author="KPMG_PQH" w:date="2026-04-07T11:25:00Z" w16du:dateUtc="2026-04-07T04:25:00Z"/>
                <w:rFonts w:ascii="Arial" w:hAnsi="Arial" w:cs="Arial"/>
                <w:color w:val="000000"/>
                <w:sz w:val="18"/>
                <w:szCs w:val="18"/>
                <w:lang w:eastAsia="en-US"/>
              </w:rPr>
            </w:pPr>
            <w:ins w:id="6268" w:author="KPMG_PQH" w:date="2026-04-07T11:25:00Z" w16du:dateUtc="2026-04-07T04:25:00Z">
              <w:r>
                <w:rPr>
                  <w:rFonts w:ascii="Arial" w:hAnsi="Arial" w:cs="Arial"/>
                  <w:color w:val="000000"/>
                  <w:sz w:val="18"/>
                  <w:szCs w:val="18"/>
                </w:rPr>
                <w:t>Insufficient financial data</w:t>
              </w:r>
            </w:ins>
          </w:p>
        </w:tc>
      </w:tr>
      <w:tr w:rsidR="00AB0EE2" w:rsidRPr="00322061" w14:paraId="7FF0B938" w14:textId="77777777" w:rsidTr="00777313">
        <w:trPr>
          <w:trHeight w:val="20"/>
          <w:ins w:id="626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3D6B223" w14:textId="787C9E0C" w:rsidR="00AB0EE2" w:rsidRPr="00322061" w:rsidRDefault="00AB0EE2" w:rsidP="00AB0EE2">
            <w:pPr>
              <w:jc w:val="center"/>
              <w:rPr>
                <w:ins w:id="6270" w:author="KPMG_PQH" w:date="2026-04-07T11:25:00Z" w16du:dateUtc="2026-04-07T04:25:00Z"/>
                <w:rFonts w:ascii="Arial" w:hAnsi="Arial" w:cs="Arial"/>
                <w:color w:val="000000"/>
                <w:sz w:val="18"/>
                <w:szCs w:val="18"/>
                <w:lang w:eastAsia="en-US"/>
              </w:rPr>
            </w:pPr>
            <w:ins w:id="6271" w:author="KPMG_PQH" w:date="2026-04-07T11:25:00Z" w16du:dateUtc="2026-04-07T04:25:00Z">
              <w:r>
                <w:rPr>
                  <w:rFonts w:ascii="Arial" w:hAnsi="Arial" w:cs="Arial"/>
                  <w:sz w:val="18"/>
                  <w:szCs w:val="18"/>
                </w:rPr>
                <w:t>350</w:t>
              </w:r>
            </w:ins>
          </w:p>
        </w:tc>
        <w:tc>
          <w:tcPr>
            <w:tcW w:w="2351" w:type="pct"/>
            <w:tcBorders>
              <w:top w:val="single" w:sz="4" w:space="0" w:color="auto"/>
              <w:left w:val="nil"/>
              <w:bottom w:val="single" w:sz="4" w:space="0" w:color="auto"/>
              <w:right w:val="single" w:sz="4" w:space="0" w:color="auto"/>
            </w:tcBorders>
            <w:vAlign w:val="center"/>
          </w:tcPr>
          <w:p w14:paraId="1E7CCEB2" w14:textId="5FC8224D" w:rsidR="00AB0EE2" w:rsidRPr="00322061" w:rsidRDefault="00AB0EE2" w:rsidP="00AB0EE2">
            <w:pPr>
              <w:rPr>
                <w:ins w:id="6272" w:author="KPMG_PQH" w:date="2026-04-07T11:25:00Z" w16du:dateUtc="2026-04-07T04:25:00Z"/>
                <w:rFonts w:ascii="Arial" w:hAnsi="Arial" w:cs="Arial"/>
                <w:color w:val="000000"/>
                <w:sz w:val="18"/>
                <w:szCs w:val="18"/>
                <w:lang w:eastAsia="en-US"/>
              </w:rPr>
            </w:pPr>
            <w:ins w:id="6273" w:author="KPMG_PQH" w:date="2026-04-07T11:25:00Z" w16du:dateUtc="2026-04-07T04:25:00Z">
              <w:r>
                <w:rPr>
                  <w:rFonts w:ascii="Arial" w:hAnsi="Arial" w:cs="Arial"/>
                  <w:sz w:val="18"/>
                  <w:szCs w:val="18"/>
                </w:rPr>
                <w:t>THAO LAN HO COMPANY LIMITED</w:t>
              </w:r>
            </w:ins>
          </w:p>
        </w:tc>
        <w:tc>
          <w:tcPr>
            <w:tcW w:w="846" w:type="pct"/>
            <w:tcBorders>
              <w:top w:val="single" w:sz="4" w:space="0" w:color="auto"/>
              <w:left w:val="nil"/>
              <w:bottom w:val="single" w:sz="4" w:space="0" w:color="auto"/>
              <w:right w:val="single" w:sz="4" w:space="0" w:color="auto"/>
            </w:tcBorders>
            <w:vAlign w:val="center"/>
          </w:tcPr>
          <w:p w14:paraId="35123E4F" w14:textId="1BD8CC33" w:rsidR="00AB0EE2" w:rsidRPr="00322061" w:rsidRDefault="00AB0EE2" w:rsidP="00AB0EE2">
            <w:pPr>
              <w:jc w:val="center"/>
              <w:rPr>
                <w:ins w:id="6274" w:author="KPMG_PQH" w:date="2026-04-07T11:25:00Z" w16du:dateUtc="2026-04-07T04:25:00Z"/>
                <w:rFonts w:ascii="Arial" w:hAnsi="Arial" w:cs="Arial"/>
                <w:color w:val="000000"/>
                <w:sz w:val="18"/>
                <w:szCs w:val="18"/>
                <w:lang w:eastAsia="en-US"/>
              </w:rPr>
            </w:pPr>
            <w:ins w:id="627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7ED26A8" w14:textId="671E8D67" w:rsidR="00AB0EE2" w:rsidRPr="00322061" w:rsidRDefault="00AB0EE2" w:rsidP="00AB0EE2">
            <w:pPr>
              <w:rPr>
                <w:ins w:id="6276" w:author="KPMG_PQH" w:date="2026-04-07T11:25:00Z" w16du:dateUtc="2026-04-07T04:25:00Z"/>
                <w:rFonts w:ascii="Arial" w:hAnsi="Arial" w:cs="Arial"/>
                <w:color w:val="000000"/>
                <w:sz w:val="18"/>
                <w:szCs w:val="18"/>
                <w:lang w:eastAsia="en-US"/>
              </w:rPr>
            </w:pPr>
            <w:ins w:id="6277" w:author="KPMG_PQH" w:date="2026-04-07T11:25:00Z" w16du:dateUtc="2026-04-07T04:25:00Z">
              <w:r>
                <w:rPr>
                  <w:rFonts w:ascii="Arial" w:hAnsi="Arial" w:cs="Arial"/>
                  <w:color w:val="000000"/>
                  <w:sz w:val="18"/>
                  <w:szCs w:val="18"/>
                </w:rPr>
                <w:t>Non-comparable functions</w:t>
              </w:r>
            </w:ins>
          </w:p>
        </w:tc>
      </w:tr>
      <w:tr w:rsidR="00AB0EE2" w:rsidRPr="00322061" w14:paraId="221CAB2F" w14:textId="77777777" w:rsidTr="00777313">
        <w:trPr>
          <w:trHeight w:val="20"/>
          <w:ins w:id="627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0FE9067" w14:textId="1A239032" w:rsidR="00AB0EE2" w:rsidRPr="00322061" w:rsidRDefault="00AB0EE2" w:rsidP="00AB0EE2">
            <w:pPr>
              <w:jc w:val="center"/>
              <w:rPr>
                <w:ins w:id="6279" w:author="KPMG_PQH" w:date="2026-04-07T11:25:00Z" w16du:dateUtc="2026-04-07T04:25:00Z"/>
                <w:rFonts w:ascii="Arial" w:hAnsi="Arial" w:cs="Arial"/>
                <w:color w:val="000000"/>
                <w:sz w:val="18"/>
                <w:szCs w:val="18"/>
                <w:lang w:eastAsia="en-US"/>
              </w:rPr>
            </w:pPr>
            <w:ins w:id="6280" w:author="KPMG_PQH" w:date="2026-04-07T11:25:00Z" w16du:dateUtc="2026-04-07T04:25:00Z">
              <w:r>
                <w:rPr>
                  <w:rFonts w:ascii="Arial" w:hAnsi="Arial" w:cs="Arial"/>
                  <w:sz w:val="18"/>
                  <w:szCs w:val="18"/>
                </w:rPr>
                <w:t>351</w:t>
              </w:r>
            </w:ins>
          </w:p>
        </w:tc>
        <w:tc>
          <w:tcPr>
            <w:tcW w:w="2351" w:type="pct"/>
            <w:tcBorders>
              <w:top w:val="single" w:sz="4" w:space="0" w:color="auto"/>
              <w:left w:val="nil"/>
              <w:bottom w:val="single" w:sz="4" w:space="0" w:color="auto"/>
              <w:right w:val="single" w:sz="4" w:space="0" w:color="auto"/>
            </w:tcBorders>
            <w:vAlign w:val="center"/>
          </w:tcPr>
          <w:p w14:paraId="50F6B162" w14:textId="615F9798" w:rsidR="00AB0EE2" w:rsidRPr="00322061" w:rsidRDefault="00AB0EE2" w:rsidP="00AB0EE2">
            <w:pPr>
              <w:rPr>
                <w:ins w:id="6281" w:author="KPMG_PQH" w:date="2026-04-07T11:25:00Z" w16du:dateUtc="2026-04-07T04:25:00Z"/>
                <w:rFonts w:ascii="Arial" w:hAnsi="Arial" w:cs="Arial"/>
                <w:color w:val="000000"/>
                <w:sz w:val="18"/>
                <w:szCs w:val="18"/>
                <w:lang w:eastAsia="en-US"/>
              </w:rPr>
            </w:pPr>
            <w:ins w:id="6282" w:author="KPMG_PQH" w:date="2026-04-07T11:25:00Z" w16du:dateUtc="2026-04-07T04:25:00Z">
              <w:r>
                <w:rPr>
                  <w:rFonts w:ascii="Arial" w:hAnsi="Arial" w:cs="Arial"/>
                  <w:sz w:val="18"/>
                  <w:szCs w:val="18"/>
                </w:rPr>
                <w:t>THE HANOI LEATHER PRODUCTS AND FOOTWEAR EXPORT - IMPORT JOINT STOCK COMPANY</w:t>
              </w:r>
            </w:ins>
          </w:p>
        </w:tc>
        <w:tc>
          <w:tcPr>
            <w:tcW w:w="846" w:type="pct"/>
            <w:tcBorders>
              <w:top w:val="single" w:sz="4" w:space="0" w:color="auto"/>
              <w:left w:val="nil"/>
              <w:bottom w:val="single" w:sz="4" w:space="0" w:color="auto"/>
              <w:right w:val="single" w:sz="4" w:space="0" w:color="auto"/>
            </w:tcBorders>
            <w:vAlign w:val="center"/>
          </w:tcPr>
          <w:p w14:paraId="22FFE102" w14:textId="2B477C5C" w:rsidR="00AB0EE2" w:rsidRPr="00322061" w:rsidRDefault="00AB0EE2" w:rsidP="00AB0EE2">
            <w:pPr>
              <w:jc w:val="center"/>
              <w:rPr>
                <w:ins w:id="6283" w:author="KPMG_PQH" w:date="2026-04-07T11:25:00Z" w16du:dateUtc="2026-04-07T04:25:00Z"/>
                <w:rFonts w:ascii="Arial" w:hAnsi="Arial" w:cs="Arial"/>
                <w:color w:val="000000"/>
                <w:sz w:val="18"/>
                <w:szCs w:val="18"/>
                <w:lang w:eastAsia="en-US"/>
              </w:rPr>
            </w:pPr>
            <w:ins w:id="628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D67CC7D" w14:textId="707A9C9A" w:rsidR="00AB0EE2" w:rsidRPr="00322061" w:rsidRDefault="00AB0EE2" w:rsidP="00AB0EE2">
            <w:pPr>
              <w:rPr>
                <w:ins w:id="6285" w:author="KPMG_PQH" w:date="2026-04-07T11:25:00Z" w16du:dateUtc="2026-04-07T04:25:00Z"/>
                <w:rFonts w:ascii="Arial" w:hAnsi="Arial" w:cs="Arial"/>
                <w:color w:val="000000"/>
                <w:sz w:val="18"/>
                <w:szCs w:val="18"/>
                <w:lang w:eastAsia="en-US"/>
              </w:rPr>
            </w:pPr>
            <w:ins w:id="6286" w:author="KPMG_PQH" w:date="2026-04-07T11:25:00Z" w16du:dateUtc="2026-04-07T04:25:00Z">
              <w:r>
                <w:rPr>
                  <w:rFonts w:ascii="Arial" w:hAnsi="Arial" w:cs="Arial"/>
                  <w:color w:val="000000"/>
                  <w:sz w:val="18"/>
                  <w:szCs w:val="18"/>
                </w:rPr>
                <w:t>Insufficient financial data</w:t>
              </w:r>
            </w:ins>
          </w:p>
        </w:tc>
      </w:tr>
      <w:tr w:rsidR="00AB0EE2" w:rsidRPr="00322061" w14:paraId="553BE1FB" w14:textId="77777777" w:rsidTr="00777313">
        <w:trPr>
          <w:trHeight w:val="20"/>
          <w:ins w:id="628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0DFE066" w14:textId="2AD6AF37" w:rsidR="00AB0EE2" w:rsidRPr="00322061" w:rsidRDefault="00AB0EE2" w:rsidP="00AB0EE2">
            <w:pPr>
              <w:jc w:val="center"/>
              <w:rPr>
                <w:ins w:id="6288" w:author="KPMG_PQH" w:date="2026-04-07T11:25:00Z" w16du:dateUtc="2026-04-07T04:25:00Z"/>
                <w:rFonts w:ascii="Arial" w:hAnsi="Arial" w:cs="Arial"/>
                <w:color w:val="000000"/>
                <w:sz w:val="18"/>
                <w:szCs w:val="18"/>
                <w:lang w:eastAsia="en-US"/>
              </w:rPr>
            </w:pPr>
            <w:ins w:id="6289" w:author="KPMG_PQH" w:date="2026-04-07T11:25:00Z" w16du:dateUtc="2026-04-07T04:25:00Z">
              <w:r>
                <w:rPr>
                  <w:rFonts w:ascii="Arial" w:hAnsi="Arial" w:cs="Arial"/>
                  <w:sz w:val="18"/>
                  <w:szCs w:val="18"/>
                </w:rPr>
                <w:lastRenderedPageBreak/>
                <w:t>352</w:t>
              </w:r>
            </w:ins>
          </w:p>
        </w:tc>
        <w:tc>
          <w:tcPr>
            <w:tcW w:w="2351" w:type="pct"/>
            <w:tcBorders>
              <w:top w:val="single" w:sz="4" w:space="0" w:color="auto"/>
              <w:left w:val="nil"/>
              <w:bottom w:val="single" w:sz="4" w:space="0" w:color="auto"/>
              <w:right w:val="single" w:sz="4" w:space="0" w:color="auto"/>
            </w:tcBorders>
            <w:vAlign w:val="center"/>
          </w:tcPr>
          <w:p w14:paraId="67B076FA" w14:textId="090CA0C8" w:rsidR="00AB0EE2" w:rsidRPr="00322061" w:rsidRDefault="00AB0EE2" w:rsidP="00AB0EE2">
            <w:pPr>
              <w:rPr>
                <w:ins w:id="6290" w:author="KPMG_PQH" w:date="2026-04-07T11:25:00Z" w16du:dateUtc="2026-04-07T04:25:00Z"/>
                <w:rFonts w:ascii="Arial" w:hAnsi="Arial" w:cs="Arial"/>
                <w:color w:val="000000"/>
                <w:sz w:val="18"/>
                <w:szCs w:val="18"/>
                <w:lang w:eastAsia="en-US"/>
              </w:rPr>
            </w:pPr>
            <w:ins w:id="6291" w:author="KPMG_PQH" w:date="2026-04-07T11:25:00Z" w16du:dateUtc="2026-04-07T04:25:00Z">
              <w:r>
                <w:rPr>
                  <w:rFonts w:ascii="Arial" w:hAnsi="Arial" w:cs="Arial"/>
                  <w:sz w:val="18"/>
                  <w:szCs w:val="18"/>
                </w:rPr>
                <w:t>THIEN BINH EQUIPMENT JOINT STOCK COMPANY</w:t>
              </w:r>
            </w:ins>
          </w:p>
        </w:tc>
        <w:tc>
          <w:tcPr>
            <w:tcW w:w="846" w:type="pct"/>
            <w:tcBorders>
              <w:top w:val="single" w:sz="4" w:space="0" w:color="auto"/>
              <w:left w:val="nil"/>
              <w:bottom w:val="single" w:sz="4" w:space="0" w:color="auto"/>
              <w:right w:val="single" w:sz="4" w:space="0" w:color="auto"/>
            </w:tcBorders>
            <w:vAlign w:val="center"/>
          </w:tcPr>
          <w:p w14:paraId="77D1516C" w14:textId="4480DD4A" w:rsidR="00AB0EE2" w:rsidRPr="00322061" w:rsidRDefault="00AB0EE2" w:rsidP="00AB0EE2">
            <w:pPr>
              <w:jc w:val="center"/>
              <w:rPr>
                <w:ins w:id="6292" w:author="KPMG_PQH" w:date="2026-04-07T11:25:00Z" w16du:dateUtc="2026-04-07T04:25:00Z"/>
                <w:rFonts w:ascii="Arial" w:hAnsi="Arial" w:cs="Arial"/>
                <w:color w:val="000000"/>
                <w:sz w:val="18"/>
                <w:szCs w:val="18"/>
                <w:lang w:eastAsia="en-US"/>
              </w:rPr>
            </w:pPr>
            <w:ins w:id="629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42D9F0F" w14:textId="1EB64869" w:rsidR="00AB0EE2" w:rsidRPr="00322061" w:rsidRDefault="00AB0EE2" w:rsidP="00AB0EE2">
            <w:pPr>
              <w:rPr>
                <w:ins w:id="6294" w:author="KPMG_PQH" w:date="2026-04-07T11:25:00Z" w16du:dateUtc="2026-04-07T04:25:00Z"/>
                <w:rFonts w:ascii="Arial" w:hAnsi="Arial" w:cs="Arial"/>
                <w:color w:val="000000"/>
                <w:sz w:val="18"/>
                <w:szCs w:val="18"/>
                <w:lang w:eastAsia="en-US"/>
              </w:rPr>
            </w:pPr>
            <w:ins w:id="6295" w:author="KPMG_PQH" w:date="2026-04-07T11:25:00Z" w16du:dateUtc="2026-04-07T04:25:00Z">
              <w:r>
                <w:rPr>
                  <w:rFonts w:ascii="Arial" w:hAnsi="Arial" w:cs="Arial"/>
                  <w:color w:val="000000"/>
                  <w:sz w:val="18"/>
                  <w:szCs w:val="18"/>
                </w:rPr>
                <w:t>Non-comparable functions</w:t>
              </w:r>
            </w:ins>
          </w:p>
        </w:tc>
      </w:tr>
      <w:tr w:rsidR="00AB0EE2" w:rsidRPr="00322061" w14:paraId="2C7E642A" w14:textId="77777777" w:rsidTr="00777313">
        <w:trPr>
          <w:trHeight w:val="20"/>
          <w:ins w:id="629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5594AB9" w14:textId="5204A688" w:rsidR="00AB0EE2" w:rsidRPr="00322061" w:rsidRDefault="00AB0EE2" w:rsidP="00AB0EE2">
            <w:pPr>
              <w:jc w:val="center"/>
              <w:rPr>
                <w:ins w:id="6297" w:author="KPMG_PQH" w:date="2026-04-07T11:25:00Z" w16du:dateUtc="2026-04-07T04:25:00Z"/>
                <w:rFonts w:ascii="Arial" w:hAnsi="Arial" w:cs="Arial"/>
                <w:color w:val="000000"/>
                <w:sz w:val="18"/>
                <w:szCs w:val="18"/>
                <w:lang w:eastAsia="en-US"/>
              </w:rPr>
            </w:pPr>
            <w:ins w:id="6298" w:author="KPMG_PQH" w:date="2026-04-07T11:25:00Z" w16du:dateUtc="2026-04-07T04:25:00Z">
              <w:r>
                <w:rPr>
                  <w:rFonts w:ascii="Arial" w:hAnsi="Arial" w:cs="Arial"/>
                  <w:sz w:val="18"/>
                  <w:szCs w:val="18"/>
                </w:rPr>
                <w:t>353</w:t>
              </w:r>
            </w:ins>
          </w:p>
        </w:tc>
        <w:tc>
          <w:tcPr>
            <w:tcW w:w="2351" w:type="pct"/>
            <w:tcBorders>
              <w:top w:val="single" w:sz="4" w:space="0" w:color="auto"/>
              <w:left w:val="nil"/>
              <w:bottom w:val="single" w:sz="4" w:space="0" w:color="auto"/>
              <w:right w:val="single" w:sz="4" w:space="0" w:color="auto"/>
            </w:tcBorders>
            <w:vAlign w:val="center"/>
          </w:tcPr>
          <w:p w14:paraId="7D9494AA" w14:textId="177586B3" w:rsidR="00AB0EE2" w:rsidRPr="00322061" w:rsidRDefault="00AB0EE2" w:rsidP="00AB0EE2">
            <w:pPr>
              <w:rPr>
                <w:ins w:id="6299" w:author="KPMG_PQH" w:date="2026-04-07T11:25:00Z" w16du:dateUtc="2026-04-07T04:25:00Z"/>
                <w:rFonts w:ascii="Arial" w:hAnsi="Arial" w:cs="Arial"/>
                <w:color w:val="000000"/>
                <w:sz w:val="18"/>
                <w:szCs w:val="18"/>
                <w:lang w:eastAsia="en-US"/>
              </w:rPr>
            </w:pPr>
            <w:ins w:id="6300" w:author="KPMG_PQH" w:date="2026-04-07T11:25:00Z" w16du:dateUtc="2026-04-07T04:25:00Z">
              <w:r>
                <w:rPr>
                  <w:rFonts w:ascii="Arial" w:hAnsi="Arial" w:cs="Arial"/>
                  <w:sz w:val="18"/>
                  <w:szCs w:val="18"/>
                </w:rPr>
                <w:t>THIEN TIN COMPANY LIMITED</w:t>
              </w:r>
            </w:ins>
          </w:p>
        </w:tc>
        <w:tc>
          <w:tcPr>
            <w:tcW w:w="846" w:type="pct"/>
            <w:tcBorders>
              <w:top w:val="single" w:sz="4" w:space="0" w:color="auto"/>
              <w:left w:val="nil"/>
              <w:bottom w:val="single" w:sz="4" w:space="0" w:color="auto"/>
              <w:right w:val="single" w:sz="4" w:space="0" w:color="auto"/>
            </w:tcBorders>
            <w:vAlign w:val="center"/>
          </w:tcPr>
          <w:p w14:paraId="48182888" w14:textId="12BD4BF5" w:rsidR="00AB0EE2" w:rsidRPr="00322061" w:rsidRDefault="00AB0EE2" w:rsidP="00AB0EE2">
            <w:pPr>
              <w:jc w:val="center"/>
              <w:rPr>
                <w:ins w:id="6301" w:author="KPMG_PQH" w:date="2026-04-07T11:25:00Z" w16du:dateUtc="2026-04-07T04:25:00Z"/>
                <w:rFonts w:ascii="Arial" w:hAnsi="Arial" w:cs="Arial"/>
                <w:color w:val="000000"/>
                <w:sz w:val="18"/>
                <w:szCs w:val="18"/>
                <w:lang w:eastAsia="en-US"/>
              </w:rPr>
            </w:pPr>
            <w:ins w:id="630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1D7BD19" w14:textId="0317C20F" w:rsidR="00AB0EE2" w:rsidRPr="00322061" w:rsidRDefault="00AB0EE2" w:rsidP="00AB0EE2">
            <w:pPr>
              <w:rPr>
                <w:ins w:id="6303" w:author="KPMG_PQH" w:date="2026-04-07T11:25:00Z" w16du:dateUtc="2026-04-07T04:25:00Z"/>
                <w:rFonts w:ascii="Arial" w:hAnsi="Arial" w:cs="Arial"/>
                <w:color w:val="000000"/>
                <w:sz w:val="18"/>
                <w:szCs w:val="18"/>
                <w:lang w:eastAsia="en-US"/>
              </w:rPr>
            </w:pPr>
            <w:ins w:id="6304" w:author="KPMG_PQH" w:date="2026-04-07T11:25:00Z" w16du:dateUtc="2026-04-07T04:25:00Z">
              <w:r>
                <w:rPr>
                  <w:rFonts w:ascii="Arial" w:hAnsi="Arial" w:cs="Arial"/>
                  <w:color w:val="000000"/>
                  <w:sz w:val="18"/>
                  <w:szCs w:val="18"/>
                </w:rPr>
                <w:t>Insufficient information</w:t>
              </w:r>
            </w:ins>
          </w:p>
        </w:tc>
      </w:tr>
      <w:tr w:rsidR="00AB0EE2" w:rsidRPr="00322061" w14:paraId="3F9DBCBC" w14:textId="77777777" w:rsidTr="00777313">
        <w:trPr>
          <w:trHeight w:val="20"/>
          <w:ins w:id="630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7D5714F" w14:textId="417C7AF0" w:rsidR="00AB0EE2" w:rsidRPr="00322061" w:rsidRDefault="00AB0EE2" w:rsidP="00AB0EE2">
            <w:pPr>
              <w:jc w:val="center"/>
              <w:rPr>
                <w:ins w:id="6306" w:author="KPMG_PQH" w:date="2026-04-07T11:25:00Z" w16du:dateUtc="2026-04-07T04:25:00Z"/>
                <w:rFonts w:ascii="Arial" w:hAnsi="Arial" w:cs="Arial"/>
                <w:color w:val="000000"/>
                <w:sz w:val="18"/>
                <w:szCs w:val="18"/>
                <w:lang w:eastAsia="en-US"/>
              </w:rPr>
            </w:pPr>
            <w:ins w:id="6307" w:author="KPMG_PQH" w:date="2026-04-07T11:25:00Z" w16du:dateUtc="2026-04-07T04:25:00Z">
              <w:r>
                <w:rPr>
                  <w:rFonts w:ascii="Arial" w:hAnsi="Arial" w:cs="Arial"/>
                  <w:sz w:val="18"/>
                  <w:szCs w:val="18"/>
                </w:rPr>
                <w:t>354</w:t>
              </w:r>
            </w:ins>
          </w:p>
        </w:tc>
        <w:tc>
          <w:tcPr>
            <w:tcW w:w="2351" w:type="pct"/>
            <w:tcBorders>
              <w:top w:val="single" w:sz="4" w:space="0" w:color="auto"/>
              <w:left w:val="nil"/>
              <w:bottom w:val="single" w:sz="4" w:space="0" w:color="auto"/>
              <w:right w:val="single" w:sz="4" w:space="0" w:color="auto"/>
            </w:tcBorders>
            <w:vAlign w:val="center"/>
          </w:tcPr>
          <w:p w14:paraId="22689335" w14:textId="5F851996" w:rsidR="00AB0EE2" w:rsidRPr="00322061" w:rsidRDefault="00AB0EE2" w:rsidP="00AB0EE2">
            <w:pPr>
              <w:rPr>
                <w:ins w:id="6308" w:author="KPMG_PQH" w:date="2026-04-07T11:25:00Z" w16du:dateUtc="2026-04-07T04:25:00Z"/>
                <w:rFonts w:ascii="Arial" w:hAnsi="Arial" w:cs="Arial"/>
                <w:color w:val="000000"/>
                <w:sz w:val="18"/>
                <w:szCs w:val="18"/>
                <w:lang w:eastAsia="en-US"/>
              </w:rPr>
            </w:pPr>
            <w:ins w:id="6309" w:author="KPMG_PQH" w:date="2026-04-07T11:25:00Z" w16du:dateUtc="2026-04-07T04:25:00Z">
              <w:r>
                <w:rPr>
                  <w:rFonts w:ascii="Arial" w:hAnsi="Arial" w:cs="Arial"/>
                  <w:sz w:val="18"/>
                  <w:szCs w:val="18"/>
                </w:rPr>
                <w:t>THL TRANSPORTATION AND IM-EXPORT JOINT STOCK COMPANY</w:t>
              </w:r>
            </w:ins>
          </w:p>
        </w:tc>
        <w:tc>
          <w:tcPr>
            <w:tcW w:w="846" w:type="pct"/>
            <w:tcBorders>
              <w:top w:val="single" w:sz="4" w:space="0" w:color="auto"/>
              <w:left w:val="nil"/>
              <w:bottom w:val="single" w:sz="4" w:space="0" w:color="auto"/>
              <w:right w:val="single" w:sz="4" w:space="0" w:color="auto"/>
            </w:tcBorders>
            <w:vAlign w:val="center"/>
          </w:tcPr>
          <w:p w14:paraId="20E411E0" w14:textId="10337C84" w:rsidR="00AB0EE2" w:rsidRPr="00322061" w:rsidRDefault="00AB0EE2" w:rsidP="00AB0EE2">
            <w:pPr>
              <w:jc w:val="center"/>
              <w:rPr>
                <w:ins w:id="6310" w:author="KPMG_PQH" w:date="2026-04-07T11:25:00Z" w16du:dateUtc="2026-04-07T04:25:00Z"/>
                <w:rFonts w:ascii="Arial" w:hAnsi="Arial" w:cs="Arial"/>
                <w:color w:val="000000"/>
                <w:sz w:val="18"/>
                <w:szCs w:val="18"/>
                <w:lang w:eastAsia="en-US"/>
              </w:rPr>
            </w:pPr>
            <w:ins w:id="631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88E8C00" w14:textId="223C9272" w:rsidR="00AB0EE2" w:rsidRPr="00322061" w:rsidRDefault="00AB0EE2" w:rsidP="00AB0EE2">
            <w:pPr>
              <w:rPr>
                <w:ins w:id="6312" w:author="KPMG_PQH" w:date="2026-04-07T11:25:00Z" w16du:dateUtc="2026-04-07T04:25:00Z"/>
                <w:rFonts w:ascii="Arial" w:hAnsi="Arial" w:cs="Arial"/>
                <w:color w:val="000000"/>
                <w:sz w:val="18"/>
                <w:szCs w:val="18"/>
                <w:lang w:eastAsia="en-US"/>
              </w:rPr>
            </w:pPr>
            <w:ins w:id="6313" w:author="KPMG_PQH" w:date="2026-04-07T11:25:00Z" w16du:dateUtc="2026-04-07T04:25:00Z">
              <w:r>
                <w:rPr>
                  <w:rFonts w:ascii="Arial" w:hAnsi="Arial" w:cs="Arial"/>
                  <w:color w:val="000000"/>
                  <w:sz w:val="18"/>
                  <w:szCs w:val="18"/>
                </w:rPr>
                <w:t>Insufficient financial data</w:t>
              </w:r>
            </w:ins>
          </w:p>
        </w:tc>
      </w:tr>
      <w:tr w:rsidR="00AB0EE2" w:rsidRPr="00322061" w14:paraId="47C93C84" w14:textId="77777777" w:rsidTr="00777313">
        <w:trPr>
          <w:trHeight w:val="20"/>
          <w:ins w:id="631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15E3EE2" w14:textId="08CAE5A0" w:rsidR="00AB0EE2" w:rsidRPr="00322061" w:rsidRDefault="00AB0EE2" w:rsidP="00AB0EE2">
            <w:pPr>
              <w:jc w:val="center"/>
              <w:rPr>
                <w:ins w:id="6315" w:author="KPMG_PQH" w:date="2026-04-07T11:25:00Z" w16du:dateUtc="2026-04-07T04:25:00Z"/>
                <w:rFonts w:ascii="Arial" w:hAnsi="Arial" w:cs="Arial"/>
                <w:color w:val="000000"/>
                <w:sz w:val="18"/>
                <w:szCs w:val="18"/>
                <w:lang w:eastAsia="en-US"/>
              </w:rPr>
            </w:pPr>
            <w:ins w:id="6316" w:author="KPMG_PQH" w:date="2026-04-07T11:25:00Z" w16du:dateUtc="2026-04-07T04:25:00Z">
              <w:r>
                <w:rPr>
                  <w:rFonts w:ascii="Arial" w:hAnsi="Arial" w:cs="Arial"/>
                  <w:sz w:val="18"/>
                  <w:szCs w:val="18"/>
                </w:rPr>
                <w:t>355</w:t>
              </w:r>
            </w:ins>
          </w:p>
        </w:tc>
        <w:tc>
          <w:tcPr>
            <w:tcW w:w="2351" w:type="pct"/>
            <w:tcBorders>
              <w:top w:val="single" w:sz="4" w:space="0" w:color="auto"/>
              <w:left w:val="nil"/>
              <w:bottom w:val="single" w:sz="4" w:space="0" w:color="auto"/>
              <w:right w:val="single" w:sz="4" w:space="0" w:color="auto"/>
            </w:tcBorders>
            <w:vAlign w:val="center"/>
          </w:tcPr>
          <w:p w14:paraId="379F1BA0" w14:textId="6AD7E62B" w:rsidR="00AB0EE2" w:rsidRPr="00322061" w:rsidRDefault="00AB0EE2" w:rsidP="00AB0EE2">
            <w:pPr>
              <w:rPr>
                <w:ins w:id="6317" w:author="KPMG_PQH" w:date="2026-04-07T11:25:00Z" w16du:dateUtc="2026-04-07T04:25:00Z"/>
                <w:rFonts w:ascii="Arial" w:hAnsi="Arial" w:cs="Arial"/>
                <w:color w:val="000000"/>
                <w:sz w:val="18"/>
                <w:szCs w:val="18"/>
                <w:lang w:eastAsia="en-US"/>
              </w:rPr>
            </w:pPr>
            <w:ins w:id="6318" w:author="KPMG_PQH" w:date="2026-04-07T11:25:00Z" w16du:dateUtc="2026-04-07T04:25:00Z">
              <w:r>
                <w:rPr>
                  <w:rFonts w:ascii="Arial" w:hAnsi="Arial" w:cs="Arial"/>
                  <w:sz w:val="18"/>
                  <w:szCs w:val="18"/>
                </w:rPr>
                <w:t>THO TRANG ENTERTAINMENT INVESTMENT JOINT STOCK COMPANY</w:t>
              </w:r>
            </w:ins>
          </w:p>
        </w:tc>
        <w:tc>
          <w:tcPr>
            <w:tcW w:w="846" w:type="pct"/>
            <w:tcBorders>
              <w:top w:val="single" w:sz="4" w:space="0" w:color="auto"/>
              <w:left w:val="nil"/>
              <w:bottom w:val="single" w:sz="4" w:space="0" w:color="auto"/>
              <w:right w:val="single" w:sz="4" w:space="0" w:color="auto"/>
            </w:tcBorders>
            <w:vAlign w:val="center"/>
          </w:tcPr>
          <w:p w14:paraId="6DF39374" w14:textId="77A5DE8D" w:rsidR="00AB0EE2" w:rsidRPr="00322061" w:rsidRDefault="00AB0EE2" w:rsidP="00AB0EE2">
            <w:pPr>
              <w:jc w:val="center"/>
              <w:rPr>
                <w:ins w:id="6319" w:author="KPMG_PQH" w:date="2026-04-07T11:25:00Z" w16du:dateUtc="2026-04-07T04:25:00Z"/>
                <w:rFonts w:ascii="Arial" w:hAnsi="Arial" w:cs="Arial"/>
                <w:color w:val="000000"/>
                <w:sz w:val="18"/>
                <w:szCs w:val="18"/>
                <w:lang w:eastAsia="en-US"/>
              </w:rPr>
            </w:pPr>
            <w:ins w:id="632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46CAA2C" w14:textId="3157CCD2" w:rsidR="00AB0EE2" w:rsidRPr="00322061" w:rsidRDefault="00AB0EE2" w:rsidP="00AB0EE2">
            <w:pPr>
              <w:rPr>
                <w:ins w:id="6321" w:author="KPMG_PQH" w:date="2026-04-07T11:25:00Z" w16du:dateUtc="2026-04-07T04:25:00Z"/>
                <w:rFonts w:ascii="Arial" w:hAnsi="Arial" w:cs="Arial"/>
                <w:color w:val="000000"/>
                <w:sz w:val="18"/>
                <w:szCs w:val="18"/>
                <w:lang w:eastAsia="en-US"/>
              </w:rPr>
            </w:pPr>
            <w:ins w:id="6322" w:author="KPMG_PQH" w:date="2026-04-07T11:25:00Z" w16du:dateUtc="2026-04-07T04:25:00Z">
              <w:r>
                <w:rPr>
                  <w:rFonts w:ascii="Arial" w:hAnsi="Arial" w:cs="Arial"/>
                  <w:color w:val="000000"/>
                  <w:sz w:val="18"/>
                  <w:szCs w:val="18"/>
                </w:rPr>
                <w:t>Continuous loss making</w:t>
              </w:r>
            </w:ins>
          </w:p>
        </w:tc>
      </w:tr>
      <w:tr w:rsidR="00AB0EE2" w:rsidRPr="00322061" w14:paraId="2F70347E" w14:textId="77777777" w:rsidTr="00777313">
        <w:trPr>
          <w:trHeight w:val="20"/>
          <w:ins w:id="632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E236853" w14:textId="10596909" w:rsidR="00AB0EE2" w:rsidRPr="00322061" w:rsidRDefault="00AB0EE2" w:rsidP="00AB0EE2">
            <w:pPr>
              <w:jc w:val="center"/>
              <w:rPr>
                <w:ins w:id="6324" w:author="KPMG_PQH" w:date="2026-04-07T11:25:00Z" w16du:dateUtc="2026-04-07T04:25:00Z"/>
                <w:rFonts w:ascii="Arial" w:hAnsi="Arial" w:cs="Arial"/>
                <w:color w:val="000000"/>
                <w:sz w:val="18"/>
                <w:szCs w:val="18"/>
                <w:lang w:eastAsia="en-US"/>
              </w:rPr>
            </w:pPr>
            <w:ins w:id="6325" w:author="KPMG_PQH" w:date="2026-04-07T11:25:00Z" w16du:dateUtc="2026-04-07T04:25:00Z">
              <w:r>
                <w:rPr>
                  <w:rFonts w:ascii="Arial" w:hAnsi="Arial" w:cs="Arial"/>
                  <w:sz w:val="18"/>
                  <w:szCs w:val="18"/>
                </w:rPr>
                <w:t>356</w:t>
              </w:r>
            </w:ins>
          </w:p>
        </w:tc>
        <w:tc>
          <w:tcPr>
            <w:tcW w:w="2351" w:type="pct"/>
            <w:tcBorders>
              <w:top w:val="single" w:sz="4" w:space="0" w:color="auto"/>
              <w:left w:val="nil"/>
              <w:bottom w:val="single" w:sz="4" w:space="0" w:color="auto"/>
              <w:right w:val="single" w:sz="4" w:space="0" w:color="auto"/>
            </w:tcBorders>
            <w:vAlign w:val="center"/>
          </w:tcPr>
          <w:p w14:paraId="7F65FFDB" w14:textId="511F4274" w:rsidR="00AB0EE2" w:rsidRPr="00322061" w:rsidRDefault="00AB0EE2" w:rsidP="00AB0EE2">
            <w:pPr>
              <w:rPr>
                <w:ins w:id="6326" w:author="KPMG_PQH" w:date="2026-04-07T11:25:00Z" w16du:dateUtc="2026-04-07T04:25:00Z"/>
                <w:rFonts w:ascii="Arial" w:hAnsi="Arial" w:cs="Arial"/>
                <w:color w:val="000000"/>
                <w:sz w:val="18"/>
                <w:szCs w:val="18"/>
                <w:lang w:eastAsia="en-US"/>
              </w:rPr>
            </w:pPr>
            <w:ins w:id="6327" w:author="KPMG_PQH" w:date="2026-04-07T11:25:00Z" w16du:dateUtc="2026-04-07T04:25:00Z">
              <w:r>
                <w:rPr>
                  <w:rFonts w:ascii="Arial" w:hAnsi="Arial" w:cs="Arial"/>
                  <w:sz w:val="18"/>
                  <w:szCs w:val="18"/>
                </w:rPr>
                <w:t>THUYDAT TEXTILE - GARMENT IMPORT - EXPORT JOINT STOCK COMPANY</w:t>
              </w:r>
            </w:ins>
          </w:p>
        </w:tc>
        <w:tc>
          <w:tcPr>
            <w:tcW w:w="846" w:type="pct"/>
            <w:tcBorders>
              <w:top w:val="single" w:sz="4" w:space="0" w:color="auto"/>
              <w:left w:val="nil"/>
              <w:bottom w:val="single" w:sz="4" w:space="0" w:color="auto"/>
              <w:right w:val="single" w:sz="4" w:space="0" w:color="auto"/>
            </w:tcBorders>
            <w:vAlign w:val="center"/>
          </w:tcPr>
          <w:p w14:paraId="07156E3F" w14:textId="37454138" w:rsidR="00AB0EE2" w:rsidRPr="00322061" w:rsidRDefault="00AB0EE2" w:rsidP="00AB0EE2">
            <w:pPr>
              <w:jc w:val="center"/>
              <w:rPr>
                <w:ins w:id="6328" w:author="KPMG_PQH" w:date="2026-04-07T11:25:00Z" w16du:dateUtc="2026-04-07T04:25:00Z"/>
                <w:rFonts w:ascii="Arial" w:hAnsi="Arial" w:cs="Arial"/>
                <w:color w:val="000000"/>
                <w:sz w:val="18"/>
                <w:szCs w:val="18"/>
                <w:lang w:eastAsia="en-US"/>
              </w:rPr>
            </w:pPr>
            <w:ins w:id="632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C3319C3" w14:textId="76E3DC74" w:rsidR="00AB0EE2" w:rsidRPr="00322061" w:rsidRDefault="00AB0EE2" w:rsidP="00AB0EE2">
            <w:pPr>
              <w:rPr>
                <w:ins w:id="6330" w:author="KPMG_PQH" w:date="2026-04-07T11:25:00Z" w16du:dateUtc="2026-04-07T04:25:00Z"/>
                <w:rFonts w:ascii="Arial" w:hAnsi="Arial" w:cs="Arial"/>
                <w:color w:val="000000"/>
                <w:sz w:val="18"/>
                <w:szCs w:val="18"/>
                <w:lang w:eastAsia="en-US"/>
              </w:rPr>
            </w:pPr>
            <w:ins w:id="6331" w:author="KPMG_PQH" w:date="2026-04-07T11:25:00Z" w16du:dateUtc="2026-04-07T04:25:00Z">
              <w:r>
                <w:rPr>
                  <w:rFonts w:ascii="Arial" w:hAnsi="Arial" w:cs="Arial"/>
                  <w:color w:val="000000"/>
                  <w:sz w:val="18"/>
                  <w:szCs w:val="18"/>
                </w:rPr>
                <w:t>Insufficient financial data</w:t>
              </w:r>
            </w:ins>
          </w:p>
        </w:tc>
      </w:tr>
      <w:tr w:rsidR="00AB0EE2" w:rsidRPr="00322061" w14:paraId="5AD73A0D" w14:textId="77777777" w:rsidTr="00777313">
        <w:trPr>
          <w:trHeight w:val="20"/>
          <w:ins w:id="633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CA21F84" w14:textId="1E8D498D" w:rsidR="00AB0EE2" w:rsidRPr="00322061" w:rsidRDefault="00AB0EE2" w:rsidP="00AB0EE2">
            <w:pPr>
              <w:jc w:val="center"/>
              <w:rPr>
                <w:ins w:id="6333" w:author="KPMG_PQH" w:date="2026-04-07T11:25:00Z" w16du:dateUtc="2026-04-07T04:25:00Z"/>
                <w:rFonts w:ascii="Arial" w:hAnsi="Arial" w:cs="Arial"/>
                <w:color w:val="000000"/>
                <w:sz w:val="18"/>
                <w:szCs w:val="18"/>
                <w:lang w:eastAsia="en-US"/>
              </w:rPr>
            </w:pPr>
            <w:ins w:id="6334" w:author="KPMG_PQH" w:date="2026-04-07T11:25:00Z" w16du:dateUtc="2026-04-07T04:25:00Z">
              <w:r>
                <w:rPr>
                  <w:rFonts w:ascii="Arial" w:hAnsi="Arial" w:cs="Arial"/>
                  <w:sz w:val="18"/>
                  <w:szCs w:val="18"/>
                </w:rPr>
                <w:t>357</w:t>
              </w:r>
            </w:ins>
          </w:p>
        </w:tc>
        <w:tc>
          <w:tcPr>
            <w:tcW w:w="2351" w:type="pct"/>
            <w:tcBorders>
              <w:top w:val="single" w:sz="4" w:space="0" w:color="auto"/>
              <w:left w:val="nil"/>
              <w:bottom w:val="single" w:sz="4" w:space="0" w:color="auto"/>
              <w:right w:val="single" w:sz="4" w:space="0" w:color="auto"/>
            </w:tcBorders>
            <w:vAlign w:val="center"/>
          </w:tcPr>
          <w:p w14:paraId="029FE1A6" w14:textId="2D4B5FFE" w:rsidR="00AB0EE2" w:rsidRPr="00322061" w:rsidRDefault="00AB0EE2" w:rsidP="00AB0EE2">
            <w:pPr>
              <w:rPr>
                <w:ins w:id="6335" w:author="KPMG_PQH" w:date="2026-04-07T11:25:00Z" w16du:dateUtc="2026-04-07T04:25:00Z"/>
                <w:rFonts w:ascii="Arial" w:hAnsi="Arial" w:cs="Arial"/>
                <w:color w:val="000000"/>
                <w:sz w:val="18"/>
                <w:szCs w:val="18"/>
                <w:lang w:eastAsia="en-US"/>
              </w:rPr>
            </w:pPr>
            <w:ins w:id="6336" w:author="KPMG_PQH" w:date="2026-04-07T11:25:00Z" w16du:dateUtc="2026-04-07T04:25:00Z">
              <w:r>
                <w:rPr>
                  <w:rFonts w:ascii="Arial" w:hAnsi="Arial" w:cs="Arial"/>
                  <w:sz w:val="18"/>
                  <w:szCs w:val="18"/>
                </w:rPr>
                <w:t>TIEN DUNG TRADING AND PRODUCTION JOINT STOCK COMPANY</w:t>
              </w:r>
            </w:ins>
          </w:p>
        </w:tc>
        <w:tc>
          <w:tcPr>
            <w:tcW w:w="846" w:type="pct"/>
            <w:tcBorders>
              <w:top w:val="single" w:sz="4" w:space="0" w:color="auto"/>
              <w:left w:val="nil"/>
              <w:bottom w:val="single" w:sz="4" w:space="0" w:color="auto"/>
              <w:right w:val="single" w:sz="4" w:space="0" w:color="auto"/>
            </w:tcBorders>
            <w:vAlign w:val="center"/>
          </w:tcPr>
          <w:p w14:paraId="4AA056D9" w14:textId="3FAE6ED6" w:rsidR="00AB0EE2" w:rsidRPr="00322061" w:rsidRDefault="00AB0EE2" w:rsidP="00AB0EE2">
            <w:pPr>
              <w:jc w:val="center"/>
              <w:rPr>
                <w:ins w:id="6337" w:author="KPMG_PQH" w:date="2026-04-07T11:25:00Z" w16du:dateUtc="2026-04-07T04:25:00Z"/>
                <w:rFonts w:ascii="Arial" w:hAnsi="Arial" w:cs="Arial"/>
                <w:color w:val="000000"/>
                <w:sz w:val="18"/>
                <w:szCs w:val="18"/>
                <w:lang w:eastAsia="en-US"/>
              </w:rPr>
            </w:pPr>
            <w:ins w:id="633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430AFDC" w14:textId="21DEE03C" w:rsidR="00AB0EE2" w:rsidRPr="00322061" w:rsidRDefault="00AB0EE2" w:rsidP="00AB0EE2">
            <w:pPr>
              <w:rPr>
                <w:ins w:id="6339" w:author="KPMG_PQH" w:date="2026-04-07T11:25:00Z" w16du:dateUtc="2026-04-07T04:25:00Z"/>
                <w:rFonts w:ascii="Arial" w:hAnsi="Arial" w:cs="Arial"/>
                <w:color w:val="000000"/>
                <w:sz w:val="18"/>
                <w:szCs w:val="18"/>
                <w:lang w:eastAsia="en-US"/>
              </w:rPr>
            </w:pPr>
            <w:ins w:id="6340" w:author="KPMG_PQH" w:date="2026-04-07T11:25:00Z" w16du:dateUtc="2026-04-07T04:25:00Z">
              <w:r>
                <w:rPr>
                  <w:rFonts w:ascii="Arial" w:hAnsi="Arial" w:cs="Arial"/>
                  <w:color w:val="000000"/>
                  <w:sz w:val="18"/>
                  <w:szCs w:val="18"/>
                </w:rPr>
                <w:t>Insufficient financial data</w:t>
              </w:r>
            </w:ins>
          </w:p>
        </w:tc>
      </w:tr>
      <w:tr w:rsidR="00AB0EE2" w:rsidRPr="00322061" w14:paraId="709C78DC" w14:textId="77777777" w:rsidTr="00777313">
        <w:trPr>
          <w:trHeight w:val="20"/>
          <w:ins w:id="634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DDAE83B" w14:textId="7E4D2520" w:rsidR="00AB0EE2" w:rsidRPr="00322061" w:rsidRDefault="00AB0EE2" w:rsidP="00AB0EE2">
            <w:pPr>
              <w:jc w:val="center"/>
              <w:rPr>
                <w:ins w:id="6342" w:author="KPMG_PQH" w:date="2026-04-07T11:25:00Z" w16du:dateUtc="2026-04-07T04:25:00Z"/>
                <w:rFonts w:ascii="Arial" w:hAnsi="Arial" w:cs="Arial"/>
                <w:color w:val="000000"/>
                <w:sz w:val="18"/>
                <w:szCs w:val="18"/>
                <w:lang w:eastAsia="en-US"/>
              </w:rPr>
            </w:pPr>
            <w:ins w:id="6343" w:author="KPMG_PQH" w:date="2026-04-07T11:25:00Z" w16du:dateUtc="2026-04-07T04:25:00Z">
              <w:r>
                <w:rPr>
                  <w:rFonts w:ascii="Arial" w:hAnsi="Arial" w:cs="Arial"/>
                  <w:sz w:val="18"/>
                  <w:szCs w:val="18"/>
                </w:rPr>
                <w:t>358</w:t>
              </w:r>
            </w:ins>
          </w:p>
        </w:tc>
        <w:tc>
          <w:tcPr>
            <w:tcW w:w="2351" w:type="pct"/>
            <w:tcBorders>
              <w:top w:val="single" w:sz="4" w:space="0" w:color="auto"/>
              <w:left w:val="nil"/>
              <w:bottom w:val="single" w:sz="4" w:space="0" w:color="auto"/>
              <w:right w:val="single" w:sz="4" w:space="0" w:color="auto"/>
            </w:tcBorders>
            <w:vAlign w:val="center"/>
          </w:tcPr>
          <w:p w14:paraId="220BDB4E" w14:textId="709639D4" w:rsidR="00AB0EE2" w:rsidRPr="00322061" w:rsidRDefault="00AB0EE2" w:rsidP="00AB0EE2">
            <w:pPr>
              <w:rPr>
                <w:ins w:id="6344" w:author="KPMG_PQH" w:date="2026-04-07T11:25:00Z" w16du:dateUtc="2026-04-07T04:25:00Z"/>
                <w:rFonts w:ascii="Arial" w:hAnsi="Arial" w:cs="Arial"/>
                <w:color w:val="000000"/>
                <w:sz w:val="18"/>
                <w:szCs w:val="18"/>
                <w:lang w:eastAsia="en-US"/>
              </w:rPr>
            </w:pPr>
            <w:ins w:id="6345" w:author="KPMG_PQH" w:date="2026-04-07T11:25:00Z" w16du:dateUtc="2026-04-07T04:25:00Z">
              <w:r>
                <w:rPr>
                  <w:rFonts w:ascii="Arial" w:hAnsi="Arial" w:cs="Arial"/>
                  <w:sz w:val="18"/>
                  <w:szCs w:val="18"/>
                </w:rPr>
                <w:t>TIEN MINH CONSTRUCTION JOINT STOCK COMPANY</w:t>
              </w:r>
            </w:ins>
          </w:p>
        </w:tc>
        <w:tc>
          <w:tcPr>
            <w:tcW w:w="846" w:type="pct"/>
            <w:tcBorders>
              <w:top w:val="single" w:sz="4" w:space="0" w:color="auto"/>
              <w:left w:val="nil"/>
              <w:bottom w:val="single" w:sz="4" w:space="0" w:color="auto"/>
              <w:right w:val="single" w:sz="4" w:space="0" w:color="auto"/>
            </w:tcBorders>
            <w:vAlign w:val="center"/>
          </w:tcPr>
          <w:p w14:paraId="3BE8F7D5" w14:textId="4E3567EF" w:rsidR="00AB0EE2" w:rsidRPr="00322061" w:rsidRDefault="00AB0EE2" w:rsidP="00AB0EE2">
            <w:pPr>
              <w:jc w:val="center"/>
              <w:rPr>
                <w:ins w:id="6346" w:author="KPMG_PQH" w:date="2026-04-07T11:25:00Z" w16du:dateUtc="2026-04-07T04:25:00Z"/>
                <w:rFonts w:ascii="Arial" w:hAnsi="Arial" w:cs="Arial"/>
                <w:color w:val="000000"/>
                <w:sz w:val="18"/>
                <w:szCs w:val="18"/>
                <w:lang w:eastAsia="en-US"/>
              </w:rPr>
            </w:pPr>
            <w:ins w:id="634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3787E91" w14:textId="71E127A5" w:rsidR="00AB0EE2" w:rsidRPr="00322061" w:rsidRDefault="00AB0EE2" w:rsidP="00AB0EE2">
            <w:pPr>
              <w:rPr>
                <w:ins w:id="6348" w:author="KPMG_PQH" w:date="2026-04-07T11:25:00Z" w16du:dateUtc="2026-04-07T04:25:00Z"/>
                <w:rFonts w:ascii="Arial" w:hAnsi="Arial" w:cs="Arial"/>
                <w:color w:val="000000"/>
                <w:sz w:val="18"/>
                <w:szCs w:val="18"/>
                <w:lang w:eastAsia="en-US"/>
              </w:rPr>
            </w:pPr>
            <w:ins w:id="6349" w:author="KPMG_PQH" w:date="2026-04-07T11:25:00Z" w16du:dateUtc="2026-04-07T04:25:00Z">
              <w:r>
                <w:rPr>
                  <w:rFonts w:ascii="Arial" w:hAnsi="Arial" w:cs="Arial"/>
                  <w:color w:val="000000"/>
                  <w:sz w:val="18"/>
                  <w:szCs w:val="18"/>
                </w:rPr>
                <w:t>Insufficient financial data</w:t>
              </w:r>
            </w:ins>
          </w:p>
        </w:tc>
      </w:tr>
      <w:tr w:rsidR="00AB0EE2" w:rsidRPr="00322061" w14:paraId="0760DA86" w14:textId="77777777" w:rsidTr="00777313">
        <w:trPr>
          <w:trHeight w:val="20"/>
          <w:ins w:id="635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DD57740" w14:textId="65BACD64" w:rsidR="00AB0EE2" w:rsidRPr="00322061" w:rsidRDefault="00AB0EE2" w:rsidP="00AB0EE2">
            <w:pPr>
              <w:jc w:val="center"/>
              <w:rPr>
                <w:ins w:id="6351" w:author="KPMG_PQH" w:date="2026-04-07T11:25:00Z" w16du:dateUtc="2026-04-07T04:25:00Z"/>
                <w:rFonts w:ascii="Arial" w:hAnsi="Arial" w:cs="Arial"/>
                <w:color w:val="000000"/>
                <w:sz w:val="18"/>
                <w:szCs w:val="18"/>
                <w:lang w:eastAsia="en-US"/>
              </w:rPr>
            </w:pPr>
            <w:ins w:id="6352" w:author="KPMG_PQH" w:date="2026-04-07T11:25:00Z" w16du:dateUtc="2026-04-07T04:25:00Z">
              <w:r>
                <w:rPr>
                  <w:rFonts w:ascii="Arial" w:hAnsi="Arial" w:cs="Arial"/>
                  <w:sz w:val="18"/>
                  <w:szCs w:val="18"/>
                </w:rPr>
                <w:t>359</w:t>
              </w:r>
            </w:ins>
          </w:p>
        </w:tc>
        <w:tc>
          <w:tcPr>
            <w:tcW w:w="2351" w:type="pct"/>
            <w:tcBorders>
              <w:top w:val="single" w:sz="4" w:space="0" w:color="auto"/>
              <w:left w:val="nil"/>
              <w:bottom w:val="single" w:sz="4" w:space="0" w:color="auto"/>
              <w:right w:val="single" w:sz="4" w:space="0" w:color="auto"/>
            </w:tcBorders>
            <w:vAlign w:val="center"/>
          </w:tcPr>
          <w:p w14:paraId="414C984F" w14:textId="4A665742" w:rsidR="00AB0EE2" w:rsidRPr="00322061" w:rsidRDefault="00AB0EE2" w:rsidP="00AB0EE2">
            <w:pPr>
              <w:rPr>
                <w:ins w:id="6353" w:author="KPMG_PQH" w:date="2026-04-07T11:25:00Z" w16du:dateUtc="2026-04-07T04:25:00Z"/>
                <w:rFonts w:ascii="Arial" w:hAnsi="Arial" w:cs="Arial"/>
                <w:color w:val="000000"/>
                <w:sz w:val="18"/>
                <w:szCs w:val="18"/>
                <w:lang w:eastAsia="en-US"/>
              </w:rPr>
            </w:pPr>
            <w:ins w:id="6354" w:author="KPMG_PQH" w:date="2026-04-07T11:25:00Z" w16du:dateUtc="2026-04-07T04:25:00Z">
              <w:r>
                <w:rPr>
                  <w:rFonts w:ascii="Arial" w:hAnsi="Arial" w:cs="Arial"/>
                  <w:sz w:val="18"/>
                  <w:szCs w:val="18"/>
                </w:rPr>
                <w:t>TIEN SA INVEST MANAGEMENT JOINT STOCK COMPANY</w:t>
              </w:r>
            </w:ins>
          </w:p>
        </w:tc>
        <w:tc>
          <w:tcPr>
            <w:tcW w:w="846" w:type="pct"/>
            <w:tcBorders>
              <w:top w:val="single" w:sz="4" w:space="0" w:color="auto"/>
              <w:left w:val="nil"/>
              <w:bottom w:val="single" w:sz="4" w:space="0" w:color="auto"/>
              <w:right w:val="single" w:sz="4" w:space="0" w:color="auto"/>
            </w:tcBorders>
            <w:vAlign w:val="center"/>
          </w:tcPr>
          <w:p w14:paraId="327BE22C" w14:textId="532E6853" w:rsidR="00AB0EE2" w:rsidRPr="00322061" w:rsidRDefault="00AB0EE2" w:rsidP="00AB0EE2">
            <w:pPr>
              <w:jc w:val="center"/>
              <w:rPr>
                <w:ins w:id="6355" w:author="KPMG_PQH" w:date="2026-04-07T11:25:00Z" w16du:dateUtc="2026-04-07T04:25:00Z"/>
                <w:rFonts w:ascii="Arial" w:hAnsi="Arial" w:cs="Arial"/>
                <w:color w:val="000000"/>
                <w:sz w:val="18"/>
                <w:szCs w:val="18"/>
                <w:lang w:eastAsia="en-US"/>
              </w:rPr>
            </w:pPr>
            <w:ins w:id="635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5A072CC" w14:textId="366520D4" w:rsidR="00AB0EE2" w:rsidRPr="00322061" w:rsidRDefault="00AB0EE2" w:rsidP="00AB0EE2">
            <w:pPr>
              <w:rPr>
                <w:ins w:id="6357" w:author="KPMG_PQH" w:date="2026-04-07T11:25:00Z" w16du:dateUtc="2026-04-07T04:25:00Z"/>
                <w:rFonts w:ascii="Arial" w:hAnsi="Arial" w:cs="Arial"/>
                <w:color w:val="000000"/>
                <w:sz w:val="18"/>
                <w:szCs w:val="18"/>
                <w:lang w:eastAsia="en-US"/>
              </w:rPr>
            </w:pPr>
            <w:ins w:id="6358" w:author="KPMG_PQH" w:date="2026-04-07T11:25:00Z" w16du:dateUtc="2026-04-07T04:25:00Z">
              <w:r>
                <w:rPr>
                  <w:rFonts w:ascii="Arial" w:hAnsi="Arial" w:cs="Arial"/>
                  <w:color w:val="000000"/>
                  <w:sz w:val="18"/>
                  <w:szCs w:val="18"/>
                </w:rPr>
                <w:t>Continuous loss making</w:t>
              </w:r>
            </w:ins>
          </w:p>
        </w:tc>
      </w:tr>
      <w:tr w:rsidR="00AB0EE2" w:rsidRPr="00322061" w14:paraId="2DA86C44" w14:textId="77777777" w:rsidTr="00777313">
        <w:trPr>
          <w:trHeight w:val="20"/>
          <w:ins w:id="635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9ABF510" w14:textId="60A93556" w:rsidR="00AB0EE2" w:rsidRPr="00322061" w:rsidRDefault="00AB0EE2" w:rsidP="00AB0EE2">
            <w:pPr>
              <w:jc w:val="center"/>
              <w:rPr>
                <w:ins w:id="6360" w:author="KPMG_PQH" w:date="2026-04-07T11:25:00Z" w16du:dateUtc="2026-04-07T04:25:00Z"/>
                <w:rFonts w:ascii="Arial" w:hAnsi="Arial" w:cs="Arial"/>
                <w:color w:val="000000"/>
                <w:sz w:val="18"/>
                <w:szCs w:val="18"/>
                <w:lang w:eastAsia="en-US"/>
              </w:rPr>
            </w:pPr>
            <w:ins w:id="6361" w:author="KPMG_PQH" w:date="2026-04-07T11:25:00Z" w16du:dateUtc="2026-04-07T04:25:00Z">
              <w:r>
                <w:rPr>
                  <w:rFonts w:ascii="Arial" w:hAnsi="Arial" w:cs="Arial"/>
                  <w:sz w:val="18"/>
                  <w:szCs w:val="18"/>
                </w:rPr>
                <w:t>360</w:t>
              </w:r>
            </w:ins>
          </w:p>
        </w:tc>
        <w:tc>
          <w:tcPr>
            <w:tcW w:w="2351" w:type="pct"/>
            <w:tcBorders>
              <w:top w:val="single" w:sz="4" w:space="0" w:color="auto"/>
              <w:left w:val="nil"/>
              <w:bottom w:val="single" w:sz="4" w:space="0" w:color="auto"/>
              <w:right w:val="single" w:sz="4" w:space="0" w:color="auto"/>
            </w:tcBorders>
            <w:vAlign w:val="center"/>
          </w:tcPr>
          <w:p w14:paraId="44E52AFF" w14:textId="567019A7" w:rsidR="00AB0EE2" w:rsidRPr="00322061" w:rsidRDefault="00AB0EE2" w:rsidP="00AB0EE2">
            <w:pPr>
              <w:rPr>
                <w:ins w:id="6362" w:author="KPMG_PQH" w:date="2026-04-07T11:25:00Z" w16du:dateUtc="2026-04-07T04:25:00Z"/>
                <w:rFonts w:ascii="Arial" w:hAnsi="Arial" w:cs="Arial"/>
                <w:color w:val="000000"/>
                <w:sz w:val="18"/>
                <w:szCs w:val="18"/>
                <w:lang w:eastAsia="en-US"/>
              </w:rPr>
            </w:pPr>
            <w:ins w:id="6363" w:author="KPMG_PQH" w:date="2026-04-07T11:25:00Z" w16du:dateUtc="2026-04-07T04:25:00Z">
              <w:r>
                <w:rPr>
                  <w:rFonts w:ascii="Arial" w:hAnsi="Arial" w:cs="Arial"/>
                  <w:sz w:val="18"/>
                  <w:szCs w:val="18"/>
                </w:rPr>
                <w:t>TIEN THANH GARMENT IMPORT - EXPORT JOINT STOCK COMPANY</w:t>
              </w:r>
            </w:ins>
          </w:p>
        </w:tc>
        <w:tc>
          <w:tcPr>
            <w:tcW w:w="846" w:type="pct"/>
            <w:tcBorders>
              <w:top w:val="single" w:sz="4" w:space="0" w:color="auto"/>
              <w:left w:val="nil"/>
              <w:bottom w:val="single" w:sz="4" w:space="0" w:color="auto"/>
              <w:right w:val="single" w:sz="4" w:space="0" w:color="auto"/>
            </w:tcBorders>
            <w:vAlign w:val="center"/>
          </w:tcPr>
          <w:p w14:paraId="26AF5DB8" w14:textId="25950DB6" w:rsidR="00AB0EE2" w:rsidRPr="00322061" w:rsidRDefault="00AB0EE2" w:rsidP="00AB0EE2">
            <w:pPr>
              <w:jc w:val="center"/>
              <w:rPr>
                <w:ins w:id="6364" w:author="KPMG_PQH" w:date="2026-04-07T11:25:00Z" w16du:dateUtc="2026-04-07T04:25:00Z"/>
                <w:rFonts w:ascii="Arial" w:hAnsi="Arial" w:cs="Arial"/>
                <w:color w:val="000000"/>
                <w:sz w:val="18"/>
                <w:szCs w:val="18"/>
                <w:lang w:eastAsia="en-US"/>
              </w:rPr>
            </w:pPr>
            <w:ins w:id="636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0AB1098" w14:textId="623BC420" w:rsidR="00AB0EE2" w:rsidRPr="00322061" w:rsidRDefault="00AB0EE2" w:rsidP="00AB0EE2">
            <w:pPr>
              <w:rPr>
                <w:ins w:id="6366" w:author="KPMG_PQH" w:date="2026-04-07T11:25:00Z" w16du:dateUtc="2026-04-07T04:25:00Z"/>
                <w:rFonts w:ascii="Arial" w:hAnsi="Arial" w:cs="Arial"/>
                <w:color w:val="000000"/>
                <w:sz w:val="18"/>
                <w:szCs w:val="18"/>
                <w:lang w:eastAsia="en-US"/>
              </w:rPr>
            </w:pPr>
            <w:ins w:id="6367" w:author="KPMG_PQH" w:date="2026-04-07T11:25:00Z" w16du:dateUtc="2026-04-07T04:25:00Z">
              <w:r>
                <w:rPr>
                  <w:rFonts w:ascii="Arial" w:hAnsi="Arial" w:cs="Arial"/>
                  <w:color w:val="000000"/>
                  <w:sz w:val="18"/>
                  <w:szCs w:val="18"/>
                </w:rPr>
                <w:t>Insufficient financial data</w:t>
              </w:r>
            </w:ins>
          </w:p>
        </w:tc>
      </w:tr>
      <w:tr w:rsidR="00AB0EE2" w:rsidRPr="00322061" w14:paraId="62F4E9E1" w14:textId="77777777" w:rsidTr="00777313">
        <w:trPr>
          <w:trHeight w:val="20"/>
          <w:ins w:id="636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14E2666" w14:textId="29DFE4A1" w:rsidR="00AB0EE2" w:rsidRPr="00322061" w:rsidRDefault="00AB0EE2" w:rsidP="00AB0EE2">
            <w:pPr>
              <w:jc w:val="center"/>
              <w:rPr>
                <w:ins w:id="6369" w:author="KPMG_PQH" w:date="2026-04-07T11:25:00Z" w16du:dateUtc="2026-04-07T04:25:00Z"/>
                <w:rFonts w:ascii="Arial" w:hAnsi="Arial" w:cs="Arial"/>
                <w:color w:val="000000"/>
                <w:sz w:val="18"/>
                <w:szCs w:val="18"/>
                <w:lang w:eastAsia="en-US"/>
              </w:rPr>
            </w:pPr>
            <w:ins w:id="6370" w:author="KPMG_PQH" w:date="2026-04-07T11:25:00Z" w16du:dateUtc="2026-04-07T04:25:00Z">
              <w:r>
                <w:rPr>
                  <w:rFonts w:ascii="Arial" w:hAnsi="Arial" w:cs="Arial"/>
                  <w:sz w:val="18"/>
                  <w:szCs w:val="18"/>
                </w:rPr>
                <w:t>361</w:t>
              </w:r>
            </w:ins>
          </w:p>
        </w:tc>
        <w:tc>
          <w:tcPr>
            <w:tcW w:w="2351" w:type="pct"/>
            <w:tcBorders>
              <w:top w:val="single" w:sz="4" w:space="0" w:color="auto"/>
              <w:left w:val="nil"/>
              <w:bottom w:val="single" w:sz="4" w:space="0" w:color="auto"/>
              <w:right w:val="single" w:sz="4" w:space="0" w:color="auto"/>
            </w:tcBorders>
            <w:vAlign w:val="center"/>
          </w:tcPr>
          <w:p w14:paraId="1E23EBA7" w14:textId="0D52C8A3" w:rsidR="00AB0EE2" w:rsidRPr="00322061" w:rsidRDefault="00AB0EE2" w:rsidP="00AB0EE2">
            <w:pPr>
              <w:rPr>
                <w:ins w:id="6371" w:author="KPMG_PQH" w:date="2026-04-07T11:25:00Z" w16du:dateUtc="2026-04-07T04:25:00Z"/>
                <w:rFonts w:ascii="Arial" w:hAnsi="Arial" w:cs="Arial"/>
                <w:color w:val="000000"/>
                <w:sz w:val="18"/>
                <w:szCs w:val="18"/>
                <w:lang w:eastAsia="en-US"/>
              </w:rPr>
            </w:pPr>
            <w:ins w:id="6372" w:author="KPMG_PQH" w:date="2026-04-07T11:25:00Z" w16du:dateUtc="2026-04-07T04:25:00Z">
              <w:r>
                <w:rPr>
                  <w:rFonts w:ascii="Arial" w:hAnsi="Arial" w:cs="Arial"/>
                  <w:sz w:val="18"/>
                  <w:szCs w:val="18"/>
                </w:rPr>
                <w:t>TIEN THANH SERVICE AND TRADING JOINT STOCK COMPANY</w:t>
              </w:r>
            </w:ins>
          </w:p>
        </w:tc>
        <w:tc>
          <w:tcPr>
            <w:tcW w:w="846" w:type="pct"/>
            <w:tcBorders>
              <w:top w:val="single" w:sz="4" w:space="0" w:color="auto"/>
              <w:left w:val="nil"/>
              <w:bottom w:val="single" w:sz="4" w:space="0" w:color="auto"/>
              <w:right w:val="single" w:sz="4" w:space="0" w:color="auto"/>
            </w:tcBorders>
            <w:vAlign w:val="center"/>
          </w:tcPr>
          <w:p w14:paraId="63141BEA" w14:textId="3BE7C804" w:rsidR="00AB0EE2" w:rsidRPr="00322061" w:rsidRDefault="00AB0EE2" w:rsidP="00AB0EE2">
            <w:pPr>
              <w:jc w:val="center"/>
              <w:rPr>
                <w:ins w:id="6373" w:author="KPMG_PQH" w:date="2026-04-07T11:25:00Z" w16du:dateUtc="2026-04-07T04:25:00Z"/>
                <w:rFonts w:ascii="Arial" w:hAnsi="Arial" w:cs="Arial"/>
                <w:color w:val="000000"/>
                <w:sz w:val="18"/>
                <w:szCs w:val="18"/>
                <w:lang w:eastAsia="en-US"/>
              </w:rPr>
            </w:pPr>
            <w:ins w:id="6374" w:author="KPMG_PQH" w:date="2026-04-07T11:25:00Z" w16du:dateUtc="2026-04-07T04:25:00Z">
              <w:r>
                <w:rPr>
                  <w:rFonts w:ascii="Arial" w:hAnsi="Arial" w:cs="Arial"/>
                  <w:sz w:val="18"/>
                  <w:szCs w:val="18"/>
                </w:rPr>
                <w:t>TTH</w:t>
              </w:r>
            </w:ins>
          </w:p>
        </w:tc>
        <w:tc>
          <w:tcPr>
            <w:tcW w:w="1498" w:type="pct"/>
            <w:tcBorders>
              <w:top w:val="single" w:sz="4" w:space="0" w:color="auto"/>
              <w:left w:val="nil"/>
              <w:bottom w:val="single" w:sz="4" w:space="0" w:color="auto"/>
              <w:right w:val="single" w:sz="4" w:space="0" w:color="auto"/>
            </w:tcBorders>
            <w:vAlign w:val="center"/>
          </w:tcPr>
          <w:p w14:paraId="157FCD55" w14:textId="45F12123" w:rsidR="00AB0EE2" w:rsidRPr="00322061" w:rsidRDefault="00AB0EE2" w:rsidP="00AB0EE2">
            <w:pPr>
              <w:rPr>
                <w:ins w:id="6375" w:author="KPMG_PQH" w:date="2026-04-07T11:25:00Z" w16du:dateUtc="2026-04-07T04:25:00Z"/>
                <w:rFonts w:ascii="Arial" w:hAnsi="Arial" w:cs="Arial"/>
                <w:color w:val="000000"/>
                <w:sz w:val="18"/>
                <w:szCs w:val="18"/>
                <w:lang w:eastAsia="en-US"/>
              </w:rPr>
            </w:pPr>
            <w:ins w:id="6376" w:author="KPMG_PQH" w:date="2026-04-07T11:25:00Z" w16du:dateUtc="2026-04-07T04:25:00Z">
              <w:r>
                <w:rPr>
                  <w:rFonts w:ascii="Arial" w:hAnsi="Arial" w:cs="Arial"/>
                  <w:color w:val="000000"/>
                  <w:sz w:val="18"/>
                  <w:szCs w:val="18"/>
                </w:rPr>
                <w:t>Non-comparable functions</w:t>
              </w:r>
            </w:ins>
          </w:p>
        </w:tc>
      </w:tr>
      <w:tr w:rsidR="00AB0EE2" w:rsidRPr="00322061" w14:paraId="071CA69A" w14:textId="77777777" w:rsidTr="00777313">
        <w:trPr>
          <w:trHeight w:val="20"/>
          <w:ins w:id="637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8BD38D3" w14:textId="4E9113D4" w:rsidR="00AB0EE2" w:rsidRPr="00322061" w:rsidRDefault="00AB0EE2" w:rsidP="00AB0EE2">
            <w:pPr>
              <w:jc w:val="center"/>
              <w:rPr>
                <w:ins w:id="6378" w:author="KPMG_PQH" w:date="2026-04-07T11:25:00Z" w16du:dateUtc="2026-04-07T04:25:00Z"/>
                <w:rFonts w:ascii="Arial" w:hAnsi="Arial" w:cs="Arial"/>
                <w:color w:val="000000"/>
                <w:sz w:val="18"/>
                <w:szCs w:val="18"/>
                <w:lang w:eastAsia="en-US"/>
              </w:rPr>
            </w:pPr>
            <w:ins w:id="6379" w:author="KPMG_PQH" w:date="2026-04-07T11:25:00Z" w16du:dateUtc="2026-04-07T04:25:00Z">
              <w:r>
                <w:rPr>
                  <w:rFonts w:ascii="Arial" w:hAnsi="Arial" w:cs="Arial"/>
                  <w:sz w:val="18"/>
                  <w:szCs w:val="18"/>
                </w:rPr>
                <w:t>362</w:t>
              </w:r>
            </w:ins>
          </w:p>
        </w:tc>
        <w:tc>
          <w:tcPr>
            <w:tcW w:w="2351" w:type="pct"/>
            <w:tcBorders>
              <w:top w:val="single" w:sz="4" w:space="0" w:color="auto"/>
              <w:left w:val="nil"/>
              <w:bottom w:val="single" w:sz="4" w:space="0" w:color="auto"/>
              <w:right w:val="single" w:sz="4" w:space="0" w:color="auto"/>
            </w:tcBorders>
            <w:vAlign w:val="center"/>
          </w:tcPr>
          <w:p w14:paraId="3E39D98F" w14:textId="2EB29D3C" w:rsidR="00AB0EE2" w:rsidRPr="00322061" w:rsidRDefault="00AB0EE2" w:rsidP="00AB0EE2">
            <w:pPr>
              <w:rPr>
                <w:ins w:id="6380" w:author="KPMG_PQH" w:date="2026-04-07T11:25:00Z" w16du:dateUtc="2026-04-07T04:25:00Z"/>
                <w:rFonts w:ascii="Arial" w:hAnsi="Arial" w:cs="Arial"/>
                <w:color w:val="000000"/>
                <w:sz w:val="18"/>
                <w:szCs w:val="18"/>
                <w:lang w:eastAsia="en-US"/>
              </w:rPr>
            </w:pPr>
            <w:ins w:id="6381" w:author="KPMG_PQH" w:date="2026-04-07T11:25:00Z" w16du:dateUtc="2026-04-07T04:25:00Z">
              <w:r>
                <w:rPr>
                  <w:rFonts w:ascii="Arial" w:hAnsi="Arial" w:cs="Arial"/>
                  <w:sz w:val="18"/>
                  <w:szCs w:val="18"/>
                </w:rPr>
                <w:t xml:space="preserve">TIEN </w:t>
              </w:r>
              <w:proofErr w:type="spellStart"/>
              <w:r>
                <w:rPr>
                  <w:rFonts w:ascii="Arial" w:hAnsi="Arial" w:cs="Arial"/>
                  <w:sz w:val="18"/>
                  <w:szCs w:val="18"/>
                </w:rPr>
                <w:t>TIEN</w:t>
              </w:r>
              <w:proofErr w:type="spellEnd"/>
              <w:r>
                <w:rPr>
                  <w:rFonts w:ascii="Arial" w:hAnsi="Arial" w:cs="Arial"/>
                  <w:sz w:val="18"/>
                  <w:szCs w:val="18"/>
                </w:rPr>
                <w:t xml:space="preserve"> II GARMENT JOINT STOCK COMPANY</w:t>
              </w:r>
            </w:ins>
          </w:p>
        </w:tc>
        <w:tc>
          <w:tcPr>
            <w:tcW w:w="846" w:type="pct"/>
            <w:tcBorders>
              <w:top w:val="single" w:sz="4" w:space="0" w:color="auto"/>
              <w:left w:val="nil"/>
              <w:bottom w:val="single" w:sz="4" w:space="0" w:color="auto"/>
              <w:right w:val="single" w:sz="4" w:space="0" w:color="auto"/>
            </w:tcBorders>
            <w:vAlign w:val="center"/>
          </w:tcPr>
          <w:p w14:paraId="4C5C13CC" w14:textId="1546CBE2" w:rsidR="00AB0EE2" w:rsidRPr="00322061" w:rsidRDefault="00AB0EE2" w:rsidP="00AB0EE2">
            <w:pPr>
              <w:jc w:val="center"/>
              <w:rPr>
                <w:ins w:id="6382" w:author="KPMG_PQH" w:date="2026-04-07T11:25:00Z" w16du:dateUtc="2026-04-07T04:25:00Z"/>
                <w:rFonts w:ascii="Arial" w:hAnsi="Arial" w:cs="Arial"/>
                <w:color w:val="000000"/>
                <w:sz w:val="18"/>
                <w:szCs w:val="18"/>
                <w:lang w:eastAsia="en-US"/>
              </w:rPr>
            </w:pPr>
            <w:ins w:id="638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3705294" w14:textId="580862B5" w:rsidR="00AB0EE2" w:rsidRPr="00322061" w:rsidRDefault="00AB0EE2" w:rsidP="00AB0EE2">
            <w:pPr>
              <w:rPr>
                <w:ins w:id="6384" w:author="KPMG_PQH" w:date="2026-04-07T11:25:00Z" w16du:dateUtc="2026-04-07T04:25:00Z"/>
                <w:rFonts w:ascii="Arial" w:hAnsi="Arial" w:cs="Arial"/>
                <w:color w:val="000000"/>
                <w:sz w:val="18"/>
                <w:szCs w:val="18"/>
                <w:lang w:eastAsia="en-US"/>
              </w:rPr>
            </w:pPr>
            <w:ins w:id="6385" w:author="KPMG_PQH" w:date="2026-04-07T11:25:00Z" w16du:dateUtc="2026-04-07T04:25:00Z">
              <w:r>
                <w:rPr>
                  <w:rFonts w:ascii="Arial" w:hAnsi="Arial" w:cs="Arial"/>
                  <w:color w:val="000000"/>
                  <w:sz w:val="18"/>
                  <w:szCs w:val="18"/>
                </w:rPr>
                <w:t>Insufficient information</w:t>
              </w:r>
            </w:ins>
          </w:p>
        </w:tc>
      </w:tr>
      <w:tr w:rsidR="00AB0EE2" w:rsidRPr="00322061" w14:paraId="084E3B19" w14:textId="77777777" w:rsidTr="00777313">
        <w:trPr>
          <w:trHeight w:val="20"/>
          <w:ins w:id="638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1300336" w14:textId="54BFB024" w:rsidR="00AB0EE2" w:rsidRPr="00322061" w:rsidRDefault="00AB0EE2" w:rsidP="00AB0EE2">
            <w:pPr>
              <w:jc w:val="center"/>
              <w:rPr>
                <w:ins w:id="6387" w:author="KPMG_PQH" w:date="2026-04-07T11:25:00Z" w16du:dateUtc="2026-04-07T04:25:00Z"/>
                <w:rFonts w:ascii="Arial" w:hAnsi="Arial" w:cs="Arial"/>
                <w:color w:val="000000"/>
                <w:sz w:val="18"/>
                <w:szCs w:val="18"/>
                <w:lang w:eastAsia="en-US"/>
              </w:rPr>
            </w:pPr>
            <w:ins w:id="6388" w:author="KPMG_PQH" w:date="2026-04-07T11:25:00Z" w16du:dateUtc="2026-04-07T04:25:00Z">
              <w:r>
                <w:rPr>
                  <w:rFonts w:ascii="Arial" w:hAnsi="Arial" w:cs="Arial"/>
                  <w:sz w:val="18"/>
                  <w:szCs w:val="18"/>
                </w:rPr>
                <w:t>363</w:t>
              </w:r>
            </w:ins>
          </w:p>
        </w:tc>
        <w:tc>
          <w:tcPr>
            <w:tcW w:w="2351" w:type="pct"/>
            <w:tcBorders>
              <w:top w:val="single" w:sz="4" w:space="0" w:color="auto"/>
              <w:left w:val="nil"/>
              <w:bottom w:val="single" w:sz="4" w:space="0" w:color="auto"/>
              <w:right w:val="single" w:sz="4" w:space="0" w:color="auto"/>
            </w:tcBorders>
            <w:vAlign w:val="center"/>
          </w:tcPr>
          <w:p w14:paraId="59F82155" w14:textId="58D52E9E" w:rsidR="00AB0EE2" w:rsidRPr="00322061" w:rsidRDefault="00AB0EE2" w:rsidP="00AB0EE2">
            <w:pPr>
              <w:rPr>
                <w:ins w:id="6389" w:author="KPMG_PQH" w:date="2026-04-07T11:25:00Z" w16du:dateUtc="2026-04-07T04:25:00Z"/>
                <w:rFonts w:ascii="Arial" w:hAnsi="Arial" w:cs="Arial"/>
                <w:color w:val="000000"/>
                <w:sz w:val="18"/>
                <w:szCs w:val="18"/>
                <w:lang w:eastAsia="en-US"/>
              </w:rPr>
            </w:pPr>
            <w:ins w:id="6390" w:author="KPMG_PQH" w:date="2026-04-07T11:25:00Z" w16du:dateUtc="2026-04-07T04:25:00Z">
              <w:r>
                <w:rPr>
                  <w:rFonts w:ascii="Arial" w:hAnsi="Arial" w:cs="Arial"/>
                  <w:sz w:val="18"/>
                  <w:szCs w:val="18"/>
                </w:rPr>
                <w:t>TIENPHAT GARMENT COMPANY</w:t>
              </w:r>
            </w:ins>
          </w:p>
        </w:tc>
        <w:tc>
          <w:tcPr>
            <w:tcW w:w="846" w:type="pct"/>
            <w:tcBorders>
              <w:top w:val="single" w:sz="4" w:space="0" w:color="auto"/>
              <w:left w:val="nil"/>
              <w:bottom w:val="single" w:sz="4" w:space="0" w:color="auto"/>
              <w:right w:val="single" w:sz="4" w:space="0" w:color="auto"/>
            </w:tcBorders>
            <w:vAlign w:val="center"/>
          </w:tcPr>
          <w:p w14:paraId="1F239751" w14:textId="056A3F90" w:rsidR="00AB0EE2" w:rsidRPr="00322061" w:rsidRDefault="00AB0EE2" w:rsidP="00AB0EE2">
            <w:pPr>
              <w:jc w:val="center"/>
              <w:rPr>
                <w:ins w:id="6391" w:author="KPMG_PQH" w:date="2026-04-07T11:25:00Z" w16du:dateUtc="2026-04-07T04:25:00Z"/>
                <w:rFonts w:ascii="Arial" w:hAnsi="Arial" w:cs="Arial"/>
                <w:color w:val="000000"/>
                <w:sz w:val="18"/>
                <w:szCs w:val="18"/>
                <w:lang w:eastAsia="en-US"/>
              </w:rPr>
            </w:pPr>
            <w:ins w:id="639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370C54F" w14:textId="58153AD2" w:rsidR="00AB0EE2" w:rsidRPr="00322061" w:rsidRDefault="00AB0EE2" w:rsidP="00AB0EE2">
            <w:pPr>
              <w:rPr>
                <w:ins w:id="6393" w:author="KPMG_PQH" w:date="2026-04-07T11:25:00Z" w16du:dateUtc="2026-04-07T04:25:00Z"/>
                <w:rFonts w:ascii="Arial" w:hAnsi="Arial" w:cs="Arial"/>
                <w:color w:val="000000"/>
                <w:sz w:val="18"/>
                <w:szCs w:val="18"/>
                <w:lang w:eastAsia="en-US"/>
              </w:rPr>
            </w:pPr>
            <w:ins w:id="6394" w:author="KPMG_PQH" w:date="2026-04-07T11:25:00Z" w16du:dateUtc="2026-04-07T04:25:00Z">
              <w:r>
                <w:rPr>
                  <w:rFonts w:ascii="Arial" w:hAnsi="Arial" w:cs="Arial"/>
                  <w:color w:val="000000"/>
                  <w:sz w:val="18"/>
                  <w:szCs w:val="18"/>
                </w:rPr>
                <w:t>Insufficient information</w:t>
              </w:r>
            </w:ins>
          </w:p>
        </w:tc>
      </w:tr>
      <w:tr w:rsidR="00AB0EE2" w:rsidRPr="00322061" w14:paraId="49617FCF" w14:textId="77777777" w:rsidTr="00777313">
        <w:trPr>
          <w:trHeight w:val="20"/>
          <w:ins w:id="639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C3DE7ED" w14:textId="417E7D61" w:rsidR="00AB0EE2" w:rsidRPr="00322061" w:rsidRDefault="00AB0EE2" w:rsidP="00AB0EE2">
            <w:pPr>
              <w:jc w:val="center"/>
              <w:rPr>
                <w:ins w:id="6396" w:author="KPMG_PQH" w:date="2026-04-07T11:25:00Z" w16du:dateUtc="2026-04-07T04:25:00Z"/>
                <w:rFonts w:ascii="Arial" w:hAnsi="Arial" w:cs="Arial"/>
                <w:color w:val="000000"/>
                <w:sz w:val="18"/>
                <w:szCs w:val="18"/>
                <w:lang w:eastAsia="en-US"/>
              </w:rPr>
            </w:pPr>
            <w:ins w:id="6397" w:author="KPMG_PQH" w:date="2026-04-07T11:25:00Z" w16du:dateUtc="2026-04-07T04:25:00Z">
              <w:r>
                <w:rPr>
                  <w:rFonts w:ascii="Arial" w:hAnsi="Arial" w:cs="Arial"/>
                  <w:sz w:val="18"/>
                  <w:szCs w:val="18"/>
                </w:rPr>
                <w:t>364</w:t>
              </w:r>
            </w:ins>
          </w:p>
        </w:tc>
        <w:tc>
          <w:tcPr>
            <w:tcW w:w="2351" w:type="pct"/>
            <w:tcBorders>
              <w:top w:val="single" w:sz="4" w:space="0" w:color="auto"/>
              <w:left w:val="nil"/>
              <w:bottom w:val="single" w:sz="4" w:space="0" w:color="auto"/>
              <w:right w:val="single" w:sz="4" w:space="0" w:color="auto"/>
            </w:tcBorders>
            <w:vAlign w:val="center"/>
          </w:tcPr>
          <w:p w14:paraId="2DF751A1" w14:textId="2C9CCC14" w:rsidR="00AB0EE2" w:rsidRPr="00322061" w:rsidRDefault="00AB0EE2" w:rsidP="00AB0EE2">
            <w:pPr>
              <w:rPr>
                <w:ins w:id="6398" w:author="KPMG_PQH" w:date="2026-04-07T11:25:00Z" w16du:dateUtc="2026-04-07T04:25:00Z"/>
                <w:rFonts w:ascii="Arial" w:hAnsi="Arial" w:cs="Arial"/>
                <w:color w:val="000000"/>
                <w:sz w:val="18"/>
                <w:szCs w:val="18"/>
                <w:lang w:eastAsia="en-US"/>
              </w:rPr>
            </w:pPr>
            <w:ins w:id="6399" w:author="KPMG_PQH" w:date="2026-04-07T11:25:00Z" w16du:dateUtc="2026-04-07T04:25:00Z">
              <w:r>
                <w:rPr>
                  <w:rFonts w:ascii="Arial" w:hAnsi="Arial" w:cs="Arial"/>
                  <w:sz w:val="18"/>
                  <w:szCs w:val="18"/>
                </w:rPr>
                <w:t>TK VIET NAM SERVICES - TRADING - PRODUCTION JOINT STOCK COMPANY</w:t>
              </w:r>
            </w:ins>
          </w:p>
        </w:tc>
        <w:tc>
          <w:tcPr>
            <w:tcW w:w="846" w:type="pct"/>
            <w:tcBorders>
              <w:top w:val="single" w:sz="4" w:space="0" w:color="auto"/>
              <w:left w:val="nil"/>
              <w:bottom w:val="single" w:sz="4" w:space="0" w:color="auto"/>
              <w:right w:val="single" w:sz="4" w:space="0" w:color="auto"/>
            </w:tcBorders>
            <w:vAlign w:val="center"/>
          </w:tcPr>
          <w:p w14:paraId="040361DD" w14:textId="164DECF1" w:rsidR="00AB0EE2" w:rsidRPr="00322061" w:rsidRDefault="00AB0EE2" w:rsidP="00AB0EE2">
            <w:pPr>
              <w:jc w:val="center"/>
              <w:rPr>
                <w:ins w:id="6400" w:author="KPMG_PQH" w:date="2026-04-07T11:25:00Z" w16du:dateUtc="2026-04-07T04:25:00Z"/>
                <w:rFonts w:ascii="Arial" w:hAnsi="Arial" w:cs="Arial"/>
                <w:color w:val="000000"/>
                <w:sz w:val="18"/>
                <w:szCs w:val="18"/>
                <w:lang w:eastAsia="en-US"/>
              </w:rPr>
            </w:pPr>
            <w:ins w:id="640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0CDFCA2" w14:textId="46878C94" w:rsidR="00AB0EE2" w:rsidRPr="00322061" w:rsidRDefault="00AB0EE2" w:rsidP="00AB0EE2">
            <w:pPr>
              <w:rPr>
                <w:ins w:id="6402" w:author="KPMG_PQH" w:date="2026-04-07T11:25:00Z" w16du:dateUtc="2026-04-07T04:25:00Z"/>
                <w:rFonts w:ascii="Arial" w:hAnsi="Arial" w:cs="Arial"/>
                <w:color w:val="000000"/>
                <w:sz w:val="18"/>
                <w:szCs w:val="18"/>
                <w:lang w:eastAsia="en-US"/>
              </w:rPr>
            </w:pPr>
            <w:ins w:id="6403" w:author="KPMG_PQH" w:date="2026-04-07T11:25:00Z" w16du:dateUtc="2026-04-07T04:25:00Z">
              <w:r>
                <w:rPr>
                  <w:rFonts w:ascii="Arial" w:hAnsi="Arial" w:cs="Arial"/>
                  <w:color w:val="000000"/>
                  <w:sz w:val="18"/>
                  <w:szCs w:val="18"/>
                </w:rPr>
                <w:t>Insufficient financial data</w:t>
              </w:r>
            </w:ins>
          </w:p>
        </w:tc>
      </w:tr>
      <w:tr w:rsidR="00AB0EE2" w:rsidRPr="00322061" w14:paraId="71A243E8" w14:textId="77777777" w:rsidTr="00777313">
        <w:trPr>
          <w:trHeight w:val="20"/>
          <w:ins w:id="640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C710170" w14:textId="5928D7FD" w:rsidR="00AB0EE2" w:rsidRPr="00322061" w:rsidRDefault="00AB0EE2" w:rsidP="00AB0EE2">
            <w:pPr>
              <w:jc w:val="center"/>
              <w:rPr>
                <w:ins w:id="6405" w:author="KPMG_PQH" w:date="2026-04-07T11:25:00Z" w16du:dateUtc="2026-04-07T04:25:00Z"/>
                <w:rFonts w:ascii="Arial" w:hAnsi="Arial" w:cs="Arial"/>
                <w:color w:val="000000"/>
                <w:sz w:val="18"/>
                <w:szCs w:val="18"/>
                <w:lang w:eastAsia="en-US"/>
              </w:rPr>
            </w:pPr>
            <w:ins w:id="6406" w:author="KPMG_PQH" w:date="2026-04-07T11:25:00Z" w16du:dateUtc="2026-04-07T04:25:00Z">
              <w:r>
                <w:rPr>
                  <w:rFonts w:ascii="Arial" w:hAnsi="Arial" w:cs="Arial"/>
                  <w:sz w:val="18"/>
                  <w:szCs w:val="18"/>
                </w:rPr>
                <w:t>365</w:t>
              </w:r>
            </w:ins>
          </w:p>
        </w:tc>
        <w:tc>
          <w:tcPr>
            <w:tcW w:w="2351" w:type="pct"/>
            <w:tcBorders>
              <w:top w:val="single" w:sz="4" w:space="0" w:color="auto"/>
              <w:left w:val="nil"/>
              <w:bottom w:val="single" w:sz="4" w:space="0" w:color="auto"/>
              <w:right w:val="single" w:sz="4" w:space="0" w:color="auto"/>
            </w:tcBorders>
            <w:vAlign w:val="center"/>
          </w:tcPr>
          <w:p w14:paraId="56510C57" w14:textId="0EF2F707" w:rsidR="00AB0EE2" w:rsidRPr="00322061" w:rsidRDefault="00AB0EE2" w:rsidP="00AB0EE2">
            <w:pPr>
              <w:rPr>
                <w:ins w:id="6407" w:author="KPMG_PQH" w:date="2026-04-07T11:25:00Z" w16du:dateUtc="2026-04-07T04:25:00Z"/>
                <w:rFonts w:ascii="Arial" w:hAnsi="Arial" w:cs="Arial"/>
                <w:color w:val="000000"/>
                <w:sz w:val="18"/>
                <w:szCs w:val="18"/>
                <w:lang w:eastAsia="en-US"/>
              </w:rPr>
            </w:pPr>
            <w:ins w:id="6408" w:author="KPMG_PQH" w:date="2026-04-07T11:25:00Z" w16du:dateUtc="2026-04-07T04:25:00Z">
              <w:r>
                <w:rPr>
                  <w:rFonts w:ascii="Arial" w:hAnsi="Arial" w:cs="Arial"/>
                  <w:sz w:val="18"/>
                  <w:szCs w:val="18"/>
                </w:rPr>
                <w:t>TLC WEST LAKE JOINT STOCK COMPANY</w:t>
              </w:r>
            </w:ins>
          </w:p>
        </w:tc>
        <w:tc>
          <w:tcPr>
            <w:tcW w:w="846" w:type="pct"/>
            <w:tcBorders>
              <w:top w:val="single" w:sz="4" w:space="0" w:color="auto"/>
              <w:left w:val="nil"/>
              <w:bottom w:val="single" w:sz="4" w:space="0" w:color="auto"/>
              <w:right w:val="single" w:sz="4" w:space="0" w:color="auto"/>
            </w:tcBorders>
            <w:vAlign w:val="center"/>
          </w:tcPr>
          <w:p w14:paraId="7E533999" w14:textId="19FB9386" w:rsidR="00AB0EE2" w:rsidRPr="00322061" w:rsidRDefault="00AB0EE2" w:rsidP="00AB0EE2">
            <w:pPr>
              <w:jc w:val="center"/>
              <w:rPr>
                <w:ins w:id="6409" w:author="KPMG_PQH" w:date="2026-04-07T11:25:00Z" w16du:dateUtc="2026-04-07T04:25:00Z"/>
                <w:rFonts w:ascii="Arial" w:hAnsi="Arial" w:cs="Arial"/>
                <w:color w:val="000000"/>
                <w:sz w:val="18"/>
                <w:szCs w:val="18"/>
                <w:lang w:eastAsia="en-US"/>
              </w:rPr>
            </w:pPr>
            <w:ins w:id="641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9D5942C" w14:textId="63573632" w:rsidR="00AB0EE2" w:rsidRPr="00322061" w:rsidRDefault="00AB0EE2" w:rsidP="00AB0EE2">
            <w:pPr>
              <w:rPr>
                <w:ins w:id="6411" w:author="KPMG_PQH" w:date="2026-04-07T11:25:00Z" w16du:dateUtc="2026-04-07T04:25:00Z"/>
                <w:rFonts w:ascii="Arial" w:hAnsi="Arial" w:cs="Arial"/>
                <w:color w:val="000000"/>
                <w:sz w:val="18"/>
                <w:szCs w:val="18"/>
                <w:lang w:eastAsia="en-US"/>
              </w:rPr>
            </w:pPr>
            <w:ins w:id="6412" w:author="KPMG_PQH" w:date="2026-04-07T11:25:00Z" w16du:dateUtc="2026-04-07T04:25:00Z">
              <w:r>
                <w:rPr>
                  <w:rFonts w:ascii="Arial" w:hAnsi="Arial" w:cs="Arial"/>
                  <w:color w:val="000000"/>
                  <w:sz w:val="18"/>
                  <w:szCs w:val="18"/>
                </w:rPr>
                <w:t>Continuous loss making</w:t>
              </w:r>
            </w:ins>
          </w:p>
        </w:tc>
      </w:tr>
      <w:tr w:rsidR="00AB0EE2" w:rsidRPr="00322061" w14:paraId="7870EA33" w14:textId="77777777" w:rsidTr="00777313">
        <w:trPr>
          <w:trHeight w:val="20"/>
          <w:ins w:id="641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9141902" w14:textId="23C7170C" w:rsidR="00AB0EE2" w:rsidRPr="00322061" w:rsidRDefault="00AB0EE2" w:rsidP="00AB0EE2">
            <w:pPr>
              <w:jc w:val="center"/>
              <w:rPr>
                <w:ins w:id="6414" w:author="KPMG_PQH" w:date="2026-04-07T11:25:00Z" w16du:dateUtc="2026-04-07T04:25:00Z"/>
                <w:rFonts w:ascii="Arial" w:hAnsi="Arial" w:cs="Arial"/>
                <w:color w:val="000000"/>
                <w:sz w:val="18"/>
                <w:szCs w:val="18"/>
                <w:lang w:eastAsia="en-US"/>
              </w:rPr>
            </w:pPr>
            <w:ins w:id="6415" w:author="KPMG_PQH" w:date="2026-04-07T11:25:00Z" w16du:dateUtc="2026-04-07T04:25:00Z">
              <w:r>
                <w:rPr>
                  <w:rFonts w:ascii="Arial" w:hAnsi="Arial" w:cs="Arial"/>
                  <w:sz w:val="18"/>
                  <w:szCs w:val="18"/>
                </w:rPr>
                <w:t>366</w:t>
              </w:r>
            </w:ins>
          </w:p>
        </w:tc>
        <w:tc>
          <w:tcPr>
            <w:tcW w:w="2351" w:type="pct"/>
            <w:tcBorders>
              <w:top w:val="single" w:sz="4" w:space="0" w:color="auto"/>
              <w:left w:val="nil"/>
              <w:bottom w:val="single" w:sz="4" w:space="0" w:color="auto"/>
              <w:right w:val="single" w:sz="4" w:space="0" w:color="auto"/>
            </w:tcBorders>
            <w:vAlign w:val="center"/>
          </w:tcPr>
          <w:p w14:paraId="13105A24" w14:textId="27CBFD01" w:rsidR="00AB0EE2" w:rsidRPr="00322061" w:rsidRDefault="00AB0EE2" w:rsidP="00AB0EE2">
            <w:pPr>
              <w:rPr>
                <w:ins w:id="6416" w:author="KPMG_PQH" w:date="2026-04-07T11:25:00Z" w16du:dateUtc="2026-04-07T04:25:00Z"/>
                <w:rFonts w:ascii="Arial" w:hAnsi="Arial" w:cs="Arial"/>
                <w:color w:val="000000"/>
                <w:sz w:val="18"/>
                <w:szCs w:val="18"/>
                <w:lang w:eastAsia="en-US"/>
              </w:rPr>
            </w:pPr>
            <w:ins w:id="6417" w:author="KPMG_PQH" w:date="2026-04-07T11:25:00Z" w16du:dateUtc="2026-04-07T04:25:00Z">
              <w:r>
                <w:rPr>
                  <w:rFonts w:ascii="Arial" w:hAnsi="Arial" w:cs="Arial"/>
                  <w:sz w:val="18"/>
                  <w:szCs w:val="18"/>
                </w:rPr>
                <w:t>TMDV G-BOSS CENTER COMPANY LIMITED</w:t>
              </w:r>
            </w:ins>
          </w:p>
        </w:tc>
        <w:tc>
          <w:tcPr>
            <w:tcW w:w="846" w:type="pct"/>
            <w:tcBorders>
              <w:top w:val="single" w:sz="4" w:space="0" w:color="auto"/>
              <w:left w:val="nil"/>
              <w:bottom w:val="single" w:sz="4" w:space="0" w:color="auto"/>
              <w:right w:val="single" w:sz="4" w:space="0" w:color="auto"/>
            </w:tcBorders>
            <w:vAlign w:val="center"/>
          </w:tcPr>
          <w:p w14:paraId="755EC6A8" w14:textId="57B5DA71" w:rsidR="00AB0EE2" w:rsidRPr="00322061" w:rsidRDefault="00AB0EE2" w:rsidP="00AB0EE2">
            <w:pPr>
              <w:jc w:val="center"/>
              <w:rPr>
                <w:ins w:id="6418" w:author="KPMG_PQH" w:date="2026-04-07T11:25:00Z" w16du:dateUtc="2026-04-07T04:25:00Z"/>
                <w:rFonts w:ascii="Arial" w:hAnsi="Arial" w:cs="Arial"/>
                <w:color w:val="000000"/>
                <w:sz w:val="18"/>
                <w:szCs w:val="18"/>
                <w:lang w:eastAsia="en-US"/>
              </w:rPr>
            </w:pPr>
            <w:ins w:id="641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FF801FB" w14:textId="7689FB09" w:rsidR="00AB0EE2" w:rsidRPr="00322061" w:rsidRDefault="00AB0EE2" w:rsidP="00AB0EE2">
            <w:pPr>
              <w:rPr>
                <w:ins w:id="6420" w:author="KPMG_PQH" w:date="2026-04-07T11:25:00Z" w16du:dateUtc="2026-04-07T04:25:00Z"/>
                <w:rFonts w:ascii="Arial" w:hAnsi="Arial" w:cs="Arial"/>
                <w:color w:val="000000"/>
                <w:sz w:val="18"/>
                <w:szCs w:val="18"/>
                <w:lang w:eastAsia="en-US"/>
              </w:rPr>
            </w:pPr>
            <w:ins w:id="6421" w:author="KPMG_PQH" w:date="2026-04-07T11:25:00Z" w16du:dateUtc="2026-04-07T04:25:00Z">
              <w:r>
                <w:rPr>
                  <w:rFonts w:ascii="Arial" w:hAnsi="Arial" w:cs="Arial"/>
                  <w:color w:val="000000"/>
                  <w:sz w:val="18"/>
                  <w:szCs w:val="18"/>
                </w:rPr>
                <w:t>Continuous loss making</w:t>
              </w:r>
            </w:ins>
          </w:p>
        </w:tc>
      </w:tr>
      <w:tr w:rsidR="00AB0EE2" w:rsidRPr="00322061" w14:paraId="186EBA47" w14:textId="77777777" w:rsidTr="00777313">
        <w:trPr>
          <w:trHeight w:val="20"/>
          <w:ins w:id="642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ED59593" w14:textId="26708E3E" w:rsidR="00AB0EE2" w:rsidRPr="00322061" w:rsidRDefault="00AB0EE2" w:rsidP="00AB0EE2">
            <w:pPr>
              <w:jc w:val="center"/>
              <w:rPr>
                <w:ins w:id="6423" w:author="KPMG_PQH" w:date="2026-04-07T11:25:00Z" w16du:dateUtc="2026-04-07T04:25:00Z"/>
                <w:rFonts w:ascii="Arial" w:hAnsi="Arial" w:cs="Arial"/>
                <w:color w:val="000000"/>
                <w:sz w:val="18"/>
                <w:szCs w:val="18"/>
                <w:lang w:eastAsia="en-US"/>
              </w:rPr>
            </w:pPr>
            <w:ins w:id="6424" w:author="KPMG_PQH" w:date="2026-04-07T11:25:00Z" w16du:dateUtc="2026-04-07T04:25:00Z">
              <w:r>
                <w:rPr>
                  <w:rFonts w:ascii="Arial" w:hAnsi="Arial" w:cs="Arial"/>
                  <w:sz w:val="18"/>
                  <w:szCs w:val="18"/>
                </w:rPr>
                <w:t>367</w:t>
              </w:r>
            </w:ins>
          </w:p>
        </w:tc>
        <w:tc>
          <w:tcPr>
            <w:tcW w:w="2351" w:type="pct"/>
            <w:tcBorders>
              <w:top w:val="single" w:sz="4" w:space="0" w:color="auto"/>
              <w:left w:val="nil"/>
              <w:bottom w:val="single" w:sz="4" w:space="0" w:color="auto"/>
              <w:right w:val="single" w:sz="4" w:space="0" w:color="auto"/>
            </w:tcBorders>
            <w:vAlign w:val="center"/>
          </w:tcPr>
          <w:p w14:paraId="02D7E360" w14:textId="470DB1AC" w:rsidR="00AB0EE2" w:rsidRPr="00322061" w:rsidRDefault="00AB0EE2" w:rsidP="00AB0EE2">
            <w:pPr>
              <w:rPr>
                <w:ins w:id="6425" w:author="KPMG_PQH" w:date="2026-04-07T11:25:00Z" w16du:dateUtc="2026-04-07T04:25:00Z"/>
                <w:rFonts w:ascii="Arial" w:hAnsi="Arial" w:cs="Arial"/>
                <w:color w:val="000000"/>
                <w:sz w:val="18"/>
                <w:szCs w:val="18"/>
                <w:lang w:eastAsia="en-US"/>
              </w:rPr>
            </w:pPr>
            <w:ins w:id="6426" w:author="KPMG_PQH" w:date="2026-04-07T11:25:00Z" w16du:dateUtc="2026-04-07T04:25:00Z">
              <w:r>
                <w:rPr>
                  <w:rFonts w:ascii="Arial" w:hAnsi="Arial" w:cs="Arial"/>
                  <w:sz w:val="18"/>
                  <w:szCs w:val="18"/>
                </w:rPr>
                <w:t>TMT CONSTRUCTION TRADING JOINT STOCK COMPANY</w:t>
              </w:r>
            </w:ins>
          </w:p>
        </w:tc>
        <w:tc>
          <w:tcPr>
            <w:tcW w:w="846" w:type="pct"/>
            <w:tcBorders>
              <w:top w:val="single" w:sz="4" w:space="0" w:color="auto"/>
              <w:left w:val="nil"/>
              <w:bottom w:val="single" w:sz="4" w:space="0" w:color="auto"/>
              <w:right w:val="single" w:sz="4" w:space="0" w:color="auto"/>
            </w:tcBorders>
            <w:vAlign w:val="center"/>
          </w:tcPr>
          <w:p w14:paraId="2F3A8B7B" w14:textId="7365E275" w:rsidR="00AB0EE2" w:rsidRPr="00322061" w:rsidRDefault="00AB0EE2" w:rsidP="00AB0EE2">
            <w:pPr>
              <w:jc w:val="center"/>
              <w:rPr>
                <w:ins w:id="6427" w:author="KPMG_PQH" w:date="2026-04-07T11:25:00Z" w16du:dateUtc="2026-04-07T04:25:00Z"/>
                <w:rFonts w:ascii="Arial" w:hAnsi="Arial" w:cs="Arial"/>
                <w:color w:val="000000"/>
                <w:sz w:val="18"/>
                <w:szCs w:val="18"/>
                <w:lang w:eastAsia="en-US"/>
              </w:rPr>
            </w:pPr>
            <w:ins w:id="642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405AA9A" w14:textId="26AD8D94" w:rsidR="00AB0EE2" w:rsidRPr="00322061" w:rsidRDefault="00AB0EE2" w:rsidP="00AB0EE2">
            <w:pPr>
              <w:rPr>
                <w:ins w:id="6429" w:author="KPMG_PQH" w:date="2026-04-07T11:25:00Z" w16du:dateUtc="2026-04-07T04:25:00Z"/>
                <w:rFonts w:ascii="Arial" w:hAnsi="Arial" w:cs="Arial"/>
                <w:color w:val="000000"/>
                <w:sz w:val="18"/>
                <w:szCs w:val="18"/>
                <w:lang w:eastAsia="en-US"/>
              </w:rPr>
            </w:pPr>
            <w:ins w:id="6430" w:author="KPMG_PQH" w:date="2026-04-07T11:25:00Z" w16du:dateUtc="2026-04-07T04:25:00Z">
              <w:r>
                <w:rPr>
                  <w:rFonts w:ascii="Arial" w:hAnsi="Arial" w:cs="Arial"/>
                  <w:color w:val="000000"/>
                  <w:sz w:val="18"/>
                  <w:szCs w:val="18"/>
                </w:rPr>
                <w:t>Insufficient financial data</w:t>
              </w:r>
            </w:ins>
          </w:p>
        </w:tc>
      </w:tr>
      <w:tr w:rsidR="00AB0EE2" w:rsidRPr="00322061" w14:paraId="43A49024" w14:textId="77777777" w:rsidTr="00777313">
        <w:trPr>
          <w:trHeight w:val="20"/>
          <w:ins w:id="643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AECF1A9" w14:textId="6B1D2FF8" w:rsidR="00AB0EE2" w:rsidRPr="00322061" w:rsidRDefault="00AB0EE2" w:rsidP="00AB0EE2">
            <w:pPr>
              <w:jc w:val="center"/>
              <w:rPr>
                <w:ins w:id="6432" w:author="KPMG_PQH" w:date="2026-04-07T11:25:00Z" w16du:dateUtc="2026-04-07T04:25:00Z"/>
                <w:rFonts w:ascii="Arial" w:hAnsi="Arial" w:cs="Arial"/>
                <w:color w:val="000000"/>
                <w:sz w:val="18"/>
                <w:szCs w:val="18"/>
                <w:lang w:eastAsia="en-US"/>
              </w:rPr>
            </w:pPr>
            <w:ins w:id="6433" w:author="KPMG_PQH" w:date="2026-04-07T11:25:00Z" w16du:dateUtc="2026-04-07T04:25:00Z">
              <w:r>
                <w:rPr>
                  <w:rFonts w:ascii="Arial" w:hAnsi="Arial" w:cs="Arial"/>
                  <w:sz w:val="18"/>
                  <w:szCs w:val="18"/>
                </w:rPr>
                <w:t>368</w:t>
              </w:r>
            </w:ins>
          </w:p>
        </w:tc>
        <w:tc>
          <w:tcPr>
            <w:tcW w:w="2351" w:type="pct"/>
            <w:tcBorders>
              <w:top w:val="single" w:sz="4" w:space="0" w:color="auto"/>
              <w:left w:val="nil"/>
              <w:bottom w:val="single" w:sz="4" w:space="0" w:color="auto"/>
              <w:right w:val="single" w:sz="4" w:space="0" w:color="auto"/>
            </w:tcBorders>
            <w:vAlign w:val="center"/>
          </w:tcPr>
          <w:p w14:paraId="1EFFBF42" w14:textId="59C628B1" w:rsidR="00AB0EE2" w:rsidRPr="00322061" w:rsidRDefault="00AB0EE2" w:rsidP="00AB0EE2">
            <w:pPr>
              <w:rPr>
                <w:ins w:id="6434" w:author="KPMG_PQH" w:date="2026-04-07T11:25:00Z" w16du:dateUtc="2026-04-07T04:25:00Z"/>
                <w:rFonts w:ascii="Arial" w:hAnsi="Arial" w:cs="Arial"/>
                <w:color w:val="000000"/>
                <w:sz w:val="18"/>
                <w:szCs w:val="18"/>
                <w:lang w:eastAsia="en-US"/>
              </w:rPr>
            </w:pPr>
            <w:moveToRangeStart w:id="6435" w:author="KPMG_PQH" w:date="2026-04-07T11:25:00Z" w:name="move226453554"/>
            <w:moveTo w:id="6436" w:author="KPMG_PQH" w:date="2026-04-07T11:25:00Z" w16du:dateUtc="2026-04-07T04:25:00Z">
              <w:r>
                <w:rPr>
                  <w:rFonts w:ascii="Arial" w:hAnsi="Arial" w:cs="Arial"/>
                  <w:sz w:val="18"/>
                  <w:szCs w:val="18"/>
                </w:rPr>
                <w:t>TONG CONG TY CO PHAN Y TE DANAMECO</w:t>
              </w:r>
            </w:moveTo>
            <w:moveToRangeEnd w:id="6435"/>
          </w:p>
        </w:tc>
        <w:tc>
          <w:tcPr>
            <w:tcW w:w="846" w:type="pct"/>
            <w:tcBorders>
              <w:top w:val="single" w:sz="4" w:space="0" w:color="auto"/>
              <w:left w:val="nil"/>
              <w:bottom w:val="single" w:sz="4" w:space="0" w:color="auto"/>
              <w:right w:val="single" w:sz="4" w:space="0" w:color="auto"/>
            </w:tcBorders>
            <w:vAlign w:val="center"/>
          </w:tcPr>
          <w:p w14:paraId="5458F8F4" w14:textId="2213E1D9" w:rsidR="00AB0EE2" w:rsidRPr="00322061" w:rsidRDefault="00AB0EE2" w:rsidP="00AB0EE2">
            <w:pPr>
              <w:jc w:val="center"/>
              <w:rPr>
                <w:ins w:id="6437" w:author="KPMG_PQH" w:date="2026-04-07T11:25:00Z" w16du:dateUtc="2026-04-07T04:25:00Z"/>
                <w:rFonts w:ascii="Arial" w:hAnsi="Arial" w:cs="Arial"/>
                <w:color w:val="000000"/>
                <w:sz w:val="18"/>
                <w:szCs w:val="18"/>
                <w:lang w:eastAsia="en-US"/>
              </w:rPr>
            </w:pPr>
            <w:ins w:id="6438" w:author="KPMG_PQH" w:date="2026-04-07T11:25:00Z" w16du:dateUtc="2026-04-07T04:25:00Z">
              <w:r>
                <w:rPr>
                  <w:rFonts w:ascii="Arial" w:hAnsi="Arial" w:cs="Arial"/>
                  <w:sz w:val="18"/>
                  <w:szCs w:val="18"/>
                </w:rPr>
                <w:t>DNM</w:t>
              </w:r>
            </w:ins>
          </w:p>
        </w:tc>
        <w:tc>
          <w:tcPr>
            <w:tcW w:w="1498" w:type="pct"/>
            <w:tcBorders>
              <w:top w:val="single" w:sz="4" w:space="0" w:color="auto"/>
              <w:left w:val="nil"/>
              <w:bottom w:val="single" w:sz="4" w:space="0" w:color="auto"/>
              <w:right w:val="single" w:sz="4" w:space="0" w:color="auto"/>
            </w:tcBorders>
            <w:vAlign w:val="center"/>
          </w:tcPr>
          <w:p w14:paraId="74538865" w14:textId="6FCC099C" w:rsidR="00AB0EE2" w:rsidRPr="00322061" w:rsidRDefault="00AB0EE2" w:rsidP="00AB0EE2">
            <w:pPr>
              <w:rPr>
                <w:ins w:id="6439" w:author="KPMG_PQH" w:date="2026-04-07T11:25:00Z" w16du:dateUtc="2026-04-07T04:25:00Z"/>
                <w:rFonts w:ascii="Arial" w:hAnsi="Arial" w:cs="Arial"/>
                <w:color w:val="000000"/>
                <w:sz w:val="18"/>
                <w:szCs w:val="18"/>
                <w:lang w:eastAsia="en-US"/>
              </w:rPr>
            </w:pPr>
            <w:ins w:id="6440" w:author="KPMG_PQH" w:date="2026-04-07T11:25:00Z" w16du:dateUtc="2026-04-07T04:25:00Z">
              <w:r>
                <w:rPr>
                  <w:rFonts w:ascii="Arial" w:hAnsi="Arial" w:cs="Arial"/>
                  <w:color w:val="000000"/>
                  <w:sz w:val="18"/>
                  <w:szCs w:val="18"/>
                </w:rPr>
                <w:t>Non-comparable products</w:t>
              </w:r>
            </w:ins>
          </w:p>
        </w:tc>
      </w:tr>
      <w:tr w:rsidR="00AB0EE2" w:rsidRPr="00322061" w14:paraId="31EDD9D4" w14:textId="77777777" w:rsidTr="00777313">
        <w:trPr>
          <w:trHeight w:val="20"/>
          <w:ins w:id="644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B3A7BE3" w14:textId="0199A654" w:rsidR="00AB0EE2" w:rsidRPr="00322061" w:rsidRDefault="00AB0EE2" w:rsidP="00AB0EE2">
            <w:pPr>
              <w:jc w:val="center"/>
              <w:rPr>
                <w:ins w:id="6442" w:author="KPMG_PQH" w:date="2026-04-07T11:25:00Z" w16du:dateUtc="2026-04-07T04:25:00Z"/>
                <w:rFonts w:ascii="Arial" w:hAnsi="Arial" w:cs="Arial"/>
                <w:color w:val="000000"/>
                <w:sz w:val="18"/>
                <w:szCs w:val="18"/>
                <w:lang w:eastAsia="en-US"/>
              </w:rPr>
            </w:pPr>
            <w:ins w:id="6443" w:author="KPMG_PQH" w:date="2026-04-07T11:25:00Z" w16du:dateUtc="2026-04-07T04:25:00Z">
              <w:r>
                <w:rPr>
                  <w:rFonts w:ascii="Arial" w:hAnsi="Arial" w:cs="Arial"/>
                  <w:sz w:val="18"/>
                  <w:szCs w:val="18"/>
                </w:rPr>
                <w:t>369</w:t>
              </w:r>
            </w:ins>
          </w:p>
        </w:tc>
        <w:tc>
          <w:tcPr>
            <w:tcW w:w="2351" w:type="pct"/>
            <w:tcBorders>
              <w:top w:val="single" w:sz="4" w:space="0" w:color="auto"/>
              <w:left w:val="nil"/>
              <w:bottom w:val="single" w:sz="4" w:space="0" w:color="auto"/>
              <w:right w:val="single" w:sz="4" w:space="0" w:color="auto"/>
            </w:tcBorders>
            <w:vAlign w:val="center"/>
          </w:tcPr>
          <w:p w14:paraId="2DAF7FE5" w14:textId="7E8E9358" w:rsidR="00AB0EE2" w:rsidRPr="00322061" w:rsidRDefault="00AB0EE2" w:rsidP="00AB0EE2">
            <w:pPr>
              <w:rPr>
                <w:ins w:id="6444" w:author="KPMG_PQH" w:date="2026-04-07T11:25:00Z" w16du:dateUtc="2026-04-07T04:25:00Z"/>
                <w:rFonts w:ascii="Arial" w:hAnsi="Arial" w:cs="Arial"/>
                <w:color w:val="000000"/>
                <w:sz w:val="18"/>
                <w:szCs w:val="18"/>
                <w:lang w:eastAsia="en-US"/>
              </w:rPr>
            </w:pPr>
            <w:ins w:id="6445" w:author="KPMG_PQH" w:date="2026-04-07T11:25:00Z" w16du:dateUtc="2026-04-07T04:25:00Z">
              <w:r>
                <w:rPr>
                  <w:rFonts w:ascii="Arial" w:hAnsi="Arial" w:cs="Arial"/>
                  <w:sz w:val="18"/>
                  <w:szCs w:val="18"/>
                </w:rPr>
                <w:t>TOWIN MECHANICAL AND TRADING JOINT STOCK COMPANY</w:t>
              </w:r>
            </w:ins>
          </w:p>
        </w:tc>
        <w:tc>
          <w:tcPr>
            <w:tcW w:w="846" w:type="pct"/>
            <w:tcBorders>
              <w:top w:val="single" w:sz="4" w:space="0" w:color="auto"/>
              <w:left w:val="nil"/>
              <w:bottom w:val="single" w:sz="4" w:space="0" w:color="auto"/>
              <w:right w:val="single" w:sz="4" w:space="0" w:color="auto"/>
            </w:tcBorders>
            <w:vAlign w:val="center"/>
          </w:tcPr>
          <w:p w14:paraId="40CA3228" w14:textId="3EB784F7" w:rsidR="00AB0EE2" w:rsidRPr="00322061" w:rsidRDefault="00AB0EE2" w:rsidP="00AB0EE2">
            <w:pPr>
              <w:jc w:val="center"/>
              <w:rPr>
                <w:ins w:id="6446" w:author="KPMG_PQH" w:date="2026-04-07T11:25:00Z" w16du:dateUtc="2026-04-07T04:25:00Z"/>
                <w:rFonts w:ascii="Arial" w:hAnsi="Arial" w:cs="Arial"/>
                <w:color w:val="000000"/>
                <w:sz w:val="18"/>
                <w:szCs w:val="18"/>
                <w:lang w:eastAsia="en-US"/>
              </w:rPr>
            </w:pPr>
            <w:ins w:id="644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7F30AB0" w14:textId="2174CFA0" w:rsidR="00AB0EE2" w:rsidRPr="00322061" w:rsidRDefault="00AB0EE2" w:rsidP="00AB0EE2">
            <w:pPr>
              <w:rPr>
                <w:ins w:id="6448" w:author="KPMG_PQH" w:date="2026-04-07T11:25:00Z" w16du:dateUtc="2026-04-07T04:25:00Z"/>
                <w:rFonts w:ascii="Arial" w:hAnsi="Arial" w:cs="Arial"/>
                <w:color w:val="000000"/>
                <w:sz w:val="18"/>
                <w:szCs w:val="18"/>
                <w:lang w:eastAsia="en-US"/>
              </w:rPr>
            </w:pPr>
            <w:ins w:id="6449" w:author="KPMG_PQH" w:date="2026-04-07T11:25:00Z" w16du:dateUtc="2026-04-07T04:25:00Z">
              <w:r>
                <w:rPr>
                  <w:rFonts w:ascii="Arial" w:hAnsi="Arial" w:cs="Arial"/>
                  <w:color w:val="000000"/>
                  <w:sz w:val="18"/>
                  <w:szCs w:val="18"/>
                </w:rPr>
                <w:t>Continuous loss making</w:t>
              </w:r>
            </w:ins>
          </w:p>
        </w:tc>
      </w:tr>
      <w:tr w:rsidR="00AB0EE2" w:rsidRPr="00322061" w14:paraId="51D5C4AB" w14:textId="77777777" w:rsidTr="00777313">
        <w:trPr>
          <w:trHeight w:val="20"/>
          <w:ins w:id="645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CCA7655" w14:textId="194DE313" w:rsidR="00AB0EE2" w:rsidRPr="00322061" w:rsidRDefault="00AB0EE2" w:rsidP="00AB0EE2">
            <w:pPr>
              <w:jc w:val="center"/>
              <w:rPr>
                <w:ins w:id="6451" w:author="KPMG_PQH" w:date="2026-04-07T11:25:00Z" w16du:dateUtc="2026-04-07T04:25:00Z"/>
                <w:rFonts w:ascii="Arial" w:hAnsi="Arial" w:cs="Arial"/>
                <w:color w:val="000000"/>
                <w:sz w:val="18"/>
                <w:szCs w:val="18"/>
                <w:lang w:eastAsia="en-US"/>
              </w:rPr>
            </w:pPr>
            <w:ins w:id="6452" w:author="KPMG_PQH" w:date="2026-04-07T11:25:00Z" w16du:dateUtc="2026-04-07T04:25:00Z">
              <w:r>
                <w:rPr>
                  <w:rFonts w:ascii="Arial" w:hAnsi="Arial" w:cs="Arial"/>
                  <w:sz w:val="18"/>
                  <w:szCs w:val="18"/>
                </w:rPr>
                <w:t>370</w:t>
              </w:r>
            </w:ins>
          </w:p>
        </w:tc>
        <w:tc>
          <w:tcPr>
            <w:tcW w:w="2351" w:type="pct"/>
            <w:tcBorders>
              <w:top w:val="single" w:sz="4" w:space="0" w:color="auto"/>
              <w:left w:val="nil"/>
              <w:bottom w:val="single" w:sz="4" w:space="0" w:color="auto"/>
              <w:right w:val="single" w:sz="4" w:space="0" w:color="auto"/>
            </w:tcBorders>
            <w:vAlign w:val="center"/>
          </w:tcPr>
          <w:p w14:paraId="4E2A45F6" w14:textId="5C0D2159" w:rsidR="00AB0EE2" w:rsidRPr="00322061" w:rsidRDefault="00AB0EE2" w:rsidP="00AB0EE2">
            <w:pPr>
              <w:rPr>
                <w:ins w:id="6453" w:author="KPMG_PQH" w:date="2026-04-07T11:25:00Z" w16du:dateUtc="2026-04-07T04:25:00Z"/>
                <w:rFonts w:ascii="Arial" w:hAnsi="Arial" w:cs="Arial"/>
                <w:color w:val="000000"/>
                <w:sz w:val="18"/>
                <w:szCs w:val="18"/>
                <w:lang w:eastAsia="en-US"/>
              </w:rPr>
            </w:pPr>
            <w:ins w:id="6454" w:author="KPMG_PQH" w:date="2026-04-07T11:25:00Z" w16du:dateUtc="2026-04-07T04:25:00Z">
              <w:r>
                <w:rPr>
                  <w:rFonts w:ascii="Arial" w:hAnsi="Arial" w:cs="Arial"/>
                  <w:sz w:val="18"/>
                  <w:szCs w:val="18"/>
                </w:rPr>
                <w:t>TRAN NHO INVESTMENT RESEARCH COMPANY LIMITED</w:t>
              </w:r>
            </w:ins>
          </w:p>
        </w:tc>
        <w:tc>
          <w:tcPr>
            <w:tcW w:w="846" w:type="pct"/>
            <w:tcBorders>
              <w:top w:val="single" w:sz="4" w:space="0" w:color="auto"/>
              <w:left w:val="nil"/>
              <w:bottom w:val="single" w:sz="4" w:space="0" w:color="auto"/>
              <w:right w:val="single" w:sz="4" w:space="0" w:color="auto"/>
            </w:tcBorders>
            <w:vAlign w:val="center"/>
          </w:tcPr>
          <w:p w14:paraId="46CAD937" w14:textId="7EC53E2D" w:rsidR="00AB0EE2" w:rsidRPr="00322061" w:rsidRDefault="00AB0EE2" w:rsidP="00AB0EE2">
            <w:pPr>
              <w:jc w:val="center"/>
              <w:rPr>
                <w:ins w:id="6455" w:author="KPMG_PQH" w:date="2026-04-07T11:25:00Z" w16du:dateUtc="2026-04-07T04:25:00Z"/>
                <w:rFonts w:ascii="Arial" w:hAnsi="Arial" w:cs="Arial"/>
                <w:color w:val="000000"/>
                <w:sz w:val="18"/>
                <w:szCs w:val="18"/>
                <w:lang w:eastAsia="en-US"/>
              </w:rPr>
            </w:pPr>
            <w:ins w:id="645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EFBED91" w14:textId="6FEF454C" w:rsidR="00AB0EE2" w:rsidRPr="00322061" w:rsidRDefault="00AB0EE2" w:rsidP="00AB0EE2">
            <w:pPr>
              <w:rPr>
                <w:ins w:id="6457" w:author="KPMG_PQH" w:date="2026-04-07T11:25:00Z" w16du:dateUtc="2026-04-07T04:25:00Z"/>
                <w:rFonts w:ascii="Arial" w:hAnsi="Arial" w:cs="Arial"/>
                <w:color w:val="000000"/>
                <w:sz w:val="18"/>
                <w:szCs w:val="18"/>
                <w:lang w:eastAsia="en-US"/>
              </w:rPr>
            </w:pPr>
            <w:ins w:id="6458" w:author="KPMG_PQH" w:date="2026-04-07T11:25:00Z" w16du:dateUtc="2026-04-07T04:25:00Z">
              <w:r>
                <w:rPr>
                  <w:rFonts w:ascii="Arial" w:hAnsi="Arial" w:cs="Arial"/>
                  <w:color w:val="000000"/>
                  <w:sz w:val="18"/>
                  <w:szCs w:val="18"/>
                </w:rPr>
                <w:t>Insufficient financial data</w:t>
              </w:r>
            </w:ins>
          </w:p>
        </w:tc>
      </w:tr>
      <w:tr w:rsidR="00AB0EE2" w:rsidRPr="00322061" w14:paraId="62C42A2B" w14:textId="77777777" w:rsidTr="00777313">
        <w:trPr>
          <w:trHeight w:val="20"/>
          <w:ins w:id="645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0E6AAAB" w14:textId="494265AD" w:rsidR="00AB0EE2" w:rsidRPr="00322061" w:rsidRDefault="00AB0EE2" w:rsidP="00AB0EE2">
            <w:pPr>
              <w:jc w:val="center"/>
              <w:rPr>
                <w:ins w:id="6460" w:author="KPMG_PQH" w:date="2026-04-07T11:25:00Z" w16du:dateUtc="2026-04-07T04:25:00Z"/>
                <w:rFonts w:ascii="Arial" w:hAnsi="Arial" w:cs="Arial"/>
                <w:color w:val="000000"/>
                <w:sz w:val="18"/>
                <w:szCs w:val="18"/>
                <w:lang w:eastAsia="en-US"/>
              </w:rPr>
            </w:pPr>
            <w:ins w:id="6461" w:author="KPMG_PQH" w:date="2026-04-07T11:25:00Z" w16du:dateUtc="2026-04-07T04:25:00Z">
              <w:r>
                <w:rPr>
                  <w:rFonts w:ascii="Arial" w:hAnsi="Arial" w:cs="Arial"/>
                  <w:sz w:val="18"/>
                  <w:szCs w:val="18"/>
                </w:rPr>
                <w:t>371</w:t>
              </w:r>
            </w:ins>
          </w:p>
        </w:tc>
        <w:tc>
          <w:tcPr>
            <w:tcW w:w="2351" w:type="pct"/>
            <w:tcBorders>
              <w:top w:val="single" w:sz="4" w:space="0" w:color="auto"/>
              <w:left w:val="nil"/>
              <w:bottom w:val="single" w:sz="4" w:space="0" w:color="auto"/>
              <w:right w:val="single" w:sz="4" w:space="0" w:color="auto"/>
            </w:tcBorders>
            <w:vAlign w:val="center"/>
          </w:tcPr>
          <w:p w14:paraId="7C2E0DBA" w14:textId="13437B70" w:rsidR="00AB0EE2" w:rsidRPr="00322061" w:rsidRDefault="00AB0EE2" w:rsidP="00AB0EE2">
            <w:pPr>
              <w:rPr>
                <w:ins w:id="6462" w:author="KPMG_PQH" w:date="2026-04-07T11:25:00Z" w16du:dateUtc="2026-04-07T04:25:00Z"/>
                <w:rFonts w:ascii="Arial" w:hAnsi="Arial" w:cs="Arial"/>
                <w:color w:val="000000"/>
                <w:sz w:val="18"/>
                <w:szCs w:val="18"/>
                <w:lang w:eastAsia="en-US"/>
              </w:rPr>
            </w:pPr>
            <w:ins w:id="6463" w:author="KPMG_PQH" w:date="2026-04-07T11:25:00Z" w16du:dateUtc="2026-04-07T04:25:00Z">
              <w:r>
                <w:rPr>
                  <w:rFonts w:ascii="Arial" w:hAnsi="Arial" w:cs="Arial"/>
                  <w:sz w:val="18"/>
                  <w:szCs w:val="18"/>
                </w:rPr>
                <w:t>TRI TUE XANH JOINT STOCK COMPANY</w:t>
              </w:r>
            </w:ins>
          </w:p>
        </w:tc>
        <w:tc>
          <w:tcPr>
            <w:tcW w:w="846" w:type="pct"/>
            <w:tcBorders>
              <w:top w:val="single" w:sz="4" w:space="0" w:color="auto"/>
              <w:left w:val="nil"/>
              <w:bottom w:val="single" w:sz="4" w:space="0" w:color="auto"/>
              <w:right w:val="single" w:sz="4" w:space="0" w:color="auto"/>
            </w:tcBorders>
            <w:vAlign w:val="center"/>
          </w:tcPr>
          <w:p w14:paraId="0DD18DD6" w14:textId="1EE32625" w:rsidR="00AB0EE2" w:rsidRPr="00322061" w:rsidRDefault="00AB0EE2" w:rsidP="00AB0EE2">
            <w:pPr>
              <w:jc w:val="center"/>
              <w:rPr>
                <w:ins w:id="6464" w:author="KPMG_PQH" w:date="2026-04-07T11:25:00Z" w16du:dateUtc="2026-04-07T04:25:00Z"/>
                <w:rFonts w:ascii="Arial" w:hAnsi="Arial" w:cs="Arial"/>
                <w:color w:val="000000"/>
                <w:sz w:val="18"/>
                <w:szCs w:val="18"/>
                <w:lang w:eastAsia="en-US"/>
              </w:rPr>
            </w:pPr>
            <w:ins w:id="646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B3B088F" w14:textId="0B3B2499" w:rsidR="00AB0EE2" w:rsidRPr="00322061" w:rsidRDefault="00AB0EE2" w:rsidP="00AB0EE2">
            <w:pPr>
              <w:rPr>
                <w:ins w:id="6466" w:author="KPMG_PQH" w:date="2026-04-07T11:25:00Z" w16du:dateUtc="2026-04-07T04:25:00Z"/>
                <w:rFonts w:ascii="Arial" w:hAnsi="Arial" w:cs="Arial"/>
                <w:color w:val="000000"/>
                <w:sz w:val="18"/>
                <w:szCs w:val="18"/>
                <w:lang w:eastAsia="en-US"/>
              </w:rPr>
            </w:pPr>
            <w:ins w:id="6467" w:author="KPMG_PQH" w:date="2026-04-07T11:25:00Z" w16du:dateUtc="2026-04-07T04:25:00Z">
              <w:r>
                <w:rPr>
                  <w:rFonts w:ascii="Arial" w:hAnsi="Arial" w:cs="Arial"/>
                  <w:color w:val="000000"/>
                  <w:sz w:val="18"/>
                  <w:szCs w:val="18"/>
                </w:rPr>
                <w:t>Insufficient financial data</w:t>
              </w:r>
            </w:ins>
          </w:p>
        </w:tc>
      </w:tr>
      <w:tr w:rsidR="00AB0EE2" w:rsidRPr="00322061" w14:paraId="6F6AF107" w14:textId="77777777" w:rsidTr="00777313">
        <w:trPr>
          <w:trHeight w:val="20"/>
          <w:ins w:id="646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A9293C2" w14:textId="76F7BC2C" w:rsidR="00AB0EE2" w:rsidRPr="00322061" w:rsidRDefault="00AB0EE2" w:rsidP="00AB0EE2">
            <w:pPr>
              <w:jc w:val="center"/>
              <w:rPr>
                <w:ins w:id="6469" w:author="KPMG_PQH" w:date="2026-04-07T11:25:00Z" w16du:dateUtc="2026-04-07T04:25:00Z"/>
                <w:rFonts w:ascii="Arial" w:hAnsi="Arial" w:cs="Arial"/>
                <w:color w:val="000000"/>
                <w:sz w:val="18"/>
                <w:szCs w:val="18"/>
                <w:lang w:eastAsia="en-US"/>
              </w:rPr>
            </w:pPr>
            <w:ins w:id="6470" w:author="KPMG_PQH" w:date="2026-04-07T11:25:00Z" w16du:dateUtc="2026-04-07T04:25:00Z">
              <w:r>
                <w:rPr>
                  <w:rFonts w:ascii="Arial" w:hAnsi="Arial" w:cs="Arial"/>
                  <w:sz w:val="18"/>
                  <w:szCs w:val="18"/>
                </w:rPr>
                <w:t>372</w:t>
              </w:r>
            </w:ins>
          </w:p>
        </w:tc>
        <w:tc>
          <w:tcPr>
            <w:tcW w:w="2351" w:type="pct"/>
            <w:tcBorders>
              <w:top w:val="single" w:sz="4" w:space="0" w:color="auto"/>
              <w:left w:val="nil"/>
              <w:bottom w:val="single" w:sz="4" w:space="0" w:color="auto"/>
              <w:right w:val="single" w:sz="4" w:space="0" w:color="auto"/>
            </w:tcBorders>
            <w:vAlign w:val="center"/>
          </w:tcPr>
          <w:p w14:paraId="043B2EAE" w14:textId="18FAE5D6" w:rsidR="00AB0EE2" w:rsidRPr="00322061" w:rsidRDefault="00AB0EE2" w:rsidP="00AB0EE2">
            <w:pPr>
              <w:rPr>
                <w:ins w:id="6471" w:author="KPMG_PQH" w:date="2026-04-07T11:25:00Z" w16du:dateUtc="2026-04-07T04:25:00Z"/>
                <w:rFonts w:ascii="Arial" w:hAnsi="Arial" w:cs="Arial"/>
                <w:color w:val="000000"/>
                <w:sz w:val="18"/>
                <w:szCs w:val="18"/>
                <w:lang w:eastAsia="en-US"/>
              </w:rPr>
            </w:pPr>
            <w:ins w:id="6472" w:author="KPMG_PQH" w:date="2026-04-07T11:25:00Z" w16du:dateUtc="2026-04-07T04:25:00Z">
              <w:r>
                <w:rPr>
                  <w:rFonts w:ascii="Arial" w:hAnsi="Arial" w:cs="Arial"/>
                  <w:sz w:val="18"/>
                  <w:szCs w:val="18"/>
                </w:rPr>
                <w:t>TRUONG TAO TECHNOLOGY JOINT STOCK COMPANY</w:t>
              </w:r>
            </w:ins>
          </w:p>
        </w:tc>
        <w:tc>
          <w:tcPr>
            <w:tcW w:w="846" w:type="pct"/>
            <w:tcBorders>
              <w:top w:val="single" w:sz="4" w:space="0" w:color="auto"/>
              <w:left w:val="nil"/>
              <w:bottom w:val="single" w:sz="4" w:space="0" w:color="auto"/>
              <w:right w:val="single" w:sz="4" w:space="0" w:color="auto"/>
            </w:tcBorders>
            <w:vAlign w:val="center"/>
          </w:tcPr>
          <w:p w14:paraId="6D7A7B56" w14:textId="6C501456" w:rsidR="00AB0EE2" w:rsidRPr="00322061" w:rsidRDefault="00AB0EE2" w:rsidP="00AB0EE2">
            <w:pPr>
              <w:jc w:val="center"/>
              <w:rPr>
                <w:ins w:id="6473" w:author="KPMG_PQH" w:date="2026-04-07T11:25:00Z" w16du:dateUtc="2026-04-07T04:25:00Z"/>
                <w:rFonts w:ascii="Arial" w:hAnsi="Arial" w:cs="Arial"/>
                <w:color w:val="000000"/>
                <w:sz w:val="18"/>
                <w:szCs w:val="18"/>
                <w:lang w:eastAsia="en-US"/>
              </w:rPr>
            </w:pPr>
            <w:ins w:id="647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EDA7FF1" w14:textId="57292007" w:rsidR="00AB0EE2" w:rsidRPr="00322061" w:rsidRDefault="00AB0EE2" w:rsidP="00AB0EE2">
            <w:pPr>
              <w:rPr>
                <w:ins w:id="6475" w:author="KPMG_PQH" w:date="2026-04-07T11:25:00Z" w16du:dateUtc="2026-04-07T04:25:00Z"/>
                <w:rFonts w:ascii="Arial" w:hAnsi="Arial" w:cs="Arial"/>
                <w:color w:val="000000"/>
                <w:sz w:val="18"/>
                <w:szCs w:val="18"/>
                <w:lang w:eastAsia="en-US"/>
              </w:rPr>
            </w:pPr>
            <w:ins w:id="6476" w:author="KPMG_PQH" w:date="2026-04-07T11:25:00Z" w16du:dateUtc="2026-04-07T04:25:00Z">
              <w:r>
                <w:rPr>
                  <w:rFonts w:ascii="Arial" w:hAnsi="Arial" w:cs="Arial"/>
                  <w:color w:val="000000"/>
                  <w:sz w:val="18"/>
                  <w:szCs w:val="18"/>
                </w:rPr>
                <w:t>Non-comparable functions</w:t>
              </w:r>
            </w:ins>
          </w:p>
        </w:tc>
      </w:tr>
      <w:tr w:rsidR="00AB0EE2" w:rsidRPr="00322061" w14:paraId="573B9986" w14:textId="77777777" w:rsidTr="00777313">
        <w:trPr>
          <w:trHeight w:val="20"/>
          <w:ins w:id="647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4AD8763" w14:textId="5FBE7EE3" w:rsidR="00AB0EE2" w:rsidRPr="00322061" w:rsidRDefault="00AB0EE2" w:rsidP="00AB0EE2">
            <w:pPr>
              <w:jc w:val="center"/>
              <w:rPr>
                <w:ins w:id="6478" w:author="KPMG_PQH" w:date="2026-04-07T11:25:00Z" w16du:dateUtc="2026-04-07T04:25:00Z"/>
                <w:rFonts w:ascii="Arial" w:hAnsi="Arial" w:cs="Arial"/>
                <w:color w:val="000000"/>
                <w:sz w:val="18"/>
                <w:szCs w:val="18"/>
                <w:lang w:eastAsia="en-US"/>
              </w:rPr>
            </w:pPr>
            <w:ins w:id="6479" w:author="KPMG_PQH" w:date="2026-04-07T11:25:00Z" w16du:dateUtc="2026-04-07T04:25:00Z">
              <w:r>
                <w:rPr>
                  <w:rFonts w:ascii="Arial" w:hAnsi="Arial" w:cs="Arial"/>
                  <w:sz w:val="18"/>
                  <w:szCs w:val="18"/>
                </w:rPr>
                <w:t>373</w:t>
              </w:r>
            </w:ins>
          </w:p>
        </w:tc>
        <w:tc>
          <w:tcPr>
            <w:tcW w:w="2351" w:type="pct"/>
            <w:tcBorders>
              <w:top w:val="single" w:sz="4" w:space="0" w:color="auto"/>
              <w:left w:val="nil"/>
              <w:bottom w:val="single" w:sz="4" w:space="0" w:color="auto"/>
              <w:right w:val="single" w:sz="4" w:space="0" w:color="auto"/>
            </w:tcBorders>
            <w:vAlign w:val="center"/>
          </w:tcPr>
          <w:p w14:paraId="402FC5E5" w14:textId="2A16BC35" w:rsidR="00AB0EE2" w:rsidRPr="00322061" w:rsidRDefault="00AB0EE2" w:rsidP="00AB0EE2">
            <w:pPr>
              <w:rPr>
                <w:ins w:id="6480" w:author="KPMG_PQH" w:date="2026-04-07T11:25:00Z" w16du:dateUtc="2026-04-07T04:25:00Z"/>
                <w:rFonts w:ascii="Arial" w:hAnsi="Arial" w:cs="Arial"/>
                <w:color w:val="000000"/>
                <w:sz w:val="18"/>
                <w:szCs w:val="18"/>
                <w:lang w:eastAsia="en-US"/>
              </w:rPr>
            </w:pPr>
            <w:ins w:id="6481" w:author="KPMG_PQH" w:date="2026-04-07T11:25:00Z" w16du:dateUtc="2026-04-07T04:25:00Z">
              <w:r>
                <w:rPr>
                  <w:rFonts w:ascii="Arial" w:hAnsi="Arial" w:cs="Arial"/>
                  <w:sz w:val="18"/>
                  <w:szCs w:val="18"/>
                </w:rPr>
                <w:t>TRUONG THANH VIET NAM INDUSTRY JOINT STOCK COMPANY</w:t>
              </w:r>
            </w:ins>
          </w:p>
        </w:tc>
        <w:tc>
          <w:tcPr>
            <w:tcW w:w="846" w:type="pct"/>
            <w:tcBorders>
              <w:top w:val="single" w:sz="4" w:space="0" w:color="auto"/>
              <w:left w:val="nil"/>
              <w:bottom w:val="single" w:sz="4" w:space="0" w:color="auto"/>
              <w:right w:val="single" w:sz="4" w:space="0" w:color="auto"/>
            </w:tcBorders>
            <w:vAlign w:val="center"/>
          </w:tcPr>
          <w:p w14:paraId="03C7AF72" w14:textId="453F0CC1" w:rsidR="00AB0EE2" w:rsidRPr="00322061" w:rsidRDefault="00AB0EE2" w:rsidP="00AB0EE2">
            <w:pPr>
              <w:jc w:val="center"/>
              <w:rPr>
                <w:ins w:id="6482" w:author="KPMG_PQH" w:date="2026-04-07T11:25:00Z" w16du:dateUtc="2026-04-07T04:25:00Z"/>
                <w:rFonts w:ascii="Arial" w:hAnsi="Arial" w:cs="Arial"/>
                <w:color w:val="000000"/>
                <w:sz w:val="18"/>
                <w:szCs w:val="18"/>
                <w:lang w:eastAsia="en-US"/>
              </w:rPr>
            </w:pPr>
            <w:ins w:id="648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EA2664F" w14:textId="1ED9173D" w:rsidR="00AB0EE2" w:rsidRPr="00322061" w:rsidRDefault="00AB0EE2" w:rsidP="00AB0EE2">
            <w:pPr>
              <w:rPr>
                <w:ins w:id="6484" w:author="KPMG_PQH" w:date="2026-04-07T11:25:00Z" w16du:dateUtc="2026-04-07T04:25:00Z"/>
                <w:rFonts w:ascii="Arial" w:hAnsi="Arial" w:cs="Arial"/>
                <w:color w:val="000000"/>
                <w:sz w:val="18"/>
                <w:szCs w:val="18"/>
                <w:lang w:eastAsia="en-US"/>
              </w:rPr>
            </w:pPr>
            <w:ins w:id="6485" w:author="KPMG_PQH" w:date="2026-04-07T11:25:00Z" w16du:dateUtc="2026-04-07T04:25:00Z">
              <w:r>
                <w:rPr>
                  <w:rFonts w:ascii="Arial" w:hAnsi="Arial" w:cs="Arial"/>
                  <w:color w:val="000000"/>
                  <w:sz w:val="18"/>
                  <w:szCs w:val="18"/>
                </w:rPr>
                <w:t>Insufficient financial data</w:t>
              </w:r>
            </w:ins>
          </w:p>
        </w:tc>
      </w:tr>
      <w:tr w:rsidR="00AB0EE2" w:rsidRPr="00322061" w14:paraId="561556B9" w14:textId="77777777" w:rsidTr="00777313">
        <w:trPr>
          <w:trHeight w:val="20"/>
          <w:ins w:id="648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47D85B2" w14:textId="095D51CF" w:rsidR="00AB0EE2" w:rsidRPr="00322061" w:rsidRDefault="00AB0EE2" w:rsidP="00AB0EE2">
            <w:pPr>
              <w:jc w:val="center"/>
              <w:rPr>
                <w:ins w:id="6487" w:author="KPMG_PQH" w:date="2026-04-07T11:25:00Z" w16du:dateUtc="2026-04-07T04:25:00Z"/>
                <w:rFonts w:ascii="Arial" w:hAnsi="Arial" w:cs="Arial"/>
                <w:color w:val="000000"/>
                <w:sz w:val="18"/>
                <w:szCs w:val="18"/>
                <w:lang w:eastAsia="en-US"/>
              </w:rPr>
            </w:pPr>
            <w:ins w:id="6488" w:author="KPMG_PQH" w:date="2026-04-07T11:25:00Z" w16du:dateUtc="2026-04-07T04:25:00Z">
              <w:r>
                <w:rPr>
                  <w:rFonts w:ascii="Arial" w:hAnsi="Arial" w:cs="Arial"/>
                  <w:sz w:val="18"/>
                  <w:szCs w:val="18"/>
                </w:rPr>
                <w:t>374</w:t>
              </w:r>
            </w:ins>
          </w:p>
        </w:tc>
        <w:tc>
          <w:tcPr>
            <w:tcW w:w="2351" w:type="pct"/>
            <w:tcBorders>
              <w:top w:val="single" w:sz="4" w:space="0" w:color="auto"/>
              <w:left w:val="nil"/>
              <w:bottom w:val="single" w:sz="4" w:space="0" w:color="auto"/>
              <w:right w:val="single" w:sz="4" w:space="0" w:color="auto"/>
            </w:tcBorders>
            <w:vAlign w:val="center"/>
          </w:tcPr>
          <w:p w14:paraId="7E7EB33C" w14:textId="5C183316" w:rsidR="00AB0EE2" w:rsidRPr="00322061" w:rsidRDefault="00AB0EE2" w:rsidP="00AB0EE2">
            <w:pPr>
              <w:rPr>
                <w:ins w:id="6489" w:author="KPMG_PQH" w:date="2026-04-07T11:25:00Z" w16du:dateUtc="2026-04-07T04:25:00Z"/>
                <w:rFonts w:ascii="Arial" w:hAnsi="Arial" w:cs="Arial"/>
                <w:color w:val="000000"/>
                <w:sz w:val="18"/>
                <w:szCs w:val="18"/>
                <w:lang w:eastAsia="en-US"/>
              </w:rPr>
            </w:pPr>
            <w:ins w:id="6490" w:author="KPMG_PQH" w:date="2026-04-07T11:25:00Z" w16du:dateUtc="2026-04-07T04:25:00Z">
              <w:r>
                <w:rPr>
                  <w:rFonts w:ascii="Arial" w:hAnsi="Arial" w:cs="Arial"/>
                  <w:sz w:val="18"/>
                  <w:szCs w:val="18"/>
                </w:rPr>
                <w:t>TUMIKI JOINT STOCK COMPANY</w:t>
              </w:r>
            </w:ins>
          </w:p>
        </w:tc>
        <w:tc>
          <w:tcPr>
            <w:tcW w:w="846" w:type="pct"/>
            <w:tcBorders>
              <w:top w:val="single" w:sz="4" w:space="0" w:color="auto"/>
              <w:left w:val="nil"/>
              <w:bottom w:val="single" w:sz="4" w:space="0" w:color="auto"/>
              <w:right w:val="single" w:sz="4" w:space="0" w:color="auto"/>
            </w:tcBorders>
            <w:vAlign w:val="center"/>
          </w:tcPr>
          <w:p w14:paraId="5DAF0021" w14:textId="276CB85F" w:rsidR="00AB0EE2" w:rsidRPr="00322061" w:rsidRDefault="00AB0EE2" w:rsidP="00AB0EE2">
            <w:pPr>
              <w:jc w:val="center"/>
              <w:rPr>
                <w:ins w:id="6491" w:author="KPMG_PQH" w:date="2026-04-07T11:25:00Z" w16du:dateUtc="2026-04-07T04:25:00Z"/>
                <w:rFonts w:ascii="Arial" w:hAnsi="Arial" w:cs="Arial"/>
                <w:color w:val="000000"/>
                <w:sz w:val="18"/>
                <w:szCs w:val="18"/>
                <w:lang w:eastAsia="en-US"/>
              </w:rPr>
            </w:pPr>
            <w:ins w:id="649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DA4CB3B" w14:textId="10E9E523" w:rsidR="00AB0EE2" w:rsidRPr="00322061" w:rsidRDefault="00AB0EE2" w:rsidP="00AB0EE2">
            <w:pPr>
              <w:rPr>
                <w:ins w:id="6493" w:author="KPMG_PQH" w:date="2026-04-07T11:25:00Z" w16du:dateUtc="2026-04-07T04:25:00Z"/>
                <w:rFonts w:ascii="Arial" w:hAnsi="Arial" w:cs="Arial"/>
                <w:color w:val="000000"/>
                <w:sz w:val="18"/>
                <w:szCs w:val="18"/>
                <w:lang w:eastAsia="en-US"/>
              </w:rPr>
            </w:pPr>
            <w:ins w:id="6494" w:author="KPMG_PQH" w:date="2026-04-07T11:25:00Z" w16du:dateUtc="2026-04-07T04:25:00Z">
              <w:r>
                <w:rPr>
                  <w:rFonts w:ascii="Arial" w:hAnsi="Arial" w:cs="Arial"/>
                  <w:color w:val="000000"/>
                  <w:sz w:val="18"/>
                  <w:szCs w:val="18"/>
                </w:rPr>
                <w:t>Non-comparable functions</w:t>
              </w:r>
            </w:ins>
          </w:p>
        </w:tc>
      </w:tr>
      <w:tr w:rsidR="00AB0EE2" w:rsidRPr="00322061" w14:paraId="73080E95" w14:textId="77777777" w:rsidTr="00777313">
        <w:trPr>
          <w:trHeight w:val="20"/>
          <w:ins w:id="649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BACCB35" w14:textId="78083445" w:rsidR="00AB0EE2" w:rsidRPr="00322061" w:rsidRDefault="00AB0EE2" w:rsidP="00AB0EE2">
            <w:pPr>
              <w:jc w:val="center"/>
              <w:rPr>
                <w:ins w:id="6496" w:author="KPMG_PQH" w:date="2026-04-07T11:25:00Z" w16du:dateUtc="2026-04-07T04:25:00Z"/>
                <w:rFonts w:ascii="Arial" w:hAnsi="Arial" w:cs="Arial"/>
                <w:color w:val="000000"/>
                <w:sz w:val="18"/>
                <w:szCs w:val="18"/>
                <w:lang w:eastAsia="en-US"/>
              </w:rPr>
            </w:pPr>
            <w:ins w:id="6497" w:author="KPMG_PQH" w:date="2026-04-07T11:25:00Z" w16du:dateUtc="2026-04-07T04:25:00Z">
              <w:r>
                <w:rPr>
                  <w:rFonts w:ascii="Arial" w:hAnsi="Arial" w:cs="Arial"/>
                  <w:sz w:val="18"/>
                  <w:szCs w:val="18"/>
                </w:rPr>
                <w:t>375</w:t>
              </w:r>
            </w:ins>
          </w:p>
        </w:tc>
        <w:tc>
          <w:tcPr>
            <w:tcW w:w="2351" w:type="pct"/>
            <w:tcBorders>
              <w:top w:val="single" w:sz="4" w:space="0" w:color="auto"/>
              <w:left w:val="nil"/>
              <w:bottom w:val="single" w:sz="4" w:space="0" w:color="auto"/>
              <w:right w:val="single" w:sz="4" w:space="0" w:color="auto"/>
            </w:tcBorders>
            <w:vAlign w:val="center"/>
          </w:tcPr>
          <w:p w14:paraId="7EFC551D" w14:textId="6DCA42FC" w:rsidR="00AB0EE2" w:rsidRPr="00322061" w:rsidRDefault="00AB0EE2" w:rsidP="00AB0EE2">
            <w:pPr>
              <w:rPr>
                <w:ins w:id="6498" w:author="KPMG_PQH" w:date="2026-04-07T11:25:00Z" w16du:dateUtc="2026-04-07T04:25:00Z"/>
                <w:rFonts w:ascii="Arial" w:hAnsi="Arial" w:cs="Arial"/>
                <w:color w:val="000000"/>
                <w:sz w:val="18"/>
                <w:szCs w:val="18"/>
                <w:lang w:eastAsia="en-US"/>
              </w:rPr>
            </w:pPr>
            <w:ins w:id="6499" w:author="KPMG_PQH" w:date="2026-04-07T11:25:00Z" w16du:dateUtc="2026-04-07T04:25:00Z">
              <w:r>
                <w:rPr>
                  <w:rFonts w:ascii="Arial" w:hAnsi="Arial" w:cs="Arial"/>
                  <w:sz w:val="18"/>
                  <w:szCs w:val="18"/>
                </w:rPr>
                <w:t>TURQUOISE TRADING SERVICES COMPANY LIMITED</w:t>
              </w:r>
            </w:ins>
          </w:p>
        </w:tc>
        <w:tc>
          <w:tcPr>
            <w:tcW w:w="846" w:type="pct"/>
            <w:tcBorders>
              <w:top w:val="single" w:sz="4" w:space="0" w:color="auto"/>
              <w:left w:val="nil"/>
              <w:bottom w:val="single" w:sz="4" w:space="0" w:color="auto"/>
              <w:right w:val="single" w:sz="4" w:space="0" w:color="auto"/>
            </w:tcBorders>
            <w:vAlign w:val="center"/>
          </w:tcPr>
          <w:p w14:paraId="315A47D3" w14:textId="0378AA92" w:rsidR="00AB0EE2" w:rsidRPr="00322061" w:rsidRDefault="00AB0EE2" w:rsidP="00AB0EE2">
            <w:pPr>
              <w:jc w:val="center"/>
              <w:rPr>
                <w:ins w:id="6500" w:author="KPMG_PQH" w:date="2026-04-07T11:25:00Z" w16du:dateUtc="2026-04-07T04:25:00Z"/>
                <w:rFonts w:ascii="Arial" w:hAnsi="Arial" w:cs="Arial"/>
                <w:color w:val="000000"/>
                <w:sz w:val="18"/>
                <w:szCs w:val="18"/>
                <w:lang w:eastAsia="en-US"/>
              </w:rPr>
            </w:pPr>
            <w:ins w:id="650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F824117" w14:textId="4734619B" w:rsidR="00AB0EE2" w:rsidRPr="00322061" w:rsidRDefault="00AB0EE2" w:rsidP="00AB0EE2">
            <w:pPr>
              <w:rPr>
                <w:ins w:id="6502" w:author="KPMG_PQH" w:date="2026-04-07T11:25:00Z" w16du:dateUtc="2026-04-07T04:25:00Z"/>
                <w:rFonts w:ascii="Arial" w:hAnsi="Arial" w:cs="Arial"/>
                <w:color w:val="000000"/>
                <w:sz w:val="18"/>
                <w:szCs w:val="18"/>
                <w:lang w:eastAsia="en-US"/>
              </w:rPr>
            </w:pPr>
            <w:ins w:id="6503" w:author="KPMG_PQH" w:date="2026-04-07T11:25:00Z" w16du:dateUtc="2026-04-07T04:25:00Z">
              <w:r>
                <w:rPr>
                  <w:rFonts w:ascii="Arial" w:hAnsi="Arial" w:cs="Arial"/>
                  <w:color w:val="000000"/>
                  <w:sz w:val="18"/>
                  <w:szCs w:val="18"/>
                </w:rPr>
                <w:t>Insufficient financial data</w:t>
              </w:r>
            </w:ins>
          </w:p>
        </w:tc>
      </w:tr>
      <w:tr w:rsidR="00AB0EE2" w:rsidRPr="00322061" w14:paraId="0CCDF98D" w14:textId="77777777" w:rsidTr="00777313">
        <w:trPr>
          <w:trHeight w:val="20"/>
          <w:ins w:id="650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7245474" w14:textId="3F91447C" w:rsidR="00AB0EE2" w:rsidRPr="00322061" w:rsidRDefault="00AB0EE2" w:rsidP="00AB0EE2">
            <w:pPr>
              <w:jc w:val="center"/>
              <w:rPr>
                <w:ins w:id="6505" w:author="KPMG_PQH" w:date="2026-04-07T11:25:00Z" w16du:dateUtc="2026-04-07T04:25:00Z"/>
                <w:rFonts w:ascii="Arial" w:hAnsi="Arial" w:cs="Arial"/>
                <w:color w:val="000000"/>
                <w:sz w:val="18"/>
                <w:szCs w:val="18"/>
                <w:lang w:eastAsia="en-US"/>
              </w:rPr>
            </w:pPr>
            <w:ins w:id="6506" w:author="KPMG_PQH" w:date="2026-04-07T11:25:00Z" w16du:dateUtc="2026-04-07T04:25:00Z">
              <w:r>
                <w:rPr>
                  <w:rFonts w:ascii="Arial" w:hAnsi="Arial" w:cs="Arial"/>
                  <w:sz w:val="18"/>
                  <w:szCs w:val="18"/>
                </w:rPr>
                <w:t>376</w:t>
              </w:r>
            </w:ins>
          </w:p>
        </w:tc>
        <w:tc>
          <w:tcPr>
            <w:tcW w:w="2351" w:type="pct"/>
            <w:tcBorders>
              <w:top w:val="single" w:sz="4" w:space="0" w:color="auto"/>
              <w:left w:val="nil"/>
              <w:bottom w:val="single" w:sz="4" w:space="0" w:color="auto"/>
              <w:right w:val="single" w:sz="4" w:space="0" w:color="auto"/>
            </w:tcBorders>
            <w:vAlign w:val="center"/>
          </w:tcPr>
          <w:p w14:paraId="67C8B663" w14:textId="42FD2655" w:rsidR="00AB0EE2" w:rsidRPr="00322061" w:rsidRDefault="00AB0EE2" w:rsidP="00AB0EE2">
            <w:pPr>
              <w:rPr>
                <w:ins w:id="6507" w:author="KPMG_PQH" w:date="2026-04-07T11:25:00Z" w16du:dateUtc="2026-04-07T04:25:00Z"/>
                <w:rFonts w:ascii="Arial" w:hAnsi="Arial" w:cs="Arial"/>
                <w:color w:val="000000"/>
                <w:sz w:val="18"/>
                <w:szCs w:val="18"/>
                <w:lang w:eastAsia="en-US"/>
              </w:rPr>
            </w:pPr>
            <w:ins w:id="6508" w:author="KPMG_PQH" w:date="2026-04-07T11:25:00Z" w16du:dateUtc="2026-04-07T04:25:00Z">
              <w:r>
                <w:rPr>
                  <w:rFonts w:ascii="Arial" w:hAnsi="Arial" w:cs="Arial"/>
                  <w:sz w:val="18"/>
                  <w:szCs w:val="18"/>
                </w:rPr>
                <w:t>UNOVINA COMMERCIAL AND TECHNOLOGY DEVELOPMENT JOINT STOCK COMPANY</w:t>
              </w:r>
            </w:ins>
          </w:p>
        </w:tc>
        <w:tc>
          <w:tcPr>
            <w:tcW w:w="846" w:type="pct"/>
            <w:tcBorders>
              <w:top w:val="single" w:sz="4" w:space="0" w:color="auto"/>
              <w:left w:val="nil"/>
              <w:bottom w:val="single" w:sz="4" w:space="0" w:color="auto"/>
              <w:right w:val="single" w:sz="4" w:space="0" w:color="auto"/>
            </w:tcBorders>
            <w:vAlign w:val="center"/>
          </w:tcPr>
          <w:p w14:paraId="1A09E269" w14:textId="04B46A31" w:rsidR="00AB0EE2" w:rsidRPr="00322061" w:rsidRDefault="00AB0EE2" w:rsidP="00AB0EE2">
            <w:pPr>
              <w:jc w:val="center"/>
              <w:rPr>
                <w:ins w:id="6509" w:author="KPMG_PQH" w:date="2026-04-07T11:25:00Z" w16du:dateUtc="2026-04-07T04:25:00Z"/>
                <w:rFonts w:ascii="Arial" w:hAnsi="Arial" w:cs="Arial"/>
                <w:color w:val="000000"/>
                <w:sz w:val="18"/>
                <w:szCs w:val="18"/>
                <w:lang w:eastAsia="en-US"/>
              </w:rPr>
            </w:pPr>
            <w:ins w:id="651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83FA5F2" w14:textId="185A8F14" w:rsidR="00AB0EE2" w:rsidRPr="00322061" w:rsidRDefault="00AB0EE2" w:rsidP="00AB0EE2">
            <w:pPr>
              <w:rPr>
                <w:ins w:id="6511" w:author="KPMG_PQH" w:date="2026-04-07T11:25:00Z" w16du:dateUtc="2026-04-07T04:25:00Z"/>
                <w:rFonts w:ascii="Arial" w:hAnsi="Arial" w:cs="Arial"/>
                <w:color w:val="000000"/>
                <w:sz w:val="18"/>
                <w:szCs w:val="18"/>
                <w:lang w:eastAsia="en-US"/>
              </w:rPr>
            </w:pPr>
            <w:ins w:id="6512" w:author="KPMG_PQH" w:date="2026-04-07T11:25:00Z" w16du:dateUtc="2026-04-07T04:25:00Z">
              <w:r>
                <w:rPr>
                  <w:rFonts w:ascii="Arial" w:hAnsi="Arial" w:cs="Arial"/>
                  <w:color w:val="000000"/>
                  <w:sz w:val="18"/>
                  <w:szCs w:val="18"/>
                </w:rPr>
                <w:t>Insufficient financial data</w:t>
              </w:r>
            </w:ins>
          </w:p>
        </w:tc>
      </w:tr>
      <w:tr w:rsidR="00AB0EE2" w:rsidRPr="00322061" w14:paraId="0A176329" w14:textId="77777777" w:rsidTr="00777313">
        <w:trPr>
          <w:trHeight w:val="20"/>
          <w:ins w:id="651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4EB5862" w14:textId="652FAB5C" w:rsidR="00AB0EE2" w:rsidRPr="00322061" w:rsidRDefault="00AB0EE2" w:rsidP="00AB0EE2">
            <w:pPr>
              <w:jc w:val="center"/>
              <w:rPr>
                <w:ins w:id="6514" w:author="KPMG_PQH" w:date="2026-04-07T11:25:00Z" w16du:dateUtc="2026-04-07T04:25:00Z"/>
                <w:rFonts w:ascii="Arial" w:hAnsi="Arial" w:cs="Arial"/>
                <w:color w:val="000000"/>
                <w:sz w:val="18"/>
                <w:szCs w:val="18"/>
                <w:lang w:eastAsia="en-US"/>
              </w:rPr>
            </w:pPr>
            <w:ins w:id="6515" w:author="KPMG_PQH" w:date="2026-04-07T11:25:00Z" w16du:dateUtc="2026-04-07T04:25:00Z">
              <w:r>
                <w:rPr>
                  <w:rFonts w:ascii="Arial" w:hAnsi="Arial" w:cs="Arial"/>
                  <w:sz w:val="18"/>
                  <w:szCs w:val="18"/>
                </w:rPr>
                <w:t>377</w:t>
              </w:r>
            </w:ins>
          </w:p>
        </w:tc>
        <w:tc>
          <w:tcPr>
            <w:tcW w:w="2351" w:type="pct"/>
            <w:tcBorders>
              <w:top w:val="single" w:sz="4" w:space="0" w:color="auto"/>
              <w:left w:val="nil"/>
              <w:bottom w:val="single" w:sz="4" w:space="0" w:color="auto"/>
              <w:right w:val="single" w:sz="4" w:space="0" w:color="auto"/>
            </w:tcBorders>
            <w:vAlign w:val="center"/>
          </w:tcPr>
          <w:p w14:paraId="63AA9059" w14:textId="70CDD1FE" w:rsidR="00AB0EE2" w:rsidRPr="00322061" w:rsidRDefault="00AB0EE2" w:rsidP="00AB0EE2">
            <w:pPr>
              <w:rPr>
                <w:ins w:id="6516" w:author="KPMG_PQH" w:date="2026-04-07T11:25:00Z" w16du:dateUtc="2026-04-07T04:25:00Z"/>
                <w:rFonts w:ascii="Arial" w:hAnsi="Arial" w:cs="Arial"/>
                <w:color w:val="000000"/>
                <w:sz w:val="18"/>
                <w:szCs w:val="18"/>
                <w:lang w:eastAsia="en-US"/>
              </w:rPr>
            </w:pPr>
            <w:ins w:id="6517" w:author="KPMG_PQH" w:date="2026-04-07T11:25:00Z" w16du:dateUtc="2026-04-07T04:25:00Z">
              <w:r>
                <w:rPr>
                  <w:rFonts w:ascii="Arial" w:hAnsi="Arial" w:cs="Arial"/>
                  <w:sz w:val="18"/>
                  <w:szCs w:val="18"/>
                </w:rPr>
                <w:t>VAN XUAN IMPORT- EXPORT AND INVESTMENT JOINT STOCK COMPANY</w:t>
              </w:r>
            </w:ins>
          </w:p>
        </w:tc>
        <w:tc>
          <w:tcPr>
            <w:tcW w:w="846" w:type="pct"/>
            <w:tcBorders>
              <w:top w:val="single" w:sz="4" w:space="0" w:color="auto"/>
              <w:left w:val="nil"/>
              <w:bottom w:val="single" w:sz="4" w:space="0" w:color="auto"/>
              <w:right w:val="single" w:sz="4" w:space="0" w:color="auto"/>
            </w:tcBorders>
            <w:vAlign w:val="center"/>
          </w:tcPr>
          <w:p w14:paraId="2170A3FD" w14:textId="22FDFADB" w:rsidR="00AB0EE2" w:rsidRPr="00322061" w:rsidRDefault="00AB0EE2" w:rsidP="00AB0EE2">
            <w:pPr>
              <w:jc w:val="center"/>
              <w:rPr>
                <w:ins w:id="6518" w:author="KPMG_PQH" w:date="2026-04-07T11:25:00Z" w16du:dateUtc="2026-04-07T04:25:00Z"/>
                <w:rFonts w:ascii="Arial" w:hAnsi="Arial" w:cs="Arial"/>
                <w:color w:val="000000"/>
                <w:sz w:val="18"/>
                <w:szCs w:val="18"/>
                <w:lang w:eastAsia="en-US"/>
              </w:rPr>
            </w:pPr>
            <w:ins w:id="651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94FEBD6" w14:textId="048D6786" w:rsidR="00AB0EE2" w:rsidRPr="00322061" w:rsidRDefault="00AB0EE2" w:rsidP="00AB0EE2">
            <w:pPr>
              <w:rPr>
                <w:ins w:id="6520" w:author="KPMG_PQH" w:date="2026-04-07T11:25:00Z" w16du:dateUtc="2026-04-07T04:25:00Z"/>
                <w:rFonts w:ascii="Arial" w:hAnsi="Arial" w:cs="Arial"/>
                <w:color w:val="000000"/>
                <w:sz w:val="18"/>
                <w:szCs w:val="18"/>
                <w:lang w:eastAsia="en-US"/>
              </w:rPr>
            </w:pPr>
            <w:ins w:id="6521" w:author="KPMG_PQH" w:date="2026-04-07T11:25:00Z" w16du:dateUtc="2026-04-07T04:25:00Z">
              <w:r>
                <w:rPr>
                  <w:rFonts w:ascii="Arial" w:hAnsi="Arial" w:cs="Arial"/>
                  <w:color w:val="000000"/>
                  <w:sz w:val="18"/>
                  <w:szCs w:val="18"/>
                </w:rPr>
                <w:t>Insufficient financial data</w:t>
              </w:r>
            </w:ins>
          </w:p>
        </w:tc>
      </w:tr>
      <w:tr w:rsidR="00AB0EE2" w:rsidRPr="00322061" w14:paraId="1F9DFDA1" w14:textId="77777777" w:rsidTr="00777313">
        <w:trPr>
          <w:trHeight w:val="20"/>
          <w:ins w:id="652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E43DD75" w14:textId="3FC9297D" w:rsidR="00AB0EE2" w:rsidRPr="00322061" w:rsidRDefault="00AB0EE2" w:rsidP="00AB0EE2">
            <w:pPr>
              <w:jc w:val="center"/>
              <w:rPr>
                <w:ins w:id="6523" w:author="KPMG_PQH" w:date="2026-04-07T11:25:00Z" w16du:dateUtc="2026-04-07T04:25:00Z"/>
                <w:rFonts w:ascii="Arial" w:hAnsi="Arial" w:cs="Arial"/>
                <w:color w:val="000000"/>
                <w:sz w:val="18"/>
                <w:szCs w:val="18"/>
                <w:lang w:eastAsia="en-US"/>
              </w:rPr>
            </w:pPr>
            <w:ins w:id="6524" w:author="KPMG_PQH" w:date="2026-04-07T11:25:00Z" w16du:dateUtc="2026-04-07T04:25:00Z">
              <w:r>
                <w:rPr>
                  <w:rFonts w:ascii="Arial" w:hAnsi="Arial" w:cs="Arial"/>
                  <w:sz w:val="18"/>
                  <w:szCs w:val="18"/>
                </w:rPr>
                <w:t>378</w:t>
              </w:r>
            </w:ins>
          </w:p>
        </w:tc>
        <w:tc>
          <w:tcPr>
            <w:tcW w:w="2351" w:type="pct"/>
            <w:tcBorders>
              <w:top w:val="single" w:sz="4" w:space="0" w:color="auto"/>
              <w:left w:val="nil"/>
              <w:bottom w:val="single" w:sz="4" w:space="0" w:color="auto"/>
              <w:right w:val="single" w:sz="4" w:space="0" w:color="auto"/>
            </w:tcBorders>
            <w:vAlign w:val="center"/>
          </w:tcPr>
          <w:p w14:paraId="4C93A8DF" w14:textId="234987E3" w:rsidR="00AB0EE2" w:rsidRPr="00322061" w:rsidRDefault="00AB0EE2" w:rsidP="00AB0EE2">
            <w:pPr>
              <w:rPr>
                <w:ins w:id="6525" w:author="KPMG_PQH" w:date="2026-04-07T11:25:00Z" w16du:dateUtc="2026-04-07T04:25:00Z"/>
                <w:rFonts w:ascii="Arial" w:hAnsi="Arial" w:cs="Arial"/>
                <w:color w:val="000000"/>
                <w:sz w:val="18"/>
                <w:szCs w:val="18"/>
                <w:lang w:eastAsia="en-US"/>
              </w:rPr>
            </w:pPr>
            <w:ins w:id="6526" w:author="KPMG_PQH" w:date="2026-04-07T11:25:00Z" w16du:dateUtc="2026-04-07T04:25:00Z">
              <w:r>
                <w:rPr>
                  <w:rFonts w:ascii="Arial" w:hAnsi="Arial" w:cs="Arial"/>
                  <w:sz w:val="18"/>
                  <w:szCs w:val="18"/>
                </w:rPr>
                <w:t>VAN XUAN MACHINERY AND TECHNICAL SERVICE JOINT STOCK COMPANY</w:t>
              </w:r>
            </w:ins>
          </w:p>
        </w:tc>
        <w:tc>
          <w:tcPr>
            <w:tcW w:w="846" w:type="pct"/>
            <w:tcBorders>
              <w:top w:val="single" w:sz="4" w:space="0" w:color="auto"/>
              <w:left w:val="nil"/>
              <w:bottom w:val="single" w:sz="4" w:space="0" w:color="auto"/>
              <w:right w:val="single" w:sz="4" w:space="0" w:color="auto"/>
            </w:tcBorders>
            <w:vAlign w:val="center"/>
          </w:tcPr>
          <w:p w14:paraId="57C244E8" w14:textId="56EEE362" w:rsidR="00AB0EE2" w:rsidRPr="00322061" w:rsidRDefault="00AB0EE2" w:rsidP="00AB0EE2">
            <w:pPr>
              <w:jc w:val="center"/>
              <w:rPr>
                <w:ins w:id="6527" w:author="KPMG_PQH" w:date="2026-04-07T11:25:00Z" w16du:dateUtc="2026-04-07T04:25:00Z"/>
                <w:rFonts w:ascii="Arial" w:hAnsi="Arial" w:cs="Arial"/>
                <w:color w:val="000000"/>
                <w:sz w:val="18"/>
                <w:szCs w:val="18"/>
                <w:lang w:eastAsia="en-US"/>
              </w:rPr>
            </w:pPr>
            <w:ins w:id="652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2DA6693" w14:textId="2596113A" w:rsidR="00AB0EE2" w:rsidRPr="00322061" w:rsidRDefault="00AB0EE2" w:rsidP="00AB0EE2">
            <w:pPr>
              <w:rPr>
                <w:ins w:id="6529" w:author="KPMG_PQH" w:date="2026-04-07T11:25:00Z" w16du:dateUtc="2026-04-07T04:25:00Z"/>
                <w:rFonts w:ascii="Arial" w:hAnsi="Arial" w:cs="Arial"/>
                <w:color w:val="000000"/>
                <w:sz w:val="18"/>
                <w:szCs w:val="18"/>
                <w:lang w:eastAsia="en-US"/>
              </w:rPr>
            </w:pPr>
            <w:ins w:id="6530" w:author="KPMG_PQH" w:date="2026-04-07T11:25:00Z" w16du:dateUtc="2026-04-07T04:25:00Z">
              <w:r>
                <w:rPr>
                  <w:rFonts w:ascii="Arial" w:hAnsi="Arial" w:cs="Arial"/>
                  <w:color w:val="000000"/>
                  <w:sz w:val="18"/>
                  <w:szCs w:val="18"/>
                </w:rPr>
                <w:t>Non-comparable functions</w:t>
              </w:r>
            </w:ins>
          </w:p>
        </w:tc>
      </w:tr>
      <w:tr w:rsidR="00AB0EE2" w:rsidRPr="00322061" w14:paraId="451A2771" w14:textId="77777777" w:rsidTr="00777313">
        <w:trPr>
          <w:trHeight w:val="20"/>
          <w:ins w:id="653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B17D65E" w14:textId="091FA3C2" w:rsidR="00AB0EE2" w:rsidRPr="00322061" w:rsidRDefault="00AB0EE2" w:rsidP="00AB0EE2">
            <w:pPr>
              <w:jc w:val="center"/>
              <w:rPr>
                <w:ins w:id="6532" w:author="KPMG_PQH" w:date="2026-04-07T11:25:00Z" w16du:dateUtc="2026-04-07T04:25:00Z"/>
                <w:rFonts w:ascii="Arial" w:hAnsi="Arial" w:cs="Arial"/>
                <w:color w:val="000000"/>
                <w:sz w:val="18"/>
                <w:szCs w:val="18"/>
                <w:lang w:eastAsia="en-US"/>
              </w:rPr>
            </w:pPr>
            <w:ins w:id="6533" w:author="KPMG_PQH" w:date="2026-04-07T11:25:00Z" w16du:dateUtc="2026-04-07T04:25:00Z">
              <w:r>
                <w:rPr>
                  <w:rFonts w:ascii="Arial" w:hAnsi="Arial" w:cs="Arial"/>
                  <w:sz w:val="18"/>
                  <w:szCs w:val="18"/>
                </w:rPr>
                <w:t>379</w:t>
              </w:r>
            </w:ins>
          </w:p>
        </w:tc>
        <w:tc>
          <w:tcPr>
            <w:tcW w:w="2351" w:type="pct"/>
            <w:tcBorders>
              <w:top w:val="single" w:sz="4" w:space="0" w:color="auto"/>
              <w:left w:val="nil"/>
              <w:bottom w:val="single" w:sz="4" w:space="0" w:color="auto"/>
              <w:right w:val="single" w:sz="4" w:space="0" w:color="auto"/>
            </w:tcBorders>
            <w:vAlign w:val="center"/>
          </w:tcPr>
          <w:p w14:paraId="2C879590" w14:textId="1DD9FA1C" w:rsidR="00AB0EE2" w:rsidRPr="00322061" w:rsidRDefault="00AB0EE2" w:rsidP="00AB0EE2">
            <w:pPr>
              <w:rPr>
                <w:ins w:id="6534" w:author="KPMG_PQH" w:date="2026-04-07T11:25:00Z" w16du:dateUtc="2026-04-07T04:25:00Z"/>
                <w:rFonts w:ascii="Arial" w:hAnsi="Arial" w:cs="Arial"/>
                <w:color w:val="000000"/>
                <w:sz w:val="18"/>
                <w:szCs w:val="18"/>
                <w:lang w:eastAsia="en-US"/>
              </w:rPr>
            </w:pPr>
            <w:ins w:id="6535" w:author="KPMG_PQH" w:date="2026-04-07T11:25:00Z" w16du:dateUtc="2026-04-07T04:25:00Z">
              <w:r>
                <w:rPr>
                  <w:rFonts w:ascii="Arial" w:hAnsi="Arial" w:cs="Arial"/>
                  <w:sz w:val="18"/>
                  <w:szCs w:val="18"/>
                </w:rPr>
                <w:t>VANLONG ECO RETREAT JOINT STOCK COMPANY</w:t>
              </w:r>
            </w:ins>
          </w:p>
        </w:tc>
        <w:tc>
          <w:tcPr>
            <w:tcW w:w="846" w:type="pct"/>
            <w:tcBorders>
              <w:top w:val="single" w:sz="4" w:space="0" w:color="auto"/>
              <w:left w:val="nil"/>
              <w:bottom w:val="single" w:sz="4" w:space="0" w:color="auto"/>
              <w:right w:val="single" w:sz="4" w:space="0" w:color="auto"/>
            </w:tcBorders>
            <w:vAlign w:val="center"/>
          </w:tcPr>
          <w:p w14:paraId="68817EBD" w14:textId="4E5CB33A" w:rsidR="00AB0EE2" w:rsidRPr="00322061" w:rsidRDefault="00AB0EE2" w:rsidP="00AB0EE2">
            <w:pPr>
              <w:jc w:val="center"/>
              <w:rPr>
                <w:ins w:id="6536" w:author="KPMG_PQH" w:date="2026-04-07T11:25:00Z" w16du:dateUtc="2026-04-07T04:25:00Z"/>
                <w:rFonts w:ascii="Arial" w:hAnsi="Arial" w:cs="Arial"/>
                <w:color w:val="000000"/>
                <w:sz w:val="18"/>
                <w:szCs w:val="18"/>
                <w:lang w:eastAsia="en-US"/>
              </w:rPr>
            </w:pPr>
            <w:ins w:id="653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AE81929" w14:textId="5554949B" w:rsidR="00AB0EE2" w:rsidRPr="00322061" w:rsidRDefault="00AB0EE2" w:rsidP="00AB0EE2">
            <w:pPr>
              <w:rPr>
                <w:ins w:id="6538" w:author="KPMG_PQH" w:date="2026-04-07T11:25:00Z" w16du:dateUtc="2026-04-07T04:25:00Z"/>
                <w:rFonts w:ascii="Arial" w:hAnsi="Arial" w:cs="Arial"/>
                <w:color w:val="000000"/>
                <w:sz w:val="18"/>
                <w:szCs w:val="18"/>
                <w:lang w:eastAsia="en-US"/>
              </w:rPr>
            </w:pPr>
            <w:ins w:id="6539" w:author="KPMG_PQH" w:date="2026-04-07T11:25:00Z" w16du:dateUtc="2026-04-07T04:25:00Z">
              <w:r>
                <w:rPr>
                  <w:rFonts w:ascii="Arial" w:hAnsi="Arial" w:cs="Arial"/>
                  <w:color w:val="000000"/>
                  <w:sz w:val="18"/>
                  <w:szCs w:val="18"/>
                </w:rPr>
                <w:t>Insufficient financial data</w:t>
              </w:r>
            </w:ins>
          </w:p>
        </w:tc>
      </w:tr>
      <w:tr w:rsidR="00AB0EE2" w:rsidRPr="00322061" w14:paraId="03D50673" w14:textId="77777777" w:rsidTr="00777313">
        <w:trPr>
          <w:trHeight w:val="20"/>
          <w:ins w:id="654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767E2F5" w14:textId="28D5E4AA" w:rsidR="00AB0EE2" w:rsidRPr="00322061" w:rsidRDefault="00AB0EE2" w:rsidP="00AB0EE2">
            <w:pPr>
              <w:jc w:val="center"/>
              <w:rPr>
                <w:ins w:id="6541" w:author="KPMG_PQH" w:date="2026-04-07T11:25:00Z" w16du:dateUtc="2026-04-07T04:25:00Z"/>
                <w:rFonts w:ascii="Arial" w:hAnsi="Arial" w:cs="Arial"/>
                <w:color w:val="000000"/>
                <w:sz w:val="18"/>
                <w:szCs w:val="18"/>
                <w:lang w:eastAsia="en-US"/>
              </w:rPr>
            </w:pPr>
            <w:ins w:id="6542" w:author="KPMG_PQH" w:date="2026-04-07T11:25:00Z" w16du:dateUtc="2026-04-07T04:25:00Z">
              <w:r>
                <w:rPr>
                  <w:rFonts w:ascii="Arial" w:hAnsi="Arial" w:cs="Arial"/>
                  <w:sz w:val="18"/>
                  <w:szCs w:val="18"/>
                </w:rPr>
                <w:t>380</w:t>
              </w:r>
            </w:ins>
          </w:p>
        </w:tc>
        <w:tc>
          <w:tcPr>
            <w:tcW w:w="2351" w:type="pct"/>
            <w:tcBorders>
              <w:top w:val="single" w:sz="4" w:space="0" w:color="auto"/>
              <w:left w:val="nil"/>
              <w:bottom w:val="single" w:sz="4" w:space="0" w:color="auto"/>
              <w:right w:val="single" w:sz="4" w:space="0" w:color="auto"/>
            </w:tcBorders>
            <w:vAlign w:val="center"/>
          </w:tcPr>
          <w:p w14:paraId="077AA0BB" w14:textId="30B205E1" w:rsidR="00AB0EE2" w:rsidRPr="00322061" w:rsidRDefault="00AB0EE2" w:rsidP="00AB0EE2">
            <w:pPr>
              <w:rPr>
                <w:ins w:id="6543" w:author="KPMG_PQH" w:date="2026-04-07T11:25:00Z" w16du:dateUtc="2026-04-07T04:25:00Z"/>
                <w:rFonts w:ascii="Arial" w:hAnsi="Arial" w:cs="Arial"/>
                <w:color w:val="000000"/>
                <w:sz w:val="18"/>
                <w:szCs w:val="18"/>
                <w:lang w:eastAsia="en-US"/>
              </w:rPr>
            </w:pPr>
            <w:ins w:id="6544" w:author="KPMG_PQH" w:date="2026-04-07T11:25:00Z" w16du:dateUtc="2026-04-07T04:25:00Z">
              <w:r>
                <w:rPr>
                  <w:rFonts w:ascii="Arial" w:hAnsi="Arial" w:cs="Arial"/>
                  <w:sz w:val="18"/>
                  <w:szCs w:val="18"/>
                </w:rPr>
                <w:t>VENUS MULTIMEDIA COMMUNICATION JOINT STOCK COMPANY</w:t>
              </w:r>
            </w:ins>
          </w:p>
        </w:tc>
        <w:tc>
          <w:tcPr>
            <w:tcW w:w="846" w:type="pct"/>
            <w:tcBorders>
              <w:top w:val="single" w:sz="4" w:space="0" w:color="auto"/>
              <w:left w:val="nil"/>
              <w:bottom w:val="single" w:sz="4" w:space="0" w:color="auto"/>
              <w:right w:val="single" w:sz="4" w:space="0" w:color="auto"/>
            </w:tcBorders>
            <w:vAlign w:val="center"/>
          </w:tcPr>
          <w:p w14:paraId="0674E39A" w14:textId="38986474" w:rsidR="00AB0EE2" w:rsidRPr="00322061" w:rsidRDefault="00AB0EE2" w:rsidP="00AB0EE2">
            <w:pPr>
              <w:jc w:val="center"/>
              <w:rPr>
                <w:ins w:id="6545" w:author="KPMG_PQH" w:date="2026-04-07T11:25:00Z" w16du:dateUtc="2026-04-07T04:25:00Z"/>
                <w:rFonts w:ascii="Arial" w:hAnsi="Arial" w:cs="Arial"/>
                <w:color w:val="000000"/>
                <w:sz w:val="18"/>
                <w:szCs w:val="18"/>
                <w:lang w:eastAsia="en-US"/>
              </w:rPr>
            </w:pPr>
            <w:ins w:id="654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D4C513A" w14:textId="49527634" w:rsidR="00AB0EE2" w:rsidRPr="00322061" w:rsidRDefault="00AB0EE2" w:rsidP="00AB0EE2">
            <w:pPr>
              <w:rPr>
                <w:ins w:id="6547" w:author="KPMG_PQH" w:date="2026-04-07T11:25:00Z" w16du:dateUtc="2026-04-07T04:25:00Z"/>
                <w:rFonts w:ascii="Arial" w:hAnsi="Arial" w:cs="Arial"/>
                <w:color w:val="000000"/>
                <w:sz w:val="18"/>
                <w:szCs w:val="18"/>
                <w:lang w:eastAsia="en-US"/>
              </w:rPr>
            </w:pPr>
            <w:ins w:id="6548" w:author="KPMG_PQH" w:date="2026-04-07T11:25:00Z" w16du:dateUtc="2026-04-07T04:25:00Z">
              <w:r>
                <w:rPr>
                  <w:rFonts w:ascii="Arial" w:hAnsi="Arial" w:cs="Arial"/>
                  <w:color w:val="000000"/>
                  <w:sz w:val="18"/>
                  <w:szCs w:val="18"/>
                </w:rPr>
                <w:t>Insufficient financial data</w:t>
              </w:r>
            </w:ins>
          </w:p>
        </w:tc>
      </w:tr>
      <w:tr w:rsidR="00AB0EE2" w:rsidRPr="00322061" w14:paraId="5671478F" w14:textId="77777777" w:rsidTr="00777313">
        <w:trPr>
          <w:trHeight w:val="20"/>
          <w:ins w:id="654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E651E3B" w14:textId="7B8D8E57" w:rsidR="00AB0EE2" w:rsidRPr="00322061" w:rsidRDefault="00AB0EE2" w:rsidP="00AB0EE2">
            <w:pPr>
              <w:jc w:val="center"/>
              <w:rPr>
                <w:ins w:id="6550" w:author="KPMG_PQH" w:date="2026-04-07T11:25:00Z" w16du:dateUtc="2026-04-07T04:25:00Z"/>
                <w:rFonts w:ascii="Arial" w:hAnsi="Arial" w:cs="Arial"/>
                <w:color w:val="000000"/>
                <w:sz w:val="18"/>
                <w:szCs w:val="18"/>
                <w:lang w:eastAsia="en-US"/>
              </w:rPr>
            </w:pPr>
            <w:ins w:id="6551" w:author="KPMG_PQH" w:date="2026-04-07T11:25:00Z" w16du:dateUtc="2026-04-07T04:25:00Z">
              <w:r>
                <w:rPr>
                  <w:rFonts w:ascii="Arial" w:hAnsi="Arial" w:cs="Arial"/>
                  <w:sz w:val="18"/>
                  <w:szCs w:val="18"/>
                </w:rPr>
                <w:t>381</w:t>
              </w:r>
            </w:ins>
          </w:p>
        </w:tc>
        <w:tc>
          <w:tcPr>
            <w:tcW w:w="2351" w:type="pct"/>
            <w:tcBorders>
              <w:top w:val="single" w:sz="4" w:space="0" w:color="auto"/>
              <w:left w:val="nil"/>
              <w:bottom w:val="single" w:sz="4" w:space="0" w:color="auto"/>
              <w:right w:val="single" w:sz="4" w:space="0" w:color="auto"/>
            </w:tcBorders>
            <w:vAlign w:val="center"/>
          </w:tcPr>
          <w:p w14:paraId="2845769B" w14:textId="009A9D90" w:rsidR="00AB0EE2" w:rsidRPr="00322061" w:rsidRDefault="00AB0EE2" w:rsidP="00AB0EE2">
            <w:pPr>
              <w:rPr>
                <w:ins w:id="6552" w:author="KPMG_PQH" w:date="2026-04-07T11:25:00Z" w16du:dateUtc="2026-04-07T04:25:00Z"/>
                <w:rFonts w:ascii="Arial" w:hAnsi="Arial" w:cs="Arial"/>
                <w:color w:val="000000"/>
                <w:sz w:val="18"/>
                <w:szCs w:val="18"/>
                <w:lang w:eastAsia="en-US"/>
              </w:rPr>
            </w:pPr>
            <w:ins w:id="6553" w:author="KPMG_PQH" w:date="2026-04-07T11:25:00Z" w16du:dateUtc="2026-04-07T04:25:00Z">
              <w:r>
                <w:rPr>
                  <w:rFonts w:ascii="Arial" w:hAnsi="Arial" w:cs="Arial"/>
                  <w:sz w:val="18"/>
                  <w:szCs w:val="18"/>
                </w:rPr>
                <w:t>VIALIFE JOINT STOCK COMPANY</w:t>
              </w:r>
            </w:ins>
          </w:p>
        </w:tc>
        <w:tc>
          <w:tcPr>
            <w:tcW w:w="846" w:type="pct"/>
            <w:tcBorders>
              <w:top w:val="single" w:sz="4" w:space="0" w:color="auto"/>
              <w:left w:val="nil"/>
              <w:bottom w:val="single" w:sz="4" w:space="0" w:color="auto"/>
              <w:right w:val="single" w:sz="4" w:space="0" w:color="auto"/>
            </w:tcBorders>
            <w:vAlign w:val="center"/>
          </w:tcPr>
          <w:p w14:paraId="0BE3E27E" w14:textId="469B5DD3" w:rsidR="00AB0EE2" w:rsidRPr="00322061" w:rsidRDefault="00AB0EE2" w:rsidP="00AB0EE2">
            <w:pPr>
              <w:jc w:val="center"/>
              <w:rPr>
                <w:ins w:id="6554" w:author="KPMG_PQH" w:date="2026-04-07T11:25:00Z" w16du:dateUtc="2026-04-07T04:25:00Z"/>
                <w:rFonts w:ascii="Arial" w:hAnsi="Arial" w:cs="Arial"/>
                <w:color w:val="000000"/>
                <w:sz w:val="18"/>
                <w:szCs w:val="18"/>
                <w:lang w:eastAsia="en-US"/>
              </w:rPr>
            </w:pPr>
            <w:ins w:id="655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074A882" w14:textId="516B508D" w:rsidR="00AB0EE2" w:rsidRPr="00322061" w:rsidRDefault="00AB0EE2" w:rsidP="00AB0EE2">
            <w:pPr>
              <w:rPr>
                <w:ins w:id="6556" w:author="KPMG_PQH" w:date="2026-04-07T11:25:00Z" w16du:dateUtc="2026-04-07T04:25:00Z"/>
                <w:rFonts w:ascii="Arial" w:hAnsi="Arial" w:cs="Arial"/>
                <w:color w:val="000000"/>
                <w:sz w:val="18"/>
                <w:szCs w:val="18"/>
                <w:lang w:eastAsia="en-US"/>
              </w:rPr>
            </w:pPr>
            <w:ins w:id="6557" w:author="KPMG_PQH" w:date="2026-04-07T11:25:00Z" w16du:dateUtc="2026-04-07T04:25:00Z">
              <w:r>
                <w:rPr>
                  <w:rFonts w:ascii="Arial" w:hAnsi="Arial" w:cs="Arial"/>
                  <w:color w:val="000000"/>
                  <w:sz w:val="18"/>
                  <w:szCs w:val="18"/>
                </w:rPr>
                <w:t>Insufficient financial data</w:t>
              </w:r>
            </w:ins>
          </w:p>
        </w:tc>
      </w:tr>
      <w:tr w:rsidR="00AB0EE2" w:rsidRPr="00322061" w14:paraId="0C909799" w14:textId="77777777" w:rsidTr="00777313">
        <w:trPr>
          <w:trHeight w:val="20"/>
          <w:ins w:id="655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2D32BF7" w14:textId="1CFE21EB" w:rsidR="00AB0EE2" w:rsidRPr="00322061" w:rsidRDefault="00AB0EE2" w:rsidP="00AB0EE2">
            <w:pPr>
              <w:jc w:val="center"/>
              <w:rPr>
                <w:ins w:id="6559" w:author="KPMG_PQH" w:date="2026-04-07T11:25:00Z" w16du:dateUtc="2026-04-07T04:25:00Z"/>
                <w:rFonts w:ascii="Arial" w:hAnsi="Arial" w:cs="Arial"/>
                <w:color w:val="000000"/>
                <w:sz w:val="18"/>
                <w:szCs w:val="18"/>
                <w:lang w:eastAsia="en-US"/>
              </w:rPr>
            </w:pPr>
            <w:ins w:id="6560" w:author="KPMG_PQH" w:date="2026-04-07T11:25:00Z" w16du:dateUtc="2026-04-07T04:25:00Z">
              <w:r>
                <w:rPr>
                  <w:rFonts w:ascii="Arial" w:hAnsi="Arial" w:cs="Arial"/>
                  <w:sz w:val="18"/>
                  <w:szCs w:val="18"/>
                </w:rPr>
                <w:t>382</w:t>
              </w:r>
            </w:ins>
          </w:p>
        </w:tc>
        <w:tc>
          <w:tcPr>
            <w:tcW w:w="2351" w:type="pct"/>
            <w:tcBorders>
              <w:top w:val="single" w:sz="4" w:space="0" w:color="auto"/>
              <w:left w:val="nil"/>
              <w:bottom w:val="single" w:sz="4" w:space="0" w:color="auto"/>
              <w:right w:val="single" w:sz="4" w:space="0" w:color="auto"/>
            </w:tcBorders>
            <w:vAlign w:val="center"/>
          </w:tcPr>
          <w:p w14:paraId="0A4A759B" w14:textId="5C67EF0A" w:rsidR="00AB0EE2" w:rsidRPr="00322061" w:rsidRDefault="00AB0EE2" w:rsidP="00AB0EE2">
            <w:pPr>
              <w:rPr>
                <w:ins w:id="6561" w:author="KPMG_PQH" w:date="2026-04-07T11:25:00Z" w16du:dateUtc="2026-04-07T04:25:00Z"/>
                <w:rFonts w:ascii="Arial" w:hAnsi="Arial" w:cs="Arial"/>
                <w:color w:val="000000"/>
                <w:sz w:val="18"/>
                <w:szCs w:val="18"/>
                <w:lang w:eastAsia="en-US"/>
              </w:rPr>
            </w:pPr>
            <w:ins w:id="6562" w:author="KPMG_PQH" w:date="2026-04-07T11:25:00Z" w16du:dateUtc="2026-04-07T04:25:00Z">
              <w:r>
                <w:rPr>
                  <w:rFonts w:ascii="Arial" w:hAnsi="Arial" w:cs="Arial"/>
                  <w:sz w:val="18"/>
                  <w:szCs w:val="18"/>
                </w:rPr>
                <w:t>VICOSOFT TECHNOLOGY JOINT STOCK COMPANY</w:t>
              </w:r>
            </w:ins>
          </w:p>
        </w:tc>
        <w:tc>
          <w:tcPr>
            <w:tcW w:w="846" w:type="pct"/>
            <w:tcBorders>
              <w:top w:val="single" w:sz="4" w:space="0" w:color="auto"/>
              <w:left w:val="nil"/>
              <w:bottom w:val="single" w:sz="4" w:space="0" w:color="auto"/>
              <w:right w:val="single" w:sz="4" w:space="0" w:color="auto"/>
            </w:tcBorders>
            <w:vAlign w:val="center"/>
          </w:tcPr>
          <w:p w14:paraId="658E6ABC" w14:textId="1A4A3517" w:rsidR="00AB0EE2" w:rsidRPr="00322061" w:rsidRDefault="00AB0EE2" w:rsidP="00AB0EE2">
            <w:pPr>
              <w:jc w:val="center"/>
              <w:rPr>
                <w:ins w:id="6563" w:author="KPMG_PQH" w:date="2026-04-07T11:25:00Z" w16du:dateUtc="2026-04-07T04:25:00Z"/>
                <w:rFonts w:ascii="Arial" w:hAnsi="Arial" w:cs="Arial"/>
                <w:color w:val="000000"/>
                <w:sz w:val="18"/>
                <w:szCs w:val="18"/>
                <w:lang w:eastAsia="en-US"/>
              </w:rPr>
            </w:pPr>
            <w:ins w:id="656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3A1ADAD" w14:textId="2BE380C2" w:rsidR="00AB0EE2" w:rsidRPr="00322061" w:rsidRDefault="00AB0EE2" w:rsidP="00AB0EE2">
            <w:pPr>
              <w:rPr>
                <w:ins w:id="6565" w:author="KPMG_PQH" w:date="2026-04-07T11:25:00Z" w16du:dateUtc="2026-04-07T04:25:00Z"/>
                <w:rFonts w:ascii="Arial" w:hAnsi="Arial" w:cs="Arial"/>
                <w:color w:val="000000"/>
                <w:sz w:val="18"/>
                <w:szCs w:val="18"/>
                <w:lang w:eastAsia="en-US"/>
              </w:rPr>
            </w:pPr>
            <w:ins w:id="6566" w:author="KPMG_PQH" w:date="2026-04-07T11:25:00Z" w16du:dateUtc="2026-04-07T04:25:00Z">
              <w:r>
                <w:rPr>
                  <w:rFonts w:ascii="Arial" w:hAnsi="Arial" w:cs="Arial"/>
                  <w:color w:val="000000"/>
                  <w:sz w:val="18"/>
                  <w:szCs w:val="18"/>
                </w:rPr>
                <w:t>Insufficient financial data</w:t>
              </w:r>
            </w:ins>
          </w:p>
        </w:tc>
      </w:tr>
      <w:tr w:rsidR="00AB0EE2" w:rsidRPr="00322061" w14:paraId="6300D10B" w14:textId="77777777" w:rsidTr="00777313">
        <w:trPr>
          <w:trHeight w:val="20"/>
          <w:ins w:id="656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2148294" w14:textId="51CF5E4E" w:rsidR="00AB0EE2" w:rsidRPr="00322061" w:rsidRDefault="00AB0EE2" w:rsidP="00AB0EE2">
            <w:pPr>
              <w:jc w:val="center"/>
              <w:rPr>
                <w:ins w:id="6568" w:author="KPMG_PQH" w:date="2026-04-07T11:25:00Z" w16du:dateUtc="2026-04-07T04:25:00Z"/>
                <w:rFonts w:ascii="Arial" w:hAnsi="Arial" w:cs="Arial"/>
                <w:color w:val="000000"/>
                <w:sz w:val="18"/>
                <w:szCs w:val="18"/>
                <w:lang w:eastAsia="en-US"/>
              </w:rPr>
            </w:pPr>
            <w:ins w:id="6569" w:author="KPMG_PQH" w:date="2026-04-07T11:25:00Z" w16du:dateUtc="2026-04-07T04:25:00Z">
              <w:r>
                <w:rPr>
                  <w:rFonts w:ascii="Arial" w:hAnsi="Arial" w:cs="Arial"/>
                  <w:sz w:val="18"/>
                  <w:szCs w:val="18"/>
                </w:rPr>
                <w:lastRenderedPageBreak/>
                <w:t>383</w:t>
              </w:r>
            </w:ins>
          </w:p>
        </w:tc>
        <w:tc>
          <w:tcPr>
            <w:tcW w:w="2351" w:type="pct"/>
            <w:tcBorders>
              <w:top w:val="single" w:sz="4" w:space="0" w:color="auto"/>
              <w:left w:val="nil"/>
              <w:bottom w:val="single" w:sz="4" w:space="0" w:color="auto"/>
              <w:right w:val="single" w:sz="4" w:space="0" w:color="auto"/>
            </w:tcBorders>
            <w:vAlign w:val="center"/>
          </w:tcPr>
          <w:p w14:paraId="07E231E0" w14:textId="1B61A949" w:rsidR="00AB0EE2" w:rsidRPr="00322061" w:rsidRDefault="00AB0EE2" w:rsidP="00AB0EE2">
            <w:pPr>
              <w:rPr>
                <w:ins w:id="6570" w:author="KPMG_PQH" w:date="2026-04-07T11:25:00Z" w16du:dateUtc="2026-04-07T04:25:00Z"/>
                <w:rFonts w:ascii="Arial" w:hAnsi="Arial" w:cs="Arial"/>
                <w:color w:val="000000"/>
                <w:sz w:val="18"/>
                <w:szCs w:val="18"/>
                <w:lang w:eastAsia="en-US"/>
              </w:rPr>
            </w:pPr>
            <w:ins w:id="6571" w:author="KPMG_PQH" w:date="2026-04-07T11:25:00Z" w16du:dateUtc="2026-04-07T04:25:00Z">
              <w:r>
                <w:rPr>
                  <w:rFonts w:ascii="Arial" w:hAnsi="Arial" w:cs="Arial"/>
                  <w:sz w:val="18"/>
                  <w:szCs w:val="18"/>
                </w:rPr>
                <w:t>VIET BAC COOPERATION AND INVESTMENT JOINT STOCK COMPANY</w:t>
              </w:r>
            </w:ins>
          </w:p>
        </w:tc>
        <w:tc>
          <w:tcPr>
            <w:tcW w:w="846" w:type="pct"/>
            <w:tcBorders>
              <w:top w:val="single" w:sz="4" w:space="0" w:color="auto"/>
              <w:left w:val="nil"/>
              <w:bottom w:val="single" w:sz="4" w:space="0" w:color="auto"/>
              <w:right w:val="single" w:sz="4" w:space="0" w:color="auto"/>
            </w:tcBorders>
            <w:vAlign w:val="center"/>
          </w:tcPr>
          <w:p w14:paraId="0BA00424" w14:textId="0CA80BEC" w:rsidR="00AB0EE2" w:rsidRPr="00322061" w:rsidRDefault="00AB0EE2" w:rsidP="00AB0EE2">
            <w:pPr>
              <w:jc w:val="center"/>
              <w:rPr>
                <w:ins w:id="6572" w:author="KPMG_PQH" w:date="2026-04-07T11:25:00Z" w16du:dateUtc="2026-04-07T04:25:00Z"/>
                <w:rFonts w:ascii="Arial" w:hAnsi="Arial" w:cs="Arial"/>
                <w:color w:val="000000"/>
                <w:sz w:val="18"/>
                <w:szCs w:val="18"/>
                <w:lang w:eastAsia="en-US"/>
              </w:rPr>
            </w:pPr>
            <w:ins w:id="657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4CBA189" w14:textId="25DE0B44" w:rsidR="00AB0EE2" w:rsidRPr="00322061" w:rsidRDefault="00AB0EE2" w:rsidP="00AB0EE2">
            <w:pPr>
              <w:rPr>
                <w:ins w:id="6574" w:author="KPMG_PQH" w:date="2026-04-07T11:25:00Z" w16du:dateUtc="2026-04-07T04:25:00Z"/>
                <w:rFonts w:ascii="Arial" w:hAnsi="Arial" w:cs="Arial"/>
                <w:color w:val="000000"/>
                <w:sz w:val="18"/>
                <w:szCs w:val="18"/>
                <w:lang w:eastAsia="en-US"/>
              </w:rPr>
            </w:pPr>
            <w:ins w:id="6575" w:author="KPMG_PQH" w:date="2026-04-07T11:25:00Z" w16du:dateUtc="2026-04-07T04:25:00Z">
              <w:r>
                <w:rPr>
                  <w:rFonts w:ascii="Arial" w:hAnsi="Arial" w:cs="Arial"/>
                  <w:color w:val="000000"/>
                  <w:sz w:val="18"/>
                  <w:szCs w:val="18"/>
                </w:rPr>
                <w:t>Insufficient financial data</w:t>
              </w:r>
            </w:ins>
          </w:p>
        </w:tc>
      </w:tr>
      <w:tr w:rsidR="005C6609" w:rsidRPr="00322061" w14:paraId="6CB1A0E0" w14:textId="77777777" w:rsidTr="00777313">
        <w:trPr>
          <w:trHeight w:val="20"/>
          <w:ins w:id="657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7E9D118" w14:textId="7595B00A" w:rsidR="005C6609" w:rsidRDefault="005C6609" w:rsidP="005C6609">
            <w:pPr>
              <w:jc w:val="center"/>
              <w:rPr>
                <w:ins w:id="6577" w:author="KPMG_PQH" w:date="2026-04-07T11:25:00Z" w16du:dateUtc="2026-04-07T04:25:00Z"/>
                <w:rFonts w:ascii="Arial" w:hAnsi="Arial" w:cs="Arial"/>
                <w:sz w:val="18"/>
                <w:szCs w:val="18"/>
              </w:rPr>
            </w:pPr>
            <w:ins w:id="6578" w:author="KPMG_PQH" w:date="2026-04-07T11:25:00Z" w16du:dateUtc="2026-04-07T04:25:00Z">
              <w:r>
                <w:rPr>
                  <w:rFonts w:ascii="Arial" w:hAnsi="Arial" w:cs="Arial"/>
                  <w:sz w:val="18"/>
                  <w:szCs w:val="18"/>
                </w:rPr>
                <w:t>384</w:t>
              </w:r>
            </w:ins>
          </w:p>
        </w:tc>
        <w:tc>
          <w:tcPr>
            <w:tcW w:w="2351" w:type="pct"/>
            <w:tcBorders>
              <w:top w:val="single" w:sz="4" w:space="0" w:color="auto"/>
              <w:left w:val="nil"/>
              <w:bottom w:val="single" w:sz="4" w:space="0" w:color="auto"/>
              <w:right w:val="single" w:sz="4" w:space="0" w:color="auto"/>
            </w:tcBorders>
            <w:vAlign w:val="center"/>
          </w:tcPr>
          <w:p w14:paraId="10077CEF" w14:textId="0A8F5D2E" w:rsidR="005C6609" w:rsidRDefault="005C6609" w:rsidP="005C6609">
            <w:pPr>
              <w:rPr>
                <w:ins w:id="6579" w:author="KPMG_PQH" w:date="2026-04-07T11:25:00Z" w16du:dateUtc="2026-04-07T04:25:00Z"/>
                <w:rFonts w:ascii="Arial" w:hAnsi="Arial" w:cs="Arial"/>
                <w:sz w:val="18"/>
                <w:szCs w:val="18"/>
              </w:rPr>
            </w:pPr>
            <w:ins w:id="6580" w:author="KPMG_PQH" w:date="2026-04-07T11:25:00Z" w16du:dateUtc="2026-04-07T04:25:00Z">
              <w:r>
                <w:rPr>
                  <w:rFonts w:ascii="Arial" w:hAnsi="Arial" w:cs="Arial"/>
                  <w:sz w:val="18"/>
                  <w:szCs w:val="18"/>
                </w:rPr>
                <w:t>VIET FAMILY TRADING DEVELOPMENT JOINT STOCK COMPANY</w:t>
              </w:r>
            </w:ins>
          </w:p>
        </w:tc>
        <w:tc>
          <w:tcPr>
            <w:tcW w:w="846" w:type="pct"/>
            <w:tcBorders>
              <w:top w:val="single" w:sz="4" w:space="0" w:color="auto"/>
              <w:left w:val="nil"/>
              <w:bottom w:val="single" w:sz="4" w:space="0" w:color="auto"/>
              <w:right w:val="single" w:sz="4" w:space="0" w:color="auto"/>
            </w:tcBorders>
            <w:vAlign w:val="center"/>
          </w:tcPr>
          <w:p w14:paraId="0A508FEE" w14:textId="38F676C4" w:rsidR="005C6609" w:rsidRDefault="005C6609" w:rsidP="005C6609">
            <w:pPr>
              <w:jc w:val="center"/>
              <w:rPr>
                <w:ins w:id="6581" w:author="KPMG_PQH" w:date="2026-04-07T11:25:00Z" w16du:dateUtc="2026-04-07T04:25:00Z"/>
                <w:rFonts w:ascii="Arial" w:hAnsi="Arial" w:cs="Arial"/>
                <w:sz w:val="18"/>
                <w:szCs w:val="18"/>
              </w:rPr>
            </w:pPr>
            <w:ins w:id="658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FAE4C4A" w14:textId="62371ADD" w:rsidR="005C6609" w:rsidRDefault="005C6609" w:rsidP="005C6609">
            <w:pPr>
              <w:rPr>
                <w:ins w:id="6583" w:author="KPMG_PQH" w:date="2026-04-07T11:25:00Z" w16du:dateUtc="2026-04-07T04:25:00Z"/>
                <w:rFonts w:ascii="Arial" w:hAnsi="Arial" w:cs="Arial"/>
                <w:color w:val="000000"/>
                <w:sz w:val="18"/>
                <w:szCs w:val="18"/>
              </w:rPr>
            </w:pPr>
            <w:ins w:id="6584" w:author="KPMG_PQH" w:date="2026-04-07T11:25:00Z" w16du:dateUtc="2026-04-07T04:25:00Z">
              <w:r>
                <w:rPr>
                  <w:rFonts w:ascii="Arial" w:hAnsi="Arial" w:cs="Arial"/>
                  <w:color w:val="000000"/>
                  <w:sz w:val="18"/>
                  <w:szCs w:val="18"/>
                </w:rPr>
                <w:t>Insufficient financial data</w:t>
              </w:r>
            </w:ins>
          </w:p>
        </w:tc>
      </w:tr>
      <w:tr w:rsidR="005C6609" w:rsidRPr="00322061" w14:paraId="04D82034" w14:textId="77777777" w:rsidTr="00777313">
        <w:trPr>
          <w:trHeight w:val="20"/>
          <w:ins w:id="658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575A416" w14:textId="770E6C12" w:rsidR="005C6609" w:rsidRDefault="005C6609" w:rsidP="005C6609">
            <w:pPr>
              <w:jc w:val="center"/>
              <w:rPr>
                <w:ins w:id="6586" w:author="KPMG_PQH" w:date="2026-04-07T11:25:00Z" w16du:dateUtc="2026-04-07T04:25:00Z"/>
                <w:rFonts w:ascii="Arial" w:hAnsi="Arial" w:cs="Arial"/>
                <w:sz w:val="18"/>
                <w:szCs w:val="18"/>
              </w:rPr>
            </w:pPr>
            <w:ins w:id="6587" w:author="KPMG_PQH" w:date="2026-04-07T11:25:00Z" w16du:dateUtc="2026-04-07T04:25:00Z">
              <w:r>
                <w:rPr>
                  <w:rFonts w:ascii="Arial" w:hAnsi="Arial" w:cs="Arial"/>
                  <w:sz w:val="18"/>
                  <w:szCs w:val="18"/>
                </w:rPr>
                <w:t>385</w:t>
              </w:r>
            </w:ins>
          </w:p>
        </w:tc>
        <w:tc>
          <w:tcPr>
            <w:tcW w:w="2351" w:type="pct"/>
            <w:tcBorders>
              <w:top w:val="single" w:sz="4" w:space="0" w:color="auto"/>
              <w:left w:val="nil"/>
              <w:bottom w:val="single" w:sz="4" w:space="0" w:color="auto"/>
              <w:right w:val="single" w:sz="4" w:space="0" w:color="auto"/>
            </w:tcBorders>
            <w:vAlign w:val="center"/>
          </w:tcPr>
          <w:p w14:paraId="3D24E3CB" w14:textId="7F54DBEE" w:rsidR="005C6609" w:rsidRDefault="005C6609" w:rsidP="005C6609">
            <w:pPr>
              <w:rPr>
                <w:ins w:id="6588" w:author="KPMG_PQH" w:date="2026-04-07T11:25:00Z" w16du:dateUtc="2026-04-07T04:25:00Z"/>
                <w:rFonts w:ascii="Arial" w:hAnsi="Arial" w:cs="Arial"/>
                <w:sz w:val="18"/>
                <w:szCs w:val="18"/>
              </w:rPr>
            </w:pPr>
            <w:ins w:id="6589" w:author="KPMG_PQH" w:date="2026-04-07T11:25:00Z" w16du:dateUtc="2026-04-07T04:25:00Z">
              <w:r>
                <w:rPr>
                  <w:rFonts w:ascii="Arial" w:hAnsi="Arial" w:cs="Arial"/>
                  <w:sz w:val="18"/>
                  <w:szCs w:val="18"/>
                </w:rPr>
                <w:t>VIET FOOTBALL JOINT STOCK COMPANY</w:t>
              </w:r>
            </w:ins>
          </w:p>
        </w:tc>
        <w:tc>
          <w:tcPr>
            <w:tcW w:w="846" w:type="pct"/>
            <w:tcBorders>
              <w:top w:val="single" w:sz="4" w:space="0" w:color="auto"/>
              <w:left w:val="nil"/>
              <w:bottom w:val="single" w:sz="4" w:space="0" w:color="auto"/>
              <w:right w:val="single" w:sz="4" w:space="0" w:color="auto"/>
            </w:tcBorders>
            <w:vAlign w:val="center"/>
          </w:tcPr>
          <w:p w14:paraId="4B43A9B4" w14:textId="75864127" w:rsidR="005C6609" w:rsidRDefault="005C6609" w:rsidP="005C6609">
            <w:pPr>
              <w:jc w:val="center"/>
              <w:rPr>
                <w:ins w:id="6590" w:author="KPMG_PQH" w:date="2026-04-07T11:25:00Z" w16du:dateUtc="2026-04-07T04:25:00Z"/>
                <w:rFonts w:ascii="Arial" w:hAnsi="Arial" w:cs="Arial"/>
                <w:sz w:val="18"/>
                <w:szCs w:val="18"/>
              </w:rPr>
            </w:pPr>
            <w:ins w:id="659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DD238C0" w14:textId="3A7E7393" w:rsidR="005C6609" w:rsidRDefault="005C6609" w:rsidP="005C6609">
            <w:pPr>
              <w:rPr>
                <w:ins w:id="6592" w:author="KPMG_PQH" w:date="2026-04-07T11:25:00Z" w16du:dateUtc="2026-04-07T04:25:00Z"/>
                <w:rFonts w:ascii="Arial" w:hAnsi="Arial" w:cs="Arial"/>
                <w:color w:val="000000"/>
                <w:sz w:val="18"/>
                <w:szCs w:val="18"/>
              </w:rPr>
            </w:pPr>
            <w:ins w:id="6593" w:author="KPMG_PQH" w:date="2026-04-07T11:25:00Z" w16du:dateUtc="2026-04-07T04:25:00Z">
              <w:r>
                <w:rPr>
                  <w:rFonts w:ascii="Arial" w:hAnsi="Arial" w:cs="Arial"/>
                  <w:color w:val="000000"/>
                  <w:sz w:val="18"/>
                  <w:szCs w:val="18"/>
                </w:rPr>
                <w:t>Non-comparable functions</w:t>
              </w:r>
            </w:ins>
          </w:p>
        </w:tc>
      </w:tr>
      <w:tr w:rsidR="005C6609" w:rsidRPr="00322061" w14:paraId="61E38E75" w14:textId="77777777" w:rsidTr="00777313">
        <w:trPr>
          <w:trHeight w:val="20"/>
          <w:ins w:id="659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2582781" w14:textId="2024925D" w:rsidR="005C6609" w:rsidRDefault="005C6609" w:rsidP="005C6609">
            <w:pPr>
              <w:jc w:val="center"/>
              <w:rPr>
                <w:ins w:id="6595" w:author="KPMG_PQH" w:date="2026-04-07T11:25:00Z" w16du:dateUtc="2026-04-07T04:25:00Z"/>
                <w:rFonts w:ascii="Arial" w:hAnsi="Arial" w:cs="Arial"/>
                <w:sz w:val="18"/>
                <w:szCs w:val="18"/>
              </w:rPr>
            </w:pPr>
            <w:ins w:id="6596" w:author="KPMG_PQH" w:date="2026-04-07T11:25:00Z" w16du:dateUtc="2026-04-07T04:25:00Z">
              <w:r>
                <w:rPr>
                  <w:rFonts w:ascii="Arial" w:hAnsi="Arial" w:cs="Arial"/>
                  <w:sz w:val="18"/>
                  <w:szCs w:val="18"/>
                </w:rPr>
                <w:t>386</w:t>
              </w:r>
            </w:ins>
          </w:p>
        </w:tc>
        <w:tc>
          <w:tcPr>
            <w:tcW w:w="2351" w:type="pct"/>
            <w:tcBorders>
              <w:top w:val="single" w:sz="4" w:space="0" w:color="auto"/>
              <w:left w:val="nil"/>
              <w:bottom w:val="single" w:sz="4" w:space="0" w:color="auto"/>
              <w:right w:val="single" w:sz="4" w:space="0" w:color="auto"/>
            </w:tcBorders>
            <w:vAlign w:val="center"/>
          </w:tcPr>
          <w:p w14:paraId="3AF07E0B" w14:textId="360FC9F6" w:rsidR="005C6609" w:rsidRDefault="005C6609" w:rsidP="005C6609">
            <w:pPr>
              <w:rPr>
                <w:ins w:id="6597" w:author="KPMG_PQH" w:date="2026-04-07T11:25:00Z" w16du:dateUtc="2026-04-07T04:25:00Z"/>
                <w:rFonts w:ascii="Arial" w:hAnsi="Arial" w:cs="Arial"/>
                <w:sz w:val="18"/>
                <w:szCs w:val="18"/>
              </w:rPr>
            </w:pPr>
            <w:ins w:id="6598" w:author="KPMG_PQH" w:date="2026-04-07T11:25:00Z" w16du:dateUtc="2026-04-07T04:25:00Z">
              <w:r>
                <w:rPr>
                  <w:rFonts w:ascii="Arial" w:hAnsi="Arial" w:cs="Arial"/>
                  <w:sz w:val="18"/>
                  <w:szCs w:val="18"/>
                </w:rPr>
                <w:t>VIET GLOBAL IMPORT EXPORT BUSINESS COMPANY LIMITED</w:t>
              </w:r>
            </w:ins>
          </w:p>
        </w:tc>
        <w:tc>
          <w:tcPr>
            <w:tcW w:w="846" w:type="pct"/>
            <w:tcBorders>
              <w:top w:val="single" w:sz="4" w:space="0" w:color="auto"/>
              <w:left w:val="nil"/>
              <w:bottom w:val="single" w:sz="4" w:space="0" w:color="auto"/>
              <w:right w:val="single" w:sz="4" w:space="0" w:color="auto"/>
            </w:tcBorders>
            <w:vAlign w:val="center"/>
          </w:tcPr>
          <w:p w14:paraId="37204157" w14:textId="16C3A37C" w:rsidR="005C6609" w:rsidRDefault="005C6609" w:rsidP="005C6609">
            <w:pPr>
              <w:jc w:val="center"/>
              <w:rPr>
                <w:ins w:id="6599" w:author="KPMG_PQH" w:date="2026-04-07T11:25:00Z" w16du:dateUtc="2026-04-07T04:25:00Z"/>
                <w:rFonts w:ascii="Arial" w:hAnsi="Arial" w:cs="Arial"/>
                <w:sz w:val="18"/>
                <w:szCs w:val="18"/>
              </w:rPr>
            </w:pPr>
            <w:ins w:id="660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B777C2C" w14:textId="6A63799A" w:rsidR="005C6609" w:rsidRDefault="005C6609" w:rsidP="005C6609">
            <w:pPr>
              <w:rPr>
                <w:ins w:id="6601" w:author="KPMG_PQH" w:date="2026-04-07T11:25:00Z" w16du:dateUtc="2026-04-07T04:25:00Z"/>
                <w:rFonts w:ascii="Arial" w:hAnsi="Arial" w:cs="Arial"/>
                <w:color w:val="000000"/>
                <w:sz w:val="18"/>
                <w:szCs w:val="18"/>
              </w:rPr>
            </w:pPr>
            <w:ins w:id="6602" w:author="KPMG_PQH" w:date="2026-04-07T11:25:00Z" w16du:dateUtc="2026-04-07T04:25:00Z">
              <w:r>
                <w:rPr>
                  <w:rFonts w:ascii="Arial" w:hAnsi="Arial" w:cs="Arial"/>
                  <w:color w:val="000000"/>
                  <w:sz w:val="18"/>
                  <w:szCs w:val="18"/>
                </w:rPr>
                <w:t>Insufficient financial data</w:t>
              </w:r>
            </w:ins>
          </w:p>
        </w:tc>
      </w:tr>
      <w:tr w:rsidR="005C6609" w:rsidRPr="00322061" w14:paraId="751741F1" w14:textId="77777777" w:rsidTr="00777313">
        <w:trPr>
          <w:trHeight w:val="20"/>
          <w:ins w:id="660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1DCFCB0" w14:textId="053CF392" w:rsidR="005C6609" w:rsidRDefault="005C6609" w:rsidP="005C6609">
            <w:pPr>
              <w:jc w:val="center"/>
              <w:rPr>
                <w:ins w:id="6604" w:author="KPMG_PQH" w:date="2026-04-07T11:25:00Z" w16du:dateUtc="2026-04-07T04:25:00Z"/>
                <w:rFonts w:ascii="Arial" w:hAnsi="Arial" w:cs="Arial"/>
                <w:sz w:val="18"/>
                <w:szCs w:val="18"/>
              </w:rPr>
            </w:pPr>
            <w:ins w:id="6605" w:author="KPMG_PQH" w:date="2026-04-07T11:25:00Z" w16du:dateUtc="2026-04-07T04:25:00Z">
              <w:r>
                <w:rPr>
                  <w:rFonts w:ascii="Arial" w:hAnsi="Arial" w:cs="Arial"/>
                  <w:sz w:val="18"/>
                  <w:szCs w:val="18"/>
                </w:rPr>
                <w:t>387</w:t>
              </w:r>
            </w:ins>
          </w:p>
        </w:tc>
        <w:tc>
          <w:tcPr>
            <w:tcW w:w="2351" w:type="pct"/>
            <w:tcBorders>
              <w:top w:val="single" w:sz="4" w:space="0" w:color="auto"/>
              <w:left w:val="nil"/>
              <w:bottom w:val="single" w:sz="4" w:space="0" w:color="auto"/>
              <w:right w:val="single" w:sz="4" w:space="0" w:color="auto"/>
            </w:tcBorders>
            <w:vAlign w:val="center"/>
          </w:tcPr>
          <w:p w14:paraId="45D6D224" w14:textId="0E58EDBA" w:rsidR="005C6609" w:rsidRDefault="005C6609" w:rsidP="005C6609">
            <w:pPr>
              <w:rPr>
                <w:ins w:id="6606" w:author="KPMG_PQH" w:date="2026-04-07T11:25:00Z" w16du:dateUtc="2026-04-07T04:25:00Z"/>
                <w:rFonts w:ascii="Arial" w:hAnsi="Arial" w:cs="Arial"/>
                <w:sz w:val="18"/>
                <w:szCs w:val="18"/>
              </w:rPr>
            </w:pPr>
            <w:ins w:id="6607" w:author="KPMG_PQH" w:date="2026-04-07T11:25:00Z" w16du:dateUtc="2026-04-07T04:25:00Z">
              <w:r>
                <w:rPr>
                  <w:rFonts w:ascii="Arial" w:hAnsi="Arial" w:cs="Arial"/>
                  <w:sz w:val="18"/>
                  <w:szCs w:val="18"/>
                </w:rPr>
                <w:t>VIET GLOVE CORPORATION</w:t>
              </w:r>
            </w:ins>
          </w:p>
        </w:tc>
        <w:tc>
          <w:tcPr>
            <w:tcW w:w="846" w:type="pct"/>
            <w:tcBorders>
              <w:top w:val="single" w:sz="4" w:space="0" w:color="auto"/>
              <w:left w:val="nil"/>
              <w:bottom w:val="single" w:sz="4" w:space="0" w:color="auto"/>
              <w:right w:val="single" w:sz="4" w:space="0" w:color="auto"/>
            </w:tcBorders>
            <w:vAlign w:val="center"/>
          </w:tcPr>
          <w:p w14:paraId="5D487FA0" w14:textId="04A4A934" w:rsidR="005C6609" w:rsidRDefault="005C6609" w:rsidP="005C6609">
            <w:pPr>
              <w:jc w:val="center"/>
              <w:rPr>
                <w:ins w:id="6608" w:author="KPMG_PQH" w:date="2026-04-07T11:25:00Z" w16du:dateUtc="2026-04-07T04:25:00Z"/>
                <w:rFonts w:ascii="Arial" w:hAnsi="Arial" w:cs="Arial"/>
                <w:sz w:val="18"/>
                <w:szCs w:val="18"/>
              </w:rPr>
            </w:pPr>
            <w:ins w:id="660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1550114" w14:textId="3BFBDEF2" w:rsidR="005C6609" w:rsidRDefault="005C6609" w:rsidP="005C6609">
            <w:pPr>
              <w:rPr>
                <w:ins w:id="6610" w:author="KPMG_PQH" w:date="2026-04-07T11:25:00Z" w16du:dateUtc="2026-04-07T04:25:00Z"/>
                <w:rFonts w:ascii="Arial" w:hAnsi="Arial" w:cs="Arial"/>
                <w:color w:val="000000"/>
                <w:sz w:val="18"/>
                <w:szCs w:val="18"/>
              </w:rPr>
            </w:pPr>
            <w:ins w:id="6611" w:author="KPMG_PQH" w:date="2026-04-07T11:25:00Z" w16du:dateUtc="2026-04-07T04:25:00Z">
              <w:r>
                <w:rPr>
                  <w:rFonts w:ascii="Arial" w:hAnsi="Arial" w:cs="Arial"/>
                  <w:color w:val="000000"/>
                  <w:sz w:val="18"/>
                  <w:szCs w:val="18"/>
                </w:rPr>
                <w:t>Non-comparable products</w:t>
              </w:r>
            </w:ins>
          </w:p>
        </w:tc>
      </w:tr>
      <w:tr w:rsidR="005C6609" w:rsidRPr="00322061" w14:paraId="200C2B38" w14:textId="77777777" w:rsidTr="00777313">
        <w:trPr>
          <w:trHeight w:val="20"/>
          <w:ins w:id="661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849A70D" w14:textId="48A4C673" w:rsidR="005C6609" w:rsidRDefault="005C6609" w:rsidP="005C6609">
            <w:pPr>
              <w:jc w:val="center"/>
              <w:rPr>
                <w:ins w:id="6613" w:author="KPMG_PQH" w:date="2026-04-07T11:25:00Z" w16du:dateUtc="2026-04-07T04:25:00Z"/>
                <w:rFonts w:ascii="Arial" w:hAnsi="Arial" w:cs="Arial"/>
                <w:sz w:val="18"/>
                <w:szCs w:val="18"/>
              </w:rPr>
            </w:pPr>
            <w:ins w:id="6614" w:author="KPMG_PQH" w:date="2026-04-07T11:25:00Z" w16du:dateUtc="2026-04-07T04:25:00Z">
              <w:r>
                <w:rPr>
                  <w:rFonts w:ascii="Arial" w:hAnsi="Arial" w:cs="Arial"/>
                  <w:sz w:val="18"/>
                  <w:szCs w:val="18"/>
                </w:rPr>
                <w:t>388</w:t>
              </w:r>
            </w:ins>
          </w:p>
        </w:tc>
        <w:tc>
          <w:tcPr>
            <w:tcW w:w="2351" w:type="pct"/>
            <w:tcBorders>
              <w:top w:val="single" w:sz="4" w:space="0" w:color="auto"/>
              <w:left w:val="nil"/>
              <w:bottom w:val="single" w:sz="4" w:space="0" w:color="auto"/>
              <w:right w:val="single" w:sz="4" w:space="0" w:color="auto"/>
            </w:tcBorders>
            <w:vAlign w:val="center"/>
          </w:tcPr>
          <w:p w14:paraId="5C9A51CC" w14:textId="745E1020" w:rsidR="005C6609" w:rsidRDefault="005C6609" w:rsidP="005C6609">
            <w:pPr>
              <w:rPr>
                <w:ins w:id="6615" w:author="KPMG_PQH" w:date="2026-04-07T11:25:00Z" w16du:dateUtc="2026-04-07T04:25:00Z"/>
                <w:rFonts w:ascii="Arial" w:hAnsi="Arial" w:cs="Arial"/>
                <w:sz w:val="18"/>
                <w:szCs w:val="18"/>
              </w:rPr>
            </w:pPr>
            <w:ins w:id="6616" w:author="KPMG_PQH" w:date="2026-04-07T11:25:00Z" w16du:dateUtc="2026-04-07T04:25:00Z">
              <w:r>
                <w:rPr>
                  <w:rFonts w:ascii="Arial" w:hAnsi="Arial" w:cs="Arial"/>
                  <w:sz w:val="18"/>
                  <w:szCs w:val="18"/>
                </w:rPr>
                <w:t>VIET HUNG JOINT STOCK COMPANY</w:t>
              </w:r>
            </w:ins>
          </w:p>
        </w:tc>
        <w:tc>
          <w:tcPr>
            <w:tcW w:w="846" w:type="pct"/>
            <w:tcBorders>
              <w:top w:val="single" w:sz="4" w:space="0" w:color="auto"/>
              <w:left w:val="nil"/>
              <w:bottom w:val="single" w:sz="4" w:space="0" w:color="auto"/>
              <w:right w:val="single" w:sz="4" w:space="0" w:color="auto"/>
            </w:tcBorders>
            <w:vAlign w:val="center"/>
          </w:tcPr>
          <w:p w14:paraId="2740E22B" w14:textId="579DA079" w:rsidR="005C6609" w:rsidRDefault="005C6609" w:rsidP="005C6609">
            <w:pPr>
              <w:jc w:val="center"/>
              <w:rPr>
                <w:ins w:id="6617" w:author="KPMG_PQH" w:date="2026-04-07T11:25:00Z" w16du:dateUtc="2026-04-07T04:25:00Z"/>
                <w:rFonts w:ascii="Arial" w:hAnsi="Arial" w:cs="Arial"/>
                <w:sz w:val="18"/>
                <w:szCs w:val="18"/>
              </w:rPr>
            </w:pPr>
            <w:ins w:id="661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F31440A" w14:textId="55221DBE" w:rsidR="005C6609" w:rsidRDefault="005C6609" w:rsidP="005C6609">
            <w:pPr>
              <w:rPr>
                <w:ins w:id="6619" w:author="KPMG_PQH" w:date="2026-04-07T11:25:00Z" w16du:dateUtc="2026-04-07T04:25:00Z"/>
                <w:rFonts w:ascii="Arial" w:hAnsi="Arial" w:cs="Arial"/>
                <w:color w:val="000000"/>
                <w:sz w:val="18"/>
                <w:szCs w:val="18"/>
              </w:rPr>
            </w:pPr>
            <w:ins w:id="6620" w:author="KPMG_PQH" w:date="2026-04-07T11:25:00Z" w16du:dateUtc="2026-04-07T04:25:00Z">
              <w:r>
                <w:rPr>
                  <w:rFonts w:ascii="Arial" w:hAnsi="Arial" w:cs="Arial"/>
                  <w:color w:val="000000"/>
                  <w:sz w:val="18"/>
                  <w:szCs w:val="18"/>
                </w:rPr>
                <w:t>Continuous loss making</w:t>
              </w:r>
            </w:ins>
          </w:p>
        </w:tc>
      </w:tr>
      <w:tr w:rsidR="005C6609" w:rsidRPr="00322061" w14:paraId="0A3D0BE2" w14:textId="77777777" w:rsidTr="00777313">
        <w:trPr>
          <w:trHeight w:val="20"/>
          <w:ins w:id="662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DE2D94A" w14:textId="18DBEF6C" w:rsidR="005C6609" w:rsidRDefault="005C6609" w:rsidP="005C6609">
            <w:pPr>
              <w:jc w:val="center"/>
              <w:rPr>
                <w:ins w:id="6622" w:author="KPMG_PQH" w:date="2026-04-07T11:25:00Z" w16du:dateUtc="2026-04-07T04:25:00Z"/>
                <w:rFonts w:ascii="Arial" w:hAnsi="Arial" w:cs="Arial"/>
                <w:sz w:val="18"/>
                <w:szCs w:val="18"/>
              </w:rPr>
            </w:pPr>
            <w:ins w:id="6623" w:author="KPMG_PQH" w:date="2026-04-07T11:25:00Z" w16du:dateUtc="2026-04-07T04:25:00Z">
              <w:r>
                <w:rPr>
                  <w:rFonts w:ascii="Arial" w:hAnsi="Arial" w:cs="Arial"/>
                  <w:sz w:val="18"/>
                  <w:szCs w:val="18"/>
                </w:rPr>
                <w:t>389</w:t>
              </w:r>
            </w:ins>
          </w:p>
        </w:tc>
        <w:tc>
          <w:tcPr>
            <w:tcW w:w="2351" w:type="pct"/>
            <w:tcBorders>
              <w:top w:val="single" w:sz="4" w:space="0" w:color="auto"/>
              <w:left w:val="nil"/>
              <w:bottom w:val="single" w:sz="4" w:space="0" w:color="auto"/>
              <w:right w:val="single" w:sz="4" w:space="0" w:color="auto"/>
            </w:tcBorders>
            <w:vAlign w:val="center"/>
          </w:tcPr>
          <w:p w14:paraId="52B6AC78" w14:textId="487CBD34" w:rsidR="005C6609" w:rsidRDefault="005C6609" w:rsidP="005C6609">
            <w:pPr>
              <w:rPr>
                <w:ins w:id="6624" w:author="KPMG_PQH" w:date="2026-04-07T11:25:00Z" w16du:dateUtc="2026-04-07T04:25:00Z"/>
                <w:rFonts w:ascii="Arial" w:hAnsi="Arial" w:cs="Arial"/>
                <w:sz w:val="18"/>
                <w:szCs w:val="18"/>
              </w:rPr>
            </w:pPr>
            <w:ins w:id="6625" w:author="KPMG_PQH" w:date="2026-04-07T11:25:00Z" w16du:dateUtc="2026-04-07T04:25:00Z">
              <w:r>
                <w:rPr>
                  <w:rFonts w:ascii="Arial" w:hAnsi="Arial" w:cs="Arial"/>
                  <w:sz w:val="18"/>
                  <w:szCs w:val="18"/>
                </w:rPr>
                <w:t>VIET JIGGY COMMERCIAL AND MECHANICAL PRODUCTION COMPANY LIMITED</w:t>
              </w:r>
            </w:ins>
          </w:p>
        </w:tc>
        <w:tc>
          <w:tcPr>
            <w:tcW w:w="846" w:type="pct"/>
            <w:tcBorders>
              <w:top w:val="single" w:sz="4" w:space="0" w:color="auto"/>
              <w:left w:val="nil"/>
              <w:bottom w:val="single" w:sz="4" w:space="0" w:color="auto"/>
              <w:right w:val="single" w:sz="4" w:space="0" w:color="auto"/>
            </w:tcBorders>
            <w:vAlign w:val="center"/>
          </w:tcPr>
          <w:p w14:paraId="45036776" w14:textId="74734BDB" w:rsidR="005C6609" w:rsidRDefault="005C6609" w:rsidP="005C6609">
            <w:pPr>
              <w:jc w:val="center"/>
              <w:rPr>
                <w:ins w:id="6626" w:author="KPMG_PQH" w:date="2026-04-07T11:25:00Z" w16du:dateUtc="2026-04-07T04:25:00Z"/>
                <w:rFonts w:ascii="Arial" w:hAnsi="Arial" w:cs="Arial"/>
                <w:sz w:val="18"/>
                <w:szCs w:val="18"/>
              </w:rPr>
            </w:pPr>
            <w:ins w:id="662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EA4FAFA" w14:textId="0631F3D8" w:rsidR="005C6609" w:rsidRDefault="005C6609" w:rsidP="005C6609">
            <w:pPr>
              <w:rPr>
                <w:ins w:id="6628" w:author="KPMG_PQH" w:date="2026-04-07T11:25:00Z" w16du:dateUtc="2026-04-07T04:25:00Z"/>
                <w:rFonts w:ascii="Arial" w:hAnsi="Arial" w:cs="Arial"/>
                <w:color w:val="000000"/>
                <w:sz w:val="18"/>
                <w:szCs w:val="18"/>
              </w:rPr>
            </w:pPr>
            <w:ins w:id="6629" w:author="KPMG_PQH" w:date="2026-04-07T11:25:00Z" w16du:dateUtc="2026-04-07T04:25:00Z">
              <w:r>
                <w:rPr>
                  <w:rFonts w:ascii="Arial" w:hAnsi="Arial" w:cs="Arial"/>
                  <w:color w:val="000000"/>
                  <w:sz w:val="18"/>
                  <w:szCs w:val="18"/>
                </w:rPr>
                <w:t>Non-comparable products</w:t>
              </w:r>
            </w:ins>
          </w:p>
        </w:tc>
      </w:tr>
      <w:tr w:rsidR="005C6609" w:rsidRPr="00322061" w14:paraId="3BD7B3E7" w14:textId="77777777" w:rsidTr="00777313">
        <w:trPr>
          <w:trHeight w:val="20"/>
          <w:ins w:id="663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2FDA661" w14:textId="45644C82" w:rsidR="005C6609" w:rsidRDefault="005C6609" w:rsidP="005C6609">
            <w:pPr>
              <w:jc w:val="center"/>
              <w:rPr>
                <w:ins w:id="6631" w:author="KPMG_PQH" w:date="2026-04-07T11:25:00Z" w16du:dateUtc="2026-04-07T04:25:00Z"/>
                <w:rFonts w:ascii="Arial" w:hAnsi="Arial" w:cs="Arial"/>
                <w:sz w:val="18"/>
                <w:szCs w:val="18"/>
              </w:rPr>
            </w:pPr>
            <w:ins w:id="6632" w:author="KPMG_PQH" w:date="2026-04-07T11:25:00Z" w16du:dateUtc="2026-04-07T04:25:00Z">
              <w:r>
                <w:rPr>
                  <w:rFonts w:ascii="Arial" w:hAnsi="Arial" w:cs="Arial"/>
                  <w:sz w:val="18"/>
                  <w:szCs w:val="18"/>
                </w:rPr>
                <w:t>390</w:t>
              </w:r>
            </w:ins>
          </w:p>
        </w:tc>
        <w:tc>
          <w:tcPr>
            <w:tcW w:w="2351" w:type="pct"/>
            <w:tcBorders>
              <w:top w:val="single" w:sz="4" w:space="0" w:color="auto"/>
              <w:left w:val="nil"/>
              <w:bottom w:val="single" w:sz="4" w:space="0" w:color="auto"/>
              <w:right w:val="single" w:sz="4" w:space="0" w:color="auto"/>
            </w:tcBorders>
            <w:vAlign w:val="center"/>
          </w:tcPr>
          <w:p w14:paraId="37E4C9CE" w14:textId="33D7E30E" w:rsidR="005C6609" w:rsidRDefault="005C6609" w:rsidP="005C6609">
            <w:pPr>
              <w:rPr>
                <w:ins w:id="6633" w:author="KPMG_PQH" w:date="2026-04-07T11:25:00Z" w16du:dateUtc="2026-04-07T04:25:00Z"/>
                <w:rFonts w:ascii="Arial" w:hAnsi="Arial" w:cs="Arial"/>
                <w:sz w:val="18"/>
                <w:szCs w:val="18"/>
              </w:rPr>
            </w:pPr>
            <w:ins w:id="6634" w:author="KPMG_PQH" w:date="2026-04-07T11:25:00Z" w16du:dateUtc="2026-04-07T04:25:00Z">
              <w:r>
                <w:rPr>
                  <w:rFonts w:ascii="Arial" w:hAnsi="Arial" w:cs="Arial"/>
                  <w:sz w:val="18"/>
                  <w:szCs w:val="18"/>
                </w:rPr>
                <w:t>VIET NAM 3 MIEN AGRICULTURAL PRODUCT CORPORATION</w:t>
              </w:r>
            </w:ins>
          </w:p>
        </w:tc>
        <w:tc>
          <w:tcPr>
            <w:tcW w:w="846" w:type="pct"/>
            <w:tcBorders>
              <w:top w:val="single" w:sz="4" w:space="0" w:color="auto"/>
              <w:left w:val="nil"/>
              <w:bottom w:val="single" w:sz="4" w:space="0" w:color="auto"/>
              <w:right w:val="single" w:sz="4" w:space="0" w:color="auto"/>
            </w:tcBorders>
            <w:vAlign w:val="center"/>
          </w:tcPr>
          <w:p w14:paraId="5F1EB342" w14:textId="7C2E6307" w:rsidR="005C6609" w:rsidRDefault="005C6609" w:rsidP="005C6609">
            <w:pPr>
              <w:jc w:val="center"/>
              <w:rPr>
                <w:ins w:id="6635" w:author="KPMG_PQH" w:date="2026-04-07T11:25:00Z" w16du:dateUtc="2026-04-07T04:25:00Z"/>
                <w:rFonts w:ascii="Arial" w:hAnsi="Arial" w:cs="Arial"/>
                <w:sz w:val="18"/>
                <w:szCs w:val="18"/>
              </w:rPr>
            </w:pPr>
            <w:ins w:id="663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7CFD97F" w14:textId="1A9A06AC" w:rsidR="005C6609" w:rsidRDefault="005C6609" w:rsidP="005C6609">
            <w:pPr>
              <w:rPr>
                <w:ins w:id="6637" w:author="KPMG_PQH" w:date="2026-04-07T11:25:00Z" w16du:dateUtc="2026-04-07T04:25:00Z"/>
                <w:rFonts w:ascii="Arial" w:hAnsi="Arial" w:cs="Arial"/>
                <w:color w:val="000000"/>
                <w:sz w:val="18"/>
                <w:szCs w:val="18"/>
              </w:rPr>
            </w:pPr>
            <w:ins w:id="6638" w:author="KPMG_PQH" w:date="2026-04-07T11:25:00Z" w16du:dateUtc="2026-04-07T04:25:00Z">
              <w:r>
                <w:rPr>
                  <w:rFonts w:ascii="Arial" w:hAnsi="Arial" w:cs="Arial"/>
                  <w:color w:val="000000"/>
                  <w:sz w:val="18"/>
                  <w:szCs w:val="18"/>
                </w:rPr>
                <w:t>Insufficient financial data</w:t>
              </w:r>
            </w:ins>
          </w:p>
        </w:tc>
      </w:tr>
      <w:tr w:rsidR="005C6609" w:rsidRPr="00322061" w14:paraId="6DFB3B49" w14:textId="77777777" w:rsidTr="00777313">
        <w:trPr>
          <w:trHeight w:val="20"/>
          <w:ins w:id="663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D1D8BCB" w14:textId="21FEA32B" w:rsidR="005C6609" w:rsidRDefault="005C6609" w:rsidP="005C6609">
            <w:pPr>
              <w:jc w:val="center"/>
              <w:rPr>
                <w:ins w:id="6640" w:author="KPMG_PQH" w:date="2026-04-07T11:25:00Z" w16du:dateUtc="2026-04-07T04:25:00Z"/>
                <w:rFonts w:ascii="Arial" w:hAnsi="Arial" w:cs="Arial"/>
                <w:sz w:val="18"/>
                <w:szCs w:val="18"/>
              </w:rPr>
            </w:pPr>
            <w:ins w:id="6641" w:author="KPMG_PQH" w:date="2026-04-07T11:25:00Z" w16du:dateUtc="2026-04-07T04:25:00Z">
              <w:r>
                <w:rPr>
                  <w:rFonts w:ascii="Arial" w:hAnsi="Arial" w:cs="Arial"/>
                  <w:sz w:val="18"/>
                  <w:szCs w:val="18"/>
                </w:rPr>
                <w:t>391</w:t>
              </w:r>
            </w:ins>
          </w:p>
        </w:tc>
        <w:tc>
          <w:tcPr>
            <w:tcW w:w="2351" w:type="pct"/>
            <w:tcBorders>
              <w:top w:val="single" w:sz="4" w:space="0" w:color="auto"/>
              <w:left w:val="nil"/>
              <w:bottom w:val="single" w:sz="4" w:space="0" w:color="auto"/>
              <w:right w:val="single" w:sz="4" w:space="0" w:color="auto"/>
            </w:tcBorders>
            <w:vAlign w:val="center"/>
          </w:tcPr>
          <w:p w14:paraId="5188D3A5" w14:textId="40C66251" w:rsidR="005C6609" w:rsidRDefault="005C6609" w:rsidP="005C6609">
            <w:pPr>
              <w:rPr>
                <w:ins w:id="6642" w:author="KPMG_PQH" w:date="2026-04-07T11:25:00Z" w16du:dateUtc="2026-04-07T04:25:00Z"/>
                <w:rFonts w:ascii="Arial" w:hAnsi="Arial" w:cs="Arial"/>
                <w:sz w:val="18"/>
                <w:szCs w:val="18"/>
              </w:rPr>
            </w:pPr>
            <w:ins w:id="6643" w:author="KPMG_PQH" w:date="2026-04-07T11:25:00Z" w16du:dateUtc="2026-04-07T04:25:00Z">
              <w:r>
                <w:rPr>
                  <w:rFonts w:ascii="Arial" w:hAnsi="Arial" w:cs="Arial"/>
                  <w:sz w:val="18"/>
                  <w:szCs w:val="18"/>
                </w:rPr>
                <w:t>VIET NAM B.I.C DEVELOPMENT GROUP</w:t>
              </w:r>
            </w:ins>
          </w:p>
        </w:tc>
        <w:tc>
          <w:tcPr>
            <w:tcW w:w="846" w:type="pct"/>
            <w:tcBorders>
              <w:top w:val="single" w:sz="4" w:space="0" w:color="auto"/>
              <w:left w:val="nil"/>
              <w:bottom w:val="single" w:sz="4" w:space="0" w:color="auto"/>
              <w:right w:val="single" w:sz="4" w:space="0" w:color="auto"/>
            </w:tcBorders>
            <w:vAlign w:val="center"/>
          </w:tcPr>
          <w:p w14:paraId="092C462C" w14:textId="15B69206" w:rsidR="005C6609" w:rsidRDefault="005C6609" w:rsidP="005C6609">
            <w:pPr>
              <w:jc w:val="center"/>
              <w:rPr>
                <w:ins w:id="6644" w:author="KPMG_PQH" w:date="2026-04-07T11:25:00Z" w16du:dateUtc="2026-04-07T04:25:00Z"/>
                <w:rFonts w:ascii="Arial" w:hAnsi="Arial" w:cs="Arial"/>
                <w:sz w:val="18"/>
                <w:szCs w:val="18"/>
              </w:rPr>
            </w:pPr>
            <w:ins w:id="664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28CC8AD" w14:textId="180CA66E" w:rsidR="005C6609" w:rsidRDefault="005C6609" w:rsidP="005C6609">
            <w:pPr>
              <w:rPr>
                <w:ins w:id="6646" w:author="KPMG_PQH" w:date="2026-04-07T11:25:00Z" w16du:dateUtc="2026-04-07T04:25:00Z"/>
                <w:rFonts w:ascii="Arial" w:hAnsi="Arial" w:cs="Arial"/>
                <w:color w:val="000000"/>
                <w:sz w:val="18"/>
                <w:szCs w:val="18"/>
              </w:rPr>
            </w:pPr>
            <w:ins w:id="6647" w:author="KPMG_PQH" w:date="2026-04-07T11:25:00Z" w16du:dateUtc="2026-04-07T04:25:00Z">
              <w:r>
                <w:rPr>
                  <w:rFonts w:ascii="Arial" w:hAnsi="Arial" w:cs="Arial"/>
                  <w:color w:val="000000"/>
                  <w:sz w:val="18"/>
                  <w:szCs w:val="18"/>
                </w:rPr>
                <w:t>Insufficient financial data</w:t>
              </w:r>
            </w:ins>
          </w:p>
        </w:tc>
      </w:tr>
      <w:tr w:rsidR="005C6609" w:rsidRPr="00322061" w14:paraId="35D3E294" w14:textId="77777777" w:rsidTr="00777313">
        <w:trPr>
          <w:trHeight w:val="20"/>
          <w:ins w:id="664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A1E4054" w14:textId="385990EB" w:rsidR="005C6609" w:rsidRDefault="005C6609" w:rsidP="005C6609">
            <w:pPr>
              <w:jc w:val="center"/>
              <w:rPr>
                <w:ins w:id="6649" w:author="KPMG_PQH" w:date="2026-04-07T11:25:00Z" w16du:dateUtc="2026-04-07T04:25:00Z"/>
                <w:rFonts w:ascii="Arial" w:hAnsi="Arial" w:cs="Arial"/>
                <w:sz w:val="18"/>
                <w:szCs w:val="18"/>
              </w:rPr>
            </w:pPr>
            <w:ins w:id="6650" w:author="KPMG_PQH" w:date="2026-04-07T11:25:00Z" w16du:dateUtc="2026-04-07T04:25:00Z">
              <w:r>
                <w:rPr>
                  <w:rFonts w:ascii="Arial" w:hAnsi="Arial" w:cs="Arial"/>
                  <w:sz w:val="18"/>
                  <w:szCs w:val="18"/>
                </w:rPr>
                <w:t>392</w:t>
              </w:r>
            </w:ins>
          </w:p>
        </w:tc>
        <w:tc>
          <w:tcPr>
            <w:tcW w:w="2351" w:type="pct"/>
            <w:tcBorders>
              <w:top w:val="single" w:sz="4" w:space="0" w:color="auto"/>
              <w:left w:val="nil"/>
              <w:bottom w:val="single" w:sz="4" w:space="0" w:color="auto"/>
              <w:right w:val="single" w:sz="4" w:space="0" w:color="auto"/>
            </w:tcBorders>
            <w:vAlign w:val="center"/>
          </w:tcPr>
          <w:p w14:paraId="5596BB25" w14:textId="5F1961BC" w:rsidR="005C6609" w:rsidRDefault="005C6609" w:rsidP="005C6609">
            <w:pPr>
              <w:rPr>
                <w:ins w:id="6651" w:author="KPMG_PQH" w:date="2026-04-07T11:25:00Z" w16du:dateUtc="2026-04-07T04:25:00Z"/>
                <w:rFonts w:ascii="Arial" w:hAnsi="Arial" w:cs="Arial"/>
                <w:sz w:val="18"/>
                <w:szCs w:val="18"/>
              </w:rPr>
            </w:pPr>
            <w:ins w:id="6652" w:author="KPMG_PQH" w:date="2026-04-07T11:25:00Z" w16du:dateUtc="2026-04-07T04:25:00Z">
              <w:r>
                <w:rPr>
                  <w:rFonts w:ascii="Arial" w:hAnsi="Arial" w:cs="Arial"/>
                  <w:sz w:val="18"/>
                  <w:szCs w:val="18"/>
                </w:rPr>
                <w:t>VIET NAM BASKETBALL MEDIA JOINT STOCK COMPANY</w:t>
              </w:r>
            </w:ins>
          </w:p>
        </w:tc>
        <w:tc>
          <w:tcPr>
            <w:tcW w:w="846" w:type="pct"/>
            <w:tcBorders>
              <w:top w:val="single" w:sz="4" w:space="0" w:color="auto"/>
              <w:left w:val="nil"/>
              <w:bottom w:val="single" w:sz="4" w:space="0" w:color="auto"/>
              <w:right w:val="single" w:sz="4" w:space="0" w:color="auto"/>
            </w:tcBorders>
            <w:vAlign w:val="center"/>
          </w:tcPr>
          <w:p w14:paraId="1296521C" w14:textId="6BC74562" w:rsidR="005C6609" w:rsidRDefault="005C6609" w:rsidP="005C6609">
            <w:pPr>
              <w:jc w:val="center"/>
              <w:rPr>
                <w:ins w:id="6653" w:author="KPMG_PQH" w:date="2026-04-07T11:25:00Z" w16du:dateUtc="2026-04-07T04:25:00Z"/>
                <w:rFonts w:ascii="Arial" w:hAnsi="Arial" w:cs="Arial"/>
                <w:sz w:val="18"/>
                <w:szCs w:val="18"/>
              </w:rPr>
            </w:pPr>
            <w:ins w:id="665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BD8C395" w14:textId="56BDA381" w:rsidR="005C6609" w:rsidRDefault="005C6609" w:rsidP="005C6609">
            <w:pPr>
              <w:rPr>
                <w:ins w:id="6655" w:author="KPMG_PQH" w:date="2026-04-07T11:25:00Z" w16du:dateUtc="2026-04-07T04:25:00Z"/>
                <w:rFonts w:ascii="Arial" w:hAnsi="Arial" w:cs="Arial"/>
                <w:color w:val="000000"/>
                <w:sz w:val="18"/>
                <w:szCs w:val="18"/>
              </w:rPr>
            </w:pPr>
            <w:ins w:id="6656" w:author="KPMG_PQH" w:date="2026-04-07T11:25:00Z" w16du:dateUtc="2026-04-07T04:25:00Z">
              <w:r>
                <w:rPr>
                  <w:rFonts w:ascii="Arial" w:hAnsi="Arial" w:cs="Arial"/>
                  <w:color w:val="000000"/>
                  <w:sz w:val="18"/>
                  <w:szCs w:val="18"/>
                </w:rPr>
                <w:t>Insufficient financial data</w:t>
              </w:r>
            </w:ins>
          </w:p>
        </w:tc>
      </w:tr>
      <w:tr w:rsidR="005C6609" w:rsidRPr="00322061" w14:paraId="6F839869" w14:textId="77777777" w:rsidTr="00777313">
        <w:trPr>
          <w:trHeight w:val="20"/>
          <w:ins w:id="665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CA80B21" w14:textId="44368313" w:rsidR="005C6609" w:rsidRDefault="005C6609" w:rsidP="005C6609">
            <w:pPr>
              <w:jc w:val="center"/>
              <w:rPr>
                <w:ins w:id="6658" w:author="KPMG_PQH" w:date="2026-04-07T11:25:00Z" w16du:dateUtc="2026-04-07T04:25:00Z"/>
                <w:rFonts w:ascii="Arial" w:hAnsi="Arial" w:cs="Arial"/>
                <w:sz w:val="18"/>
                <w:szCs w:val="18"/>
              </w:rPr>
            </w:pPr>
            <w:ins w:id="6659" w:author="KPMG_PQH" w:date="2026-04-07T11:25:00Z" w16du:dateUtc="2026-04-07T04:25:00Z">
              <w:r>
                <w:rPr>
                  <w:rFonts w:ascii="Arial" w:hAnsi="Arial" w:cs="Arial"/>
                  <w:sz w:val="18"/>
                  <w:szCs w:val="18"/>
                </w:rPr>
                <w:t>393</w:t>
              </w:r>
            </w:ins>
          </w:p>
        </w:tc>
        <w:tc>
          <w:tcPr>
            <w:tcW w:w="2351" w:type="pct"/>
            <w:tcBorders>
              <w:top w:val="single" w:sz="4" w:space="0" w:color="auto"/>
              <w:left w:val="nil"/>
              <w:bottom w:val="single" w:sz="4" w:space="0" w:color="auto"/>
              <w:right w:val="single" w:sz="4" w:space="0" w:color="auto"/>
            </w:tcBorders>
            <w:vAlign w:val="center"/>
          </w:tcPr>
          <w:p w14:paraId="75BFAFC6" w14:textId="7A4F495D" w:rsidR="005C6609" w:rsidRDefault="005C6609" w:rsidP="005C6609">
            <w:pPr>
              <w:rPr>
                <w:ins w:id="6660" w:author="KPMG_PQH" w:date="2026-04-07T11:25:00Z" w16du:dateUtc="2026-04-07T04:25:00Z"/>
                <w:rFonts w:ascii="Arial" w:hAnsi="Arial" w:cs="Arial"/>
                <w:sz w:val="18"/>
                <w:szCs w:val="18"/>
              </w:rPr>
            </w:pPr>
            <w:ins w:id="6661" w:author="KPMG_PQH" w:date="2026-04-07T11:25:00Z" w16du:dateUtc="2026-04-07T04:25:00Z">
              <w:r>
                <w:rPr>
                  <w:rFonts w:ascii="Arial" w:hAnsi="Arial" w:cs="Arial"/>
                  <w:sz w:val="18"/>
                  <w:szCs w:val="18"/>
                </w:rPr>
                <w:t>VIET NAM CROSS MEDIA JOINT STOCK COMPANY</w:t>
              </w:r>
            </w:ins>
          </w:p>
        </w:tc>
        <w:tc>
          <w:tcPr>
            <w:tcW w:w="846" w:type="pct"/>
            <w:tcBorders>
              <w:top w:val="single" w:sz="4" w:space="0" w:color="auto"/>
              <w:left w:val="nil"/>
              <w:bottom w:val="single" w:sz="4" w:space="0" w:color="auto"/>
              <w:right w:val="single" w:sz="4" w:space="0" w:color="auto"/>
            </w:tcBorders>
            <w:vAlign w:val="center"/>
          </w:tcPr>
          <w:p w14:paraId="55C74760" w14:textId="4EBE7057" w:rsidR="005C6609" w:rsidRDefault="005C6609" w:rsidP="005C6609">
            <w:pPr>
              <w:jc w:val="center"/>
              <w:rPr>
                <w:ins w:id="6662" w:author="KPMG_PQH" w:date="2026-04-07T11:25:00Z" w16du:dateUtc="2026-04-07T04:25:00Z"/>
                <w:rFonts w:ascii="Arial" w:hAnsi="Arial" w:cs="Arial"/>
                <w:sz w:val="18"/>
                <w:szCs w:val="18"/>
              </w:rPr>
            </w:pPr>
            <w:ins w:id="666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909FEDF" w14:textId="7AE8A7AC" w:rsidR="005C6609" w:rsidRDefault="005C6609" w:rsidP="005C6609">
            <w:pPr>
              <w:rPr>
                <w:ins w:id="6664" w:author="KPMG_PQH" w:date="2026-04-07T11:25:00Z" w16du:dateUtc="2026-04-07T04:25:00Z"/>
                <w:rFonts w:ascii="Arial" w:hAnsi="Arial" w:cs="Arial"/>
                <w:color w:val="000000"/>
                <w:sz w:val="18"/>
                <w:szCs w:val="18"/>
              </w:rPr>
            </w:pPr>
            <w:ins w:id="6665" w:author="KPMG_PQH" w:date="2026-04-07T11:25:00Z" w16du:dateUtc="2026-04-07T04:25:00Z">
              <w:r>
                <w:rPr>
                  <w:rFonts w:ascii="Arial" w:hAnsi="Arial" w:cs="Arial"/>
                  <w:color w:val="000000"/>
                  <w:sz w:val="18"/>
                  <w:szCs w:val="18"/>
                </w:rPr>
                <w:t>Insufficient financial data</w:t>
              </w:r>
            </w:ins>
          </w:p>
        </w:tc>
      </w:tr>
      <w:tr w:rsidR="005C6609" w:rsidRPr="00322061" w14:paraId="21E13718" w14:textId="77777777" w:rsidTr="00777313">
        <w:trPr>
          <w:trHeight w:val="20"/>
          <w:ins w:id="666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67AE776" w14:textId="4A756B2B" w:rsidR="005C6609" w:rsidRDefault="005C6609" w:rsidP="005C6609">
            <w:pPr>
              <w:jc w:val="center"/>
              <w:rPr>
                <w:ins w:id="6667" w:author="KPMG_PQH" w:date="2026-04-07T11:25:00Z" w16du:dateUtc="2026-04-07T04:25:00Z"/>
                <w:rFonts w:ascii="Arial" w:hAnsi="Arial" w:cs="Arial"/>
                <w:sz w:val="18"/>
                <w:szCs w:val="18"/>
              </w:rPr>
            </w:pPr>
            <w:ins w:id="6668" w:author="KPMG_PQH" w:date="2026-04-07T11:25:00Z" w16du:dateUtc="2026-04-07T04:25:00Z">
              <w:r>
                <w:rPr>
                  <w:rFonts w:ascii="Arial" w:hAnsi="Arial" w:cs="Arial"/>
                  <w:sz w:val="18"/>
                  <w:szCs w:val="18"/>
                </w:rPr>
                <w:t>394</w:t>
              </w:r>
            </w:ins>
          </w:p>
        </w:tc>
        <w:tc>
          <w:tcPr>
            <w:tcW w:w="2351" w:type="pct"/>
            <w:tcBorders>
              <w:top w:val="single" w:sz="4" w:space="0" w:color="auto"/>
              <w:left w:val="nil"/>
              <w:bottom w:val="single" w:sz="4" w:space="0" w:color="auto"/>
              <w:right w:val="single" w:sz="4" w:space="0" w:color="auto"/>
            </w:tcBorders>
            <w:vAlign w:val="center"/>
          </w:tcPr>
          <w:p w14:paraId="540E6252" w14:textId="159D29DD" w:rsidR="005C6609" w:rsidRDefault="005C6609" w:rsidP="005C6609">
            <w:pPr>
              <w:rPr>
                <w:ins w:id="6669" w:author="KPMG_PQH" w:date="2026-04-07T11:25:00Z" w16du:dateUtc="2026-04-07T04:25:00Z"/>
                <w:rFonts w:ascii="Arial" w:hAnsi="Arial" w:cs="Arial"/>
                <w:sz w:val="18"/>
                <w:szCs w:val="18"/>
              </w:rPr>
            </w:pPr>
            <w:ins w:id="6670" w:author="KPMG_PQH" w:date="2026-04-07T11:25:00Z" w16du:dateUtc="2026-04-07T04:25:00Z">
              <w:r>
                <w:rPr>
                  <w:rFonts w:ascii="Arial" w:hAnsi="Arial" w:cs="Arial"/>
                  <w:sz w:val="18"/>
                  <w:szCs w:val="18"/>
                </w:rPr>
                <w:t>VIET NAM DEBT TRADING SERVICE INVEST JOINT STOCK COMPANY</w:t>
              </w:r>
            </w:ins>
          </w:p>
        </w:tc>
        <w:tc>
          <w:tcPr>
            <w:tcW w:w="846" w:type="pct"/>
            <w:tcBorders>
              <w:top w:val="single" w:sz="4" w:space="0" w:color="auto"/>
              <w:left w:val="nil"/>
              <w:bottom w:val="single" w:sz="4" w:space="0" w:color="auto"/>
              <w:right w:val="single" w:sz="4" w:space="0" w:color="auto"/>
            </w:tcBorders>
            <w:vAlign w:val="center"/>
          </w:tcPr>
          <w:p w14:paraId="46DED66E" w14:textId="495BC393" w:rsidR="005C6609" w:rsidRDefault="005C6609" w:rsidP="005C6609">
            <w:pPr>
              <w:jc w:val="center"/>
              <w:rPr>
                <w:ins w:id="6671" w:author="KPMG_PQH" w:date="2026-04-07T11:25:00Z" w16du:dateUtc="2026-04-07T04:25:00Z"/>
                <w:rFonts w:ascii="Arial" w:hAnsi="Arial" w:cs="Arial"/>
                <w:sz w:val="18"/>
                <w:szCs w:val="18"/>
              </w:rPr>
            </w:pPr>
            <w:ins w:id="667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DD5105A" w14:textId="606AB265" w:rsidR="005C6609" w:rsidRDefault="005C6609" w:rsidP="005C6609">
            <w:pPr>
              <w:rPr>
                <w:ins w:id="6673" w:author="KPMG_PQH" w:date="2026-04-07T11:25:00Z" w16du:dateUtc="2026-04-07T04:25:00Z"/>
                <w:rFonts w:ascii="Arial" w:hAnsi="Arial" w:cs="Arial"/>
                <w:color w:val="000000"/>
                <w:sz w:val="18"/>
                <w:szCs w:val="18"/>
              </w:rPr>
            </w:pPr>
            <w:ins w:id="6674" w:author="KPMG_PQH" w:date="2026-04-07T11:25:00Z" w16du:dateUtc="2026-04-07T04:25:00Z">
              <w:r>
                <w:rPr>
                  <w:rFonts w:ascii="Arial" w:hAnsi="Arial" w:cs="Arial"/>
                  <w:color w:val="000000"/>
                  <w:sz w:val="18"/>
                  <w:szCs w:val="18"/>
                </w:rPr>
                <w:t>Insufficient financial data</w:t>
              </w:r>
            </w:ins>
          </w:p>
        </w:tc>
      </w:tr>
      <w:tr w:rsidR="005C6609" w:rsidRPr="00322061" w14:paraId="0D7F002A" w14:textId="77777777" w:rsidTr="00777313">
        <w:trPr>
          <w:trHeight w:val="20"/>
          <w:ins w:id="667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80B6ADC" w14:textId="784ABE48" w:rsidR="005C6609" w:rsidRDefault="005C6609" w:rsidP="005C6609">
            <w:pPr>
              <w:jc w:val="center"/>
              <w:rPr>
                <w:ins w:id="6676" w:author="KPMG_PQH" w:date="2026-04-07T11:25:00Z" w16du:dateUtc="2026-04-07T04:25:00Z"/>
                <w:rFonts w:ascii="Arial" w:hAnsi="Arial" w:cs="Arial"/>
                <w:sz w:val="18"/>
                <w:szCs w:val="18"/>
              </w:rPr>
            </w:pPr>
            <w:ins w:id="6677" w:author="KPMG_PQH" w:date="2026-04-07T11:25:00Z" w16du:dateUtc="2026-04-07T04:25:00Z">
              <w:r>
                <w:rPr>
                  <w:rFonts w:ascii="Arial" w:hAnsi="Arial" w:cs="Arial"/>
                  <w:sz w:val="18"/>
                  <w:szCs w:val="18"/>
                </w:rPr>
                <w:t>395</w:t>
              </w:r>
            </w:ins>
          </w:p>
        </w:tc>
        <w:tc>
          <w:tcPr>
            <w:tcW w:w="2351" w:type="pct"/>
            <w:tcBorders>
              <w:top w:val="single" w:sz="4" w:space="0" w:color="auto"/>
              <w:left w:val="nil"/>
              <w:bottom w:val="single" w:sz="4" w:space="0" w:color="auto"/>
              <w:right w:val="single" w:sz="4" w:space="0" w:color="auto"/>
            </w:tcBorders>
            <w:vAlign w:val="center"/>
          </w:tcPr>
          <w:p w14:paraId="490F5D47" w14:textId="6672B814" w:rsidR="005C6609" w:rsidRDefault="005C6609" w:rsidP="005C6609">
            <w:pPr>
              <w:rPr>
                <w:ins w:id="6678" w:author="KPMG_PQH" w:date="2026-04-07T11:25:00Z" w16du:dateUtc="2026-04-07T04:25:00Z"/>
                <w:rFonts w:ascii="Arial" w:hAnsi="Arial" w:cs="Arial"/>
                <w:sz w:val="18"/>
                <w:szCs w:val="18"/>
              </w:rPr>
            </w:pPr>
            <w:ins w:id="6679" w:author="KPMG_PQH" w:date="2026-04-07T11:25:00Z" w16du:dateUtc="2026-04-07T04:25:00Z">
              <w:r>
                <w:rPr>
                  <w:rFonts w:ascii="Arial" w:hAnsi="Arial" w:cs="Arial"/>
                  <w:sz w:val="18"/>
                  <w:szCs w:val="18"/>
                </w:rPr>
                <w:t>VIET NAM GREEN PRODUCTION JOINT STOCK COMPANY</w:t>
              </w:r>
            </w:ins>
          </w:p>
        </w:tc>
        <w:tc>
          <w:tcPr>
            <w:tcW w:w="846" w:type="pct"/>
            <w:tcBorders>
              <w:top w:val="single" w:sz="4" w:space="0" w:color="auto"/>
              <w:left w:val="nil"/>
              <w:bottom w:val="single" w:sz="4" w:space="0" w:color="auto"/>
              <w:right w:val="single" w:sz="4" w:space="0" w:color="auto"/>
            </w:tcBorders>
            <w:vAlign w:val="center"/>
          </w:tcPr>
          <w:p w14:paraId="6D7A4116" w14:textId="5A0CD512" w:rsidR="005C6609" w:rsidRDefault="005C6609" w:rsidP="005C6609">
            <w:pPr>
              <w:jc w:val="center"/>
              <w:rPr>
                <w:ins w:id="6680" w:author="KPMG_PQH" w:date="2026-04-07T11:25:00Z" w16du:dateUtc="2026-04-07T04:25:00Z"/>
                <w:rFonts w:ascii="Arial" w:hAnsi="Arial" w:cs="Arial"/>
                <w:sz w:val="18"/>
                <w:szCs w:val="18"/>
              </w:rPr>
            </w:pPr>
            <w:ins w:id="668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61FD019" w14:textId="3956EC68" w:rsidR="005C6609" w:rsidRDefault="005C6609" w:rsidP="005C6609">
            <w:pPr>
              <w:rPr>
                <w:ins w:id="6682" w:author="KPMG_PQH" w:date="2026-04-07T11:25:00Z" w16du:dateUtc="2026-04-07T04:25:00Z"/>
                <w:rFonts w:ascii="Arial" w:hAnsi="Arial" w:cs="Arial"/>
                <w:color w:val="000000"/>
                <w:sz w:val="18"/>
                <w:szCs w:val="18"/>
              </w:rPr>
            </w:pPr>
            <w:ins w:id="6683" w:author="KPMG_PQH" w:date="2026-04-07T11:25:00Z" w16du:dateUtc="2026-04-07T04:25:00Z">
              <w:r>
                <w:rPr>
                  <w:rFonts w:ascii="Arial" w:hAnsi="Arial" w:cs="Arial"/>
                  <w:color w:val="000000"/>
                  <w:sz w:val="18"/>
                  <w:szCs w:val="18"/>
                </w:rPr>
                <w:t>Insufficient information</w:t>
              </w:r>
            </w:ins>
          </w:p>
        </w:tc>
      </w:tr>
      <w:tr w:rsidR="005C6609" w:rsidRPr="00322061" w14:paraId="213BFA63" w14:textId="77777777" w:rsidTr="00777313">
        <w:trPr>
          <w:trHeight w:val="20"/>
          <w:ins w:id="668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C35FDC2" w14:textId="56B81597" w:rsidR="005C6609" w:rsidRDefault="005C6609" w:rsidP="005C6609">
            <w:pPr>
              <w:jc w:val="center"/>
              <w:rPr>
                <w:ins w:id="6685" w:author="KPMG_PQH" w:date="2026-04-07T11:25:00Z" w16du:dateUtc="2026-04-07T04:25:00Z"/>
                <w:rFonts w:ascii="Arial" w:hAnsi="Arial" w:cs="Arial"/>
                <w:sz w:val="18"/>
                <w:szCs w:val="18"/>
              </w:rPr>
            </w:pPr>
            <w:ins w:id="6686" w:author="KPMG_PQH" w:date="2026-04-07T11:25:00Z" w16du:dateUtc="2026-04-07T04:25:00Z">
              <w:r>
                <w:rPr>
                  <w:rFonts w:ascii="Arial" w:hAnsi="Arial" w:cs="Arial"/>
                  <w:sz w:val="18"/>
                  <w:szCs w:val="18"/>
                </w:rPr>
                <w:t>396</w:t>
              </w:r>
            </w:ins>
          </w:p>
        </w:tc>
        <w:tc>
          <w:tcPr>
            <w:tcW w:w="2351" w:type="pct"/>
            <w:tcBorders>
              <w:top w:val="single" w:sz="4" w:space="0" w:color="auto"/>
              <w:left w:val="nil"/>
              <w:bottom w:val="single" w:sz="4" w:space="0" w:color="auto"/>
              <w:right w:val="single" w:sz="4" w:space="0" w:color="auto"/>
            </w:tcBorders>
            <w:vAlign w:val="center"/>
          </w:tcPr>
          <w:p w14:paraId="1E54E5A7" w14:textId="6F212A74" w:rsidR="005C6609" w:rsidRDefault="005C6609" w:rsidP="005C6609">
            <w:pPr>
              <w:rPr>
                <w:ins w:id="6687" w:author="KPMG_PQH" w:date="2026-04-07T11:25:00Z" w16du:dateUtc="2026-04-07T04:25:00Z"/>
                <w:rFonts w:ascii="Arial" w:hAnsi="Arial" w:cs="Arial"/>
                <w:sz w:val="18"/>
                <w:szCs w:val="18"/>
              </w:rPr>
            </w:pPr>
            <w:ins w:id="6688" w:author="KPMG_PQH" w:date="2026-04-07T11:25:00Z" w16du:dateUtc="2026-04-07T04:25:00Z">
              <w:r>
                <w:rPr>
                  <w:rFonts w:ascii="Arial" w:hAnsi="Arial" w:cs="Arial"/>
                  <w:sz w:val="18"/>
                  <w:szCs w:val="18"/>
                </w:rPr>
                <w:t>VIET NAM MELIO JOINT STOCK COMPANY</w:t>
              </w:r>
            </w:ins>
          </w:p>
        </w:tc>
        <w:tc>
          <w:tcPr>
            <w:tcW w:w="846" w:type="pct"/>
            <w:tcBorders>
              <w:top w:val="single" w:sz="4" w:space="0" w:color="auto"/>
              <w:left w:val="nil"/>
              <w:bottom w:val="single" w:sz="4" w:space="0" w:color="auto"/>
              <w:right w:val="single" w:sz="4" w:space="0" w:color="auto"/>
            </w:tcBorders>
            <w:vAlign w:val="center"/>
          </w:tcPr>
          <w:p w14:paraId="39FAF9E8" w14:textId="666693DB" w:rsidR="005C6609" w:rsidRDefault="005C6609" w:rsidP="005C6609">
            <w:pPr>
              <w:jc w:val="center"/>
              <w:rPr>
                <w:ins w:id="6689" w:author="KPMG_PQH" w:date="2026-04-07T11:25:00Z" w16du:dateUtc="2026-04-07T04:25:00Z"/>
                <w:rFonts w:ascii="Arial" w:hAnsi="Arial" w:cs="Arial"/>
                <w:sz w:val="18"/>
                <w:szCs w:val="18"/>
              </w:rPr>
            </w:pPr>
            <w:ins w:id="669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C5202A2" w14:textId="0843322C" w:rsidR="005C6609" w:rsidRDefault="005C6609" w:rsidP="005C6609">
            <w:pPr>
              <w:rPr>
                <w:ins w:id="6691" w:author="KPMG_PQH" w:date="2026-04-07T11:25:00Z" w16du:dateUtc="2026-04-07T04:25:00Z"/>
                <w:rFonts w:ascii="Arial" w:hAnsi="Arial" w:cs="Arial"/>
                <w:color w:val="000000"/>
                <w:sz w:val="18"/>
                <w:szCs w:val="18"/>
              </w:rPr>
            </w:pPr>
            <w:ins w:id="6692" w:author="KPMG_PQH" w:date="2026-04-07T11:25:00Z" w16du:dateUtc="2026-04-07T04:25:00Z">
              <w:r>
                <w:rPr>
                  <w:rFonts w:ascii="Arial" w:hAnsi="Arial" w:cs="Arial"/>
                  <w:color w:val="000000"/>
                  <w:sz w:val="18"/>
                  <w:szCs w:val="18"/>
                </w:rPr>
                <w:t>Insufficient financial data</w:t>
              </w:r>
            </w:ins>
          </w:p>
        </w:tc>
      </w:tr>
      <w:tr w:rsidR="005C6609" w:rsidRPr="00322061" w14:paraId="59EA82E6" w14:textId="77777777" w:rsidTr="00777313">
        <w:trPr>
          <w:trHeight w:val="20"/>
          <w:ins w:id="669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501736C" w14:textId="14E86DE5" w:rsidR="005C6609" w:rsidRDefault="005C6609" w:rsidP="005C6609">
            <w:pPr>
              <w:jc w:val="center"/>
              <w:rPr>
                <w:ins w:id="6694" w:author="KPMG_PQH" w:date="2026-04-07T11:25:00Z" w16du:dateUtc="2026-04-07T04:25:00Z"/>
                <w:rFonts w:ascii="Arial" w:hAnsi="Arial" w:cs="Arial"/>
                <w:sz w:val="18"/>
                <w:szCs w:val="18"/>
              </w:rPr>
            </w:pPr>
            <w:ins w:id="6695" w:author="KPMG_PQH" w:date="2026-04-07T11:25:00Z" w16du:dateUtc="2026-04-07T04:25:00Z">
              <w:r>
                <w:rPr>
                  <w:rFonts w:ascii="Arial" w:hAnsi="Arial" w:cs="Arial"/>
                  <w:sz w:val="18"/>
                  <w:szCs w:val="18"/>
                </w:rPr>
                <w:t>397</w:t>
              </w:r>
            </w:ins>
          </w:p>
        </w:tc>
        <w:tc>
          <w:tcPr>
            <w:tcW w:w="2351" w:type="pct"/>
            <w:tcBorders>
              <w:top w:val="single" w:sz="4" w:space="0" w:color="auto"/>
              <w:left w:val="nil"/>
              <w:bottom w:val="single" w:sz="4" w:space="0" w:color="auto"/>
              <w:right w:val="single" w:sz="4" w:space="0" w:color="auto"/>
            </w:tcBorders>
            <w:vAlign w:val="center"/>
          </w:tcPr>
          <w:p w14:paraId="73B5A656" w14:textId="33CCAE9A" w:rsidR="005C6609" w:rsidRDefault="005C6609" w:rsidP="005C6609">
            <w:pPr>
              <w:rPr>
                <w:ins w:id="6696" w:author="KPMG_PQH" w:date="2026-04-07T11:25:00Z" w16du:dateUtc="2026-04-07T04:25:00Z"/>
                <w:rFonts w:ascii="Arial" w:hAnsi="Arial" w:cs="Arial"/>
                <w:sz w:val="18"/>
                <w:szCs w:val="18"/>
              </w:rPr>
            </w:pPr>
            <w:ins w:id="6697" w:author="KPMG_PQH" w:date="2026-04-07T11:25:00Z" w16du:dateUtc="2026-04-07T04:25:00Z">
              <w:r>
                <w:rPr>
                  <w:rFonts w:ascii="Arial" w:hAnsi="Arial" w:cs="Arial"/>
                  <w:sz w:val="18"/>
                  <w:szCs w:val="18"/>
                </w:rPr>
                <w:t>VIET NAM OIL AND GAS TECHNOLOGY JOINT STOCK COMPANY</w:t>
              </w:r>
            </w:ins>
          </w:p>
        </w:tc>
        <w:tc>
          <w:tcPr>
            <w:tcW w:w="846" w:type="pct"/>
            <w:tcBorders>
              <w:top w:val="single" w:sz="4" w:space="0" w:color="auto"/>
              <w:left w:val="nil"/>
              <w:bottom w:val="single" w:sz="4" w:space="0" w:color="auto"/>
              <w:right w:val="single" w:sz="4" w:space="0" w:color="auto"/>
            </w:tcBorders>
            <w:vAlign w:val="center"/>
          </w:tcPr>
          <w:p w14:paraId="1ABB229C" w14:textId="4E531D91" w:rsidR="005C6609" w:rsidRDefault="005C6609" w:rsidP="005C6609">
            <w:pPr>
              <w:jc w:val="center"/>
              <w:rPr>
                <w:ins w:id="6698" w:author="KPMG_PQH" w:date="2026-04-07T11:25:00Z" w16du:dateUtc="2026-04-07T04:25:00Z"/>
                <w:rFonts w:ascii="Arial" w:hAnsi="Arial" w:cs="Arial"/>
                <w:sz w:val="18"/>
                <w:szCs w:val="18"/>
              </w:rPr>
            </w:pPr>
            <w:ins w:id="669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82B8DC5" w14:textId="65A2126C" w:rsidR="005C6609" w:rsidRDefault="005C6609" w:rsidP="005C6609">
            <w:pPr>
              <w:rPr>
                <w:ins w:id="6700" w:author="KPMG_PQH" w:date="2026-04-07T11:25:00Z" w16du:dateUtc="2026-04-07T04:25:00Z"/>
                <w:rFonts w:ascii="Arial" w:hAnsi="Arial" w:cs="Arial"/>
                <w:color w:val="000000"/>
                <w:sz w:val="18"/>
                <w:szCs w:val="18"/>
              </w:rPr>
            </w:pPr>
            <w:ins w:id="6701" w:author="KPMG_PQH" w:date="2026-04-07T11:25:00Z" w16du:dateUtc="2026-04-07T04:25:00Z">
              <w:r>
                <w:rPr>
                  <w:rFonts w:ascii="Arial" w:hAnsi="Arial" w:cs="Arial"/>
                  <w:color w:val="000000"/>
                  <w:sz w:val="18"/>
                  <w:szCs w:val="18"/>
                </w:rPr>
                <w:t>Insufficient financial data</w:t>
              </w:r>
            </w:ins>
          </w:p>
        </w:tc>
      </w:tr>
      <w:tr w:rsidR="005C6609" w:rsidRPr="00322061" w14:paraId="37826B23" w14:textId="77777777" w:rsidTr="00777313">
        <w:trPr>
          <w:trHeight w:val="20"/>
          <w:ins w:id="670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4ACA493" w14:textId="15A9B5C5" w:rsidR="005C6609" w:rsidRDefault="005C6609" w:rsidP="005C6609">
            <w:pPr>
              <w:jc w:val="center"/>
              <w:rPr>
                <w:ins w:id="6703" w:author="KPMG_PQH" w:date="2026-04-07T11:25:00Z" w16du:dateUtc="2026-04-07T04:25:00Z"/>
                <w:rFonts w:ascii="Arial" w:hAnsi="Arial" w:cs="Arial"/>
                <w:sz w:val="18"/>
                <w:szCs w:val="18"/>
              </w:rPr>
            </w:pPr>
            <w:ins w:id="6704" w:author="KPMG_PQH" w:date="2026-04-07T11:25:00Z" w16du:dateUtc="2026-04-07T04:25:00Z">
              <w:r>
                <w:rPr>
                  <w:rFonts w:ascii="Arial" w:hAnsi="Arial" w:cs="Arial"/>
                  <w:sz w:val="18"/>
                  <w:szCs w:val="18"/>
                </w:rPr>
                <w:t>398</w:t>
              </w:r>
            </w:ins>
          </w:p>
        </w:tc>
        <w:tc>
          <w:tcPr>
            <w:tcW w:w="2351" w:type="pct"/>
            <w:tcBorders>
              <w:top w:val="single" w:sz="4" w:space="0" w:color="auto"/>
              <w:left w:val="nil"/>
              <w:bottom w:val="single" w:sz="4" w:space="0" w:color="auto"/>
              <w:right w:val="single" w:sz="4" w:space="0" w:color="auto"/>
            </w:tcBorders>
            <w:vAlign w:val="center"/>
          </w:tcPr>
          <w:p w14:paraId="3E3247E9" w14:textId="2AAEF5B3" w:rsidR="005C6609" w:rsidRDefault="005C6609" w:rsidP="005C6609">
            <w:pPr>
              <w:rPr>
                <w:ins w:id="6705" w:author="KPMG_PQH" w:date="2026-04-07T11:25:00Z" w16du:dateUtc="2026-04-07T04:25:00Z"/>
                <w:rFonts w:ascii="Arial" w:hAnsi="Arial" w:cs="Arial"/>
                <w:sz w:val="18"/>
                <w:szCs w:val="18"/>
              </w:rPr>
            </w:pPr>
            <w:ins w:id="6706" w:author="KPMG_PQH" w:date="2026-04-07T11:25:00Z" w16du:dateUtc="2026-04-07T04:25:00Z">
              <w:r>
                <w:rPr>
                  <w:rFonts w:ascii="Arial" w:hAnsi="Arial" w:cs="Arial"/>
                  <w:sz w:val="18"/>
                  <w:szCs w:val="18"/>
                </w:rPr>
                <w:t>VIET NAM PHARMACEUTICAL MEDICINE JOINT STOCK COMPANY</w:t>
              </w:r>
            </w:ins>
          </w:p>
        </w:tc>
        <w:tc>
          <w:tcPr>
            <w:tcW w:w="846" w:type="pct"/>
            <w:tcBorders>
              <w:top w:val="single" w:sz="4" w:space="0" w:color="auto"/>
              <w:left w:val="nil"/>
              <w:bottom w:val="single" w:sz="4" w:space="0" w:color="auto"/>
              <w:right w:val="single" w:sz="4" w:space="0" w:color="auto"/>
            </w:tcBorders>
            <w:vAlign w:val="center"/>
          </w:tcPr>
          <w:p w14:paraId="29FD8B70" w14:textId="1514912C" w:rsidR="005C6609" w:rsidRDefault="005C6609" w:rsidP="005C6609">
            <w:pPr>
              <w:jc w:val="center"/>
              <w:rPr>
                <w:ins w:id="6707" w:author="KPMG_PQH" w:date="2026-04-07T11:25:00Z" w16du:dateUtc="2026-04-07T04:25:00Z"/>
                <w:rFonts w:ascii="Arial" w:hAnsi="Arial" w:cs="Arial"/>
                <w:sz w:val="18"/>
                <w:szCs w:val="18"/>
              </w:rPr>
            </w:pPr>
            <w:ins w:id="670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EDB20B3" w14:textId="511200DA" w:rsidR="005C6609" w:rsidRDefault="005C6609" w:rsidP="005C6609">
            <w:pPr>
              <w:rPr>
                <w:ins w:id="6709" w:author="KPMG_PQH" w:date="2026-04-07T11:25:00Z" w16du:dateUtc="2026-04-07T04:25:00Z"/>
                <w:rFonts w:ascii="Arial" w:hAnsi="Arial" w:cs="Arial"/>
                <w:color w:val="000000"/>
                <w:sz w:val="18"/>
                <w:szCs w:val="18"/>
              </w:rPr>
            </w:pPr>
            <w:ins w:id="6710" w:author="KPMG_PQH" w:date="2026-04-07T11:25:00Z" w16du:dateUtc="2026-04-07T04:25:00Z">
              <w:r>
                <w:rPr>
                  <w:rFonts w:ascii="Arial" w:hAnsi="Arial" w:cs="Arial"/>
                  <w:color w:val="000000"/>
                  <w:sz w:val="18"/>
                  <w:szCs w:val="18"/>
                </w:rPr>
                <w:t>Non-comparable functions</w:t>
              </w:r>
            </w:ins>
          </w:p>
        </w:tc>
      </w:tr>
      <w:tr w:rsidR="005C6609" w:rsidRPr="00322061" w14:paraId="56569419" w14:textId="77777777" w:rsidTr="00777313">
        <w:trPr>
          <w:trHeight w:val="20"/>
          <w:ins w:id="671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154FE26" w14:textId="3AB78A0E" w:rsidR="005C6609" w:rsidRDefault="005C6609" w:rsidP="005C6609">
            <w:pPr>
              <w:jc w:val="center"/>
              <w:rPr>
                <w:ins w:id="6712" w:author="KPMG_PQH" w:date="2026-04-07T11:25:00Z" w16du:dateUtc="2026-04-07T04:25:00Z"/>
                <w:rFonts w:ascii="Arial" w:hAnsi="Arial" w:cs="Arial"/>
                <w:sz w:val="18"/>
                <w:szCs w:val="18"/>
              </w:rPr>
            </w:pPr>
            <w:ins w:id="6713" w:author="KPMG_PQH" w:date="2026-04-07T11:25:00Z" w16du:dateUtc="2026-04-07T04:25:00Z">
              <w:r>
                <w:rPr>
                  <w:rFonts w:ascii="Arial" w:hAnsi="Arial" w:cs="Arial"/>
                  <w:sz w:val="18"/>
                  <w:szCs w:val="18"/>
                </w:rPr>
                <w:t>399</w:t>
              </w:r>
            </w:ins>
          </w:p>
        </w:tc>
        <w:tc>
          <w:tcPr>
            <w:tcW w:w="2351" w:type="pct"/>
            <w:tcBorders>
              <w:top w:val="single" w:sz="4" w:space="0" w:color="auto"/>
              <w:left w:val="nil"/>
              <w:bottom w:val="single" w:sz="4" w:space="0" w:color="auto"/>
              <w:right w:val="single" w:sz="4" w:space="0" w:color="auto"/>
            </w:tcBorders>
            <w:vAlign w:val="center"/>
          </w:tcPr>
          <w:p w14:paraId="54A6C8E0" w14:textId="2E381347" w:rsidR="005C6609" w:rsidRDefault="005C6609" w:rsidP="005C6609">
            <w:pPr>
              <w:rPr>
                <w:ins w:id="6714" w:author="KPMG_PQH" w:date="2026-04-07T11:25:00Z" w16du:dateUtc="2026-04-07T04:25:00Z"/>
                <w:rFonts w:ascii="Arial" w:hAnsi="Arial" w:cs="Arial"/>
                <w:sz w:val="18"/>
                <w:szCs w:val="18"/>
              </w:rPr>
            </w:pPr>
            <w:ins w:id="6715" w:author="KPMG_PQH" w:date="2026-04-07T11:25:00Z" w16du:dateUtc="2026-04-07T04:25:00Z">
              <w:r>
                <w:rPr>
                  <w:rFonts w:ascii="Arial" w:hAnsi="Arial" w:cs="Arial"/>
                  <w:sz w:val="18"/>
                  <w:szCs w:val="18"/>
                </w:rPr>
                <w:t>VIET NAM SERVICES - TRADING AND CONSTRUCTION - CONSULTANT - INVESTMENT JOINT STOCK COMPANY</w:t>
              </w:r>
            </w:ins>
          </w:p>
        </w:tc>
        <w:tc>
          <w:tcPr>
            <w:tcW w:w="846" w:type="pct"/>
            <w:tcBorders>
              <w:top w:val="single" w:sz="4" w:space="0" w:color="auto"/>
              <w:left w:val="nil"/>
              <w:bottom w:val="single" w:sz="4" w:space="0" w:color="auto"/>
              <w:right w:val="single" w:sz="4" w:space="0" w:color="auto"/>
            </w:tcBorders>
            <w:vAlign w:val="center"/>
          </w:tcPr>
          <w:p w14:paraId="1D7527BF" w14:textId="38485C9E" w:rsidR="005C6609" w:rsidRDefault="005C6609" w:rsidP="005C6609">
            <w:pPr>
              <w:jc w:val="center"/>
              <w:rPr>
                <w:ins w:id="6716" w:author="KPMG_PQH" w:date="2026-04-07T11:25:00Z" w16du:dateUtc="2026-04-07T04:25:00Z"/>
                <w:rFonts w:ascii="Arial" w:hAnsi="Arial" w:cs="Arial"/>
                <w:sz w:val="18"/>
                <w:szCs w:val="18"/>
              </w:rPr>
            </w:pPr>
            <w:ins w:id="671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2829338" w14:textId="4B15DA5C" w:rsidR="005C6609" w:rsidRDefault="005C6609" w:rsidP="005C6609">
            <w:pPr>
              <w:rPr>
                <w:ins w:id="6718" w:author="KPMG_PQH" w:date="2026-04-07T11:25:00Z" w16du:dateUtc="2026-04-07T04:25:00Z"/>
                <w:rFonts w:ascii="Arial" w:hAnsi="Arial" w:cs="Arial"/>
                <w:color w:val="000000"/>
                <w:sz w:val="18"/>
                <w:szCs w:val="18"/>
              </w:rPr>
            </w:pPr>
            <w:ins w:id="6719" w:author="KPMG_PQH" w:date="2026-04-07T11:25:00Z" w16du:dateUtc="2026-04-07T04:25:00Z">
              <w:r>
                <w:rPr>
                  <w:rFonts w:ascii="Arial" w:hAnsi="Arial" w:cs="Arial"/>
                  <w:color w:val="000000"/>
                  <w:sz w:val="18"/>
                  <w:szCs w:val="18"/>
                </w:rPr>
                <w:t>Insufficient financial data</w:t>
              </w:r>
            </w:ins>
          </w:p>
        </w:tc>
      </w:tr>
      <w:tr w:rsidR="005C6609" w:rsidRPr="00322061" w14:paraId="26BFCEDA" w14:textId="77777777" w:rsidTr="00777313">
        <w:trPr>
          <w:trHeight w:val="20"/>
          <w:ins w:id="672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27C6B3B" w14:textId="2066E7C5" w:rsidR="005C6609" w:rsidRDefault="005C6609" w:rsidP="005C6609">
            <w:pPr>
              <w:jc w:val="center"/>
              <w:rPr>
                <w:ins w:id="6721" w:author="KPMG_PQH" w:date="2026-04-07T11:25:00Z" w16du:dateUtc="2026-04-07T04:25:00Z"/>
                <w:rFonts w:ascii="Arial" w:hAnsi="Arial" w:cs="Arial"/>
                <w:sz w:val="18"/>
                <w:szCs w:val="18"/>
              </w:rPr>
            </w:pPr>
            <w:ins w:id="6722" w:author="KPMG_PQH" w:date="2026-04-07T11:25:00Z" w16du:dateUtc="2026-04-07T04:25:00Z">
              <w:r>
                <w:rPr>
                  <w:rFonts w:ascii="Arial" w:hAnsi="Arial" w:cs="Arial"/>
                  <w:sz w:val="18"/>
                  <w:szCs w:val="18"/>
                </w:rPr>
                <w:t>400</w:t>
              </w:r>
            </w:ins>
          </w:p>
        </w:tc>
        <w:tc>
          <w:tcPr>
            <w:tcW w:w="2351" w:type="pct"/>
            <w:tcBorders>
              <w:top w:val="single" w:sz="4" w:space="0" w:color="auto"/>
              <w:left w:val="nil"/>
              <w:bottom w:val="single" w:sz="4" w:space="0" w:color="auto"/>
              <w:right w:val="single" w:sz="4" w:space="0" w:color="auto"/>
            </w:tcBorders>
            <w:vAlign w:val="center"/>
          </w:tcPr>
          <w:p w14:paraId="0A2AA2B5" w14:textId="26D63D12" w:rsidR="005C6609" w:rsidRDefault="005C6609" w:rsidP="005C6609">
            <w:pPr>
              <w:rPr>
                <w:ins w:id="6723" w:author="KPMG_PQH" w:date="2026-04-07T11:25:00Z" w16du:dateUtc="2026-04-07T04:25:00Z"/>
                <w:rFonts w:ascii="Arial" w:hAnsi="Arial" w:cs="Arial"/>
                <w:sz w:val="18"/>
                <w:szCs w:val="18"/>
              </w:rPr>
            </w:pPr>
            <w:ins w:id="6724" w:author="KPMG_PQH" w:date="2026-04-07T11:25:00Z" w16du:dateUtc="2026-04-07T04:25:00Z">
              <w:r>
                <w:rPr>
                  <w:rFonts w:ascii="Arial" w:hAnsi="Arial" w:cs="Arial"/>
                  <w:sz w:val="18"/>
                  <w:szCs w:val="18"/>
                </w:rPr>
                <w:t>VIET NAM THBIKE JOINT STOCK VENTURE COMPANY</w:t>
              </w:r>
            </w:ins>
          </w:p>
        </w:tc>
        <w:tc>
          <w:tcPr>
            <w:tcW w:w="846" w:type="pct"/>
            <w:tcBorders>
              <w:top w:val="single" w:sz="4" w:space="0" w:color="auto"/>
              <w:left w:val="nil"/>
              <w:bottom w:val="single" w:sz="4" w:space="0" w:color="auto"/>
              <w:right w:val="single" w:sz="4" w:space="0" w:color="auto"/>
            </w:tcBorders>
            <w:vAlign w:val="center"/>
          </w:tcPr>
          <w:p w14:paraId="20B0BF4A" w14:textId="03F1A07A" w:rsidR="005C6609" w:rsidRDefault="005C6609" w:rsidP="005C6609">
            <w:pPr>
              <w:jc w:val="center"/>
              <w:rPr>
                <w:ins w:id="6725" w:author="KPMG_PQH" w:date="2026-04-07T11:25:00Z" w16du:dateUtc="2026-04-07T04:25:00Z"/>
                <w:rFonts w:ascii="Arial" w:hAnsi="Arial" w:cs="Arial"/>
                <w:sz w:val="18"/>
                <w:szCs w:val="18"/>
              </w:rPr>
            </w:pPr>
            <w:ins w:id="672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7A742F0" w14:textId="67A61FFD" w:rsidR="005C6609" w:rsidRDefault="005C6609" w:rsidP="005C6609">
            <w:pPr>
              <w:rPr>
                <w:ins w:id="6727" w:author="KPMG_PQH" w:date="2026-04-07T11:25:00Z" w16du:dateUtc="2026-04-07T04:25:00Z"/>
                <w:rFonts w:ascii="Arial" w:hAnsi="Arial" w:cs="Arial"/>
                <w:color w:val="000000"/>
                <w:sz w:val="18"/>
                <w:szCs w:val="18"/>
              </w:rPr>
            </w:pPr>
            <w:ins w:id="6728" w:author="KPMG_PQH" w:date="2026-04-07T11:25:00Z" w16du:dateUtc="2026-04-07T04:25:00Z">
              <w:r>
                <w:rPr>
                  <w:rFonts w:ascii="Arial" w:hAnsi="Arial" w:cs="Arial"/>
                  <w:color w:val="000000"/>
                  <w:sz w:val="18"/>
                  <w:szCs w:val="18"/>
                </w:rPr>
                <w:t>Insufficient financial data</w:t>
              </w:r>
            </w:ins>
          </w:p>
        </w:tc>
      </w:tr>
      <w:tr w:rsidR="005C6609" w:rsidRPr="00322061" w14:paraId="48284296" w14:textId="77777777" w:rsidTr="00777313">
        <w:trPr>
          <w:trHeight w:val="20"/>
          <w:ins w:id="672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76F369F" w14:textId="6B262B89" w:rsidR="005C6609" w:rsidRDefault="005C6609" w:rsidP="005C6609">
            <w:pPr>
              <w:jc w:val="center"/>
              <w:rPr>
                <w:ins w:id="6730" w:author="KPMG_PQH" w:date="2026-04-07T11:25:00Z" w16du:dateUtc="2026-04-07T04:25:00Z"/>
                <w:rFonts w:ascii="Arial" w:hAnsi="Arial" w:cs="Arial"/>
                <w:sz w:val="18"/>
                <w:szCs w:val="18"/>
              </w:rPr>
            </w:pPr>
            <w:ins w:id="6731" w:author="KPMG_PQH" w:date="2026-04-07T11:25:00Z" w16du:dateUtc="2026-04-07T04:25:00Z">
              <w:r>
                <w:rPr>
                  <w:rFonts w:ascii="Arial" w:hAnsi="Arial" w:cs="Arial"/>
                  <w:sz w:val="18"/>
                  <w:szCs w:val="18"/>
                </w:rPr>
                <w:t>401</w:t>
              </w:r>
            </w:ins>
          </w:p>
        </w:tc>
        <w:tc>
          <w:tcPr>
            <w:tcW w:w="2351" w:type="pct"/>
            <w:tcBorders>
              <w:top w:val="single" w:sz="4" w:space="0" w:color="auto"/>
              <w:left w:val="nil"/>
              <w:bottom w:val="single" w:sz="4" w:space="0" w:color="auto"/>
              <w:right w:val="single" w:sz="4" w:space="0" w:color="auto"/>
            </w:tcBorders>
            <w:vAlign w:val="center"/>
          </w:tcPr>
          <w:p w14:paraId="708F38CB" w14:textId="326125ED" w:rsidR="005C6609" w:rsidRDefault="005C6609" w:rsidP="005C6609">
            <w:pPr>
              <w:rPr>
                <w:ins w:id="6732" w:author="KPMG_PQH" w:date="2026-04-07T11:25:00Z" w16du:dateUtc="2026-04-07T04:25:00Z"/>
                <w:rFonts w:ascii="Arial" w:hAnsi="Arial" w:cs="Arial"/>
                <w:sz w:val="18"/>
                <w:szCs w:val="18"/>
              </w:rPr>
            </w:pPr>
            <w:ins w:id="6733" w:author="KPMG_PQH" w:date="2026-04-07T11:25:00Z" w16du:dateUtc="2026-04-07T04:25:00Z">
              <w:r>
                <w:rPr>
                  <w:rFonts w:ascii="Arial" w:hAnsi="Arial" w:cs="Arial"/>
                  <w:sz w:val="18"/>
                  <w:szCs w:val="18"/>
                </w:rPr>
                <w:t>VIET NGUYEN ENTERTAINMENT COMPANY LIMITED</w:t>
              </w:r>
            </w:ins>
          </w:p>
        </w:tc>
        <w:tc>
          <w:tcPr>
            <w:tcW w:w="846" w:type="pct"/>
            <w:tcBorders>
              <w:top w:val="single" w:sz="4" w:space="0" w:color="auto"/>
              <w:left w:val="nil"/>
              <w:bottom w:val="single" w:sz="4" w:space="0" w:color="auto"/>
              <w:right w:val="single" w:sz="4" w:space="0" w:color="auto"/>
            </w:tcBorders>
            <w:vAlign w:val="center"/>
          </w:tcPr>
          <w:p w14:paraId="4182A514" w14:textId="53F8B203" w:rsidR="005C6609" w:rsidRDefault="005C6609" w:rsidP="005C6609">
            <w:pPr>
              <w:jc w:val="center"/>
              <w:rPr>
                <w:ins w:id="6734" w:author="KPMG_PQH" w:date="2026-04-07T11:25:00Z" w16du:dateUtc="2026-04-07T04:25:00Z"/>
                <w:rFonts w:ascii="Arial" w:hAnsi="Arial" w:cs="Arial"/>
                <w:sz w:val="18"/>
                <w:szCs w:val="18"/>
              </w:rPr>
            </w:pPr>
            <w:ins w:id="673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C03C84E" w14:textId="06D210C8" w:rsidR="005C6609" w:rsidRDefault="005C6609" w:rsidP="005C6609">
            <w:pPr>
              <w:rPr>
                <w:ins w:id="6736" w:author="KPMG_PQH" w:date="2026-04-07T11:25:00Z" w16du:dateUtc="2026-04-07T04:25:00Z"/>
                <w:rFonts w:ascii="Arial" w:hAnsi="Arial" w:cs="Arial"/>
                <w:color w:val="000000"/>
                <w:sz w:val="18"/>
                <w:szCs w:val="18"/>
              </w:rPr>
            </w:pPr>
            <w:ins w:id="6737" w:author="KPMG_PQH" w:date="2026-04-07T11:25:00Z" w16du:dateUtc="2026-04-07T04:25:00Z">
              <w:r>
                <w:rPr>
                  <w:rFonts w:ascii="Arial" w:hAnsi="Arial" w:cs="Arial"/>
                  <w:color w:val="000000"/>
                  <w:sz w:val="18"/>
                  <w:szCs w:val="18"/>
                </w:rPr>
                <w:t>Insufficient financial data</w:t>
              </w:r>
            </w:ins>
          </w:p>
        </w:tc>
      </w:tr>
      <w:tr w:rsidR="005C6609" w:rsidRPr="00322061" w14:paraId="267CB154" w14:textId="77777777" w:rsidTr="00777313">
        <w:trPr>
          <w:trHeight w:val="20"/>
          <w:ins w:id="673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B8F3DB2" w14:textId="43DA8D84" w:rsidR="005C6609" w:rsidRDefault="005C6609" w:rsidP="005C6609">
            <w:pPr>
              <w:jc w:val="center"/>
              <w:rPr>
                <w:ins w:id="6739" w:author="KPMG_PQH" w:date="2026-04-07T11:25:00Z" w16du:dateUtc="2026-04-07T04:25:00Z"/>
                <w:rFonts w:ascii="Arial" w:hAnsi="Arial" w:cs="Arial"/>
                <w:sz w:val="18"/>
                <w:szCs w:val="18"/>
              </w:rPr>
            </w:pPr>
            <w:ins w:id="6740" w:author="KPMG_PQH" w:date="2026-04-07T11:25:00Z" w16du:dateUtc="2026-04-07T04:25:00Z">
              <w:r>
                <w:rPr>
                  <w:rFonts w:ascii="Arial" w:hAnsi="Arial" w:cs="Arial"/>
                  <w:sz w:val="18"/>
                  <w:szCs w:val="18"/>
                </w:rPr>
                <w:t>402</w:t>
              </w:r>
            </w:ins>
          </w:p>
        </w:tc>
        <w:tc>
          <w:tcPr>
            <w:tcW w:w="2351" w:type="pct"/>
            <w:tcBorders>
              <w:top w:val="single" w:sz="4" w:space="0" w:color="auto"/>
              <w:left w:val="nil"/>
              <w:bottom w:val="single" w:sz="4" w:space="0" w:color="auto"/>
              <w:right w:val="single" w:sz="4" w:space="0" w:color="auto"/>
            </w:tcBorders>
            <w:vAlign w:val="center"/>
          </w:tcPr>
          <w:p w14:paraId="513EC143" w14:textId="3273D805" w:rsidR="005C6609" w:rsidRDefault="005C6609" w:rsidP="005C6609">
            <w:pPr>
              <w:rPr>
                <w:ins w:id="6741" w:author="KPMG_PQH" w:date="2026-04-07T11:25:00Z" w16du:dateUtc="2026-04-07T04:25:00Z"/>
                <w:rFonts w:ascii="Arial" w:hAnsi="Arial" w:cs="Arial"/>
                <w:sz w:val="18"/>
                <w:szCs w:val="18"/>
              </w:rPr>
            </w:pPr>
            <w:ins w:id="6742" w:author="KPMG_PQH" w:date="2026-04-07T11:25:00Z" w16du:dateUtc="2026-04-07T04:25:00Z">
              <w:r>
                <w:rPr>
                  <w:rFonts w:ascii="Arial" w:hAnsi="Arial" w:cs="Arial"/>
                  <w:sz w:val="18"/>
                  <w:szCs w:val="18"/>
                </w:rPr>
                <w:t xml:space="preserve">VIET NHAT CHAKU </w:t>
              </w:r>
              <w:proofErr w:type="spellStart"/>
              <w:r>
                <w:rPr>
                  <w:rFonts w:ascii="Arial" w:hAnsi="Arial" w:cs="Arial"/>
                  <w:sz w:val="18"/>
                  <w:szCs w:val="18"/>
                </w:rPr>
                <w:t>CHAKU</w:t>
              </w:r>
              <w:proofErr w:type="spellEnd"/>
              <w:r>
                <w:rPr>
                  <w:rFonts w:ascii="Arial" w:hAnsi="Arial" w:cs="Arial"/>
                  <w:sz w:val="18"/>
                  <w:szCs w:val="18"/>
                </w:rPr>
                <w:t xml:space="preserve"> FOOD JOINT STOCK COMPANY</w:t>
              </w:r>
            </w:ins>
          </w:p>
        </w:tc>
        <w:tc>
          <w:tcPr>
            <w:tcW w:w="846" w:type="pct"/>
            <w:tcBorders>
              <w:top w:val="single" w:sz="4" w:space="0" w:color="auto"/>
              <w:left w:val="nil"/>
              <w:bottom w:val="single" w:sz="4" w:space="0" w:color="auto"/>
              <w:right w:val="single" w:sz="4" w:space="0" w:color="auto"/>
            </w:tcBorders>
            <w:vAlign w:val="center"/>
          </w:tcPr>
          <w:p w14:paraId="6F88FAE2" w14:textId="21331435" w:rsidR="005C6609" w:rsidRDefault="005C6609" w:rsidP="005C6609">
            <w:pPr>
              <w:jc w:val="center"/>
              <w:rPr>
                <w:ins w:id="6743" w:author="KPMG_PQH" w:date="2026-04-07T11:25:00Z" w16du:dateUtc="2026-04-07T04:25:00Z"/>
                <w:rFonts w:ascii="Arial" w:hAnsi="Arial" w:cs="Arial"/>
                <w:sz w:val="18"/>
                <w:szCs w:val="18"/>
              </w:rPr>
            </w:pPr>
            <w:ins w:id="674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50D9E3E" w14:textId="3F9AE74E" w:rsidR="005C6609" w:rsidRDefault="005C6609" w:rsidP="005C6609">
            <w:pPr>
              <w:rPr>
                <w:ins w:id="6745" w:author="KPMG_PQH" w:date="2026-04-07T11:25:00Z" w16du:dateUtc="2026-04-07T04:25:00Z"/>
                <w:rFonts w:ascii="Arial" w:hAnsi="Arial" w:cs="Arial"/>
                <w:color w:val="000000"/>
                <w:sz w:val="18"/>
                <w:szCs w:val="18"/>
              </w:rPr>
            </w:pPr>
            <w:ins w:id="6746" w:author="KPMG_PQH" w:date="2026-04-07T11:25:00Z" w16du:dateUtc="2026-04-07T04:25:00Z">
              <w:r>
                <w:rPr>
                  <w:rFonts w:ascii="Arial" w:hAnsi="Arial" w:cs="Arial"/>
                  <w:color w:val="000000"/>
                  <w:sz w:val="18"/>
                  <w:szCs w:val="18"/>
                </w:rPr>
                <w:t>Non-comparable products</w:t>
              </w:r>
            </w:ins>
          </w:p>
        </w:tc>
      </w:tr>
      <w:tr w:rsidR="005C6609" w:rsidRPr="00322061" w14:paraId="32D317D2" w14:textId="77777777" w:rsidTr="00777313">
        <w:trPr>
          <w:trHeight w:val="20"/>
          <w:ins w:id="674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8ABA049" w14:textId="34A88210" w:rsidR="005C6609" w:rsidRDefault="005C6609" w:rsidP="005C6609">
            <w:pPr>
              <w:jc w:val="center"/>
              <w:rPr>
                <w:ins w:id="6748" w:author="KPMG_PQH" w:date="2026-04-07T11:25:00Z" w16du:dateUtc="2026-04-07T04:25:00Z"/>
                <w:rFonts w:ascii="Arial" w:hAnsi="Arial" w:cs="Arial"/>
                <w:sz w:val="18"/>
                <w:szCs w:val="18"/>
              </w:rPr>
            </w:pPr>
            <w:ins w:id="6749" w:author="KPMG_PQH" w:date="2026-04-07T11:25:00Z" w16du:dateUtc="2026-04-07T04:25:00Z">
              <w:r>
                <w:rPr>
                  <w:rFonts w:ascii="Arial" w:hAnsi="Arial" w:cs="Arial"/>
                  <w:sz w:val="18"/>
                  <w:szCs w:val="18"/>
                </w:rPr>
                <w:t>403</w:t>
              </w:r>
            </w:ins>
          </w:p>
        </w:tc>
        <w:tc>
          <w:tcPr>
            <w:tcW w:w="2351" w:type="pct"/>
            <w:tcBorders>
              <w:top w:val="single" w:sz="4" w:space="0" w:color="auto"/>
              <w:left w:val="nil"/>
              <w:bottom w:val="single" w:sz="4" w:space="0" w:color="auto"/>
              <w:right w:val="single" w:sz="4" w:space="0" w:color="auto"/>
            </w:tcBorders>
            <w:vAlign w:val="center"/>
          </w:tcPr>
          <w:p w14:paraId="0B30CFEA" w14:textId="3F927AC7" w:rsidR="005C6609" w:rsidRDefault="005C6609" w:rsidP="005C6609">
            <w:pPr>
              <w:rPr>
                <w:ins w:id="6750" w:author="KPMG_PQH" w:date="2026-04-07T11:25:00Z" w16du:dateUtc="2026-04-07T04:25:00Z"/>
                <w:rFonts w:ascii="Arial" w:hAnsi="Arial" w:cs="Arial"/>
                <w:sz w:val="18"/>
                <w:szCs w:val="18"/>
              </w:rPr>
            </w:pPr>
            <w:ins w:id="6751" w:author="KPMG_PQH" w:date="2026-04-07T11:25:00Z" w16du:dateUtc="2026-04-07T04:25:00Z">
              <w:r>
                <w:rPr>
                  <w:rFonts w:ascii="Arial" w:hAnsi="Arial" w:cs="Arial"/>
                  <w:sz w:val="18"/>
                  <w:szCs w:val="18"/>
                </w:rPr>
                <w:t>VIET QUOC THEME PARK MANAGEMENT JOINT STOCK COMPANY</w:t>
              </w:r>
            </w:ins>
          </w:p>
        </w:tc>
        <w:tc>
          <w:tcPr>
            <w:tcW w:w="846" w:type="pct"/>
            <w:tcBorders>
              <w:top w:val="single" w:sz="4" w:space="0" w:color="auto"/>
              <w:left w:val="nil"/>
              <w:bottom w:val="single" w:sz="4" w:space="0" w:color="auto"/>
              <w:right w:val="single" w:sz="4" w:space="0" w:color="auto"/>
            </w:tcBorders>
            <w:vAlign w:val="center"/>
          </w:tcPr>
          <w:p w14:paraId="6AA4EABE" w14:textId="717CEB66" w:rsidR="005C6609" w:rsidRDefault="005C6609" w:rsidP="005C6609">
            <w:pPr>
              <w:jc w:val="center"/>
              <w:rPr>
                <w:ins w:id="6752" w:author="KPMG_PQH" w:date="2026-04-07T11:25:00Z" w16du:dateUtc="2026-04-07T04:25:00Z"/>
                <w:rFonts w:ascii="Arial" w:hAnsi="Arial" w:cs="Arial"/>
                <w:sz w:val="18"/>
                <w:szCs w:val="18"/>
              </w:rPr>
            </w:pPr>
            <w:ins w:id="675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3CE77B4" w14:textId="605F905A" w:rsidR="005C6609" w:rsidRDefault="005C6609" w:rsidP="005C6609">
            <w:pPr>
              <w:rPr>
                <w:ins w:id="6754" w:author="KPMG_PQH" w:date="2026-04-07T11:25:00Z" w16du:dateUtc="2026-04-07T04:25:00Z"/>
                <w:rFonts w:ascii="Arial" w:hAnsi="Arial" w:cs="Arial"/>
                <w:color w:val="000000"/>
                <w:sz w:val="18"/>
                <w:szCs w:val="18"/>
              </w:rPr>
            </w:pPr>
            <w:ins w:id="6755" w:author="KPMG_PQH" w:date="2026-04-07T11:25:00Z" w16du:dateUtc="2026-04-07T04:25:00Z">
              <w:r>
                <w:rPr>
                  <w:rFonts w:ascii="Arial" w:hAnsi="Arial" w:cs="Arial"/>
                  <w:color w:val="000000"/>
                  <w:sz w:val="18"/>
                  <w:szCs w:val="18"/>
                </w:rPr>
                <w:t>Insufficient financial data</w:t>
              </w:r>
            </w:ins>
          </w:p>
        </w:tc>
      </w:tr>
      <w:tr w:rsidR="005C6609" w:rsidRPr="00322061" w14:paraId="436EE9A6" w14:textId="77777777" w:rsidTr="00777313">
        <w:trPr>
          <w:trHeight w:val="20"/>
          <w:ins w:id="675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745AE8D" w14:textId="4D31C6E7" w:rsidR="005C6609" w:rsidRDefault="005C6609" w:rsidP="005C6609">
            <w:pPr>
              <w:jc w:val="center"/>
              <w:rPr>
                <w:ins w:id="6757" w:author="KPMG_PQH" w:date="2026-04-07T11:25:00Z" w16du:dateUtc="2026-04-07T04:25:00Z"/>
                <w:rFonts w:ascii="Arial" w:hAnsi="Arial" w:cs="Arial"/>
                <w:sz w:val="18"/>
                <w:szCs w:val="18"/>
              </w:rPr>
            </w:pPr>
            <w:ins w:id="6758" w:author="KPMG_PQH" w:date="2026-04-07T11:25:00Z" w16du:dateUtc="2026-04-07T04:25:00Z">
              <w:r>
                <w:rPr>
                  <w:rFonts w:ascii="Arial" w:hAnsi="Arial" w:cs="Arial"/>
                  <w:sz w:val="18"/>
                  <w:szCs w:val="18"/>
                </w:rPr>
                <w:t>404</w:t>
              </w:r>
            </w:ins>
          </w:p>
        </w:tc>
        <w:tc>
          <w:tcPr>
            <w:tcW w:w="2351" w:type="pct"/>
            <w:tcBorders>
              <w:top w:val="single" w:sz="4" w:space="0" w:color="auto"/>
              <w:left w:val="nil"/>
              <w:bottom w:val="single" w:sz="4" w:space="0" w:color="auto"/>
              <w:right w:val="single" w:sz="4" w:space="0" w:color="auto"/>
            </w:tcBorders>
            <w:vAlign w:val="center"/>
          </w:tcPr>
          <w:p w14:paraId="77463A33" w14:textId="09A86F94" w:rsidR="005C6609" w:rsidRDefault="005C6609" w:rsidP="005C6609">
            <w:pPr>
              <w:rPr>
                <w:ins w:id="6759" w:author="KPMG_PQH" w:date="2026-04-07T11:25:00Z" w16du:dateUtc="2026-04-07T04:25:00Z"/>
                <w:rFonts w:ascii="Arial" w:hAnsi="Arial" w:cs="Arial"/>
                <w:sz w:val="18"/>
                <w:szCs w:val="18"/>
              </w:rPr>
            </w:pPr>
            <w:ins w:id="6760" w:author="KPMG_PQH" w:date="2026-04-07T11:25:00Z" w16du:dateUtc="2026-04-07T04:25:00Z">
              <w:r>
                <w:rPr>
                  <w:rFonts w:ascii="Arial" w:hAnsi="Arial" w:cs="Arial"/>
                  <w:sz w:val="18"/>
                  <w:szCs w:val="18"/>
                </w:rPr>
                <w:t>VIET REALTOR REAL ESTATE JOINT STOCK COMPANY</w:t>
              </w:r>
            </w:ins>
          </w:p>
        </w:tc>
        <w:tc>
          <w:tcPr>
            <w:tcW w:w="846" w:type="pct"/>
            <w:tcBorders>
              <w:top w:val="single" w:sz="4" w:space="0" w:color="auto"/>
              <w:left w:val="nil"/>
              <w:bottom w:val="single" w:sz="4" w:space="0" w:color="auto"/>
              <w:right w:val="single" w:sz="4" w:space="0" w:color="auto"/>
            </w:tcBorders>
            <w:vAlign w:val="center"/>
          </w:tcPr>
          <w:p w14:paraId="5C33B4B5" w14:textId="1DCD2436" w:rsidR="005C6609" w:rsidRDefault="005C6609" w:rsidP="005C6609">
            <w:pPr>
              <w:jc w:val="center"/>
              <w:rPr>
                <w:ins w:id="6761" w:author="KPMG_PQH" w:date="2026-04-07T11:25:00Z" w16du:dateUtc="2026-04-07T04:25:00Z"/>
                <w:rFonts w:ascii="Arial" w:hAnsi="Arial" w:cs="Arial"/>
                <w:sz w:val="18"/>
                <w:szCs w:val="18"/>
              </w:rPr>
            </w:pPr>
            <w:ins w:id="676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6A85919" w14:textId="61F2DBDF" w:rsidR="005C6609" w:rsidRDefault="005C6609" w:rsidP="005C6609">
            <w:pPr>
              <w:rPr>
                <w:ins w:id="6763" w:author="KPMG_PQH" w:date="2026-04-07T11:25:00Z" w16du:dateUtc="2026-04-07T04:25:00Z"/>
                <w:rFonts w:ascii="Arial" w:hAnsi="Arial" w:cs="Arial"/>
                <w:color w:val="000000"/>
                <w:sz w:val="18"/>
                <w:szCs w:val="18"/>
              </w:rPr>
            </w:pPr>
            <w:ins w:id="6764" w:author="KPMG_PQH" w:date="2026-04-07T11:25:00Z" w16du:dateUtc="2026-04-07T04:25:00Z">
              <w:r>
                <w:rPr>
                  <w:rFonts w:ascii="Arial" w:hAnsi="Arial" w:cs="Arial"/>
                  <w:color w:val="000000"/>
                  <w:sz w:val="18"/>
                  <w:szCs w:val="18"/>
                </w:rPr>
                <w:t>Insufficient financial data</w:t>
              </w:r>
            </w:ins>
          </w:p>
        </w:tc>
      </w:tr>
      <w:tr w:rsidR="005C6609" w:rsidRPr="00322061" w14:paraId="456AA2D2" w14:textId="77777777" w:rsidTr="00777313">
        <w:trPr>
          <w:trHeight w:val="20"/>
          <w:ins w:id="676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1066FC8" w14:textId="3CE9D2F4" w:rsidR="005C6609" w:rsidRDefault="005C6609" w:rsidP="005C6609">
            <w:pPr>
              <w:jc w:val="center"/>
              <w:rPr>
                <w:ins w:id="6766" w:author="KPMG_PQH" w:date="2026-04-07T11:25:00Z" w16du:dateUtc="2026-04-07T04:25:00Z"/>
                <w:rFonts w:ascii="Arial" w:hAnsi="Arial" w:cs="Arial"/>
                <w:sz w:val="18"/>
                <w:szCs w:val="18"/>
              </w:rPr>
            </w:pPr>
            <w:ins w:id="6767" w:author="KPMG_PQH" w:date="2026-04-07T11:25:00Z" w16du:dateUtc="2026-04-07T04:25:00Z">
              <w:r>
                <w:rPr>
                  <w:rFonts w:ascii="Arial" w:hAnsi="Arial" w:cs="Arial"/>
                  <w:sz w:val="18"/>
                  <w:szCs w:val="18"/>
                </w:rPr>
                <w:t>405</w:t>
              </w:r>
            </w:ins>
          </w:p>
        </w:tc>
        <w:tc>
          <w:tcPr>
            <w:tcW w:w="2351" w:type="pct"/>
            <w:tcBorders>
              <w:top w:val="single" w:sz="4" w:space="0" w:color="auto"/>
              <w:left w:val="nil"/>
              <w:bottom w:val="single" w:sz="4" w:space="0" w:color="auto"/>
              <w:right w:val="single" w:sz="4" w:space="0" w:color="auto"/>
            </w:tcBorders>
            <w:vAlign w:val="center"/>
          </w:tcPr>
          <w:p w14:paraId="3EFB0367" w14:textId="714EA56B" w:rsidR="005C6609" w:rsidRDefault="005C6609" w:rsidP="005C6609">
            <w:pPr>
              <w:rPr>
                <w:ins w:id="6768" w:author="KPMG_PQH" w:date="2026-04-07T11:25:00Z" w16du:dateUtc="2026-04-07T04:25:00Z"/>
                <w:rFonts w:ascii="Arial" w:hAnsi="Arial" w:cs="Arial"/>
                <w:sz w:val="18"/>
                <w:szCs w:val="18"/>
              </w:rPr>
            </w:pPr>
            <w:ins w:id="6769" w:author="KPMG_PQH" w:date="2026-04-07T11:25:00Z" w16du:dateUtc="2026-04-07T04:25:00Z">
              <w:r>
                <w:rPr>
                  <w:rFonts w:ascii="Arial" w:hAnsi="Arial" w:cs="Arial"/>
                  <w:sz w:val="18"/>
                  <w:szCs w:val="18"/>
                </w:rPr>
                <w:t>VIET SINH PHAT SERVICE AND TRADING INVESTMENT CORPORATION</w:t>
              </w:r>
            </w:ins>
          </w:p>
        </w:tc>
        <w:tc>
          <w:tcPr>
            <w:tcW w:w="846" w:type="pct"/>
            <w:tcBorders>
              <w:top w:val="single" w:sz="4" w:space="0" w:color="auto"/>
              <w:left w:val="nil"/>
              <w:bottom w:val="single" w:sz="4" w:space="0" w:color="auto"/>
              <w:right w:val="single" w:sz="4" w:space="0" w:color="auto"/>
            </w:tcBorders>
            <w:vAlign w:val="center"/>
          </w:tcPr>
          <w:p w14:paraId="3EBE65A7" w14:textId="712CDE59" w:rsidR="005C6609" w:rsidRDefault="005C6609" w:rsidP="005C6609">
            <w:pPr>
              <w:jc w:val="center"/>
              <w:rPr>
                <w:ins w:id="6770" w:author="KPMG_PQH" w:date="2026-04-07T11:25:00Z" w16du:dateUtc="2026-04-07T04:25:00Z"/>
                <w:rFonts w:ascii="Arial" w:hAnsi="Arial" w:cs="Arial"/>
                <w:sz w:val="18"/>
                <w:szCs w:val="18"/>
              </w:rPr>
            </w:pPr>
            <w:ins w:id="677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94E8C57" w14:textId="615AEC7F" w:rsidR="005C6609" w:rsidRDefault="005C6609" w:rsidP="005C6609">
            <w:pPr>
              <w:rPr>
                <w:ins w:id="6772" w:author="KPMG_PQH" w:date="2026-04-07T11:25:00Z" w16du:dateUtc="2026-04-07T04:25:00Z"/>
                <w:rFonts w:ascii="Arial" w:hAnsi="Arial" w:cs="Arial"/>
                <w:color w:val="000000"/>
                <w:sz w:val="18"/>
                <w:szCs w:val="18"/>
              </w:rPr>
            </w:pPr>
            <w:ins w:id="6773" w:author="KPMG_PQH" w:date="2026-04-07T11:25:00Z" w16du:dateUtc="2026-04-07T04:25:00Z">
              <w:r>
                <w:rPr>
                  <w:rFonts w:ascii="Arial" w:hAnsi="Arial" w:cs="Arial"/>
                  <w:color w:val="000000"/>
                  <w:sz w:val="18"/>
                  <w:szCs w:val="18"/>
                </w:rPr>
                <w:t>Non-comparable functions</w:t>
              </w:r>
            </w:ins>
          </w:p>
        </w:tc>
      </w:tr>
      <w:tr w:rsidR="005C6609" w:rsidRPr="00322061" w14:paraId="0EAB1349" w14:textId="77777777" w:rsidTr="00777313">
        <w:trPr>
          <w:trHeight w:val="20"/>
          <w:ins w:id="677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6F53B7E" w14:textId="782FC130" w:rsidR="005C6609" w:rsidRDefault="005C6609" w:rsidP="005C6609">
            <w:pPr>
              <w:jc w:val="center"/>
              <w:rPr>
                <w:ins w:id="6775" w:author="KPMG_PQH" w:date="2026-04-07T11:25:00Z" w16du:dateUtc="2026-04-07T04:25:00Z"/>
                <w:rFonts w:ascii="Arial" w:hAnsi="Arial" w:cs="Arial"/>
                <w:sz w:val="18"/>
                <w:szCs w:val="18"/>
              </w:rPr>
            </w:pPr>
            <w:ins w:id="6776" w:author="KPMG_PQH" w:date="2026-04-07T11:25:00Z" w16du:dateUtc="2026-04-07T04:25:00Z">
              <w:r>
                <w:rPr>
                  <w:rFonts w:ascii="Arial" w:hAnsi="Arial" w:cs="Arial"/>
                  <w:sz w:val="18"/>
                  <w:szCs w:val="18"/>
                </w:rPr>
                <w:t>406</w:t>
              </w:r>
            </w:ins>
          </w:p>
        </w:tc>
        <w:tc>
          <w:tcPr>
            <w:tcW w:w="2351" w:type="pct"/>
            <w:tcBorders>
              <w:top w:val="single" w:sz="4" w:space="0" w:color="auto"/>
              <w:left w:val="nil"/>
              <w:bottom w:val="single" w:sz="4" w:space="0" w:color="auto"/>
              <w:right w:val="single" w:sz="4" w:space="0" w:color="auto"/>
            </w:tcBorders>
            <w:vAlign w:val="center"/>
          </w:tcPr>
          <w:p w14:paraId="28F80526" w14:textId="5B1354B5" w:rsidR="005C6609" w:rsidRDefault="005C6609" w:rsidP="005C6609">
            <w:pPr>
              <w:rPr>
                <w:ins w:id="6777" w:author="KPMG_PQH" w:date="2026-04-07T11:25:00Z" w16du:dateUtc="2026-04-07T04:25:00Z"/>
                <w:rFonts w:ascii="Arial" w:hAnsi="Arial" w:cs="Arial"/>
                <w:sz w:val="18"/>
                <w:szCs w:val="18"/>
              </w:rPr>
            </w:pPr>
            <w:ins w:id="6778" w:author="KPMG_PQH" w:date="2026-04-07T11:25:00Z" w16du:dateUtc="2026-04-07T04:25:00Z">
              <w:r>
                <w:rPr>
                  <w:rFonts w:ascii="Arial" w:hAnsi="Arial" w:cs="Arial"/>
                  <w:sz w:val="18"/>
                  <w:szCs w:val="18"/>
                </w:rPr>
                <w:t>VIET TECHNOLOGY AND CONSTRUCTION JOINT STOCK COMPANY</w:t>
              </w:r>
            </w:ins>
          </w:p>
        </w:tc>
        <w:tc>
          <w:tcPr>
            <w:tcW w:w="846" w:type="pct"/>
            <w:tcBorders>
              <w:top w:val="single" w:sz="4" w:space="0" w:color="auto"/>
              <w:left w:val="nil"/>
              <w:bottom w:val="single" w:sz="4" w:space="0" w:color="auto"/>
              <w:right w:val="single" w:sz="4" w:space="0" w:color="auto"/>
            </w:tcBorders>
            <w:vAlign w:val="center"/>
          </w:tcPr>
          <w:p w14:paraId="4DEA5B5F" w14:textId="0FA590C7" w:rsidR="005C6609" w:rsidRDefault="005C6609" w:rsidP="005C6609">
            <w:pPr>
              <w:jc w:val="center"/>
              <w:rPr>
                <w:ins w:id="6779" w:author="KPMG_PQH" w:date="2026-04-07T11:25:00Z" w16du:dateUtc="2026-04-07T04:25:00Z"/>
                <w:rFonts w:ascii="Arial" w:hAnsi="Arial" w:cs="Arial"/>
                <w:sz w:val="18"/>
                <w:szCs w:val="18"/>
              </w:rPr>
            </w:pPr>
            <w:ins w:id="678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32C019D0" w14:textId="5DAFE0C8" w:rsidR="005C6609" w:rsidRDefault="005C6609" w:rsidP="005C6609">
            <w:pPr>
              <w:rPr>
                <w:ins w:id="6781" w:author="KPMG_PQH" w:date="2026-04-07T11:25:00Z" w16du:dateUtc="2026-04-07T04:25:00Z"/>
                <w:rFonts w:ascii="Arial" w:hAnsi="Arial" w:cs="Arial"/>
                <w:color w:val="000000"/>
                <w:sz w:val="18"/>
                <w:szCs w:val="18"/>
              </w:rPr>
            </w:pPr>
            <w:ins w:id="6782" w:author="KPMG_PQH" w:date="2026-04-07T11:25:00Z" w16du:dateUtc="2026-04-07T04:25:00Z">
              <w:r>
                <w:rPr>
                  <w:rFonts w:ascii="Arial" w:hAnsi="Arial" w:cs="Arial"/>
                  <w:color w:val="000000"/>
                  <w:sz w:val="18"/>
                  <w:szCs w:val="18"/>
                </w:rPr>
                <w:t>Insufficient financial data</w:t>
              </w:r>
            </w:ins>
          </w:p>
        </w:tc>
      </w:tr>
      <w:tr w:rsidR="005C6609" w:rsidRPr="00322061" w14:paraId="5439161E" w14:textId="77777777" w:rsidTr="00777313">
        <w:trPr>
          <w:trHeight w:val="20"/>
          <w:ins w:id="678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40F9F60" w14:textId="3F4F453A" w:rsidR="005C6609" w:rsidRDefault="005C6609" w:rsidP="005C6609">
            <w:pPr>
              <w:jc w:val="center"/>
              <w:rPr>
                <w:ins w:id="6784" w:author="KPMG_PQH" w:date="2026-04-07T11:25:00Z" w16du:dateUtc="2026-04-07T04:25:00Z"/>
                <w:rFonts w:ascii="Arial" w:hAnsi="Arial" w:cs="Arial"/>
                <w:sz w:val="18"/>
                <w:szCs w:val="18"/>
              </w:rPr>
            </w:pPr>
            <w:ins w:id="6785" w:author="KPMG_PQH" w:date="2026-04-07T11:25:00Z" w16du:dateUtc="2026-04-07T04:25:00Z">
              <w:r>
                <w:rPr>
                  <w:rFonts w:ascii="Arial" w:hAnsi="Arial" w:cs="Arial"/>
                  <w:sz w:val="18"/>
                  <w:szCs w:val="18"/>
                </w:rPr>
                <w:t>407</w:t>
              </w:r>
            </w:ins>
          </w:p>
        </w:tc>
        <w:tc>
          <w:tcPr>
            <w:tcW w:w="2351" w:type="pct"/>
            <w:tcBorders>
              <w:top w:val="single" w:sz="4" w:space="0" w:color="auto"/>
              <w:left w:val="nil"/>
              <w:bottom w:val="single" w:sz="4" w:space="0" w:color="auto"/>
              <w:right w:val="single" w:sz="4" w:space="0" w:color="auto"/>
            </w:tcBorders>
            <w:vAlign w:val="center"/>
          </w:tcPr>
          <w:p w14:paraId="76620721" w14:textId="5F1FA37A" w:rsidR="005C6609" w:rsidRDefault="005C6609" w:rsidP="005C6609">
            <w:pPr>
              <w:rPr>
                <w:ins w:id="6786" w:author="KPMG_PQH" w:date="2026-04-07T11:25:00Z" w16du:dateUtc="2026-04-07T04:25:00Z"/>
                <w:rFonts w:ascii="Arial" w:hAnsi="Arial" w:cs="Arial"/>
                <w:sz w:val="18"/>
                <w:szCs w:val="18"/>
              </w:rPr>
            </w:pPr>
            <w:ins w:id="6787" w:author="KPMG_PQH" w:date="2026-04-07T11:25:00Z" w16du:dateUtc="2026-04-07T04:25:00Z">
              <w:r>
                <w:rPr>
                  <w:rFonts w:ascii="Arial" w:hAnsi="Arial" w:cs="Arial"/>
                  <w:sz w:val="18"/>
                  <w:szCs w:val="18"/>
                </w:rPr>
                <w:t>VIETNAM BIGSPACE COMPANY LIMITED</w:t>
              </w:r>
            </w:ins>
          </w:p>
        </w:tc>
        <w:tc>
          <w:tcPr>
            <w:tcW w:w="846" w:type="pct"/>
            <w:tcBorders>
              <w:top w:val="single" w:sz="4" w:space="0" w:color="auto"/>
              <w:left w:val="nil"/>
              <w:bottom w:val="single" w:sz="4" w:space="0" w:color="auto"/>
              <w:right w:val="single" w:sz="4" w:space="0" w:color="auto"/>
            </w:tcBorders>
            <w:vAlign w:val="center"/>
          </w:tcPr>
          <w:p w14:paraId="29B8745A" w14:textId="5BCF5E41" w:rsidR="005C6609" w:rsidRDefault="005C6609" w:rsidP="005C6609">
            <w:pPr>
              <w:jc w:val="center"/>
              <w:rPr>
                <w:ins w:id="6788" w:author="KPMG_PQH" w:date="2026-04-07T11:25:00Z" w16du:dateUtc="2026-04-07T04:25:00Z"/>
                <w:rFonts w:ascii="Arial" w:hAnsi="Arial" w:cs="Arial"/>
                <w:sz w:val="18"/>
                <w:szCs w:val="18"/>
              </w:rPr>
            </w:pPr>
            <w:ins w:id="678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45461CF" w14:textId="3D5FC2C6" w:rsidR="005C6609" w:rsidRDefault="005C6609" w:rsidP="005C6609">
            <w:pPr>
              <w:rPr>
                <w:ins w:id="6790" w:author="KPMG_PQH" w:date="2026-04-07T11:25:00Z" w16du:dateUtc="2026-04-07T04:25:00Z"/>
                <w:rFonts w:ascii="Arial" w:hAnsi="Arial" w:cs="Arial"/>
                <w:color w:val="000000"/>
                <w:sz w:val="18"/>
                <w:szCs w:val="18"/>
              </w:rPr>
            </w:pPr>
            <w:ins w:id="6791" w:author="KPMG_PQH" w:date="2026-04-07T11:25:00Z" w16du:dateUtc="2026-04-07T04:25:00Z">
              <w:r>
                <w:rPr>
                  <w:rFonts w:ascii="Arial" w:hAnsi="Arial" w:cs="Arial"/>
                  <w:color w:val="000000"/>
                  <w:sz w:val="18"/>
                  <w:szCs w:val="18"/>
                </w:rPr>
                <w:t>Non-comparable functions</w:t>
              </w:r>
            </w:ins>
          </w:p>
        </w:tc>
      </w:tr>
      <w:tr w:rsidR="005C6609" w:rsidRPr="00322061" w14:paraId="080F9CA8" w14:textId="77777777" w:rsidTr="00777313">
        <w:trPr>
          <w:trHeight w:val="20"/>
          <w:ins w:id="679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D126786" w14:textId="1DBFF3A2" w:rsidR="005C6609" w:rsidRDefault="005C6609" w:rsidP="005C6609">
            <w:pPr>
              <w:jc w:val="center"/>
              <w:rPr>
                <w:ins w:id="6793" w:author="KPMG_PQH" w:date="2026-04-07T11:25:00Z" w16du:dateUtc="2026-04-07T04:25:00Z"/>
                <w:rFonts w:ascii="Arial" w:hAnsi="Arial" w:cs="Arial"/>
                <w:sz w:val="18"/>
                <w:szCs w:val="18"/>
              </w:rPr>
            </w:pPr>
            <w:ins w:id="6794" w:author="KPMG_PQH" w:date="2026-04-07T11:25:00Z" w16du:dateUtc="2026-04-07T04:25:00Z">
              <w:r>
                <w:rPr>
                  <w:rFonts w:ascii="Arial" w:hAnsi="Arial" w:cs="Arial"/>
                  <w:sz w:val="18"/>
                  <w:szCs w:val="18"/>
                </w:rPr>
                <w:t>408</w:t>
              </w:r>
            </w:ins>
          </w:p>
        </w:tc>
        <w:tc>
          <w:tcPr>
            <w:tcW w:w="2351" w:type="pct"/>
            <w:tcBorders>
              <w:top w:val="single" w:sz="4" w:space="0" w:color="auto"/>
              <w:left w:val="nil"/>
              <w:bottom w:val="single" w:sz="4" w:space="0" w:color="auto"/>
              <w:right w:val="single" w:sz="4" w:space="0" w:color="auto"/>
            </w:tcBorders>
            <w:vAlign w:val="center"/>
          </w:tcPr>
          <w:p w14:paraId="361A455D" w14:textId="67F24F30" w:rsidR="005C6609" w:rsidRDefault="005C6609" w:rsidP="005C6609">
            <w:pPr>
              <w:rPr>
                <w:ins w:id="6795" w:author="KPMG_PQH" w:date="2026-04-07T11:25:00Z" w16du:dateUtc="2026-04-07T04:25:00Z"/>
                <w:rFonts w:ascii="Arial" w:hAnsi="Arial" w:cs="Arial"/>
                <w:sz w:val="18"/>
                <w:szCs w:val="18"/>
              </w:rPr>
            </w:pPr>
            <w:ins w:id="6796" w:author="KPMG_PQH" w:date="2026-04-07T11:25:00Z" w16du:dateUtc="2026-04-07T04:25:00Z">
              <w:r>
                <w:rPr>
                  <w:rFonts w:ascii="Arial" w:hAnsi="Arial" w:cs="Arial"/>
                  <w:sz w:val="18"/>
                  <w:szCs w:val="18"/>
                </w:rPr>
                <w:t>VIETNAM ENVIRONMENT AND MINERAL TECHNOLOGY EXPORT IMPORT JOINT STOCK COMPANY</w:t>
              </w:r>
            </w:ins>
          </w:p>
        </w:tc>
        <w:tc>
          <w:tcPr>
            <w:tcW w:w="846" w:type="pct"/>
            <w:tcBorders>
              <w:top w:val="single" w:sz="4" w:space="0" w:color="auto"/>
              <w:left w:val="nil"/>
              <w:bottom w:val="single" w:sz="4" w:space="0" w:color="auto"/>
              <w:right w:val="single" w:sz="4" w:space="0" w:color="auto"/>
            </w:tcBorders>
            <w:vAlign w:val="center"/>
          </w:tcPr>
          <w:p w14:paraId="28E3D7C7" w14:textId="55D4CD43" w:rsidR="005C6609" w:rsidRDefault="005C6609" w:rsidP="005C6609">
            <w:pPr>
              <w:jc w:val="center"/>
              <w:rPr>
                <w:ins w:id="6797" w:author="KPMG_PQH" w:date="2026-04-07T11:25:00Z" w16du:dateUtc="2026-04-07T04:25:00Z"/>
                <w:rFonts w:ascii="Arial" w:hAnsi="Arial" w:cs="Arial"/>
                <w:sz w:val="18"/>
                <w:szCs w:val="18"/>
              </w:rPr>
            </w:pPr>
            <w:ins w:id="679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7D9C2B6" w14:textId="5FD36199" w:rsidR="005C6609" w:rsidRDefault="005C6609" w:rsidP="005C6609">
            <w:pPr>
              <w:rPr>
                <w:ins w:id="6799" w:author="KPMG_PQH" w:date="2026-04-07T11:25:00Z" w16du:dateUtc="2026-04-07T04:25:00Z"/>
                <w:rFonts w:ascii="Arial" w:hAnsi="Arial" w:cs="Arial"/>
                <w:color w:val="000000"/>
                <w:sz w:val="18"/>
                <w:szCs w:val="18"/>
              </w:rPr>
            </w:pPr>
            <w:ins w:id="6800" w:author="KPMG_PQH" w:date="2026-04-07T11:25:00Z" w16du:dateUtc="2026-04-07T04:25:00Z">
              <w:r>
                <w:rPr>
                  <w:rFonts w:ascii="Arial" w:hAnsi="Arial" w:cs="Arial"/>
                  <w:color w:val="000000"/>
                  <w:sz w:val="18"/>
                  <w:szCs w:val="18"/>
                </w:rPr>
                <w:t>Insufficient financial data</w:t>
              </w:r>
            </w:ins>
          </w:p>
        </w:tc>
      </w:tr>
      <w:tr w:rsidR="005C6609" w:rsidRPr="00322061" w14:paraId="50C4D174" w14:textId="77777777" w:rsidTr="00777313">
        <w:trPr>
          <w:trHeight w:val="20"/>
          <w:ins w:id="680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9F99905" w14:textId="4B5417C1" w:rsidR="005C6609" w:rsidRDefault="005C6609" w:rsidP="005C6609">
            <w:pPr>
              <w:jc w:val="center"/>
              <w:rPr>
                <w:ins w:id="6802" w:author="KPMG_PQH" w:date="2026-04-07T11:25:00Z" w16du:dateUtc="2026-04-07T04:25:00Z"/>
                <w:rFonts w:ascii="Arial" w:hAnsi="Arial" w:cs="Arial"/>
                <w:sz w:val="18"/>
                <w:szCs w:val="18"/>
              </w:rPr>
            </w:pPr>
            <w:ins w:id="6803" w:author="KPMG_PQH" w:date="2026-04-07T11:25:00Z" w16du:dateUtc="2026-04-07T04:25:00Z">
              <w:r>
                <w:rPr>
                  <w:rFonts w:ascii="Arial" w:hAnsi="Arial" w:cs="Arial"/>
                  <w:sz w:val="18"/>
                  <w:szCs w:val="18"/>
                </w:rPr>
                <w:t>409</w:t>
              </w:r>
            </w:ins>
          </w:p>
        </w:tc>
        <w:tc>
          <w:tcPr>
            <w:tcW w:w="2351" w:type="pct"/>
            <w:tcBorders>
              <w:top w:val="single" w:sz="4" w:space="0" w:color="auto"/>
              <w:left w:val="nil"/>
              <w:bottom w:val="single" w:sz="4" w:space="0" w:color="auto"/>
              <w:right w:val="single" w:sz="4" w:space="0" w:color="auto"/>
            </w:tcBorders>
            <w:vAlign w:val="center"/>
          </w:tcPr>
          <w:p w14:paraId="5770334D" w14:textId="7420138A" w:rsidR="005C6609" w:rsidRDefault="005C6609" w:rsidP="005C6609">
            <w:pPr>
              <w:rPr>
                <w:ins w:id="6804" w:author="KPMG_PQH" w:date="2026-04-07T11:25:00Z" w16du:dateUtc="2026-04-07T04:25:00Z"/>
                <w:rFonts w:ascii="Arial" w:hAnsi="Arial" w:cs="Arial"/>
                <w:sz w:val="18"/>
                <w:szCs w:val="18"/>
              </w:rPr>
            </w:pPr>
            <w:ins w:id="6805" w:author="KPMG_PQH" w:date="2026-04-07T11:25:00Z" w16du:dateUtc="2026-04-07T04:25:00Z">
              <w:r>
                <w:rPr>
                  <w:rFonts w:ascii="Arial" w:hAnsi="Arial" w:cs="Arial"/>
                  <w:sz w:val="18"/>
                  <w:szCs w:val="18"/>
                </w:rPr>
                <w:t>VIETNAM LEATHER AND FOOTWEAR JOINT-STOCK COMPANY</w:t>
              </w:r>
            </w:ins>
          </w:p>
        </w:tc>
        <w:tc>
          <w:tcPr>
            <w:tcW w:w="846" w:type="pct"/>
            <w:tcBorders>
              <w:top w:val="single" w:sz="4" w:space="0" w:color="auto"/>
              <w:left w:val="nil"/>
              <w:bottom w:val="single" w:sz="4" w:space="0" w:color="auto"/>
              <w:right w:val="single" w:sz="4" w:space="0" w:color="auto"/>
            </w:tcBorders>
            <w:vAlign w:val="center"/>
          </w:tcPr>
          <w:p w14:paraId="066CECB0" w14:textId="0D9A7977" w:rsidR="005C6609" w:rsidRDefault="005C6609" w:rsidP="005C6609">
            <w:pPr>
              <w:jc w:val="center"/>
              <w:rPr>
                <w:ins w:id="6806" w:author="KPMG_PQH" w:date="2026-04-07T11:25:00Z" w16du:dateUtc="2026-04-07T04:25:00Z"/>
                <w:rFonts w:ascii="Arial" w:hAnsi="Arial" w:cs="Arial"/>
                <w:sz w:val="18"/>
                <w:szCs w:val="18"/>
              </w:rPr>
            </w:pPr>
            <w:ins w:id="680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BC0DC01" w14:textId="7A328618" w:rsidR="005C6609" w:rsidRDefault="005C6609" w:rsidP="005C6609">
            <w:pPr>
              <w:rPr>
                <w:ins w:id="6808" w:author="KPMG_PQH" w:date="2026-04-07T11:25:00Z" w16du:dateUtc="2026-04-07T04:25:00Z"/>
                <w:rFonts w:ascii="Arial" w:hAnsi="Arial" w:cs="Arial"/>
                <w:color w:val="000000"/>
                <w:sz w:val="18"/>
                <w:szCs w:val="18"/>
              </w:rPr>
            </w:pPr>
            <w:ins w:id="6809" w:author="KPMG_PQH" w:date="2026-04-07T11:25:00Z" w16du:dateUtc="2026-04-07T04:25:00Z">
              <w:r>
                <w:rPr>
                  <w:rFonts w:ascii="Arial" w:hAnsi="Arial" w:cs="Arial"/>
                  <w:color w:val="000000"/>
                  <w:sz w:val="18"/>
                  <w:szCs w:val="18"/>
                </w:rPr>
                <w:t>Abnormal financial result</w:t>
              </w:r>
            </w:ins>
          </w:p>
        </w:tc>
      </w:tr>
      <w:tr w:rsidR="005C6609" w:rsidRPr="00322061" w14:paraId="09DD838D" w14:textId="77777777" w:rsidTr="00777313">
        <w:trPr>
          <w:trHeight w:val="20"/>
          <w:ins w:id="681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9A426BC" w14:textId="7F4F4BF0" w:rsidR="005C6609" w:rsidRDefault="005C6609" w:rsidP="005C6609">
            <w:pPr>
              <w:jc w:val="center"/>
              <w:rPr>
                <w:ins w:id="6811" w:author="KPMG_PQH" w:date="2026-04-07T11:25:00Z" w16du:dateUtc="2026-04-07T04:25:00Z"/>
                <w:rFonts w:ascii="Arial" w:hAnsi="Arial" w:cs="Arial"/>
                <w:sz w:val="18"/>
                <w:szCs w:val="18"/>
              </w:rPr>
            </w:pPr>
            <w:ins w:id="6812" w:author="KPMG_PQH" w:date="2026-04-07T11:25:00Z" w16du:dateUtc="2026-04-07T04:25:00Z">
              <w:r>
                <w:rPr>
                  <w:rFonts w:ascii="Arial" w:hAnsi="Arial" w:cs="Arial"/>
                  <w:sz w:val="18"/>
                  <w:szCs w:val="18"/>
                </w:rPr>
                <w:t>410</w:t>
              </w:r>
            </w:ins>
          </w:p>
        </w:tc>
        <w:tc>
          <w:tcPr>
            <w:tcW w:w="2351" w:type="pct"/>
            <w:tcBorders>
              <w:top w:val="single" w:sz="4" w:space="0" w:color="auto"/>
              <w:left w:val="nil"/>
              <w:bottom w:val="single" w:sz="4" w:space="0" w:color="auto"/>
              <w:right w:val="single" w:sz="4" w:space="0" w:color="auto"/>
            </w:tcBorders>
            <w:vAlign w:val="center"/>
          </w:tcPr>
          <w:p w14:paraId="196EBABD" w14:textId="202134E5" w:rsidR="005C6609" w:rsidRDefault="005C6609" w:rsidP="005C6609">
            <w:pPr>
              <w:rPr>
                <w:ins w:id="6813" w:author="KPMG_PQH" w:date="2026-04-07T11:25:00Z" w16du:dateUtc="2026-04-07T04:25:00Z"/>
                <w:rFonts w:ascii="Arial" w:hAnsi="Arial" w:cs="Arial"/>
                <w:sz w:val="18"/>
                <w:szCs w:val="18"/>
              </w:rPr>
            </w:pPr>
            <w:ins w:id="6814" w:author="KPMG_PQH" w:date="2026-04-07T11:25:00Z" w16du:dateUtc="2026-04-07T04:25:00Z">
              <w:r>
                <w:rPr>
                  <w:rFonts w:ascii="Arial" w:hAnsi="Arial" w:cs="Arial"/>
                  <w:sz w:val="18"/>
                  <w:szCs w:val="18"/>
                </w:rPr>
                <w:t>VIETNET TRADE AND INVESTMENT JOINT STOCK COMPANY</w:t>
              </w:r>
            </w:ins>
          </w:p>
        </w:tc>
        <w:tc>
          <w:tcPr>
            <w:tcW w:w="846" w:type="pct"/>
            <w:tcBorders>
              <w:top w:val="single" w:sz="4" w:space="0" w:color="auto"/>
              <w:left w:val="nil"/>
              <w:bottom w:val="single" w:sz="4" w:space="0" w:color="auto"/>
              <w:right w:val="single" w:sz="4" w:space="0" w:color="auto"/>
            </w:tcBorders>
            <w:vAlign w:val="center"/>
          </w:tcPr>
          <w:p w14:paraId="47FEA03A" w14:textId="34F6EEAA" w:rsidR="005C6609" w:rsidRDefault="005C6609" w:rsidP="005C6609">
            <w:pPr>
              <w:jc w:val="center"/>
              <w:rPr>
                <w:ins w:id="6815" w:author="KPMG_PQH" w:date="2026-04-07T11:25:00Z" w16du:dateUtc="2026-04-07T04:25:00Z"/>
                <w:rFonts w:ascii="Arial" w:hAnsi="Arial" w:cs="Arial"/>
                <w:sz w:val="18"/>
                <w:szCs w:val="18"/>
              </w:rPr>
            </w:pPr>
            <w:ins w:id="681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E55BA6C" w14:textId="002EAF73" w:rsidR="005C6609" w:rsidRDefault="005C6609" w:rsidP="005C6609">
            <w:pPr>
              <w:rPr>
                <w:ins w:id="6817" w:author="KPMG_PQH" w:date="2026-04-07T11:25:00Z" w16du:dateUtc="2026-04-07T04:25:00Z"/>
                <w:rFonts w:ascii="Arial" w:hAnsi="Arial" w:cs="Arial"/>
                <w:color w:val="000000"/>
                <w:sz w:val="18"/>
                <w:szCs w:val="18"/>
              </w:rPr>
            </w:pPr>
            <w:ins w:id="6818" w:author="KPMG_PQH" w:date="2026-04-07T11:25:00Z" w16du:dateUtc="2026-04-07T04:25:00Z">
              <w:r>
                <w:rPr>
                  <w:rFonts w:ascii="Arial" w:hAnsi="Arial" w:cs="Arial"/>
                  <w:color w:val="000000"/>
                  <w:sz w:val="18"/>
                  <w:szCs w:val="18"/>
                </w:rPr>
                <w:t>Insufficient financial data</w:t>
              </w:r>
            </w:ins>
          </w:p>
        </w:tc>
      </w:tr>
      <w:tr w:rsidR="005C6609" w:rsidRPr="00322061" w14:paraId="29E2775C" w14:textId="77777777" w:rsidTr="00777313">
        <w:trPr>
          <w:trHeight w:val="20"/>
          <w:ins w:id="681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20C6230" w14:textId="1A0D9164" w:rsidR="005C6609" w:rsidRDefault="005C6609" w:rsidP="005C6609">
            <w:pPr>
              <w:jc w:val="center"/>
              <w:rPr>
                <w:ins w:id="6820" w:author="KPMG_PQH" w:date="2026-04-07T11:25:00Z" w16du:dateUtc="2026-04-07T04:25:00Z"/>
                <w:rFonts w:ascii="Arial" w:hAnsi="Arial" w:cs="Arial"/>
                <w:sz w:val="18"/>
                <w:szCs w:val="18"/>
              </w:rPr>
            </w:pPr>
            <w:ins w:id="6821" w:author="KPMG_PQH" w:date="2026-04-07T11:25:00Z" w16du:dateUtc="2026-04-07T04:25:00Z">
              <w:r>
                <w:rPr>
                  <w:rFonts w:ascii="Arial" w:hAnsi="Arial" w:cs="Arial"/>
                  <w:sz w:val="18"/>
                  <w:szCs w:val="18"/>
                </w:rPr>
                <w:t>411</w:t>
              </w:r>
            </w:ins>
          </w:p>
        </w:tc>
        <w:tc>
          <w:tcPr>
            <w:tcW w:w="2351" w:type="pct"/>
            <w:tcBorders>
              <w:top w:val="single" w:sz="4" w:space="0" w:color="auto"/>
              <w:left w:val="nil"/>
              <w:bottom w:val="single" w:sz="4" w:space="0" w:color="auto"/>
              <w:right w:val="single" w:sz="4" w:space="0" w:color="auto"/>
            </w:tcBorders>
            <w:vAlign w:val="center"/>
          </w:tcPr>
          <w:p w14:paraId="001F7421" w14:textId="158F6F2A" w:rsidR="005C6609" w:rsidRDefault="005C6609" w:rsidP="005C6609">
            <w:pPr>
              <w:rPr>
                <w:ins w:id="6822" w:author="KPMG_PQH" w:date="2026-04-07T11:25:00Z" w16du:dateUtc="2026-04-07T04:25:00Z"/>
                <w:rFonts w:ascii="Arial" w:hAnsi="Arial" w:cs="Arial"/>
                <w:sz w:val="18"/>
                <w:szCs w:val="18"/>
              </w:rPr>
            </w:pPr>
            <w:ins w:id="6823" w:author="KPMG_PQH" w:date="2026-04-07T11:25:00Z" w16du:dateUtc="2026-04-07T04:25:00Z">
              <w:r>
                <w:rPr>
                  <w:rFonts w:ascii="Arial" w:hAnsi="Arial" w:cs="Arial"/>
                  <w:sz w:val="18"/>
                  <w:szCs w:val="18"/>
                </w:rPr>
                <w:t>VIJAGO VIET NAM JOINT STOCK COMPANY</w:t>
              </w:r>
            </w:ins>
          </w:p>
        </w:tc>
        <w:tc>
          <w:tcPr>
            <w:tcW w:w="846" w:type="pct"/>
            <w:tcBorders>
              <w:top w:val="single" w:sz="4" w:space="0" w:color="auto"/>
              <w:left w:val="nil"/>
              <w:bottom w:val="single" w:sz="4" w:space="0" w:color="auto"/>
              <w:right w:val="single" w:sz="4" w:space="0" w:color="auto"/>
            </w:tcBorders>
            <w:vAlign w:val="center"/>
          </w:tcPr>
          <w:p w14:paraId="51B6BB4D" w14:textId="3AA86B31" w:rsidR="005C6609" w:rsidRDefault="005C6609" w:rsidP="005C6609">
            <w:pPr>
              <w:jc w:val="center"/>
              <w:rPr>
                <w:ins w:id="6824" w:author="KPMG_PQH" w:date="2026-04-07T11:25:00Z" w16du:dateUtc="2026-04-07T04:25:00Z"/>
                <w:rFonts w:ascii="Arial" w:hAnsi="Arial" w:cs="Arial"/>
                <w:sz w:val="18"/>
                <w:szCs w:val="18"/>
              </w:rPr>
            </w:pPr>
            <w:ins w:id="682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A3C6458" w14:textId="6A250707" w:rsidR="005C6609" w:rsidRDefault="005C6609" w:rsidP="005C6609">
            <w:pPr>
              <w:rPr>
                <w:ins w:id="6826" w:author="KPMG_PQH" w:date="2026-04-07T11:25:00Z" w16du:dateUtc="2026-04-07T04:25:00Z"/>
                <w:rFonts w:ascii="Arial" w:hAnsi="Arial" w:cs="Arial"/>
                <w:color w:val="000000"/>
                <w:sz w:val="18"/>
                <w:szCs w:val="18"/>
              </w:rPr>
            </w:pPr>
            <w:ins w:id="6827" w:author="KPMG_PQH" w:date="2026-04-07T11:25:00Z" w16du:dateUtc="2026-04-07T04:25:00Z">
              <w:r>
                <w:rPr>
                  <w:rFonts w:ascii="Arial" w:hAnsi="Arial" w:cs="Arial"/>
                  <w:color w:val="000000"/>
                  <w:sz w:val="18"/>
                  <w:szCs w:val="18"/>
                </w:rPr>
                <w:t>Non-comparable products</w:t>
              </w:r>
            </w:ins>
          </w:p>
        </w:tc>
      </w:tr>
      <w:tr w:rsidR="005C6609" w:rsidRPr="00322061" w14:paraId="7F46C4AA" w14:textId="77777777" w:rsidTr="00777313">
        <w:trPr>
          <w:trHeight w:val="20"/>
          <w:ins w:id="682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009D3C5" w14:textId="298B8DDB" w:rsidR="005C6609" w:rsidRDefault="005C6609" w:rsidP="005C6609">
            <w:pPr>
              <w:jc w:val="center"/>
              <w:rPr>
                <w:ins w:id="6829" w:author="KPMG_PQH" w:date="2026-04-07T11:25:00Z" w16du:dateUtc="2026-04-07T04:25:00Z"/>
                <w:rFonts w:ascii="Arial" w:hAnsi="Arial" w:cs="Arial"/>
                <w:sz w:val="18"/>
                <w:szCs w:val="18"/>
              </w:rPr>
            </w:pPr>
            <w:ins w:id="6830" w:author="KPMG_PQH" w:date="2026-04-07T11:25:00Z" w16du:dateUtc="2026-04-07T04:25:00Z">
              <w:r>
                <w:rPr>
                  <w:rFonts w:ascii="Arial" w:hAnsi="Arial" w:cs="Arial"/>
                  <w:sz w:val="18"/>
                  <w:szCs w:val="18"/>
                </w:rPr>
                <w:t>412</w:t>
              </w:r>
            </w:ins>
          </w:p>
        </w:tc>
        <w:tc>
          <w:tcPr>
            <w:tcW w:w="2351" w:type="pct"/>
            <w:tcBorders>
              <w:top w:val="single" w:sz="4" w:space="0" w:color="auto"/>
              <w:left w:val="nil"/>
              <w:bottom w:val="single" w:sz="4" w:space="0" w:color="auto"/>
              <w:right w:val="single" w:sz="4" w:space="0" w:color="auto"/>
            </w:tcBorders>
            <w:vAlign w:val="center"/>
          </w:tcPr>
          <w:p w14:paraId="440E141E" w14:textId="69CDDD21" w:rsidR="005C6609" w:rsidRDefault="005C6609" w:rsidP="005C6609">
            <w:pPr>
              <w:rPr>
                <w:ins w:id="6831" w:author="KPMG_PQH" w:date="2026-04-07T11:25:00Z" w16du:dateUtc="2026-04-07T04:25:00Z"/>
                <w:rFonts w:ascii="Arial" w:hAnsi="Arial" w:cs="Arial"/>
                <w:sz w:val="18"/>
                <w:szCs w:val="18"/>
              </w:rPr>
            </w:pPr>
            <w:ins w:id="6832" w:author="KPMG_PQH" w:date="2026-04-07T11:25:00Z" w16du:dateUtc="2026-04-07T04:25:00Z">
              <w:r>
                <w:rPr>
                  <w:rFonts w:ascii="Arial" w:hAnsi="Arial" w:cs="Arial"/>
                  <w:sz w:val="18"/>
                  <w:szCs w:val="18"/>
                </w:rPr>
                <w:t>VINAMETECH TECHNOLOGY TRADING AND PRODUCTION COMPANY LIMITED</w:t>
              </w:r>
            </w:ins>
          </w:p>
        </w:tc>
        <w:tc>
          <w:tcPr>
            <w:tcW w:w="846" w:type="pct"/>
            <w:tcBorders>
              <w:top w:val="single" w:sz="4" w:space="0" w:color="auto"/>
              <w:left w:val="nil"/>
              <w:bottom w:val="single" w:sz="4" w:space="0" w:color="auto"/>
              <w:right w:val="single" w:sz="4" w:space="0" w:color="auto"/>
            </w:tcBorders>
            <w:vAlign w:val="center"/>
          </w:tcPr>
          <w:p w14:paraId="6B269DEF" w14:textId="19A91B46" w:rsidR="005C6609" w:rsidRDefault="005C6609" w:rsidP="005C6609">
            <w:pPr>
              <w:jc w:val="center"/>
              <w:rPr>
                <w:ins w:id="6833" w:author="KPMG_PQH" w:date="2026-04-07T11:25:00Z" w16du:dateUtc="2026-04-07T04:25:00Z"/>
                <w:rFonts w:ascii="Arial" w:hAnsi="Arial" w:cs="Arial"/>
                <w:sz w:val="18"/>
                <w:szCs w:val="18"/>
              </w:rPr>
            </w:pPr>
            <w:ins w:id="683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385CE43" w14:textId="07880F92" w:rsidR="005C6609" w:rsidRDefault="005C6609" w:rsidP="005C6609">
            <w:pPr>
              <w:rPr>
                <w:ins w:id="6835" w:author="KPMG_PQH" w:date="2026-04-07T11:25:00Z" w16du:dateUtc="2026-04-07T04:25:00Z"/>
                <w:rFonts w:ascii="Arial" w:hAnsi="Arial" w:cs="Arial"/>
                <w:color w:val="000000"/>
                <w:sz w:val="18"/>
                <w:szCs w:val="18"/>
              </w:rPr>
            </w:pPr>
            <w:ins w:id="6836" w:author="KPMG_PQH" w:date="2026-04-07T11:25:00Z" w16du:dateUtc="2026-04-07T04:25:00Z">
              <w:r>
                <w:rPr>
                  <w:rFonts w:ascii="Arial" w:hAnsi="Arial" w:cs="Arial"/>
                  <w:color w:val="000000"/>
                  <w:sz w:val="18"/>
                  <w:szCs w:val="18"/>
                </w:rPr>
                <w:t>Insufficient financial data</w:t>
              </w:r>
            </w:ins>
          </w:p>
        </w:tc>
      </w:tr>
      <w:tr w:rsidR="005C6609" w:rsidRPr="00322061" w14:paraId="7A5950F8" w14:textId="77777777" w:rsidTr="00777313">
        <w:trPr>
          <w:trHeight w:val="20"/>
          <w:ins w:id="683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8F3B647" w14:textId="09C9FDED" w:rsidR="005C6609" w:rsidRDefault="005C6609" w:rsidP="005C6609">
            <w:pPr>
              <w:jc w:val="center"/>
              <w:rPr>
                <w:ins w:id="6838" w:author="KPMG_PQH" w:date="2026-04-07T11:25:00Z" w16du:dateUtc="2026-04-07T04:25:00Z"/>
                <w:rFonts w:ascii="Arial" w:hAnsi="Arial" w:cs="Arial"/>
                <w:sz w:val="18"/>
                <w:szCs w:val="18"/>
              </w:rPr>
            </w:pPr>
            <w:ins w:id="6839" w:author="KPMG_PQH" w:date="2026-04-07T11:25:00Z" w16du:dateUtc="2026-04-07T04:25:00Z">
              <w:r>
                <w:rPr>
                  <w:rFonts w:ascii="Arial" w:hAnsi="Arial" w:cs="Arial"/>
                  <w:sz w:val="18"/>
                  <w:szCs w:val="18"/>
                </w:rPr>
                <w:lastRenderedPageBreak/>
                <w:t>413</w:t>
              </w:r>
            </w:ins>
          </w:p>
        </w:tc>
        <w:tc>
          <w:tcPr>
            <w:tcW w:w="2351" w:type="pct"/>
            <w:tcBorders>
              <w:top w:val="single" w:sz="4" w:space="0" w:color="auto"/>
              <w:left w:val="nil"/>
              <w:bottom w:val="single" w:sz="4" w:space="0" w:color="auto"/>
              <w:right w:val="single" w:sz="4" w:space="0" w:color="auto"/>
            </w:tcBorders>
            <w:vAlign w:val="center"/>
          </w:tcPr>
          <w:p w14:paraId="18A499D6" w14:textId="251F352E" w:rsidR="005C6609" w:rsidRDefault="005C6609" w:rsidP="005C6609">
            <w:pPr>
              <w:rPr>
                <w:ins w:id="6840" w:author="KPMG_PQH" w:date="2026-04-07T11:25:00Z" w16du:dateUtc="2026-04-07T04:25:00Z"/>
                <w:rFonts w:ascii="Arial" w:hAnsi="Arial" w:cs="Arial"/>
                <w:sz w:val="18"/>
                <w:szCs w:val="18"/>
              </w:rPr>
            </w:pPr>
            <w:ins w:id="6841" w:author="KPMG_PQH" w:date="2026-04-07T11:25:00Z" w16du:dateUtc="2026-04-07T04:25:00Z">
              <w:r>
                <w:rPr>
                  <w:rFonts w:ascii="Arial" w:hAnsi="Arial" w:cs="Arial"/>
                  <w:sz w:val="18"/>
                  <w:szCs w:val="18"/>
                </w:rPr>
                <w:t>VINATEX DANANG JOINT STOCK COMPANY</w:t>
              </w:r>
            </w:ins>
          </w:p>
        </w:tc>
        <w:tc>
          <w:tcPr>
            <w:tcW w:w="846" w:type="pct"/>
            <w:tcBorders>
              <w:top w:val="single" w:sz="4" w:space="0" w:color="auto"/>
              <w:left w:val="nil"/>
              <w:bottom w:val="single" w:sz="4" w:space="0" w:color="auto"/>
              <w:right w:val="single" w:sz="4" w:space="0" w:color="auto"/>
            </w:tcBorders>
            <w:vAlign w:val="center"/>
          </w:tcPr>
          <w:p w14:paraId="7DAE6AA0" w14:textId="3947F583" w:rsidR="005C6609" w:rsidRDefault="005C6609" w:rsidP="005C6609">
            <w:pPr>
              <w:jc w:val="center"/>
              <w:rPr>
                <w:ins w:id="6842" w:author="KPMG_PQH" w:date="2026-04-07T11:25:00Z" w16du:dateUtc="2026-04-07T04:25:00Z"/>
                <w:rFonts w:ascii="Arial" w:hAnsi="Arial" w:cs="Arial"/>
                <w:sz w:val="18"/>
                <w:szCs w:val="18"/>
              </w:rPr>
            </w:pPr>
            <w:ins w:id="6843" w:author="KPMG_PQH" w:date="2026-04-07T11:25:00Z" w16du:dateUtc="2026-04-07T04:25:00Z">
              <w:r>
                <w:rPr>
                  <w:rFonts w:ascii="Arial" w:hAnsi="Arial" w:cs="Arial"/>
                  <w:sz w:val="18"/>
                  <w:szCs w:val="18"/>
                </w:rPr>
                <w:t>VDN</w:t>
              </w:r>
            </w:ins>
          </w:p>
        </w:tc>
        <w:tc>
          <w:tcPr>
            <w:tcW w:w="1498" w:type="pct"/>
            <w:tcBorders>
              <w:top w:val="single" w:sz="4" w:space="0" w:color="auto"/>
              <w:left w:val="nil"/>
              <w:bottom w:val="single" w:sz="4" w:space="0" w:color="auto"/>
              <w:right w:val="single" w:sz="4" w:space="0" w:color="auto"/>
            </w:tcBorders>
            <w:vAlign w:val="center"/>
          </w:tcPr>
          <w:p w14:paraId="273D6BB2" w14:textId="18A2673A" w:rsidR="005C6609" w:rsidRDefault="005C6609" w:rsidP="005C6609">
            <w:pPr>
              <w:rPr>
                <w:ins w:id="6844" w:author="KPMG_PQH" w:date="2026-04-07T11:25:00Z" w16du:dateUtc="2026-04-07T04:25:00Z"/>
                <w:rFonts w:ascii="Arial" w:hAnsi="Arial" w:cs="Arial"/>
                <w:color w:val="000000"/>
                <w:sz w:val="18"/>
                <w:szCs w:val="18"/>
              </w:rPr>
            </w:pPr>
            <w:ins w:id="6845" w:author="KPMG_PQH" w:date="2026-04-07T11:25:00Z" w16du:dateUtc="2026-04-07T04:25:00Z">
              <w:r>
                <w:rPr>
                  <w:rFonts w:ascii="Arial" w:hAnsi="Arial" w:cs="Arial"/>
                  <w:color w:val="000000"/>
                  <w:sz w:val="18"/>
                  <w:szCs w:val="18"/>
                </w:rPr>
                <w:t>Non-comparable products</w:t>
              </w:r>
            </w:ins>
          </w:p>
        </w:tc>
      </w:tr>
      <w:tr w:rsidR="005C6609" w:rsidRPr="00322061" w14:paraId="09E40D12" w14:textId="77777777" w:rsidTr="00777313">
        <w:trPr>
          <w:trHeight w:val="20"/>
          <w:ins w:id="684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F843AF8" w14:textId="295EDE3C" w:rsidR="005C6609" w:rsidRDefault="005C6609" w:rsidP="005C6609">
            <w:pPr>
              <w:jc w:val="center"/>
              <w:rPr>
                <w:ins w:id="6847" w:author="KPMG_PQH" w:date="2026-04-07T11:25:00Z" w16du:dateUtc="2026-04-07T04:25:00Z"/>
                <w:rFonts w:ascii="Arial" w:hAnsi="Arial" w:cs="Arial"/>
                <w:sz w:val="18"/>
                <w:szCs w:val="18"/>
              </w:rPr>
            </w:pPr>
            <w:ins w:id="6848" w:author="KPMG_PQH" w:date="2026-04-07T11:25:00Z" w16du:dateUtc="2026-04-07T04:25:00Z">
              <w:r>
                <w:rPr>
                  <w:rFonts w:ascii="Arial" w:hAnsi="Arial" w:cs="Arial"/>
                  <w:sz w:val="18"/>
                  <w:szCs w:val="18"/>
                </w:rPr>
                <w:t>414</w:t>
              </w:r>
            </w:ins>
          </w:p>
        </w:tc>
        <w:tc>
          <w:tcPr>
            <w:tcW w:w="2351" w:type="pct"/>
            <w:tcBorders>
              <w:top w:val="single" w:sz="4" w:space="0" w:color="auto"/>
              <w:left w:val="nil"/>
              <w:bottom w:val="single" w:sz="4" w:space="0" w:color="auto"/>
              <w:right w:val="single" w:sz="4" w:space="0" w:color="auto"/>
            </w:tcBorders>
            <w:vAlign w:val="center"/>
          </w:tcPr>
          <w:p w14:paraId="1ED7261F" w14:textId="3780662F" w:rsidR="005C6609" w:rsidRDefault="005C6609" w:rsidP="005C6609">
            <w:pPr>
              <w:rPr>
                <w:ins w:id="6849" w:author="KPMG_PQH" w:date="2026-04-07T11:25:00Z" w16du:dateUtc="2026-04-07T04:25:00Z"/>
                <w:rFonts w:ascii="Arial" w:hAnsi="Arial" w:cs="Arial"/>
                <w:sz w:val="18"/>
                <w:szCs w:val="18"/>
              </w:rPr>
            </w:pPr>
            <w:ins w:id="6850" w:author="KPMG_PQH" w:date="2026-04-07T11:25:00Z" w16du:dateUtc="2026-04-07T04:25:00Z">
              <w:r>
                <w:rPr>
                  <w:rFonts w:ascii="Arial" w:hAnsi="Arial" w:cs="Arial"/>
                  <w:sz w:val="18"/>
                  <w:szCs w:val="18"/>
                </w:rPr>
                <w:t>VINCOMMERCE GENERAL COMMERCIAL SERVICES JOINT STOCK COMPANY</w:t>
              </w:r>
            </w:ins>
          </w:p>
        </w:tc>
        <w:tc>
          <w:tcPr>
            <w:tcW w:w="846" w:type="pct"/>
            <w:tcBorders>
              <w:top w:val="single" w:sz="4" w:space="0" w:color="auto"/>
              <w:left w:val="nil"/>
              <w:bottom w:val="single" w:sz="4" w:space="0" w:color="auto"/>
              <w:right w:val="single" w:sz="4" w:space="0" w:color="auto"/>
            </w:tcBorders>
            <w:vAlign w:val="center"/>
          </w:tcPr>
          <w:p w14:paraId="3EDE2790" w14:textId="53DCF05D" w:rsidR="005C6609" w:rsidRDefault="005C6609" w:rsidP="005C6609">
            <w:pPr>
              <w:jc w:val="center"/>
              <w:rPr>
                <w:ins w:id="6851" w:author="KPMG_PQH" w:date="2026-04-07T11:25:00Z" w16du:dateUtc="2026-04-07T04:25:00Z"/>
                <w:rFonts w:ascii="Arial" w:hAnsi="Arial" w:cs="Arial"/>
                <w:sz w:val="18"/>
                <w:szCs w:val="18"/>
              </w:rPr>
            </w:pPr>
            <w:ins w:id="685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BA090E8" w14:textId="5DFE1113" w:rsidR="005C6609" w:rsidRDefault="005C6609" w:rsidP="005C6609">
            <w:pPr>
              <w:rPr>
                <w:ins w:id="6853" w:author="KPMG_PQH" w:date="2026-04-07T11:25:00Z" w16du:dateUtc="2026-04-07T04:25:00Z"/>
                <w:rFonts w:ascii="Arial" w:hAnsi="Arial" w:cs="Arial"/>
                <w:color w:val="000000"/>
                <w:sz w:val="18"/>
                <w:szCs w:val="18"/>
              </w:rPr>
            </w:pPr>
            <w:ins w:id="6854" w:author="KPMG_PQH" w:date="2026-04-07T11:25:00Z" w16du:dateUtc="2026-04-07T04:25:00Z">
              <w:r>
                <w:rPr>
                  <w:rFonts w:ascii="Arial" w:hAnsi="Arial" w:cs="Arial"/>
                  <w:color w:val="000000"/>
                  <w:sz w:val="18"/>
                  <w:szCs w:val="18"/>
                </w:rPr>
                <w:t>Non-comparable functions</w:t>
              </w:r>
            </w:ins>
          </w:p>
        </w:tc>
      </w:tr>
      <w:tr w:rsidR="005C6609" w:rsidRPr="00322061" w14:paraId="6D4A1C10" w14:textId="77777777" w:rsidTr="00777313">
        <w:trPr>
          <w:trHeight w:val="20"/>
          <w:ins w:id="685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0CD61787" w14:textId="76E1F851" w:rsidR="005C6609" w:rsidRDefault="005C6609" w:rsidP="005C6609">
            <w:pPr>
              <w:jc w:val="center"/>
              <w:rPr>
                <w:ins w:id="6856" w:author="KPMG_PQH" w:date="2026-04-07T11:25:00Z" w16du:dateUtc="2026-04-07T04:25:00Z"/>
                <w:rFonts w:ascii="Arial" w:hAnsi="Arial" w:cs="Arial"/>
                <w:sz w:val="18"/>
                <w:szCs w:val="18"/>
              </w:rPr>
            </w:pPr>
            <w:ins w:id="6857" w:author="KPMG_PQH" w:date="2026-04-07T11:25:00Z" w16du:dateUtc="2026-04-07T04:25:00Z">
              <w:r>
                <w:rPr>
                  <w:rFonts w:ascii="Arial" w:hAnsi="Arial" w:cs="Arial"/>
                  <w:sz w:val="18"/>
                  <w:szCs w:val="18"/>
                </w:rPr>
                <w:t>415</w:t>
              </w:r>
            </w:ins>
          </w:p>
        </w:tc>
        <w:tc>
          <w:tcPr>
            <w:tcW w:w="2351" w:type="pct"/>
            <w:tcBorders>
              <w:top w:val="single" w:sz="4" w:space="0" w:color="auto"/>
              <w:left w:val="nil"/>
              <w:bottom w:val="single" w:sz="4" w:space="0" w:color="auto"/>
              <w:right w:val="single" w:sz="4" w:space="0" w:color="auto"/>
            </w:tcBorders>
            <w:vAlign w:val="center"/>
          </w:tcPr>
          <w:p w14:paraId="0C513B10" w14:textId="56002346" w:rsidR="005C6609" w:rsidRDefault="005C6609" w:rsidP="005C6609">
            <w:pPr>
              <w:rPr>
                <w:ins w:id="6858" w:author="KPMG_PQH" w:date="2026-04-07T11:25:00Z" w16du:dateUtc="2026-04-07T04:25:00Z"/>
                <w:rFonts w:ascii="Arial" w:hAnsi="Arial" w:cs="Arial"/>
                <w:sz w:val="18"/>
                <w:szCs w:val="18"/>
              </w:rPr>
            </w:pPr>
            <w:ins w:id="6859" w:author="KPMG_PQH" w:date="2026-04-07T11:25:00Z" w16du:dateUtc="2026-04-07T04:25:00Z">
              <w:r>
                <w:rPr>
                  <w:rFonts w:ascii="Arial" w:hAnsi="Arial" w:cs="Arial"/>
                  <w:sz w:val="18"/>
                  <w:szCs w:val="18"/>
                </w:rPr>
                <w:t>VINHOMES TRADING AND REAL ESTATE MANAGEMENT JOINT STOCK COMPANY</w:t>
              </w:r>
            </w:ins>
          </w:p>
        </w:tc>
        <w:tc>
          <w:tcPr>
            <w:tcW w:w="846" w:type="pct"/>
            <w:tcBorders>
              <w:top w:val="single" w:sz="4" w:space="0" w:color="auto"/>
              <w:left w:val="nil"/>
              <w:bottom w:val="single" w:sz="4" w:space="0" w:color="auto"/>
              <w:right w:val="single" w:sz="4" w:space="0" w:color="auto"/>
            </w:tcBorders>
            <w:vAlign w:val="center"/>
          </w:tcPr>
          <w:p w14:paraId="23537DF3" w14:textId="5E562B57" w:rsidR="005C6609" w:rsidRDefault="005C6609" w:rsidP="005C6609">
            <w:pPr>
              <w:jc w:val="center"/>
              <w:rPr>
                <w:ins w:id="6860" w:author="KPMG_PQH" w:date="2026-04-07T11:25:00Z" w16du:dateUtc="2026-04-07T04:25:00Z"/>
                <w:rFonts w:ascii="Arial" w:hAnsi="Arial" w:cs="Arial"/>
                <w:sz w:val="18"/>
                <w:szCs w:val="18"/>
              </w:rPr>
            </w:pPr>
            <w:ins w:id="686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513A267" w14:textId="2AC98C90" w:rsidR="005C6609" w:rsidRDefault="005C6609" w:rsidP="005C6609">
            <w:pPr>
              <w:rPr>
                <w:ins w:id="6862" w:author="KPMG_PQH" w:date="2026-04-07T11:25:00Z" w16du:dateUtc="2026-04-07T04:25:00Z"/>
                <w:rFonts w:ascii="Arial" w:hAnsi="Arial" w:cs="Arial"/>
                <w:color w:val="000000"/>
                <w:sz w:val="18"/>
                <w:szCs w:val="18"/>
              </w:rPr>
            </w:pPr>
            <w:ins w:id="6863" w:author="KPMG_PQH" w:date="2026-04-07T11:25:00Z" w16du:dateUtc="2026-04-07T04:25:00Z">
              <w:r>
                <w:rPr>
                  <w:rFonts w:ascii="Arial" w:hAnsi="Arial" w:cs="Arial"/>
                  <w:color w:val="000000"/>
                  <w:sz w:val="18"/>
                  <w:szCs w:val="18"/>
                </w:rPr>
                <w:t>Insufficient financial data</w:t>
              </w:r>
            </w:ins>
          </w:p>
        </w:tc>
      </w:tr>
      <w:tr w:rsidR="005C6609" w:rsidRPr="00322061" w14:paraId="15FE9A7F" w14:textId="77777777" w:rsidTr="00777313">
        <w:trPr>
          <w:trHeight w:val="20"/>
          <w:ins w:id="686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F237910" w14:textId="11222FA1" w:rsidR="005C6609" w:rsidRDefault="005C6609" w:rsidP="005C6609">
            <w:pPr>
              <w:jc w:val="center"/>
              <w:rPr>
                <w:ins w:id="6865" w:author="KPMG_PQH" w:date="2026-04-07T11:25:00Z" w16du:dateUtc="2026-04-07T04:25:00Z"/>
                <w:rFonts w:ascii="Arial" w:hAnsi="Arial" w:cs="Arial"/>
                <w:sz w:val="18"/>
                <w:szCs w:val="18"/>
              </w:rPr>
            </w:pPr>
            <w:ins w:id="6866" w:author="KPMG_PQH" w:date="2026-04-07T11:25:00Z" w16du:dateUtc="2026-04-07T04:25:00Z">
              <w:r>
                <w:rPr>
                  <w:rFonts w:ascii="Arial" w:hAnsi="Arial" w:cs="Arial"/>
                  <w:sz w:val="18"/>
                  <w:szCs w:val="18"/>
                </w:rPr>
                <w:t>416</w:t>
              </w:r>
            </w:ins>
          </w:p>
        </w:tc>
        <w:tc>
          <w:tcPr>
            <w:tcW w:w="2351" w:type="pct"/>
            <w:tcBorders>
              <w:top w:val="single" w:sz="4" w:space="0" w:color="auto"/>
              <w:left w:val="nil"/>
              <w:bottom w:val="single" w:sz="4" w:space="0" w:color="auto"/>
              <w:right w:val="single" w:sz="4" w:space="0" w:color="auto"/>
            </w:tcBorders>
            <w:vAlign w:val="center"/>
          </w:tcPr>
          <w:p w14:paraId="1EE84058" w14:textId="6789F99E" w:rsidR="005C6609" w:rsidRDefault="005C6609" w:rsidP="005C6609">
            <w:pPr>
              <w:rPr>
                <w:ins w:id="6867" w:author="KPMG_PQH" w:date="2026-04-07T11:25:00Z" w16du:dateUtc="2026-04-07T04:25:00Z"/>
                <w:rFonts w:ascii="Arial" w:hAnsi="Arial" w:cs="Arial"/>
                <w:sz w:val="18"/>
                <w:szCs w:val="18"/>
              </w:rPr>
            </w:pPr>
            <w:ins w:id="6868" w:author="KPMG_PQH" w:date="2026-04-07T11:25:00Z" w16du:dateUtc="2026-04-07T04:25:00Z">
              <w:r>
                <w:rPr>
                  <w:rFonts w:ascii="Arial" w:hAnsi="Arial" w:cs="Arial"/>
                  <w:sz w:val="18"/>
                  <w:szCs w:val="18"/>
                </w:rPr>
                <w:t>VINSTARS IMPORT EXPORT ELECTRONICS TRADING INVESTMENT JOINT STOCK COMPANY</w:t>
              </w:r>
            </w:ins>
          </w:p>
        </w:tc>
        <w:tc>
          <w:tcPr>
            <w:tcW w:w="846" w:type="pct"/>
            <w:tcBorders>
              <w:top w:val="single" w:sz="4" w:space="0" w:color="auto"/>
              <w:left w:val="nil"/>
              <w:bottom w:val="single" w:sz="4" w:space="0" w:color="auto"/>
              <w:right w:val="single" w:sz="4" w:space="0" w:color="auto"/>
            </w:tcBorders>
            <w:vAlign w:val="center"/>
          </w:tcPr>
          <w:p w14:paraId="4EF9282A" w14:textId="333A2334" w:rsidR="005C6609" w:rsidRDefault="005C6609" w:rsidP="005C6609">
            <w:pPr>
              <w:jc w:val="center"/>
              <w:rPr>
                <w:ins w:id="6869" w:author="KPMG_PQH" w:date="2026-04-07T11:25:00Z" w16du:dateUtc="2026-04-07T04:25:00Z"/>
                <w:rFonts w:ascii="Arial" w:hAnsi="Arial" w:cs="Arial"/>
                <w:sz w:val="18"/>
                <w:szCs w:val="18"/>
              </w:rPr>
            </w:pPr>
            <w:ins w:id="687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786B5F0" w14:textId="58653E95" w:rsidR="005C6609" w:rsidRDefault="005C6609" w:rsidP="005C6609">
            <w:pPr>
              <w:rPr>
                <w:ins w:id="6871" w:author="KPMG_PQH" w:date="2026-04-07T11:25:00Z" w16du:dateUtc="2026-04-07T04:25:00Z"/>
                <w:rFonts w:ascii="Arial" w:hAnsi="Arial" w:cs="Arial"/>
                <w:color w:val="000000"/>
                <w:sz w:val="18"/>
                <w:szCs w:val="18"/>
              </w:rPr>
            </w:pPr>
            <w:ins w:id="6872" w:author="KPMG_PQH" w:date="2026-04-07T11:25:00Z" w16du:dateUtc="2026-04-07T04:25:00Z">
              <w:r>
                <w:rPr>
                  <w:rFonts w:ascii="Arial" w:hAnsi="Arial" w:cs="Arial"/>
                  <w:color w:val="000000"/>
                  <w:sz w:val="18"/>
                  <w:szCs w:val="18"/>
                </w:rPr>
                <w:t>Insufficient financial data</w:t>
              </w:r>
            </w:ins>
          </w:p>
        </w:tc>
      </w:tr>
      <w:tr w:rsidR="005C6609" w:rsidRPr="00322061" w14:paraId="2A2BD1EA" w14:textId="77777777" w:rsidTr="00777313">
        <w:trPr>
          <w:trHeight w:val="20"/>
          <w:ins w:id="687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379B999" w14:textId="3F1EB8EA" w:rsidR="005C6609" w:rsidRDefault="005C6609" w:rsidP="005C6609">
            <w:pPr>
              <w:jc w:val="center"/>
              <w:rPr>
                <w:ins w:id="6874" w:author="KPMG_PQH" w:date="2026-04-07T11:25:00Z" w16du:dateUtc="2026-04-07T04:25:00Z"/>
                <w:rFonts w:ascii="Arial" w:hAnsi="Arial" w:cs="Arial"/>
                <w:sz w:val="18"/>
                <w:szCs w:val="18"/>
              </w:rPr>
            </w:pPr>
            <w:ins w:id="6875" w:author="KPMG_PQH" w:date="2026-04-07T11:25:00Z" w16du:dateUtc="2026-04-07T04:25:00Z">
              <w:r>
                <w:rPr>
                  <w:rFonts w:ascii="Arial" w:hAnsi="Arial" w:cs="Arial"/>
                  <w:sz w:val="18"/>
                  <w:szCs w:val="18"/>
                </w:rPr>
                <w:t>417</w:t>
              </w:r>
            </w:ins>
          </w:p>
        </w:tc>
        <w:tc>
          <w:tcPr>
            <w:tcW w:w="2351" w:type="pct"/>
            <w:tcBorders>
              <w:top w:val="single" w:sz="4" w:space="0" w:color="auto"/>
              <w:left w:val="nil"/>
              <w:bottom w:val="single" w:sz="4" w:space="0" w:color="auto"/>
              <w:right w:val="single" w:sz="4" w:space="0" w:color="auto"/>
            </w:tcBorders>
            <w:vAlign w:val="center"/>
          </w:tcPr>
          <w:p w14:paraId="4FD21D04" w14:textId="18A8BA3C" w:rsidR="005C6609" w:rsidRDefault="005C6609" w:rsidP="005C6609">
            <w:pPr>
              <w:rPr>
                <w:ins w:id="6876" w:author="KPMG_PQH" w:date="2026-04-07T11:25:00Z" w16du:dateUtc="2026-04-07T04:25:00Z"/>
                <w:rFonts w:ascii="Arial" w:hAnsi="Arial" w:cs="Arial"/>
                <w:sz w:val="18"/>
                <w:szCs w:val="18"/>
              </w:rPr>
            </w:pPr>
            <w:ins w:id="6877" w:author="KPMG_PQH" w:date="2026-04-07T11:25:00Z" w16du:dateUtc="2026-04-07T04:25:00Z">
              <w:r>
                <w:rPr>
                  <w:rFonts w:ascii="Arial" w:hAnsi="Arial" w:cs="Arial"/>
                  <w:sz w:val="18"/>
                  <w:szCs w:val="18"/>
                </w:rPr>
                <w:t>VIPACKIT PACKAGING IMPORT EXPORT AND PRODUCTION TRADING JOINT STOCK COMPANY</w:t>
              </w:r>
            </w:ins>
          </w:p>
        </w:tc>
        <w:tc>
          <w:tcPr>
            <w:tcW w:w="846" w:type="pct"/>
            <w:tcBorders>
              <w:top w:val="single" w:sz="4" w:space="0" w:color="auto"/>
              <w:left w:val="nil"/>
              <w:bottom w:val="single" w:sz="4" w:space="0" w:color="auto"/>
              <w:right w:val="single" w:sz="4" w:space="0" w:color="auto"/>
            </w:tcBorders>
            <w:vAlign w:val="center"/>
          </w:tcPr>
          <w:p w14:paraId="4AAFF4A6" w14:textId="1BFD3F61" w:rsidR="005C6609" w:rsidRDefault="005C6609" w:rsidP="005C6609">
            <w:pPr>
              <w:jc w:val="center"/>
              <w:rPr>
                <w:ins w:id="6878" w:author="KPMG_PQH" w:date="2026-04-07T11:25:00Z" w16du:dateUtc="2026-04-07T04:25:00Z"/>
                <w:rFonts w:ascii="Arial" w:hAnsi="Arial" w:cs="Arial"/>
                <w:sz w:val="18"/>
                <w:szCs w:val="18"/>
              </w:rPr>
            </w:pPr>
            <w:ins w:id="687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B49681C" w14:textId="5D752CD3" w:rsidR="005C6609" w:rsidRDefault="005C6609" w:rsidP="005C6609">
            <w:pPr>
              <w:rPr>
                <w:ins w:id="6880" w:author="KPMG_PQH" w:date="2026-04-07T11:25:00Z" w16du:dateUtc="2026-04-07T04:25:00Z"/>
                <w:rFonts w:ascii="Arial" w:hAnsi="Arial" w:cs="Arial"/>
                <w:color w:val="000000"/>
                <w:sz w:val="18"/>
                <w:szCs w:val="18"/>
              </w:rPr>
            </w:pPr>
            <w:ins w:id="6881" w:author="KPMG_PQH" w:date="2026-04-07T11:25:00Z" w16du:dateUtc="2026-04-07T04:25:00Z">
              <w:r>
                <w:rPr>
                  <w:rFonts w:ascii="Arial" w:hAnsi="Arial" w:cs="Arial"/>
                  <w:color w:val="000000"/>
                  <w:sz w:val="18"/>
                  <w:szCs w:val="18"/>
                </w:rPr>
                <w:t>Insufficient financial data</w:t>
              </w:r>
            </w:ins>
          </w:p>
        </w:tc>
      </w:tr>
      <w:tr w:rsidR="005C6609" w:rsidRPr="00322061" w14:paraId="77C5683C" w14:textId="77777777" w:rsidTr="00777313">
        <w:trPr>
          <w:trHeight w:val="20"/>
          <w:ins w:id="688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E20CC61" w14:textId="73458A84" w:rsidR="005C6609" w:rsidRDefault="005C6609" w:rsidP="005C6609">
            <w:pPr>
              <w:jc w:val="center"/>
              <w:rPr>
                <w:ins w:id="6883" w:author="KPMG_PQH" w:date="2026-04-07T11:25:00Z" w16du:dateUtc="2026-04-07T04:25:00Z"/>
                <w:rFonts w:ascii="Arial" w:hAnsi="Arial" w:cs="Arial"/>
                <w:sz w:val="18"/>
                <w:szCs w:val="18"/>
              </w:rPr>
            </w:pPr>
            <w:ins w:id="6884" w:author="KPMG_PQH" w:date="2026-04-07T11:25:00Z" w16du:dateUtc="2026-04-07T04:25:00Z">
              <w:r>
                <w:rPr>
                  <w:rFonts w:ascii="Arial" w:hAnsi="Arial" w:cs="Arial"/>
                  <w:sz w:val="18"/>
                  <w:szCs w:val="18"/>
                </w:rPr>
                <w:t>418</w:t>
              </w:r>
            </w:ins>
          </w:p>
        </w:tc>
        <w:tc>
          <w:tcPr>
            <w:tcW w:w="2351" w:type="pct"/>
            <w:tcBorders>
              <w:top w:val="single" w:sz="4" w:space="0" w:color="auto"/>
              <w:left w:val="nil"/>
              <w:bottom w:val="single" w:sz="4" w:space="0" w:color="auto"/>
              <w:right w:val="single" w:sz="4" w:space="0" w:color="auto"/>
            </w:tcBorders>
            <w:vAlign w:val="center"/>
          </w:tcPr>
          <w:p w14:paraId="7B4DA54A" w14:textId="4DDFF16C" w:rsidR="005C6609" w:rsidRDefault="005C6609" w:rsidP="005C6609">
            <w:pPr>
              <w:rPr>
                <w:ins w:id="6885" w:author="KPMG_PQH" w:date="2026-04-07T11:25:00Z" w16du:dateUtc="2026-04-07T04:25:00Z"/>
                <w:rFonts w:ascii="Arial" w:hAnsi="Arial" w:cs="Arial"/>
                <w:sz w:val="18"/>
                <w:szCs w:val="18"/>
              </w:rPr>
            </w:pPr>
            <w:ins w:id="6886" w:author="KPMG_PQH" w:date="2026-04-07T11:25:00Z" w16du:dateUtc="2026-04-07T04:25:00Z">
              <w:r>
                <w:rPr>
                  <w:rFonts w:ascii="Arial" w:hAnsi="Arial" w:cs="Arial"/>
                  <w:sz w:val="18"/>
                  <w:szCs w:val="18"/>
                </w:rPr>
                <w:t>VITEC ENGINEERING JOINT STOCK COMPANY</w:t>
              </w:r>
            </w:ins>
          </w:p>
        </w:tc>
        <w:tc>
          <w:tcPr>
            <w:tcW w:w="846" w:type="pct"/>
            <w:tcBorders>
              <w:top w:val="single" w:sz="4" w:space="0" w:color="auto"/>
              <w:left w:val="nil"/>
              <w:bottom w:val="single" w:sz="4" w:space="0" w:color="auto"/>
              <w:right w:val="single" w:sz="4" w:space="0" w:color="auto"/>
            </w:tcBorders>
            <w:vAlign w:val="center"/>
          </w:tcPr>
          <w:p w14:paraId="6CCAF20E" w14:textId="233DA5A9" w:rsidR="005C6609" w:rsidRDefault="005C6609" w:rsidP="005C6609">
            <w:pPr>
              <w:jc w:val="center"/>
              <w:rPr>
                <w:ins w:id="6887" w:author="KPMG_PQH" w:date="2026-04-07T11:25:00Z" w16du:dateUtc="2026-04-07T04:25:00Z"/>
                <w:rFonts w:ascii="Arial" w:hAnsi="Arial" w:cs="Arial"/>
                <w:sz w:val="18"/>
                <w:szCs w:val="18"/>
              </w:rPr>
            </w:pPr>
            <w:ins w:id="688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0B4EBC3" w14:textId="0F090DAD" w:rsidR="005C6609" w:rsidRDefault="005C6609" w:rsidP="005C6609">
            <w:pPr>
              <w:rPr>
                <w:ins w:id="6889" w:author="KPMG_PQH" w:date="2026-04-07T11:25:00Z" w16du:dateUtc="2026-04-07T04:25:00Z"/>
                <w:rFonts w:ascii="Arial" w:hAnsi="Arial" w:cs="Arial"/>
                <w:color w:val="000000"/>
                <w:sz w:val="18"/>
                <w:szCs w:val="18"/>
              </w:rPr>
            </w:pPr>
            <w:ins w:id="6890" w:author="KPMG_PQH" w:date="2026-04-07T11:25:00Z" w16du:dateUtc="2026-04-07T04:25:00Z">
              <w:r>
                <w:rPr>
                  <w:rFonts w:ascii="Arial" w:hAnsi="Arial" w:cs="Arial"/>
                  <w:color w:val="000000"/>
                  <w:sz w:val="18"/>
                  <w:szCs w:val="18"/>
                </w:rPr>
                <w:t>Non-comparable functions</w:t>
              </w:r>
            </w:ins>
          </w:p>
        </w:tc>
      </w:tr>
      <w:tr w:rsidR="005C6609" w:rsidRPr="00322061" w14:paraId="7CD776C4" w14:textId="77777777" w:rsidTr="00777313">
        <w:trPr>
          <w:trHeight w:val="20"/>
          <w:ins w:id="689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B3CC22D" w14:textId="695E720C" w:rsidR="005C6609" w:rsidRDefault="005C6609" w:rsidP="005C6609">
            <w:pPr>
              <w:jc w:val="center"/>
              <w:rPr>
                <w:ins w:id="6892" w:author="KPMG_PQH" w:date="2026-04-07T11:25:00Z" w16du:dateUtc="2026-04-07T04:25:00Z"/>
                <w:rFonts w:ascii="Arial" w:hAnsi="Arial" w:cs="Arial"/>
                <w:sz w:val="18"/>
                <w:szCs w:val="18"/>
              </w:rPr>
            </w:pPr>
            <w:ins w:id="6893" w:author="KPMG_PQH" w:date="2026-04-07T11:25:00Z" w16du:dateUtc="2026-04-07T04:25:00Z">
              <w:r>
                <w:rPr>
                  <w:rFonts w:ascii="Arial" w:hAnsi="Arial" w:cs="Arial"/>
                  <w:sz w:val="18"/>
                  <w:szCs w:val="18"/>
                </w:rPr>
                <w:t>419</w:t>
              </w:r>
            </w:ins>
          </w:p>
        </w:tc>
        <w:tc>
          <w:tcPr>
            <w:tcW w:w="2351" w:type="pct"/>
            <w:tcBorders>
              <w:top w:val="single" w:sz="4" w:space="0" w:color="auto"/>
              <w:left w:val="nil"/>
              <w:bottom w:val="single" w:sz="4" w:space="0" w:color="auto"/>
              <w:right w:val="single" w:sz="4" w:space="0" w:color="auto"/>
            </w:tcBorders>
            <w:vAlign w:val="center"/>
          </w:tcPr>
          <w:p w14:paraId="14F22645" w14:textId="674A2C25" w:rsidR="005C6609" w:rsidRDefault="005C6609" w:rsidP="005C6609">
            <w:pPr>
              <w:rPr>
                <w:ins w:id="6894" w:author="KPMG_PQH" w:date="2026-04-07T11:25:00Z" w16du:dateUtc="2026-04-07T04:25:00Z"/>
                <w:rFonts w:ascii="Arial" w:hAnsi="Arial" w:cs="Arial"/>
                <w:sz w:val="18"/>
                <w:szCs w:val="18"/>
              </w:rPr>
            </w:pPr>
            <w:ins w:id="6895" w:author="KPMG_PQH" w:date="2026-04-07T11:25:00Z" w16du:dateUtc="2026-04-07T04:25:00Z">
              <w:r>
                <w:rPr>
                  <w:rFonts w:ascii="Arial" w:hAnsi="Arial" w:cs="Arial"/>
                  <w:sz w:val="18"/>
                  <w:szCs w:val="18"/>
                </w:rPr>
                <w:t>VMA TRADING SERVICES JOINT STOCK COMPANY</w:t>
              </w:r>
            </w:ins>
          </w:p>
        </w:tc>
        <w:tc>
          <w:tcPr>
            <w:tcW w:w="846" w:type="pct"/>
            <w:tcBorders>
              <w:top w:val="single" w:sz="4" w:space="0" w:color="auto"/>
              <w:left w:val="nil"/>
              <w:bottom w:val="single" w:sz="4" w:space="0" w:color="auto"/>
              <w:right w:val="single" w:sz="4" w:space="0" w:color="auto"/>
            </w:tcBorders>
            <w:vAlign w:val="center"/>
          </w:tcPr>
          <w:p w14:paraId="28B2EA87" w14:textId="238C75F6" w:rsidR="005C6609" w:rsidRDefault="005C6609" w:rsidP="005C6609">
            <w:pPr>
              <w:jc w:val="center"/>
              <w:rPr>
                <w:ins w:id="6896" w:author="KPMG_PQH" w:date="2026-04-07T11:25:00Z" w16du:dateUtc="2026-04-07T04:25:00Z"/>
                <w:rFonts w:ascii="Arial" w:hAnsi="Arial" w:cs="Arial"/>
                <w:sz w:val="18"/>
                <w:szCs w:val="18"/>
              </w:rPr>
            </w:pPr>
            <w:ins w:id="689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2DBFF20" w14:textId="5E963522" w:rsidR="005C6609" w:rsidRDefault="005C6609" w:rsidP="005C6609">
            <w:pPr>
              <w:rPr>
                <w:ins w:id="6898" w:author="KPMG_PQH" w:date="2026-04-07T11:25:00Z" w16du:dateUtc="2026-04-07T04:25:00Z"/>
                <w:rFonts w:ascii="Arial" w:hAnsi="Arial" w:cs="Arial"/>
                <w:color w:val="000000"/>
                <w:sz w:val="18"/>
                <w:szCs w:val="18"/>
              </w:rPr>
            </w:pPr>
            <w:ins w:id="6899" w:author="KPMG_PQH" w:date="2026-04-07T11:25:00Z" w16du:dateUtc="2026-04-07T04:25:00Z">
              <w:r>
                <w:rPr>
                  <w:rFonts w:ascii="Arial" w:hAnsi="Arial" w:cs="Arial"/>
                  <w:color w:val="000000"/>
                  <w:sz w:val="18"/>
                  <w:szCs w:val="18"/>
                </w:rPr>
                <w:t>Insufficient financial data</w:t>
              </w:r>
            </w:ins>
          </w:p>
        </w:tc>
      </w:tr>
      <w:tr w:rsidR="005C6609" w:rsidRPr="00322061" w14:paraId="40D484D1" w14:textId="77777777" w:rsidTr="00777313">
        <w:trPr>
          <w:trHeight w:val="20"/>
          <w:ins w:id="690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0F43F0D" w14:textId="4381403A" w:rsidR="005C6609" w:rsidRDefault="005C6609" w:rsidP="005C6609">
            <w:pPr>
              <w:jc w:val="center"/>
              <w:rPr>
                <w:ins w:id="6901" w:author="KPMG_PQH" w:date="2026-04-07T11:25:00Z" w16du:dateUtc="2026-04-07T04:25:00Z"/>
                <w:rFonts w:ascii="Arial" w:hAnsi="Arial" w:cs="Arial"/>
                <w:sz w:val="18"/>
                <w:szCs w:val="18"/>
              </w:rPr>
            </w:pPr>
            <w:ins w:id="6902" w:author="KPMG_PQH" w:date="2026-04-07T11:25:00Z" w16du:dateUtc="2026-04-07T04:25:00Z">
              <w:r>
                <w:rPr>
                  <w:rFonts w:ascii="Arial" w:hAnsi="Arial" w:cs="Arial"/>
                  <w:sz w:val="18"/>
                  <w:szCs w:val="18"/>
                </w:rPr>
                <w:t>420</w:t>
              </w:r>
            </w:ins>
          </w:p>
        </w:tc>
        <w:tc>
          <w:tcPr>
            <w:tcW w:w="2351" w:type="pct"/>
            <w:tcBorders>
              <w:top w:val="single" w:sz="4" w:space="0" w:color="auto"/>
              <w:left w:val="nil"/>
              <w:bottom w:val="single" w:sz="4" w:space="0" w:color="auto"/>
              <w:right w:val="single" w:sz="4" w:space="0" w:color="auto"/>
            </w:tcBorders>
            <w:vAlign w:val="center"/>
          </w:tcPr>
          <w:p w14:paraId="6523CDAE" w14:textId="5089D9F8" w:rsidR="005C6609" w:rsidRDefault="005C6609" w:rsidP="005C6609">
            <w:pPr>
              <w:rPr>
                <w:ins w:id="6903" w:author="KPMG_PQH" w:date="2026-04-07T11:25:00Z" w16du:dateUtc="2026-04-07T04:25:00Z"/>
                <w:rFonts w:ascii="Arial" w:hAnsi="Arial" w:cs="Arial"/>
                <w:sz w:val="18"/>
                <w:szCs w:val="18"/>
              </w:rPr>
            </w:pPr>
            <w:ins w:id="6904" w:author="KPMG_PQH" w:date="2026-04-07T11:25:00Z" w16du:dateUtc="2026-04-07T04:25:00Z">
              <w:r>
                <w:rPr>
                  <w:rFonts w:ascii="Arial" w:hAnsi="Arial" w:cs="Arial"/>
                  <w:sz w:val="18"/>
                  <w:szCs w:val="18"/>
                </w:rPr>
                <w:t>VMTECH TECHNOLOGY DEVELOPMENT AND IMPORT - EXPORT TRADING JOINT STOCK COMPANY</w:t>
              </w:r>
            </w:ins>
          </w:p>
        </w:tc>
        <w:tc>
          <w:tcPr>
            <w:tcW w:w="846" w:type="pct"/>
            <w:tcBorders>
              <w:top w:val="single" w:sz="4" w:space="0" w:color="auto"/>
              <w:left w:val="nil"/>
              <w:bottom w:val="single" w:sz="4" w:space="0" w:color="auto"/>
              <w:right w:val="single" w:sz="4" w:space="0" w:color="auto"/>
            </w:tcBorders>
            <w:vAlign w:val="center"/>
          </w:tcPr>
          <w:p w14:paraId="29968512" w14:textId="537BE452" w:rsidR="005C6609" w:rsidRDefault="005C6609" w:rsidP="005C6609">
            <w:pPr>
              <w:jc w:val="center"/>
              <w:rPr>
                <w:ins w:id="6905" w:author="KPMG_PQH" w:date="2026-04-07T11:25:00Z" w16du:dateUtc="2026-04-07T04:25:00Z"/>
                <w:rFonts w:ascii="Arial" w:hAnsi="Arial" w:cs="Arial"/>
                <w:sz w:val="18"/>
                <w:szCs w:val="18"/>
              </w:rPr>
            </w:pPr>
            <w:ins w:id="690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0E7BDCDB" w14:textId="52F306D6" w:rsidR="005C6609" w:rsidRDefault="005C6609" w:rsidP="005C6609">
            <w:pPr>
              <w:rPr>
                <w:ins w:id="6907" w:author="KPMG_PQH" w:date="2026-04-07T11:25:00Z" w16du:dateUtc="2026-04-07T04:25:00Z"/>
                <w:rFonts w:ascii="Arial" w:hAnsi="Arial" w:cs="Arial"/>
                <w:color w:val="000000"/>
                <w:sz w:val="18"/>
                <w:szCs w:val="18"/>
              </w:rPr>
            </w:pPr>
            <w:ins w:id="6908" w:author="KPMG_PQH" w:date="2026-04-07T11:25:00Z" w16du:dateUtc="2026-04-07T04:25:00Z">
              <w:r>
                <w:rPr>
                  <w:rFonts w:ascii="Arial" w:hAnsi="Arial" w:cs="Arial"/>
                  <w:color w:val="000000"/>
                  <w:sz w:val="18"/>
                  <w:szCs w:val="18"/>
                </w:rPr>
                <w:t>Insufficient financial data</w:t>
              </w:r>
            </w:ins>
          </w:p>
        </w:tc>
      </w:tr>
      <w:tr w:rsidR="005C6609" w:rsidRPr="00322061" w14:paraId="2B9E35A3" w14:textId="77777777" w:rsidTr="00777313">
        <w:trPr>
          <w:trHeight w:val="20"/>
          <w:ins w:id="6909"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33F815CD" w14:textId="505A32E8" w:rsidR="005C6609" w:rsidRDefault="005C6609" w:rsidP="005C6609">
            <w:pPr>
              <w:jc w:val="center"/>
              <w:rPr>
                <w:ins w:id="6910" w:author="KPMG_PQH" w:date="2026-04-07T11:25:00Z" w16du:dateUtc="2026-04-07T04:25:00Z"/>
                <w:rFonts w:ascii="Arial" w:hAnsi="Arial" w:cs="Arial"/>
                <w:sz w:val="18"/>
                <w:szCs w:val="18"/>
              </w:rPr>
            </w:pPr>
            <w:ins w:id="6911" w:author="KPMG_PQH" w:date="2026-04-07T11:25:00Z" w16du:dateUtc="2026-04-07T04:25:00Z">
              <w:r>
                <w:rPr>
                  <w:rFonts w:ascii="Arial" w:hAnsi="Arial" w:cs="Arial"/>
                  <w:sz w:val="18"/>
                  <w:szCs w:val="18"/>
                </w:rPr>
                <w:t>421</w:t>
              </w:r>
            </w:ins>
          </w:p>
        </w:tc>
        <w:tc>
          <w:tcPr>
            <w:tcW w:w="2351" w:type="pct"/>
            <w:tcBorders>
              <w:top w:val="single" w:sz="4" w:space="0" w:color="auto"/>
              <w:left w:val="nil"/>
              <w:bottom w:val="single" w:sz="4" w:space="0" w:color="auto"/>
              <w:right w:val="single" w:sz="4" w:space="0" w:color="auto"/>
            </w:tcBorders>
            <w:vAlign w:val="center"/>
          </w:tcPr>
          <w:p w14:paraId="4F692513" w14:textId="2F5FCF17" w:rsidR="005C6609" w:rsidRDefault="005C6609" w:rsidP="005C6609">
            <w:pPr>
              <w:rPr>
                <w:ins w:id="6912" w:author="KPMG_PQH" w:date="2026-04-07T11:25:00Z" w16du:dateUtc="2026-04-07T04:25:00Z"/>
                <w:rFonts w:ascii="Arial" w:hAnsi="Arial" w:cs="Arial"/>
                <w:sz w:val="18"/>
                <w:szCs w:val="18"/>
              </w:rPr>
            </w:pPr>
            <w:ins w:id="6913" w:author="KPMG_PQH" w:date="2026-04-07T11:25:00Z" w16du:dateUtc="2026-04-07T04:25:00Z">
              <w:r>
                <w:rPr>
                  <w:rFonts w:ascii="Arial" w:hAnsi="Arial" w:cs="Arial"/>
                  <w:sz w:val="18"/>
                  <w:szCs w:val="18"/>
                </w:rPr>
                <w:t>VN GREEN REGENERATIVE DEVELOPMENT AND INVESTMENT JOINT STOCK COMPANY</w:t>
              </w:r>
            </w:ins>
          </w:p>
        </w:tc>
        <w:tc>
          <w:tcPr>
            <w:tcW w:w="846" w:type="pct"/>
            <w:tcBorders>
              <w:top w:val="single" w:sz="4" w:space="0" w:color="auto"/>
              <w:left w:val="nil"/>
              <w:bottom w:val="single" w:sz="4" w:space="0" w:color="auto"/>
              <w:right w:val="single" w:sz="4" w:space="0" w:color="auto"/>
            </w:tcBorders>
            <w:vAlign w:val="center"/>
          </w:tcPr>
          <w:p w14:paraId="0FC02E4F" w14:textId="099872E9" w:rsidR="005C6609" w:rsidRDefault="005C6609" w:rsidP="005C6609">
            <w:pPr>
              <w:jc w:val="center"/>
              <w:rPr>
                <w:ins w:id="6914" w:author="KPMG_PQH" w:date="2026-04-07T11:25:00Z" w16du:dateUtc="2026-04-07T04:25:00Z"/>
                <w:rFonts w:ascii="Arial" w:hAnsi="Arial" w:cs="Arial"/>
                <w:sz w:val="18"/>
                <w:szCs w:val="18"/>
              </w:rPr>
            </w:pPr>
            <w:ins w:id="6915"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5ABD4F76" w14:textId="387D080C" w:rsidR="005C6609" w:rsidRDefault="005C6609" w:rsidP="005C6609">
            <w:pPr>
              <w:rPr>
                <w:ins w:id="6916" w:author="KPMG_PQH" w:date="2026-04-07T11:25:00Z" w16du:dateUtc="2026-04-07T04:25:00Z"/>
                <w:rFonts w:ascii="Arial" w:hAnsi="Arial" w:cs="Arial"/>
                <w:color w:val="000000"/>
                <w:sz w:val="18"/>
                <w:szCs w:val="18"/>
              </w:rPr>
            </w:pPr>
            <w:ins w:id="6917" w:author="KPMG_PQH" w:date="2026-04-07T11:25:00Z" w16du:dateUtc="2026-04-07T04:25:00Z">
              <w:r>
                <w:rPr>
                  <w:rFonts w:ascii="Arial" w:hAnsi="Arial" w:cs="Arial"/>
                  <w:color w:val="000000"/>
                  <w:sz w:val="18"/>
                  <w:szCs w:val="18"/>
                </w:rPr>
                <w:t>Insufficient financial data</w:t>
              </w:r>
            </w:ins>
          </w:p>
        </w:tc>
      </w:tr>
      <w:tr w:rsidR="005C6609" w:rsidRPr="00322061" w14:paraId="145CFC4D" w14:textId="77777777" w:rsidTr="00777313">
        <w:trPr>
          <w:trHeight w:val="20"/>
          <w:ins w:id="6918"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6F7C8AE6" w14:textId="2FAA7F10" w:rsidR="005C6609" w:rsidRDefault="005C6609" w:rsidP="005C6609">
            <w:pPr>
              <w:jc w:val="center"/>
              <w:rPr>
                <w:ins w:id="6919" w:author="KPMG_PQH" w:date="2026-04-07T11:25:00Z" w16du:dateUtc="2026-04-07T04:25:00Z"/>
                <w:rFonts w:ascii="Arial" w:hAnsi="Arial" w:cs="Arial"/>
                <w:sz w:val="18"/>
                <w:szCs w:val="18"/>
              </w:rPr>
            </w:pPr>
            <w:ins w:id="6920" w:author="KPMG_PQH" w:date="2026-04-07T11:25:00Z" w16du:dateUtc="2026-04-07T04:25:00Z">
              <w:r>
                <w:rPr>
                  <w:rFonts w:ascii="Arial" w:hAnsi="Arial" w:cs="Arial"/>
                  <w:sz w:val="18"/>
                  <w:szCs w:val="18"/>
                </w:rPr>
                <w:t>422</w:t>
              </w:r>
            </w:ins>
          </w:p>
        </w:tc>
        <w:tc>
          <w:tcPr>
            <w:tcW w:w="2351" w:type="pct"/>
            <w:tcBorders>
              <w:top w:val="single" w:sz="4" w:space="0" w:color="auto"/>
              <w:left w:val="nil"/>
              <w:bottom w:val="single" w:sz="4" w:space="0" w:color="auto"/>
              <w:right w:val="single" w:sz="4" w:space="0" w:color="auto"/>
            </w:tcBorders>
            <w:vAlign w:val="center"/>
          </w:tcPr>
          <w:p w14:paraId="17E98DD9" w14:textId="3AD96653" w:rsidR="005C6609" w:rsidRDefault="005C6609" w:rsidP="005C6609">
            <w:pPr>
              <w:rPr>
                <w:ins w:id="6921" w:author="KPMG_PQH" w:date="2026-04-07T11:25:00Z" w16du:dateUtc="2026-04-07T04:25:00Z"/>
                <w:rFonts w:ascii="Arial" w:hAnsi="Arial" w:cs="Arial"/>
                <w:sz w:val="18"/>
                <w:szCs w:val="18"/>
              </w:rPr>
            </w:pPr>
            <w:ins w:id="6922" w:author="KPMG_PQH" w:date="2026-04-07T11:25:00Z" w16du:dateUtc="2026-04-07T04:25:00Z">
              <w:r>
                <w:rPr>
                  <w:rFonts w:ascii="Arial" w:hAnsi="Arial" w:cs="Arial"/>
                  <w:sz w:val="18"/>
                  <w:szCs w:val="18"/>
                </w:rPr>
                <w:t>VNTC SYSTEM CORPORATION</w:t>
              </w:r>
            </w:ins>
          </w:p>
        </w:tc>
        <w:tc>
          <w:tcPr>
            <w:tcW w:w="846" w:type="pct"/>
            <w:tcBorders>
              <w:top w:val="single" w:sz="4" w:space="0" w:color="auto"/>
              <w:left w:val="nil"/>
              <w:bottom w:val="single" w:sz="4" w:space="0" w:color="auto"/>
              <w:right w:val="single" w:sz="4" w:space="0" w:color="auto"/>
            </w:tcBorders>
            <w:vAlign w:val="center"/>
          </w:tcPr>
          <w:p w14:paraId="75F36DB5" w14:textId="41374C01" w:rsidR="005C6609" w:rsidRDefault="005C6609" w:rsidP="005C6609">
            <w:pPr>
              <w:jc w:val="center"/>
              <w:rPr>
                <w:ins w:id="6923" w:author="KPMG_PQH" w:date="2026-04-07T11:25:00Z" w16du:dateUtc="2026-04-07T04:25:00Z"/>
                <w:rFonts w:ascii="Arial" w:hAnsi="Arial" w:cs="Arial"/>
                <w:sz w:val="18"/>
                <w:szCs w:val="18"/>
              </w:rPr>
            </w:pPr>
            <w:ins w:id="6924"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6C4BB95" w14:textId="016B91A4" w:rsidR="005C6609" w:rsidRDefault="005C6609" w:rsidP="005C6609">
            <w:pPr>
              <w:rPr>
                <w:ins w:id="6925" w:author="KPMG_PQH" w:date="2026-04-07T11:25:00Z" w16du:dateUtc="2026-04-07T04:25:00Z"/>
                <w:rFonts w:ascii="Arial" w:hAnsi="Arial" w:cs="Arial"/>
                <w:color w:val="000000"/>
                <w:sz w:val="18"/>
                <w:szCs w:val="18"/>
              </w:rPr>
            </w:pPr>
            <w:ins w:id="6926" w:author="KPMG_PQH" w:date="2026-04-07T11:25:00Z" w16du:dateUtc="2026-04-07T04:25:00Z">
              <w:r>
                <w:rPr>
                  <w:rFonts w:ascii="Arial" w:hAnsi="Arial" w:cs="Arial"/>
                  <w:color w:val="000000"/>
                  <w:sz w:val="18"/>
                  <w:szCs w:val="18"/>
                </w:rPr>
                <w:t>Insufficient financial data</w:t>
              </w:r>
            </w:ins>
          </w:p>
        </w:tc>
      </w:tr>
      <w:tr w:rsidR="005C6609" w:rsidRPr="00322061" w14:paraId="5909161C" w14:textId="77777777" w:rsidTr="00777313">
        <w:trPr>
          <w:trHeight w:val="20"/>
          <w:ins w:id="6927"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BEE520F" w14:textId="16BEFACD" w:rsidR="005C6609" w:rsidRPr="00322061" w:rsidRDefault="005C6609" w:rsidP="005C6609">
            <w:pPr>
              <w:jc w:val="center"/>
              <w:rPr>
                <w:ins w:id="6928" w:author="KPMG_PQH" w:date="2026-04-07T11:25:00Z" w16du:dateUtc="2026-04-07T04:25:00Z"/>
                <w:rFonts w:ascii="Arial" w:hAnsi="Arial" w:cs="Arial"/>
                <w:color w:val="000000"/>
                <w:sz w:val="18"/>
                <w:szCs w:val="18"/>
                <w:lang w:eastAsia="en-US"/>
              </w:rPr>
            </w:pPr>
            <w:ins w:id="6929" w:author="KPMG_PQH" w:date="2026-04-07T11:25:00Z" w16du:dateUtc="2026-04-07T04:25:00Z">
              <w:r>
                <w:rPr>
                  <w:rFonts w:ascii="Arial" w:hAnsi="Arial" w:cs="Arial"/>
                  <w:sz w:val="18"/>
                  <w:szCs w:val="18"/>
                </w:rPr>
                <w:t>423</w:t>
              </w:r>
            </w:ins>
          </w:p>
        </w:tc>
        <w:tc>
          <w:tcPr>
            <w:tcW w:w="2351" w:type="pct"/>
            <w:tcBorders>
              <w:top w:val="single" w:sz="4" w:space="0" w:color="auto"/>
              <w:left w:val="nil"/>
              <w:bottom w:val="single" w:sz="4" w:space="0" w:color="auto"/>
              <w:right w:val="single" w:sz="4" w:space="0" w:color="auto"/>
            </w:tcBorders>
            <w:vAlign w:val="center"/>
          </w:tcPr>
          <w:p w14:paraId="60CEF8B7" w14:textId="37A8431F" w:rsidR="005C6609" w:rsidRPr="00322061" w:rsidRDefault="005C6609" w:rsidP="005C6609">
            <w:pPr>
              <w:rPr>
                <w:ins w:id="6930" w:author="KPMG_PQH" w:date="2026-04-07T11:25:00Z" w16du:dateUtc="2026-04-07T04:25:00Z"/>
                <w:rFonts w:ascii="Arial" w:hAnsi="Arial" w:cs="Arial"/>
                <w:color w:val="000000"/>
                <w:sz w:val="18"/>
                <w:szCs w:val="18"/>
                <w:lang w:eastAsia="en-US"/>
              </w:rPr>
            </w:pPr>
            <w:ins w:id="6931" w:author="KPMG_PQH" w:date="2026-04-07T11:25:00Z" w16du:dateUtc="2026-04-07T04:25:00Z">
              <w:r>
                <w:rPr>
                  <w:rFonts w:ascii="Arial" w:hAnsi="Arial" w:cs="Arial"/>
                  <w:sz w:val="18"/>
                  <w:szCs w:val="18"/>
                </w:rPr>
                <w:t>VU ANH MECHANICAL HYDRAULIC AND TRADING JOINT STOCK COMPANY</w:t>
              </w:r>
            </w:ins>
          </w:p>
        </w:tc>
        <w:tc>
          <w:tcPr>
            <w:tcW w:w="846" w:type="pct"/>
            <w:tcBorders>
              <w:top w:val="single" w:sz="4" w:space="0" w:color="auto"/>
              <w:left w:val="nil"/>
              <w:bottom w:val="single" w:sz="4" w:space="0" w:color="auto"/>
              <w:right w:val="single" w:sz="4" w:space="0" w:color="auto"/>
            </w:tcBorders>
            <w:vAlign w:val="center"/>
          </w:tcPr>
          <w:p w14:paraId="7F287A90" w14:textId="4D23C787" w:rsidR="005C6609" w:rsidRPr="00322061" w:rsidRDefault="005C6609" w:rsidP="005C6609">
            <w:pPr>
              <w:jc w:val="center"/>
              <w:rPr>
                <w:ins w:id="6932" w:author="KPMG_PQH" w:date="2026-04-07T11:25:00Z" w16du:dateUtc="2026-04-07T04:25:00Z"/>
                <w:rFonts w:ascii="Arial" w:hAnsi="Arial" w:cs="Arial"/>
                <w:color w:val="000000"/>
                <w:sz w:val="18"/>
                <w:szCs w:val="18"/>
                <w:lang w:eastAsia="en-US"/>
              </w:rPr>
            </w:pPr>
            <w:ins w:id="6933"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EF2F0B4" w14:textId="70AA5E4E" w:rsidR="005C6609" w:rsidRPr="00322061" w:rsidRDefault="005C6609" w:rsidP="005C6609">
            <w:pPr>
              <w:rPr>
                <w:ins w:id="6934" w:author="KPMG_PQH" w:date="2026-04-07T11:25:00Z" w16du:dateUtc="2026-04-07T04:25:00Z"/>
                <w:rFonts w:ascii="Arial" w:hAnsi="Arial" w:cs="Arial"/>
                <w:color w:val="000000"/>
                <w:sz w:val="18"/>
                <w:szCs w:val="18"/>
                <w:lang w:eastAsia="en-US"/>
              </w:rPr>
            </w:pPr>
            <w:ins w:id="6935" w:author="KPMG_PQH" w:date="2026-04-07T11:25:00Z" w16du:dateUtc="2026-04-07T04:25:00Z">
              <w:r>
                <w:rPr>
                  <w:rFonts w:ascii="Arial" w:hAnsi="Arial" w:cs="Arial"/>
                  <w:color w:val="000000"/>
                  <w:sz w:val="18"/>
                  <w:szCs w:val="18"/>
                </w:rPr>
                <w:t>Insufficient financial data</w:t>
              </w:r>
            </w:ins>
          </w:p>
        </w:tc>
      </w:tr>
      <w:tr w:rsidR="00493EDA" w:rsidRPr="00322061" w14:paraId="2F4A2176" w14:textId="77777777" w:rsidTr="00777313">
        <w:trPr>
          <w:trHeight w:val="20"/>
          <w:ins w:id="6936"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537B289" w14:textId="1A480CF9" w:rsidR="00493EDA" w:rsidRDefault="00493EDA" w:rsidP="00493EDA">
            <w:pPr>
              <w:jc w:val="center"/>
              <w:rPr>
                <w:ins w:id="6937" w:author="KPMG_PQH" w:date="2026-04-07T11:25:00Z" w16du:dateUtc="2026-04-07T04:25:00Z"/>
                <w:rFonts w:ascii="Arial" w:hAnsi="Arial" w:cs="Arial"/>
                <w:sz w:val="18"/>
                <w:szCs w:val="18"/>
              </w:rPr>
            </w:pPr>
            <w:ins w:id="6938" w:author="KPMG_PQH" w:date="2026-04-07T11:25:00Z" w16du:dateUtc="2026-04-07T04:25:00Z">
              <w:r>
                <w:rPr>
                  <w:rFonts w:ascii="Arial" w:hAnsi="Arial" w:cs="Arial"/>
                  <w:sz w:val="18"/>
                  <w:szCs w:val="18"/>
                </w:rPr>
                <w:t>424</w:t>
              </w:r>
            </w:ins>
          </w:p>
        </w:tc>
        <w:tc>
          <w:tcPr>
            <w:tcW w:w="2351" w:type="pct"/>
            <w:tcBorders>
              <w:top w:val="single" w:sz="4" w:space="0" w:color="auto"/>
              <w:left w:val="nil"/>
              <w:bottom w:val="single" w:sz="4" w:space="0" w:color="auto"/>
              <w:right w:val="single" w:sz="4" w:space="0" w:color="auto"/>
            </w:tcBorders>
            <w:vAlign w:val="center"/>
          </w:tcPr>
          <w:p w14:paraId="64C8FEDF" w14:textId="59265D9C" w:rsidR="00493EDA" w:rsidRDefault="00493EDA" w:rsidP="00493EDA">
            <w:pPr>
              <w:rPr>
                <w:ins w:id="6939" w:author="KPMG_PQH" w:date="2026-04-07T11:25:00Z" w16du:dateUtc="2026-04-07T04:25:00Z"/>
                <w:rFonts w:ascii="Arial" w:hAnsi="Arial" w:cs="Arial"/>
                <w:sz w:val="18"/>
                <w:szCs w:val="18"/>
              </w:rPr>
            </w:pPr>
            <w:ins w:id="6940" w:author="KPMG_PQH" w:date="2026-04-07T11:25:00Z" w16du:dateUtc="2026-04-07T04:25:00Z">
              <w:r>
                <w:rPr>
                  <w:rFonts w:ascii="Arial" w:hAnsi="Arial" w:cs="Arial"/>
                  <w:sz w:val="18"/>
                  <w:szCs w:val="18"/>
                </w:rPr>
                <w:t>VU-VO VIET NAM JOINT STOCK COMPANY</w:t>
              </w:r>
            </w:ins>
          </w:p>
        </w:tc>
        <w:tc>
          <w:tcPr>
            <w:tcW w:w="846" w:type="pct"/>
            <w:tcBorders>
              <w:top w:val="single" w:sz="4" w:space="0" w:color="auto"/>
              <w:left w:val="nil"/>
              <w:bottom w:val="single" w:sz="4" w:space="0" w:color="auto"/>
              <w:right w:val="single" w:sz="4" w:space="0" w:color="auto"/>
            </w:tcBorders>
            <w:vAlign w:val="center"/>
          </w:tcPr>
          <w:p w14:paraId="0DE692D5" w14:textId="2FE20982" w:rsidR="00493EDA" w:rsidRDefault="00493EDA" w:rsidP="00493EDA">
            <w:pPr>
              <w:jc w:val="center"/>
              <w:rPr>
                <w:ins w:id="6941" w:author="KPMG_PQH" w:date="2026-04-07T11:25:00Z" w16du:dateUtc="2026-04-07T04:25:00Z"/>
                <w:rFonts w:ascii="Arial" w:hAnsi="Arial" w:cs="Arial"/>
                <w:sz w:val="18"/>
                <w:szCs w:val="18"/>
              </w:rPr>
            </w:pPr>
            <w:ins w:id="6942"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19BC10E" w14:textId="0D937FEB" w:rsidR="00493EDA" w:rsidRDefault="00493EDA" w:rsidP="00493EDA">
            <w:pPr>
              <w:rPr>
                <w:ins w:id="6943" w:author="KPMG_PQH" w:date="2026-04-07T11:25:00Z" w16du:dateUtc="2026-04-07T04:25:00Z"/>
                <w:rFonts w:ascii="Arial" w:hAnsi="Arial" w:cs="Arial"/>
                <w:color w:val="000000"/>
                <w:sz w:val="18"/>
                <w:szCs w:val="18"/>
              </w:rPr>
            </w:pPr>
            <w:ins w:id="6944" w:author="KPMG_PQH" w:date="2026-04-07T11:25:00Z" w16du:dateUtc="2026-04-07T04:25:00Z">
              <w:r>
                <w:rPr>
                  <w:rFonts w:ascii="Arial" w:hAnsi="Arial" w:cs="Arial"/>
                  <w:color w:val="000000"/>
                  <w:sz w:val="18"/>
                  <w:szCs w:val="18"/>
                </w:rPr>
                <w:t>Insufficient financial data</w:t>
              </w:r>
            </w:ins>
          </w:p>
        </w:tc>
      </w:tr>
      <w:tr w:rsidR="00493EDA" w:rsidRPr="00322061" w14:paraId="3633A744" w14:textId="77777777" w:rsidTr="00777313">
        <w:trPr>
          <w:trHeight w:val="20"/>
          <w:ins w:id="6945"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9F26A82" w14:textId="6E9F1CFB" w:rsidR="00493EDA" w:rsidRDefault="00493EDA" w:rsidP="00493EDA">
            <w:pPr>
              <w:jc w:val="center"/>
              <w:rPr>
                <w:ins w:id="6946" w:author="KPMG_PQH" w:date="2026-04-07T11:25:00Z" w16du:dateUtc="2026-04-07T04:25:00Z"/>
                <w:rFonts w:ascii="Arial" w:hAnsi="Arial" w:cs="Arial"/>
                <w:sz w:val="18"/>
                <w:szCs w:val="18"/>
              </w:rPr>
            </w:pPr>
            <w:ins w:id="6947" w:author="KPMG_PQH" w:date="2026-04-07T11:25:00Z" w16du:dateUtc="2026-04-07T04:25:00Z">
              <w:r>
                <w:rPr>
                  <w:rFonts w:ascii="Arial" w:hAnsi="Arial" w:cs="Arial"/>
                  <w:sz w:val="18"/>
                  <w:szCs w:val="18"/>
                </w:rPr>
                <w:t>425</w:t>
              </w:r>
            </w:ins>
          </w:p>
        </w:tc>
        <w:tc>
          <w:tcPr>
            <w:tcW w:w="2351" w:type="pct"/>
            <w:tcBorders>
              <w:top w:val="single" w:sz="4" w:space="0" w:color="auto"/>
              <w:left w:val="nil"/>
              <w:bottom w:val="single" w:sz="4" w:space="0" w:color="auto"/>
              <w:right w:val="single" w:sz="4" w:space="0" w:color="auto"/>
            </w:tcBorders>
            <w:vAlign w:val="center"/>
          </w:tcPr>
          <w:p w14:paraId="73ECD15E" w14:textId="6927B561" w:rsidR="00493EDA" w:rsidRDefault="00493EDA" w:rsidP="00493EDA">
            <w:pPr>
              <w:rPr>
                <w:ins w:id="6948" w:author="KPMG_PQH" w:date="2026-04-07T11:25:00Z" w16du:dateUtc="2026-04-07T04:25:00Z"/>
                <w:rFonts w:ascii="Arial" w:hAnsi="Arial" w:cs="Arial"/>
                <w:sz w:val="18"/>
                <w:szCs w:val="18"/>
              </w:rPr>
            </w:pPr>
            <w:ins w:id="6949" w:author="KPMG_PQH" w:date="2026-04-07T11:25:00Z" w16du:dateUtc="2026-04-07T04:25:00Z">
              <w:r>
                <w:rPr>
                  <w:rFonts w:ascii="Arial" w:hAnsi="Arial" w:cs="Arial"/>
                  <w:sz w:val="18"/>
                  <w:szCs w:val="18"/>
                </w:rPr>
                <w:t>WANDA TEXTILES COMPANY LIMITED</w:t>
              </w:r>
            </w:ins>
          </w:p>
        </w:tc>
        <w:tc>
          <w:tcPr>
            <w:tcW w:w="846" w:type="pct"/>
            <w:tcBorders>
              <w:top w:val="single" w:sz="4" w:space="0" w:color="auto"/>
              <w:left w:val="nil"/>
              <w:bottom w:val="single" w:sz="4" w:space="0" w:color="auto"/>
              <w:right w:val="single" w:sz="4" w:space="0" w:color="auto"/>
            </w:tcBorders>
            <w:vAlign w:val="center"/>
          </w:tcPr>
          <w:p w14:paraId="5F2902AD" w14:textId="33662F2B" w:rsidR="00493EDA" w:rsidRDefault="00493EDA" w:rsidP="00493EDA">
            <w:pPr>
              <w:jc w:val="center"/>
              <w:rPr>
                <w:ins w:id="6950" w:author="KPMG_PQH" w:date="2026-04-07T11:25:00Z" w16du:dateUtc="2026-04-07T04:25:00Z"/>
                <w:rFonts w:ascii="Arial" w:hAnsi="Arial" w:cs="Arial"/>
                <w:sz w:val="18"/>
                <w:szCs w:val="18"/>
              </w:rPr>
            </w:pPr>
            <w:ins w:id="6951"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435886AE" w14:textId="722C51CB" w:rsidR="00493EDA" w:rsidRDefault="00493EDA" w:rsidP="00493EDA">
            <w:pPr>
              <w:rPr>
                <w:ins w:id="6952" w:author="KPMG_PQH" w:date="2026-04-07T11:25:00Z" w16du:dateUtc="2026-04-07T04:25:00Z"/>
                <w:rFonts w:ascii="Arial" w:hAnsi="Arial" w:cs="Arial"/>
                <w:color w:val="000000"/>
                <w:sz w:val="18"/>
                <w:szCs w:val="18"/>
              </w:rPr>
            </w:pPr>
            <w:ins w:id="6953" w:author="KPMG_PQH" w:date="2026-04-07T11:25:00Z" w16du:dateUtc="2026-04-07T04:25:00Z">
              <w:r>
                <w:rPr>
                  <w:rFonts w:ascii="Arial" w:hAnsi="Arial" w:cs="Arial"/>
                  <w:color w:val="000000"/>
                  <w:sz w:val="18"/>
                  <w:szCs w:val="18"/>
                </w:rPr>
                <w:t>Insufficient financial data</w:t>
              </w:r>
            </w:ins>
          </w:p>
        </w:tc>
      </w:tr>
      <w:tr w:rsidR="00493EDA" w:rsidRPr="00322061" w14:paraId="39F2A5CA" w14:textId="77777777" w:rsidTr="00777313">
        <w:trPr>
          <w:trHeight w:val="20"/>
          <w:ins w:id="6954"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76A49E50" w14:textId="294ADC66" w:rsidR="00493EDA" w:rsidRDefault="00493EDA" w:rsidP="00493EDA">
            <w:pPr>
              <w:jc w:val="center"/>
              <w:rPr>
                <w:ins w:id="6955" w:author="KPMG_PQH" w:date="2026-04-07T11:25:00Z" w16du:dateUtc="2026-04-07T04:25:00Z"/>
                <w:rFonts w:ascii="Arial" w:hAnsi="Arial" w:cs="Arial"/>
                <w:sz w:val="18"/>
                <w:szCs w:val="18"/>
              </w:rPr>
            </w:pPr>
            <w:ins w:id="6956" w:author="KPMG_PQH" w:date="2026-04-07T11:25:00Z" w16du:dateUtc="2026-04-07T04:25:00Z">
              <w:r>
                <w:rPr>
                  <w:rFonts w:ascii="Arial" w:hAnsi="Arial" w:cs="Arial"/>
                  <w:sz w:val="18"/>
                  <w:szCs w:val="18"/>
                </w:rPr>
                <w:t>426</w:t>
              </w:r>
            </w:ins>
          </w:p>
        </w:tc>
        <w:tc>
          <w:tcPr>
            <w:tcW w:w="2351" w:type="pct"/>
            <w:tcBorders>
              <w:top w:val="single" w:sz="4" w:space="0" w:color="auto"/>
              <w:left w:val="nil"/>
              <w:bottom w:val="single" w:sz="4" w:space="0" w:color="auto"/>
              <w:right w:val="single" w:sz="4" w:space="0" w:color="auto"/>
            </w:tcBorders>
            <w:vAlign w:val="center"/>
          </w:tcPr>
          <w:p w14:paraId="245A4F43" w14:textId="37F5EE13" w:rsidR="00493EDA" w:rsidRDefault="00493EDA" w:rsidP="00493EDA">
            <w:pPr>
              <w:rPr>
                <w:ins w:id="6957" w:author="KPMG_PQH" w:date="2026-04-07T11:25:00Z" w16du:dateUtc="2026-04-07T04:25:00Z"/>
                <w:rFonts w:ascii="Arial" w:hAnsi="Arial" w:cs="Arial"/>
                <w:sz w:val="18"/>
                <w:szCs w:val="18"/>
              </w:rPr>
            </w:pPr>
            <w:ins w:id="6958" w:author="KPMG_PQH" w:date="2026-04-07T11:25:00Z" w16du:dateUtc="2026-04-07T04:25:00Z">
              <w:r>
                <w:rPr>
                  <w:rFonts w:ascii="Arial" w:hAnsi="Arial" w:cs="Arial"/>
                  <w:sz w:val="18"/>
                  <w:szCs w:val="18"/>
                </w:rPr>
                <w:t>WINGROUP JOINT STOCK COMPANY</w:t>
              </w:r>
            </w:ins>
          </w:p>
        </w:tc>
        <w:tc>
          <w:tcPr>
            <w:tcW w:w="846" w:type="pct"/>
            <w:tcBorders>
              <w:top w:val="single" w:sz="4" w:space="0" w:color="auto"/>
              <w:left w:val="nil"/>
              <w:bottom w:val="single" w:sz="4" w:space="0" w:color="auto"/>
              <w:right w:val="single" w:sz="4" w:space="0" w:color="auto"/>
            </w:tcBorders>
            <w:vAlign w:val="center"/>
          </w:tcPr>
          <w:p w14:paraId="379F7BE8" w14:textId="70BB3181" w:rsidR="00493EDA" w:rsidRDefault="00493EDA" w:rsidP="00493EDA">
            <w:pPr>
              <w:jc w:val="center"/>
              <w:rPr>
                <w:ins w:id="6959" w:author="KPMG_PQH" w:date="2026-04-07T11:25:00Z" w16du:dateUtc="2026-04-07T04:25:00Z"/>
                <w:rFonts w:ascii="Arial" w:hAnsi="Arial" w:cs="Arial"/>
                <w:sz w:val="18"/>
                <w:szCs w:val="18"/>
              </w:rPr>
            </w:pPr>
            <w:ins w:id="6960"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C614074" w14:textId="58672390" w:rsidR="00493EDA" w:rsidRDefault="00493EDA" w:rsidP="00493EDA">
            <w:pPr>
              <w:rPr>
                <w:ins w:id="6961" w:author="KPMG_PQH" w:date="2026-04-07T11:25:00Z" w16du:dateUtc="2026-04-07T04:25:00Z"/>
                <w:rFonts w:ascii="Arial" w:hAnsi="Arial" w:cs="Arial"/>
                <w:color w:val="000000"/>
                <w:sz w:val="18"/>
                <w:szCs w:val="18"/>
              </w:rPr>
            </w:pPr>
            <w:ins w:id="6962" w:author="KPMG_PQH" w:date="2026-04-07T11:25:00Z" w16du:dateUtc="2026-04-07T04:25:00Z">
              <w:r>
                <w:rPr>
                  <w:rFonts w:ascii="Arial" w:hAnsi="Arial" w:cs="Arial"/>
                  <w:color w:val="000000"/>
                  <w:sz w:val="18"/>
                  <w:szCs w:val="18"/>
                </w:rPr>
                <w:t>Insufficient financial data</w:t>
              </w:r>
            </w:ins>
          </w:p>
        </w:tc>
      </w:tr>
      <w:tr w:rsidR="00493EDA" w:rsidRPr="00322061" w14:paraId="6B05BDB0" w14:textId="77777777" w:rsidTr="00777313">
        <w:trPr>
          <w:trHeight w:val="20"/>
          <w:ins w:id="6963"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2CCF15C5" w14:textId="07CC3557" w:rsidR="00493EDA" w:rsidRDefault="00493EDA" w:rsidP="00493EDA">
            <w:pPr>
              <w:jc w:val="center"/>
              <w:rPr>
                <w:ins w:id="6964" w:author="KPMG_PQH" w:date="2026-04-07T11:25:00Z" w16du:dateUtc="2026-04-07T04:25:00Z"/>
                <w:rFonts w:ascii="Arial" w:hAnsi="Arial" w:cs="Arial"/>
                <w:sz w:val="18"/>
                <w:szCs w:val="18"/>
              </w:rPr>
            </w:pPr>
            <w:ins w:id="6965" w:author="KPMG_PQH" w:date="2026-04-07T11:25:00Z" w16du:dateUtc="2026-04-07T04:25:00Z">
              <w:r>
                <w:rPr>
                  <w:rFonts w:ascii="Arial" w:hAnsi="Arial" w:cs="Arial"/>
                  <w:sz w:val="18"/>
                  <w:szCs w:val="18"/>
                </w:rPr>
                <w:t>427</w:t>
              </w:r>
            </w:ins>
          </w:p>
        </w:tc>
        <w:tc>
          <w:tcPr>
            <w:tcW w:w="2351" w:type="pct"/>
            <w:tcBorders>
              <w:top w:val="single" w:sz="4" w:space="0" w:color="auto"/>
              <w:left w:val="nil"/>
              <w:bottom w:val="single" w:sz="4" w:space="0" w:color="auto"/>
              <w:right w:val="single" w:sz="4" w:space="0" w:color="auto"/>
            </w:tcBorders>
            <w:vAlign w:val="center"/>
          </w:tcPr>
          <w:p w14:paraId="1F82E2D0" w14:textId="4026FEE8" w:rsidR="00493EDA" w:rsidRDefault="00493EDA" w:rsidP="00493EDA">
            <w:pPr>
              <w:rPr>
                <w:ins w:id="6966" w:author="KPMG_PQH" w:date="2026-04-07T11:25:00Z" w16du:dateUtc="2026-04-07T04:25:00Z"/>
                <w:rFonts w:ascii="Arial" w:hAnsi="Arial" w:cs="Arial"/>
                <w:sz w:val="18"/>
                <w:szCs w:val="18"/>
              </w:rPr>
            </w:pPr>
            <w:ins w:id="6967" w:author="KPMG_PQH" w:date="2026-04-07T11:25:00Z" w16du:dateUtc="2026-04-07T04:25:00Z">
              <w:r>
                <w:rPr>
                  <w:rFonts w:ascii="Arial" w:hAnsi="Arial" w:cs="Arial"/>
                  <w:sz w:val="18"/>
                  <w:szCs w:val="18"/>
                </w:rPr>
                <w:t>XP FASHION JOINT STOCK COMPANY</w:t>
              </w:r>
            </w:ins>
          </w:p>
        </w:tc>
        <w:tc>
          <w:tcPr>
            <w:tcW w:w="846" w:type="pct"/>
            <w:tcBorders>
              <w:top w:val="single" w:sz="4" w:space="0" w:color="auto"/>
              <w:left w:val="nil"/>
              <w:bottom w:val="single" w:sz="4" w:space="0" w:color="auto"/>
              <w:right w:val="single" w:sz="4" w:space="0" w:color="auto"/>
            </w:tcBorders>
            <w:vAlign w:val="center"/>
          </w:tcPr>
          <w:p w14:paraId="7B43FA89" w14:textId="330DDBE1" w:rsidR="00493EDA" w:rsidRDefault="00493EDA" w:rsidP="00493EDA">
            <w:pPr>
              <w:jc w:val="center"/>
              <w:rPr>
                <w:ins w:id="6968" w:author="KPMG_PQH" w:date="2026-04-07T11:25:00Z" w16du:dateUtc="2026-04-07T04:25:00Z"/>
                <w:rFonts w:ascii="Arial" w:hAnsi="Arial" w:cs="Arial"/>
                <w:sz w:val="18"/>
                <w:szCs w:val="18"/>
              </w:rPr>
            </w:pPr>
            <w:ins w:id="6969"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79EF43B7" w14:textId="35B91929" w:rsidR="00493EDA" w:rsidRDefault="00493EDA" w:rsidP="00493EDA">
            <w:pPr>
              <w:rPr>
                <w:ins w:id="6970" w:author="KPMG_PQH" w:date="2026-04-07T11:25:00Z" w16du:dateUtc="2026-04-07T04:25:00Z"/>
                <w:rFonts w:ascii="Arial" w:hAnsi="Arial" w:cs="Arial"/>
                <w:color w:val="000000"/>
                <w:sz w:val="18"/>
                <w:szCs w:val="18"/>
              </w:rPr>
            </w:pPr>
            <w:ins w:id="6971" w:author="KPMG_PQH" w:date="2026-04-07T11:25:00Z" w16du:dateUtc="2026-04-07T04:25:00Z">
              <w:r>
                <w:rPr>
                  <w:rFonts w:ascii="Arial" w:hAnsi="Arial" w:cs="Arial"/>
                  <w:color w:val="000000"/>
                  <w:sz w:val="18"/>
                  <w:szCs w:val="18"/>
                </w:rPr>
                <w:t>Insufficient financial data</w:t>
              </w:r>
            </w:ins>
          </w:p>
        </w:tc>
      </w:tr>
      <w:tr w:rsidR="00493EDA" w:rsidRPr="00322061" w14:paraId="0750E114" w14:textId="77777777" w:rsidTr="00777313">
        <w:trPr>
          <w:trHeight w:val="20"/>
          <w:ins w:id="6972"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564AECAB" w14:textId="19070C3E" w:rsidR="00493EDA" w:rsidRDefault="00493EDA" w:rsidP="00493EDA">
            <w:pPr>
              <w:jc w:val="center"/>
              <w:rPr>
                <w:ins w:id="6973" w:author="KPMG_PQH" w:date="2026-04-07T11:25:00Z" w16du:dateUtc="2026-04-07T04:25:00Z"/>
                <w:rFonts w:ascii="Arial" w:hAnsi="Arial" w:cs="Arial"/>
                <w:sz w:val="18"/>
                <w:szCs w:val="18"/>
              </w:rPr>
            </w:pPr>
            <w:ins w:id="6974" w:author="KPMG_PQH" w:date="2026-04-07T11:25:00Z" w16du:dateUtc="2026-04-07T04:25:00Z">
              <w:r>
                <w:rPr>
                  <w:rFonts w:ascii="Arial" w:hAnsi="Arial" w:cs="Arial"/>
                  <w:sz w:val="18"/>
                  <w:szCs w:val="18"/>
                </w:rPr>
                <w:t>428</w:t>
              </w:r>
            </w:ins>
          </w:p>
        </w:tc>
        <w:tc>
          <w:tcPr>
            <w:tcW w:w="2351" w:type="pct"/>
            <w:tcBorders>
              <w:top w:val="single" w:sz="4" w:space="0" w:color="auto"/>
              <w:left w:val="nil"/>
              <w:bottom w:val="single" w:sz="4" w:space="0" w:color="auto"/>
              <w:right w:val="single" w:sz="4" w:space="0" w:color="auto"/>
            </w:tcBorders>
            <w:vAlign w:val="center"/>
          </w:tcPr>
          <w:p w14:paraId="13662CF9" w14:textId="3E6D71E7" w:rsidR="00493EDA" w:rsidRDefault="00493EDA" w:rsidP="00493EDA">
            <w:pPr>
              <w:rPr>
                <w:ins w:id="6975" w:author="KPMG_PQH" w:date="2026-04-07T11:25:00Z" w16du:dateUtc="2026-04-07T04:25:00Z"/>
                <w:rFonts w:ascii="Arial" w:hAnsi="Arial" w:cs="Arial"/>
                <w:sz w:val="18"/>
                <w:szCs w:val="18"/>
              </w:rPr>
            </w:pPr>
            <w:ins w:id="6976" w:author="KPMG_PQH" w:date="2026-04-07T11:25:00Z" w16du:dateUtc="2026-04-07T04:25:00Z">
              <w:r>
                <w:rPr>
                  <w:rFonts w:ascii="Arial" w:hAnsi="Arial" w:cs="Arial"/>
                  <w:sz w:val="18"/>
                  <w:szCs w:val="18"/>
                </w:rPr>
                <w:t>XUAN HUONG TEXTILE COMPANY LIMITED</w:t>
              </w:r>
            </w:ins>
          </w:p>
        </w:tc>
        <w:tc>
          <w:tcPr>
            <w:tcW w:w="846" w:type="pct"/>
            <w:tcBorders>
              <w:top w:val="single" w:sz="4" w:space="0" w:color="auto"/>
              <w:left w:val="nil"/>
              <w:bottom w:val="single" w:sz="4" w:space="0" w:color="auto"/>
              <w:right w:val="single" w:sz="4" w:space="0" w:color="auto"/>
            </w:tcBorders>
            <w:vAlign w:val="center"/>
          </w:tcPr>
          <w:p w14:paraId="51D7FF8F" w14:textId="07B77A6C" w:rsidR="00493EDA" w:rsidRDefault="00493EDA" w:rsidP="00493EDA">
            <w:pPr>
              <w:jc w:val="center"/>
              <w:rPr>
                <w:ins w:id="6977" w:author="KPMG_PQH" w:date="2026-04-07T11:25:00Z" w16du:dateUtc="2026-04-07T04:25:00Z"/>
                <w:rFonts w:ascii="Arial" w:hAnsi="Arial" w:cs="Arial"/>
                <w:sz w:val="18"/>
                <w:szCs w:val="18"/>
              </w:rPr>
            </w:pPr>
            <w:ins w:id="6978"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6673E624" w14:textId="24E029FF" w:rsidR="00493EDA" w:rsidRDefault="00493EDA" w:rsidP="00493EDA">
            <w:pPr>
              <w:rPr>
                <w:ins w:id="6979" w:author="KPMG_PQH" w:date="2026-04-07T11:25:00Z" w16du:dateUtc="2026-04-07T04:25:00Z"/>
                <w:rFonts w:ascii="Arial" w:hAnsi="Arial" w:cs="Arial"/>
                <w:color w:val="000000"/>
                <w:sz w:val="18"/>
                <w:szCs w:val="18"/>
              </w:rPr>
            </w:pPr>
            <w:ins w:id="6980" w:author="KPMG_PQH" w:date="2026-04-07T11:25:00Z" w16du:dateUtc="2026-04-07T04:25:00Z">
              <w:r>
                <w:rPr>
                  <w:rFonts w:ascii="Arial" w:hAnsi="Arial" w:cs="Arial"/>
                  <w:color w:val="000000"/>
                  <w:sz w:val="18"/>
                  <w:szCs w:val="18"/>
                </w:rPr>
                <w:t>Insufficient information</w:t>
              </w:r>
            </w:ins>
          </w:p>
        </w:tc>
      </w:tr>
      <w:tr w:rsidR="00493EDA" w:rsidRPr="00322061" w14:paraId="7FD48C64" w14:textId="77777777" w:rsidTr="00777313">
        <w:trPr>
          <w:trHeight w:val="20"/>
          <w:ins w:id="6981"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44D76241" w14:textId="46B7EE48" w:rsidR="00493EDA" w:rsidRDefault="00493EDA" w:rsidP="00493EDA">
            <w:pPr>
              <w:jc w:val="center"/>
              <w:rPr>
                <w:ins w:id="6982" w:author="KPMG_PQH" w:date="2026-04-07T11:25:00Z" w16du:dateUtc="2026-04-07T04:25:00Z"/>
                <w:rFonts w:ascii="Arial" w:hAnsi="Arial" w:cs="Arial"/>
                <w:sz w:val="18"/>
                <w:szCs w:val="18"/>
              </w:rPr>
            </w:pPr>
            <w:ins w:id="6983" w:author="KPMG_PQH" w:date="2026-04-07T11:25:00Z" w16du:dateUtc="2026-04-07T04:25:00Z">
              <w:r>
                <w:rPr>
                  <w:rFonts w:ascii="Arial" w:hAnsi="Arial" w:cs="Arial"/>
                  <w:sz w:val="18"/>
                  <w:szCs w:val="18"/>
                </w:rPr>
                <w:t>429</w:t>
              </w:r>
            </w:ins>
          </w:p>
        </w:tc>
        <w:tc>
          <w:tcPr>
            <w:tcW w:w="2351" w:type="pct"/>
            <w:tcBorders>
              <w:top w:val="single" w:sz="4" w:space="0" w:color="auto"/>
              <w:left w:val="nil"/>
              <w:bottom w:val="single" w:sz="4" w:space="0" w:color="auto"/>
              <w:right w:val="single" w:sz="4" w:space="0" w:color="auto"/>
            </w:tcBorders>
            <w:vAlign w:val="center"/>
          </w:tcPr>
          <w:p w14:paraId="15E134FA" w14:textId="193D2769" w:rsidR="00493EDA" w:rsidRDefault="00493EDA" w:rsidP="00493EDA">
            <w:pPr>
              <w:rPr>
                <w:ins w:id="6984" w:author="KPMG_PQH" w:date="2026-04-07T11:25:00Z" w16du:dateUtc="2026-04-07T04:25:00Z"/>
                <w:rFonts w:ascii="Arial" w:hAnsi="Arial" w:cs="Arial"/>
                <w:sz w:val="18"/>
                <w:szCs w:val="18"/>
              </w:rPr>
            </w:pPr>
            <w:ins w:id="6985" w:author="KPMG_PQH" w:date="2026-04-07T11:25:00Z" w16du:dateUtc="2026-04-07T04:25:00Z">
              <w:r>
                <w:rPr>
                  <w:rFonts w:ascii="Arial" w:hAnsi="Arial" w:cs="Arial"/>
                  <w:sz w:val="18"/>
                  <w:szCs w:val="18"/>
                </w:rPr>
                <w:t>YEN LAC INVESTMENT AND TRADE JOINT STOCK COMPANY</w:t>
              </w:r>
            </w:ins>
          </w:p>
        </w:tc>
        <w:tc>
          <w:tcPr>
            <w:tcW w:w="846" w:type="pct"/>
            <w:tcBorders>
              <w:top w:val="single" w:sz="4" w:space="0" w:color="auto"/>
              <w:left w:val="nil"/>
              <w:bottom w:val="single" w:sz="4" w:space="0" w:color="auto"/>
              <w:right w:val="single" w:sz="4" w:space="0" w:color="auto"/>
            </w:tcBorders>
            <w:vAlign w:val="center"/>
          </w:tcPr>
          <w:p w14:paraId="7BBA1ABB" w14:textId="5A1DA628" w:rsidR="00493EDA" w:rsidRDefault="00493EDA" w:rsidP="00493EDA">
            <w:pPr>
              <w:jc w:val="center"/>
              <w:rPr>
                <w:ins w:id="6986" w:author="KPMG_PQH" w:date="2026-04-07T11:25:00Z" w16du:dateUtc="2026-04-07T04:25:00Z"/>
                <w:rFonts w:ascii="Arial" w:hAnsi="Arial" w:cs="Arial"/>
                <w:sz w:val="18"/>
                <w:szCs w:val="18"/>
              </w:rPr>
            </w:pPr>
            <w:ins w:id="6987"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2DA075D1" w14:textId="3E7C4385" w:rsidR="00493EDA" w:rsidRDefault="00493EDA" w:rsidP="00493EDA">
            <w:pPr>
              <w:rPr>
                <w:ins w:id="6988" w:author="KPMG_PQH" w:date="2026-04-07T11:25:00Z" w16du:dateUtc="2026-04-07T04:25:00Z"/>
                <w:rFonts w:ascii="Arial" w:hAnsi="Arial" w:cs="Arial"/>
                <w:color w:val="000000"/>
                <w:sz w:val="18"/>
                <w:szCs w:val="18"/>
              </w:rPr>
            </w:pPr>
            <w:ins w:id="6989" w:author="KPMG_PQH" w:date="2026-04-07T11:25:00Z" w16du:dateUtc="2026-04-07T04:25:00Z">
              <w:r>
                <w:rPr>
                  <w:rFonts w:ascii="Arial" w:hAnsi="Arial" w:cs="Arial"/>
                  <w:color w:val="000000"/>
                  <w:sz w:val="18"/>
                  <w:szCs w:val="18"/>
                </w:rPr>
                <w:t>Insufficient financial data</w:t>
              </w:r>
            </w:ins>
          </w:p>
        </w:tc>
      </w:tr>
      <w:tr w:rsidR="00493EDA" w:rsidRPr="00322061" w14:paraId="6F5F8F48" w14:textId="77777777" w:rsidTr="00777313">
        <w:trPr>
          <w:trHeight w:val="20"/>
          <w:ins w:id="6990" w:author="KPMG_PQH" w:date="2026-04-07T11:25:00Z" w16du:dateUtc="2026-04-07T04:25:00Z"/>
        </w:trPr>
        <w:tc>
          <w:tcPr>
            <w:tcW w:w="305" w:type="pct"/>
            <w:tcBorders>
              <w:top w:val="single" w:sz="4" w:space="0" w:color="auto"/>
              <w:left w:val="single" w:sz="4" w:space="0" w:color="auto"/>
              <w:bottom w:val="single" w:sz="4" w:space="0" w:color="auto"/>
              <w:right w:val="single" w:sz="4" w:space="0" w:color="auto"/>
            </w:tcBorders>
            <w:noWrap/>
            <w:vAlign w:val="center"/>
          </w:tcPr>
          <w:p w14:paraId="181AE4BF" w14:textId="403709E0" w:rsidR="00493EDA" w:rsidRDefault="00493EDA" w:rsidP="00493EDA">
            <w:pPr>
              <w:jc w:val="center"/>
              <w:rPr>
                <w:ins w:id="6991" w:author="KPMG_PQH" w:date="2026-04-07T11:25:00Z" w16du:dateUtc="2026-04-07T04:25:00Z"/>
                <w:rFonts w:ascii="Arial" w:hAnsi="Arial" w:cs="Arial"/>
                <w:sz w:val="18"/>
                <w:szCs w:val="18"/>
              </w:rPr>
            </w:pPr>
            <w:ins w:id="6992" w:author="KPMG_PQH" w:date="2026-04-07T11:25:00Z" w16du:dateUtc="2026-04-07T04:25:00Z">
              <w:r>
                <w:rPr>
                  <w:rFonts w:ascii="Arial" w:hAnsi="Arial" w:cs="Arial"/>
                  <w:sz w:val="18"/>
                  <w:szCs w:val="18"/>
                </w:rPr>
                <w:t>430</w:t>
              </w:r>
            </w:ins>
          </w:p>
        </w:tc>
        <w:tc>
          <w:tcPr>
            <w:tcW w:w="2351" w:type="pct"/>
            <w:tcBorders>
              <w:top w:val="single" w:sz="4" w:space="0" w:color="auto"/>
              <w:left w:val="nil"/>
              <w:bottom w:val="single" w:sz="4" w:space="0" w:color="auto"/>
              <w:right w:val="single" w:sz="4" w:space="0" w:color="auto"/>
            </w:tcBorders>
            <w:vAlign w:val="center"/>
          </w:tcPr>
          <w:p w14:paraId="5AC63626" w14:textId="1A82B7EF" w:rsidR="00493EDA" w:rsidRDefault="00493EDA" w:rsidP="00493EDA">
            <w:pPr>
              <w:rPr>
                <w:ins w:id="6993" w:author="KPMG_PQH" w:date="2026-04-07T11:25:00Z" w16du:dateUtc="2026-04-07T04:25:00Z"/>
                <w:rFonts w:ascii="Arial" w:hAnsi="Arial" w:cs="Arial"/>
                <w:sz w:val="18"/>
                <w:szCs w:val="18"/>
              </w:rPr>
            </w:pPr>
            <w:ins w:id="6994" w:author="KPMG_PQH" w:date="2026-04-07T11:25:00Z" w16du:dateUtc="2026-04-07T04:25:00Z">
              <w:r>
                <w:rPr>
                  <w:rFonts w:ascii="Arial" w:hAnsi="Arial" w:cs="Arial"/>
                  <w:sz w:val="18"/>
                  <w:szCs w:val="18"/>
                </w:rPr>
                <w:t>ZTA INVESTMENT &amp; INDUSTRY GROUP JOINT STOCK COMPANY</w:t>
              </w:r>
            </w:ins>
          </w:p>
        </w:tc>
        <w:tc>
          <w:tcPr>
            <w:tcW w:w="846" w:type="pct"/>
            <w:tcBorders>
              <w:top w:val="single" w:sz="4" w:space="0" w:color="auto"/>
              <w:left w:val="nil"/>
              <w:bottom w:val="single" w:sz="4" w:space="0" w:color="auto"/>
              <w:right w:val="single" w:sz="4" w:space="0" w:color="auto"/>
            </w:tcBorders>
            <w:vAlign w:val="center"/>
          </w:tcPr>
          <w:p w14:paraId="01182394" w14:textId="23D71255" w:rsidR="00493EDA" w:rsidRDefault="00493EDA" w:rsidP="00493EDA">
            <w:pPr>
              <w:jc w:val="center"/>
              <w:rPr>
                <w:ins w:id="6995" w:author="KPMG_PQH" w:date="2026-04-07T11:25:00Z" w16du:dateUtc="2026-04-07T04:25:00Z"/>
                <w:rFonts w:ascii="Arial" w:hAnsi="Arial" w:cs="Arial"/>
                <w:sz w:val="18"/>
                <w:szCs w:val="18"/>
              </w:rPr>
            </w:pPr>
            <w:ins w:id="6996" w:author="KPMG_PQH" w:date="2026-04-07T11:25:00Z" w16du:dateUtc="2026-04-07T04:25:00Z">
              <w:r>
                <w:rPr>
                  <w:rFonts w:ascii="Arial" w:hAnsi="Arial" w:cs="Arial"/>
                  <w:sz w:val="18"/>
                  <w:szCs w:val="18"/>
                </w:rPr>
                <w:t>Unlisted</w:t>
              </w:r>
            </w:ins>
          </w:p>
        </w:tc>
        <w:tc>
          <w:tcPr>
            <w:tcW w:w="1498" w:type="pct"/>
            <w:tcBorders>
              <w:top w:val="single" w:sz="4" w:space="0" w:color="auto"/>
              <w:left w:val="nil"/>
              <w:bottom w:val="single" w:sz="4" w:space="0" w:color="auto"/>
              <w:right w:val="single" w:sz="4" w:space="0" w:color="auto"/>
            </w:tcBorders>
            <w:vAlign w:val="center"/>
          </w:tcPr>
          <w:p w14:paraId="16199B17" w14:textId="0CE71DCD" w:rsidR="00493EDA" w:rsidRDefault="00493EDA" w:rsidP="00493EDA">
            <w:pPr>
              <w:rPr>
                <w:ins w:id="6997" w:author="KPMG_PQH" w:date="2026-04-07T11:25:00Z" w16du:dateUtc="2026-04-07T04:25:00Z"/>
                <w:rFonts w:ascii="Arial" w:hAnsi="Arial" w:cs="Arial"/>
                <w:color w:val="000000"/>
                <w:sz w:val="18"/>
                <w:szCs w:val="18"/>
              </w:rPr>
            </w:pPr>
            <w:ins w:id="6998" w:author="KPMG_PQH" w:date="2026-04-07T11:25:00Z" w16du:dateUtc="2026-04-07T04:25:00Z">
              <w:r>
                <w:rPr>
                  <w:rFonts w:ascii="Arial" w:hAnsi="Arial" w:cs="Arial"/>
                  <w:color w:val="000000"/>
                  <w:sz w:val="18"/>
                  <w:szCs w:val="18"/>
                </w:rPr>
                <w:t>Insufficient financial data</w:t>
              </w:r>
            </w:ins>
          </w:p>
        </w:tc>
      </w:tr>
    </w:tbl>
    <w:p w14:paraId="3E30F3E1" w14:textId="77777777" w:rsidR="002F6799" w:rsidRDefault="002F6799" w:rsidP="00E90BF9">
      <w:pPr>
        <w:pStyle w:val="Caption"/>
        <w:spacing w:before="240"/>
        <w:rPr>
          <w:del w:id="6999" w:author="KPMG_PQH" w:date="2026-04-07T11:25:00Z" w16du:dateUtc="2026-04-07T04:25:00Z"/>
        </w:rPr>
      </w:pPr>
      <w:del w:id="7000" w:author="KPMG_PQH" w:date="2026-04-07T11:25:00Z" w16du:dateUtc="2026-04-07T04:25:00Z">
        <w:r>
          <w:delText>Table D-</w:delText>
        </w:r>
        <w:r>
          <w:fldChar w:fldCharType="begin"/>
        </w:r>
        <w:r>
          <w:delInstrText xml:space="preserve"> SEQ Table_D- \* ARABIC </w:delInstrText>
        </w:r>
        <w:r>
          <w:fldChar w:fldCharType="separate"/>
        </w:r>
        <w:r w:rsidR="00481B06">
          <w:rPr>
            <w:noProof/>
          </w:rPr>
          <w:delText>10</w:delText>
        </w:r>
        <w:r>
          <w:fldChar w:fldCharType="end"/>
        </w:r>
        <w:r w:rsidRPr="00F556FE">
          <w:delText xml:space="preserve">: </w:delText>
        </w:r>
        <w:r w:rsidRPr="00363007">
          <w:delText xml:space="preserve">Rejected list </w:delText>
        </w:r>
        <w:r>
          <w:delText xml:space="preserve">of the search for comparable companies in </w:delText>
        </w:r>
        <w:r w:rsidR="0063690D">
          <w:delText>ASPAC</w:delText>
        </w:r>
      </w:del>
    </w:p>
    <w:p w14:paraId="1419EEE3" w14:textId="4F6FF700" w:rsidR="00F045DD" w:rsidRDefault="00F045DD">
      <w:pPr>
        <w:rPr>
          <w:ins w:id="7001" w:author="KPMG_PQH" w:date="2026-04-07T11:25:00Z" w16du:dateUtc="2026-04-07T04:25:00Z"/>
          <w:b/>
          <w:color w:val="00338D" w:themeColor="text2"/>
          <w:sz w:val="32"/>
        </w:rPr>
      </w:pPr>
    </w:p>
    <w:p w14:paraId="5545F4AF" w14:textId="77777777" w:rsidR="008341F1" w:rsidRDefault="008341F1" w:rsidP="008341F1">
      <w:pPr>
        <w:pStyle w:val="AppendixHeading"/>
        <w:ind w:hanging="965"/>
        <w:jc w:val="both"/>
        <w:outlineLvl w:val="0"/>
        <w:rPr>
          <w:ins w:id="7002" w:author="KPMG_PQH" w:date="2026-04-07T11:25:00Z" w16du:dateUtc="2026-04-07T04:25:00Z"/>
        </w:rPr>
      </w:pPr>
      <w:bookmarkStart w:id="7003" w:name="_Toc100150496"/>
      <w:bookmarkStart w:id="7004" w:name="_Toc100156174"/>
      <w:bookmarkStart w:id="7005" w:name="_Toc100161974"/>
      <w:bookmarkStart w:id="7006" w:name="_Toc100912450"/>
      <w:bookmarkStart w:id="7007" w:name="_Toc100915094"/>
      <w:bookmarkStart w:id="7008" w:name="_Toc100150497"/>
      <w:bookmarkStart w:id="7009" w:name="_Toc100156175"/>
      <w:bookmarkStart w:id="7010" w:name="_Toc100161975"/>
      <w:bookmarkStart w:id="7011" w:name="_Toc100912451"/>
      <w:bookmarkStart w:id="7012" w:name="_Toc100915095"/>
      <w:bookmarkStart w:id="7013" w:name="_Toc100150498"/>
      <w:bookmarkStart w:id="7014" w:name="_Toc100156176"/>
      <w:bookmarkStart w:id="7015" w:name="_Toc100161976"/>
      <w:bookmarkStart w:id="7016" w:name="_Toc100912452"/>
      <w:bookmarkStart w:id="7017" w:name="_Toc100915096"/>
      <w:bookmarkStart w:id="7018" w:name="_Toc100150499"/>
      <w:bookmarkStart w:id="7019" w:name="_Toc100156177"/>
      <w:bookmarkStart w:id="7020" w:name="_Toc100161977"/>
      <w:bookmarkStart w:id="7021" w:name="_Toc100912453"/>
      <w:bookmarkStart w:id="7022" w:name="_Toc100915097"/>
      <w:bookmarkStart w:id="7023" w:name="_Toc100150500"/>
      <w:bookmarkStart w:id="7024" w:name="_Toc100156178"/>
      <w:bookmarkStart w:id="7025" w:name="_Toc100161978"/>
      <w:bookmarkStart w:id="7026" w:name="_Toc100912454"/>
      <w:bookmarkStart w:id="7027" w:name="_Toc100915098"/>
      <w:bookmarkStart w:id="7028" w:name="_Toc100150501"/>
      <w:bookmarkStart w:id="7029" w:name="_Toc100156179"/>
      <w:bookmarkStart w:id="7030" w:name="_Toc100161979"/>
      <w:bookmarkStart w:id="7031" w:name="_Toc100912455"/>
      <w:bookmarkStart w:id="7032" w:name="_Toc100915099"/>
      <w:bookmarkStart w:id="7033" w:name="_Toc100150502"/>
      <w:bookmarkStart w:id="7034" w:name="_Toc100156180"/>
      <w:bookmarkStart w:id="7035" w:name="_Toc100161980"/>
      <w:bookmarkStart w:id="7036" w:name="_Toc100912456"/>
      <w:bookmarkStart w:id="7037" w:name="_Toc100915100"/>
      <w:bookmarkStart w:id="7038" w:name="_Toc100150503"/>
      <w:bookmarkStart w:id="7039" w:name="_Toc100156181"/>
      <w:bookmarkStart w:id="7040" w:name="_Toc100161981"/>
      <w:bookmarkStart w:id="7041" w:name="_Toc100912457"/>
      <w:bookmarkStart w:id="7042" w:name="_Toc100915101"/>
      <w:bookmarkStart w:id="7043" w:name="_Toc100150504"/>
      <w:bookmarkStart w:id="7044" w:name="_Toc100156182"/>
      <w:bookmarkStart w:id="7045" w:name="_Toc100161982"/>
      <w:bookmarkStart w:id="7046" w:name="_Toc100912458"/>
      <w:bookmarkStart w:id="7047" w:name="_Toc100915102"/>
      <w:bookmarkStart w:id="7048" w:name="_Toc100150505"/>
      <w:bookmarkStart w:id="7049" w:name="_Toc100156183"/>
      <w:bookmarkStart w:id="7050" w:name="_Toc100161983"/>
      <w:bookmarkStart w:id="7051" w:name="_Toc100912459"/>
      <w:bookmarkStart w:id="7052" w:name="_Toc100915103"/>
      <w:bookmarkStart w:id="7053" w:name="_Toc100150506"/>
      <w:bookmarkStart w:id="7054" w:name="_Toc100156184"/>
      <w:bookmarkStart w:id="7055" w:name="_Toc100161984"/>
      <w:bookmarkStart w:id="7056" w:name="_Toc100912460"/>
      <w:bookmarkStart w:id="7057" w:name="_Toc100915104"/>
      <w:bookmarkStart w:id="7058" w:name="_Toc100150507"/>
      <w:bookmarkStart w:id="7059" w:name="_Toc100156185"/>
      <w:bookmarkStart w:id="7060" w:name="_Toc100161985"/>
      <w:bookmarkStart w:id="7061" w:name="_Toc100912461"/>
      <w:bookmarkStart w:id="7062" w:name="_Toc100915105"/>
      <w:bookmarkStart w:id="7063" w:name="_Toc100150508"/>
      <w:bookmarkStart w:id="7064" w:name="_Toc100156186"/>
      <w:bookmarkStart w:id="7065" w:name="_Toc100161986"/>
      <w:bookmarkStart w:id="7066" w:name="_Toc100912462"/>
      <w:bookmarkStart w:id="7067" w:name="_Toc100915106"/>
      <w:bookmarkStart w:id="7068" w:name="_Toc100150509"/>
      <w:bookmarkStart w:id="7069" w:name="_Toc100156187"/>
      <w:bookmarkStart w:id="7070" w:name="_Toc100161987"/>
      <w:bookmarkStart w:id="7071" w:name="_Toc100912463"/>
      <w:bookmarkStart w:id="7072" w:name="_Toc100915107"/>
      <w:bookmarkStart w:id="7073" w:name="_Toc100150510"/>
      <w:bookmarkStart w:id="7074" w:name="_Toc100156188"/>
      <w:bookmarkStart w:id="7075" w:name="_Toc100161988"/>
      <w:bookmarkStart w:id="7076" w:name="_Toc100912464"/>
      <w:bookmarkStart w:id="7077" w:name="_Toc100915108"/>
      <w:bookmarkStart w:id="7078" w:name="_Toc100150551"/>
      <w:bookmarkStart w:id="7079" w:name="_Toc100156229"/>
      <w:bookmarkStart w:id="7080" w:name="_Toc100162029"/>
      <w:bookmarkStart w:id="7081" w:name="_Toc100912505"/>
      <w:bookmarkStart w:id="7082" w:name="_Toc100915149"/>
      <w:bookmarkStart w:id="7083" w:name="_Toc100150552"/>
      <w:bookmarkStart w:id="7084" w:name="_Toc100156230"/>
      <w:bookmarkStart w:id="7085" w:name="_Toc100162030"/>
      <w:bookmarkStart w:id="7086" w:name="_Toc100912506"/>
      <w:bookmarkStart w:id="7087" w:name="_Toc100915150"/>
      <w:bookmarkStart w:id="7088" w:name="_Toc100150553"/>
      <w:bookmarkStart w:id="7089" w:name="_Toc100156231"/>
      <w:bookmarkStart w:id="7090" w:name="_Toc100162031"/>
      <w:bookmarkStart w:id="7091" w:name="_Toc100912507"/>
      <w:bookmarkStart w:id="7092" w:name="_Toc100915151"/>
      <w:bookmarkStart w:id="7093" w:name="_Toc100150590"/>
      <w:bookmarkStart w:id="7094" w:name="_Toc100156268"/>
      <w:bookmarkStart w:id="7095" w:name="_Toc100162068"/>
      <w:bookmarkStart w:id="7096" w:name="_Toc100912544"/>
      <w:bookmarkStart w:id="7097" w:name="_Toc100915188"/>
      <w:bookmarkStart w:id="7098" w:name="_Toc100150591"/>
      <w:bookmarkStart w:id="7099" w:name="_Toc100156269"/>
      <w:bookmarkStart w:id="7100" w:name="_Toc100162069"/>
      <w:bookmarkStart w:id="7101" w:name="_Toc100912545"/>
      <w:bookmarkStart w:id="7102" w:name="_Toc100915189"/>
      <w:bookmarkStart w:id="7103" w:name="_Toc100153627"/>
      <w:bookmarkStart w:id="7104" w:name="_Toc100159305"/>
      <w:bookmarkStart w:id="7105" w:name="_Toc100165105"/>
      <w:bookmarkStart w:id="7106" w:name="_Toc100912546"/>
      <w:bookmarkStart w:id="7107" w:name="_Toc100915190"/>
      <w:bookmarkStart w:id="7108" w:name="_Toc100153628"/>
      <w:bookmarkStart w:id="7109" w:name="_Toc100159306"/>
      <w:bookmarkStart w:id="7110" w:name="_Toc100165106"/>
      <w:bookmarkStart w:id="7111" w:name="_Toc100912547"/>
      <w:bookmarkStart w:id="7112" w:name="_Toc100915191"/>
      <w:bookmarkStart w:id="7113" w:name="_Toc100153629"/>
      <w:bookmarkStart w:id="7114" w:name="_Toc100159307"/>
      <w:bookmarkStart w:id="7115" w:name="_Toc100165107"/>
      <w:bookmarkStart w:id="7116" w:name="_Toc100912548"/>
      <w:bookmarkStart w:id="7117" w:name="_Toc100915192"/>
      <w:bookmarkStart w:id="7118" w:name="_Toc220570383"/>
      <w:bookmarkStart w:id="7119" w:name="_Toc9090651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ins w:id="7120" w:author="KPMG_PQH" w:date="2026-04-07T11:25:00Z" w16du:dateUtc="2026-04-07T04:25:00Z">
        <w:r>
          <w:lastRenderedPageBreak/>
          <w:t>Information on interest rat</w:t>
        </w:r>
        <w:r w:rsidRPr="008341F1">
          <w:t xml:space="preserve">es on </w:t>
        </w:r>
        <w:r w:rsidRPr="005954AF">
          <w:t>short-term/ medium- to long-term</w:t>
        </w:r>
        <w:r w:rsidRPr="008341F1">
          <w:t xml:space="preserve"> loans in USD as announced by the State Bank of Vietnam in </w:t>
        </w:r>
        <w:r w:rsidRPr="005954AF">
          <w:t>FY20</w:t>
        </w:r>
        <w:r w:rsidRPr="008341F1">
          <w:t>24</w:t>
        </w:r>
        <w:bookmarkEnd w:id="7118"/>
        <w:r w:rsidRPr="008341F1">
          <w:t xml:space="preserve"> </w:t>
        </w:r>
      </w:ins>
    </w:p>
    <w:p w14:paraId="4449F14E" w14:textId="4DA4DC49" w:rsidR="00140E07" w:rsidRDefault="00140E07" w:rsidP="00140E07">
      <w:pPr>
        <w:pStyle w:val="Caption"/>
        <w:spacing w:line="276" w:lineRule="auto"/>
        <w:jc w:val="both"/>
        <w:rPr>
          <w:ins w:id="7121" w:author="KPMG_PQH" w:date="2026-04-07T11:25:00Z" w16du:dateUtc="2026-04-07T04:25:00Z"/>
        </w:rPr>
      </w:pPr>
      <w:ins w:id="7122" w:author="KPMG_PQH" w:date="2026-04-07T11:25:00Z" w16du:dateUtc="2026-04-07T04:25:00Z">
        <w:r w:rsidRPr="00DF2E07">
          <w:t xml:space="preserve">Table </w:t>
        </w:r>
        <w:r w:rsidR="004476EF">
          <w:t>E</w:t>
        </w:r>
        <w:r w:rsidRPr="00DF2E07">
          <w:t>-</w:t>
        </w:r>
        <w:r w:rsidR="004476EF">
          <w:t>1</w:t>
        </w:r>
        <w:r w:rsidRPr="003F6CC9">
          <w:t xml:space="preserve">: </w:t>
        </w:r>
        <w:r w:rsidRPr="00782E23">
          <w:t>Summary of information about interest rates applied in USD loans of Vietnamese credit institutions in 20</w:t>
        </w:r>
        <w:r>
          <w:t>24</w:t>
        </w:r>
      </w:ins>
    </w:p>
    <w:tbl>
      <w:tblPr>
        <w:tblW w:w="5000" w:type="pct"/>
        <w:tblLook w:val="04A0" w:firstRow="1" w:lastRow="0" w:firstColumn="1" w:lastColumn="0" w:noHBand="0" w:noVBand="1"/>
      </w:tblPr>
      <w:tblGrid>
        <w:gridCol w:w="1078"/>
        <w:gridCol w:w="3316"/>
        <w:gridCol w:w="1632"/>
        <w:gridCol w:w="1470"/>
        <w:gridCol w:w="1001"/>
      </w:tblGrid>
      <w:tr w:rsidR="00140E07" w:rsidRPr="001C0152" w14:paraId="7A4D6D96" w14:textId="77777777">
        <w:trPr>
          <w:trHeight w:val="460"/>
          <w:tblHeader/>
        </w:trPr>
        <w:tc>
          <w:tcPr>
            <w:tcW w:w="1011"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63BB04D1" w14:textId="7708C757" w:rsidR="00140E07" w:rsidRPr="001C0152" w:rsidRDefault="00322061">
            <w:pPr>
              <w:jc w:val="center"/>
              <w:rPr>
                <w:rFonts w:ascii="Arial" w:hAnsi="Arial" w:cs="Arial"/>
                <w:b/>
                <w:bCs/>
                <w:color w:val="FFFFFF"/>
                <w:sz w:val="18"/>
                <w:szCs w:val="18"/>
                <w:lang w:eastAsia="en-US"/>
              </w:rPr>
            </w:pPr>
            <w:del w:id="7123" w:author="KPMG_PQH" w:date="2026-04-07T11:25:00Z" w16du:dateUtc="2026-04-07T04:25:00Z">
              <w:r w:rsidRPr="00322061">
                <w:rPr>
                  <w:rFonts w:ascii="Arial" w:hAnsi="Arial" w:cs="Arial"/>
                  <w:b/>
                  <w:bCs/>
                  <w:color w:val="FFFFFF"/>
                  <w:sz w:val="18"/>
                  <w:szCs w:val="18"/>
                  <w:lang w:eastAsia="en-US"/>
                </w:rPr>
                <w:delText>No.</w:delText>
              </w:r>
            </w:del>
            <w:ins w:id="7124" w:author="KPMG_PQH" w:date="2026-04-07T11:25:00Z" w16du:dateUtc="2026-04-07T04:25:00Z">
              <w:r w:rsidR="00140E07" w:rsidRPr="001C0152">
                <w:rPr>
                  <w:rFonts w:ascii="Arial" w:hAnsi="Arial" w:cs="Arial"/>
                  <w:b/>
                  <w:bCs/>
                  <w:color w:val="FFFFFF"/>
                  <w:sz w:val="18"/>
                  <w:szCs w:val="18"/>
                  <w:lang w:eastAsia="en-US"/>
                </w:rPr>
                <w:t>Time of reporting</w:t>
              </w:r>
            </w:ins>
          </w:p>
        </w:tc>
        <w:tc>
          <w:tcPr>
            <w:tcW w:w="1260" w:type="pct"/>
            <w:tcBorders>
              <w:top w:val="single" w:sz="4" w:space="0" w:color="auto"/>
              <w:left w:val="nil"/>
              <w:bottom w:val="single" w:sz="4" w:space="0" w:color="auto"/>
              <w:right w:val="single" w:sz="4" w:space="0" w:color="auto"/>
            </w:tcBorders>
            <w:shd w:val="clear" w:color="000000" w:fill="002997"/>
            <w:vAlign w:val="center"/>
            <w:hideMark/>
          </w:tcPr>
          <w:p w14:paraId="18B4AAB5" w14:textId="26D4552F" w:rsidR="00140E07" w:rsidRPr="001C0152" w:rsidRDefault="00322061">
            <w:pPr>
              <w:jc w:val="center"/>
              <w:rPr>
                <w:rFonts w:ascii="Arial" w:hAnsi="Arial" w:cs="Arial"/>
                <w:b/>
                <w:bCs/>
                <w:color w:val="FFFFFF"/>
                <w:sz w:val="18"/>
                <w:szCs w:val="18"/>
                <w:lang w:eastAsia="en-US"/>
              </w:rPr>
            </w:pPr>
            <w:del w:id="7125" w:author="KPMG_PQH" w:date="2026-04-07T11:25:00Z" w16du:dateUtc="2026-04-07T04:25:00Z">
              <w:r w:rsidRPr="00322061">
                <w:rPr>
                  <w:rFonts w:ascii="Arial" w:hAnsi="Arial" w:cs="Arial"/>
                  <w:b/>
                  <w:bCs/>
                  <w:color w:val="FFFFFF"/>
                  <w:sz w:val="18"/>
                  <w:szCs w:val="18"/>
                  <w:lang w:eastAsia="en-US"/>
                </w:rPr>
                <w:delText>Company name</w:delText>
              </w:r>
            </w:del>
            <w:ins w:id="7126" w:author="KPMG_PQH" w:date="2026-04-07T11:25:00Z" w16du:dateUtc="2026-04-07T04:25:00Z">
              <w:r w:rsidR="00140E07" w:rsidRPr="001C0152">
                <w:rPr>
                  <w:rFonts w:ascii="Arial" w:hAnsi="Arial" w:cs="Arial"/>
                  <w:b/>
                  <w:bCs/>
                  <w:color w:val="FFFFFF"/>
                  <w:sz w:val="18"/>
                  <w:szCs w:val="18"/>
                  <w:lang w:eastAsia="en-US"/>
                </w:rPr>
                <w:t>Credit institutions</w:t>
              </w:r>
            </w:ins>
          </w:p>
        </w:tc>
        <w:tc>
          <w:tcPr>
            <w:tcW w:w="760" w:type="pct"/>
            <w:tcBorders>
              <w:top w:val="single" w:sz="4" w:space="0" w:color="auto"/>
              <w:left w:val="nil"/>
              <w:bottom w:val="single" w:sz="4" w:space="0" w:color="auto"/>
              <w:right w:val="single" w:sz="4" w:space="0" w:color="auto"/>
            </w:tcBorders>
            <w:shd w:val="clear" w:color="000000" w:fill="002997"/>
            <w:vAlign w:val="center"/>
            <w:hideMark/>
          </w:tcPr>
          <w:p w14:paraId="6605A0FE" w14:textId="3AD4BA3A" w:rsidR="00140E07" w:rsidRPr="001C0152" w:rsidRDefault="00322061">
            <w:pPr>
              <w:jc w:val="center"/>
              <w:rPr>
                <w:rFonts w:ascii="Arial" w:hAnsi="Arial" w:cs="Arial"/>
                <w:b/>
                <w:bCs/>
                <w:color w:val="FFFFFF"/>
                <w:sz w:val="18"/>
                <w:szCs w:val="18"/>
                <w:lang w:eastAsia="en-US"/>
              </w:rPr>
            </w:pPr>
            <w:del w:id="7127" w:author="KPMG_PQH" w:date="2026-04-07T11:25:00Z" w16du:dateUtc="2026-04-07T04:25:00Z">
              <w:r w:rsidRPr="00322061">
                <w:rPr>
                  <w:rFonts w:ascii="Arial" w:hAnsi="Arial" w:cs="Arial"/>
                  <w:b/>
                  <w:bCs/>
                  <w:color w:val="FFFFFF"/>
                  <w:sz w:val="18"/>
                  <w:szCs w:val="18"/>
                  <w:lang w:eastAsia="en-US"/>
                </w:rPr>
                <w:delText>Country</w:delText>
              </w:r>
            </w:del>
            <w:ins w:id="7128" w:author="KPMG_PQH" w:date="2026-04-07T11:25:00Z" w16du:dateUtc="2026-04-07T04:25:00Z">
              <w:r w:rsidR="00140E07" w:rsidRPr="001C0152">
                <w:rPr>
                  <w:rFonts w:ascii="Arial" w:hAnsi="Arial" w:cs="Arial"/>
                  <w:b/>
                  <w:bCs/>
                  <w:color w:val="FFFFFF"/>
                  <w:sz w:val="18"/>
                  <w:szCs w:val="18"/>
                  <w:lang w:eastAsia="en-US"/>
                </w:rPr>
                <w:t>Currency</w:t>
              </w:r>
            </w:ins>
          </w:p>
        </w:tc>
        <w:tc>
          <w:tcPr>
            <w:tcW w:w="1112" w:type="pct"/>
            <w:tcBorders>
              <w:top w:val="single" w:sz="4" w:space="0" w:color="auto"/>
              <w:left w:val="nil"/>
              <w:bottom w:val="single" w:sz="4" w:space="0" w:color="auto"/>
              <w:right w:val="single" w:sz="4" w:space="0" w:color="auto"/>
            </w:tcBorders>
            <w:shd w:val="clear" w:color="000000" w:fill="002997"/>
            <w:vAlign w:val="center"/>
            <w:hideMark/>
          </w:tcPr>
          <w:p w14:paraId="00FE15CE" w14:textId="0DF907DC" w:rsidR="00140E07" w:rsidRPr="001C0152" w:rsidRDefault="00322061">
            <w:pPr>
              <w:jc w:val="center"/>
              <w:rPr>
                <w:rFonts w:ascii="Arial" w:hAnsi="Arial" w:cs="Arial"/>
                <w:b/>
                <w:bCs/>
                <w:color w:val="FFFFFF"/>
                <w:sz w:val="18"/>
                <w:szCs w:val="18"/>
                <w:lang w:eastAsia="en-US"/>
              </w:rPr>
            </w:pPr>
            <w:del w:id="7129" w:author="KPMG_PQH" w:date="2026-04-07T11:25:00Z" w16du:dateUtc="2026-04-07T04:25:00Z">
              <w:r w:rsidRPr="00322061">
                <w:rPr>
                  <w:rFonts w:ascii="Arial" w:hAnsi="Arial" w:cs="Arial"/>
                  <w:b/>
                  <w:bCs/>
                  <w:color w:val="FFFFFF"/>
                  <w:sz w:val="18"/>
                  <w:szCs w:val="18"/>
                  <w:lang w:eastAsia="en-US"/>
                </w:rPr>
                <w:delText>Reason for rejection</w:delText>
              </w:r>
            </w:del>
            <w:ins w:id="7130" w:author="KPMG_PQH" w:date="2026-04-07T11:25:00Z" w16du:dateUtc="2026-04-07T04:25:00Z">
              <w:r w:rsidR="00140E07" w:rsidRPr="001C0152">
                <w:rPr>
                  <w:rFonts w:ascii="Arial" w:hAnsi="Arial" w:cs="Arial"/>
                  <w:b/>
                  <w:bCs/>
                  <w:color w:val="FFFFFF"/>
                  <w:sz w:val="18"/>
                  <w:szCs w:val="18"/>
                  <w:lang w:eastAsia="en-US"/>
                </w:rPr>
                <w:t>Period</w:t>
              </w:r>
            </w:ins>
          </w:p>
        </w:tc>
        <w:tc>
          <w:tcPr>
            <w:tcW w:w="856" w:type="pct"/>
            <w:tcBorders>
              <w:top w:val="single" w:sz="4" w:space="0" w:color="auto"/>
              <w:left w:val="nil"/>
              <w:bottom w:val="single" w:sz="4" w:space="0" w:color="auto"/>
              <w:right w:val="single" w:sz="4" w:space="0" w:color="auto"/>
            </w:tcBorders>
            <w:shd w:val="clear" w:color="000000" w:fill="002997"/>
            <w:vAlign w:val="center"/>
            <w:cellIns w:id="7131" w:author="KPMG_PQH" w:date="2026-04-07T11:25:00Z"/>
            <w:hideMark/>
          </w:tcPr>
          <w:p w14:paraId="2E973809" w14:textId="77777777" w:rsidR="00140E07" w:rsidRPr="001C0152" w:rsidRDefault="00140E07">
            <w:pPr>
              <w:jc w:val="center"/>
              <w:rPr>
                <w:rFonts w:ascii="Arial" w:hAnsi="Arial" w:cs="Arial"/>
                <w:b/>
                <w:bCs/>
                <w:color w:val="FFFFFF"/>
                <w:sz w:val="18"/>
                <w:szCs w:val="18"/>
                <w:lang w:eastAsia="en-US"/>
              </w:rPr>
            </w:pPr>
            <w:ins w:id="7132" w:author="KPMG_PQH" w:date="2026-04-07T11:25:00Z" w16du:dateUtc="2026-04-07T04:25:00Z">
              <w:r w:rsidRPr="001C0152">
                <w:rPr>
                  <w:rFonts w:ascii="Arial" w:hAnsi="Arial" w:cs="Arial"/>
                  <w:b/>
                  <w:bCs/>
                  <w:color w:val="FFFFFF"/>
                  <w:sz w:val="18"/>
                  <w:szCs w:val="18"/>
                  <w:lang w:eastAsia="en-US"/>
                </w:rPr>
                <w:t>Annual interest rate range</w:t>
              </w:r>
            </w:ins>
          </w:p>
        </w:tc>
      </w:tr>
      <w:tr w:rsidR="00140E07" w:rsidRPr="001C0152" w14:paraId="32AA2AF3"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133" w:author="KPMG_PQH" w:date="2026-04-07T11:25:00Z" w:vMerge="rest"/>
            <w:hideMark/>
          </w:tcPr>
          <w:p w14:paraId="0772014E" w14:textId="25AF2CA9" w:rsidR="00140E07" w:rsidRPr="001C0152" w:rsidRDefault="00322061">
            <w:pPr>
              <w:jc w:val="center"/>
              <w:rPr>
                <w:rFonts w:ascii="Arial" w:hAnsi="Arial" w:cs="Arial"/>
                <w:color w:val="000000"/>
                <w:sz w:val="18"/>
                <w:szCs w:val="18"/>
                <w:lang w:eastAsia="en-US"/>
              </w:rPr>
            </w:pPr>
            <w:del w:id="7134" w:author="KPMG_PQH" w:date="2026-04-07T11:25:00Z" w16du:dateUtc="2026-04-07T04:25:00Z">
              <w:r w:rsidRPr="00322061">
                <w:rPr>
                  <w:rFonts w:ascii="Arial" w:hAnsi="Arial" w:cs="Arial"/>
                  <w:color w:val="000000"/>
                  <w:sz w:val="18"/>
                  <w:szCs w:val="18"/>
                  <w:lang w:eastAsia="en-US"/>
                </w:rPr>
                <w:delText>1</w:delText>
              </w:r>
            </w:del>
            <w:ins w:id="7135" w:author="KPMG_PQH" w:date="2026-04-07T11:25:00Z" w16du:dateUtc="2026-04-07T04:25:00Z">
              <w:r w:rsidR="00140E07" w:rsidRPr="001C0152">
                <w:rPr>
                  <w:rFonts w:ascii="Arial" w:hAnsi="Arial" w:cs="Arial"/>
                  <w:color w:val="000000"/>
                  <w:sz w:val="18"/>
                  <w:szCs w:val="18"/>
                  <w:lang w:eastAsia="en-US"/>
                </w:rPr>
                <w:t>01-31/01/</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136" w:author="KPMG_PQH" w:date="2026-04-07T11:25:00Z" w:vMerge="rest"/>
            <w:hideMark/>
          </w:tcPr>
          <w:p w14:paraId="3BA8B520" w14:textId="4C51098A" w:rsidR="00140E07" w:rsidRPr="001C0152" w:rsidRDefault="00322061">
            <w:pPr>
              <w:jc w:val="center"/>
              <w:rPr>
                <w:rFonts w:ascii="Arial" w:hAnsi="Arial" w:cs="Arial"/>
                <w:color w:val="000000"/>
                <w:sz w:val="18"/>
                <w:szCs w:val="18"/>
                <w:lang w:eastAsia="en-US"/>
              </w:rPr>
            </w:pPr>
            <w:del w:id="7137" w:author="KPMG_PQH" w:date="2026-04-07T11:25:00Z" w16du:dateUtc="2026-04-07T04:25:00Z">
              <w:r w:rsidRPr="00322061">
                <w:rPr>
                  <w:rFonts w:ascii="Arial" w:hAnsi="Arial" w:cs="Arial"/>
                  <w:color w:val="000000"/>
                  <w:sz w:val="18"/>
                  <w:szCs w:val="18"/>
                  <w:lang w:eastAsia="en-US"/>
                </w:rPr>
                <w:delText>ACE EXPORTS LIMITED</w:delText>
              </w:r>
            </w:del>
            <w:ins w:id="7138"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139" w:author="KPMG_PQH" w:date="2026-04-07T11:25:00Z" w:vMerge="rest"/>
            <w:hideMark/>
          </w:tcPr>
          <w:p w14:paraId="52395169" w14:textId="5BE7CB2C" w:rsidR="00140E07" w:rsidRPr="001C0152" w:rsidRDefault="00322061">
            <w:pPr>
              <w:jc w:val="center"/>
              <w:rPr>
                <w:rFonts w:ascii="Arial" w:hAnsi="Arial" w:cs="Arial"/>
                <w:color w:val="000000"/>
                <w:sz w:val="18"/>
                <w:szCs w:val="18"/>
                <w:lang w:eastAsia="en-US"/>
              </w:rPr>
            </w:pPr>
            <w:del w:id="7140" w:author="KPMG_PQH" w:date="2026-04-07T11:25:00Z" w16du:dateUtc="2026-04-07T04:25:00Z">
              <w:r w:rsidRPr="00322061">
                <w:rPr>
                  <w:rFonts w:ascii="Arial" w:hAnsi="Arial" w:cs="Arial"/>
                  <w:color w:val="000000"/>
                  <w:sz w:val="18"/>
                  <w:szCs w:val="18"/>
                  <w:lang w:eastAsia="en-US"/>
                </w:rPr>
                <w:delText>India</w:delText>
              </w:r>
            </w:del>
            <w:ins w:id="7141"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7BF4F93D" w14:textId="666A413B" w:rsidR="00140E07" w:rsidRPr="001C0152" w:rsidRDefault="00322061">
            <w:pPr>
              <w:jc w:val="center"/>
              <w:rPr>
                <w:rFonts w:ascii="Arial" w:hAnsi="Arial" w:cs="Arial"/>
                <w:color w:val="000000"/>
                <w:sz w:val="18"/>
                <w:szCs w:val="18"/>
                <w:lang w:eastAsia="en-US"/>
              </w:rPr>
            </w:pPr>
            <w:del w:id="7142" w:author="KPMG_PQH" w:date="2026-04-07T11:25:00Z" w16du:dateUtc="2026-04-07T04:25:00Z">
              <w:r w:rsidRPr="00322061">
                <w:rPr>
                  <w:rFonts w:ascii="Arial" w:hAnsi="Arial" w:cs="Arial"/>
                  <w:color w:val="000000"/>
                  <w:sz w:val="18"/>
                  <w:szCs w:val="18"/>
                  <w:lang w:eastAsia="en-US"/>
                </w:rPr>
                <w:delText>Significantly different product</w:delText>
              </w:r>
            </w:del>
            <w:ins w:id="7143"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144" w:author="KPMG_PQH" w:date="2026-04-07T11:25:00Z"/>
            <w:hideMark/>
          </w:tcPr>
          <w:p w14:paraId="000AA009" w14:textId="77777777" w:rsidR="00140E07" w:rsidRPr="001C0152" w:rsidRDefault="00140E07">
            <w:pPr>
              <w:jc w:val="center"/>
              <w:rPr>
                <w:rFonts w:ascii="Arial" w:hAnsi="Arial" w:cs="Arial"/>
                <w:b/>
                <w:bCs/>
                <w:color w:val="000000"/>
                <w:sz w:val="18"/>
                <w:szCs w:val="18"/>
                <w:lang w:eastAsia="en-US"/>
              </w:rPr>
            </w:pPr>
            <w:ins w:id="7145" w:author="KPMG_PQH" w:date="2026-04-07T11:25:00Z" w16du:dateUtc="2026-04-07T04:25:00Z">
              <w:r>
                <w:rPr>
                  <w:rFonts w:ascii="Arial" w:hAnsi="Arial" w:cs="Arial"/>
                  <w:b/>
                  <w:bCs/>
                  <w:color w:val="000000"/>
                  <w:sz w:val="18"/>
                  <w:szCs w:val="18"/>
                </w:rPr>
                <w:t>4.3-5.2%</w:t>
              </w:r>
            </w:ins>
          </w:p>
        </w:tc>
      </w:tr>
      <w:tr w:rsidR="00140E07" w:rsidRPr="001C0152" w14:paraId="026EB05A" w14:textId="77777777">
        <w:trPr>
          <w:trHeight w:val="230"/>
        </w:trPr>
        <w:tc>
          <w:tcPr>
            <w:tcW w:w="1011" w:type="pct"/>
            <w:tcBorders>
              <w:top w:val="nil"/>
              <w:left w:val="single" w:sz="4" w:space="0" w:color="auto"/>
              <w:bottom w:val="single" w:sz="4" w:space="0" w:color="000000"/>
              <w:right w:val="single" w:sz="4" w:space="0" w:color="auto"/>
            </w:tcBorders>
            <w:vAlign w:val="center"/>
            <w:cellMerge w:id="7146" w:author="KPMG_PQH" w:date="2026-04-07T11:25:00Z" w:vMerge="cont"/>
            <w:hideMark/>
          </w:tcPr>
          <w:p w14:paraId="453E702A" w14:textId="15556401" w:rsidR="00140E07" w:rsidRPr="001C0152" w:rsidRDefault="00322061">
            <w:pPr>
              <w:rPr>
                <w:rFonts w:ascii="Arial" w:hAnsi="Arial" w:cs="Arial"/>
                <w:color w:val="000000"/>
                <w:sz w:val="18"/>
                <w:szCs w:val="18"/>
                <w:lang w:eastAsia="en-US"/>
              </w:rPr>
            </w:pPr>
            <w:del w:id="7147" w:author="KPMG_PQH" w:date="2026-04-07T11:25:00Z" w16du:dateUtc="2026-04-07T04:25:00Z">
              <w:r w:rsidRPr="00322061">
                <w:rPr>
                  <w:rFonts w:ascii="Arial" w:hAnsi="Arial" w:cs="Arial"/>
                  <w:color w:val="000000"/>
                  <w:sz w:val="18"/>
                  <w:szCs w:val="18"/>
                  <w:lang w:eastAsia="en-US"/>
                </w:rPr>
                <w:delText>2</w:delText>
              </w:r>
            </w:del>
          </w:p>
        </w:tc>
        <w:tc>
          <w:tcPr>
            <w:tcW w:w="1260" w:type="pct"/>
            <w:tcBorders>
              <w:top w:val="nil"/>
              <w:left w:val="single" w:sz="4" w:space="0" w:color="auto"/>
              <w:bottom w:val="single" w:sz="4" w:space="0" w:color="000000"/>
              <w:right w:val="single" w:sz="4" w:space="0" w:color="auto"/>
            </w:tcBorders>
            <w:vAlign w:val="center"/>
            <w:cellMerge w:id="7148" w:author="KPMG_PQH" w:date="2026-04-07T11:25:00Z" w:vMerge="cont"/>
            <w:hideMark/>
          </w:tcPr>
          <w:p w14:paraId="0761D21A" w14:textId="07EA3F9A" w:rsidR="00140E07" w:rsidRPr="001C0152" w:rsidRDefault="00322061">
            <w:pPr>
              <w:rPr>
                <w:rFonts w:ascii="Arial" w:hAnsi="Arial" w:cs="Arial"/>
                <w:color w:val="000000"/>
                <w:sz w:val="18"/>
                <w:szCs w:val="18"/>
                <w:lang w:eastAsia="en-US"/>
              </w:rPr>
            </w:pPr>
            <w:del w:id="7149" w:author="KPMG_PQH" w:date="2026-04-07T11:25:00Z" w16du:dateUtc="2026-04-07T04:25:00Z">
              <w:r w:rsidRPr="00322061">
                <w:rPr>
                  <w:rFonts w:ascii="Arial" w:hAnsi="Arial" w:cs="Arial"/>
                  <w:color w:val="000000"/>
                  <w:sz w:val="18"/>
                  <w:szCs w:val="18"/>
                  <w:lang w:eastAsia="en-US"/>
                </w:rPr>
                <w:delText>ACELON CHEMICALS &amp; FIBER CORPORATION</w:delText>
              </w:r>
            </w:del>
          </w:p>
        </w:tc>
        <w:tc>
          <w:tcPr>
            <w:tcW w:w="760" w:type="pct"/>
            <w:tcBorders>
              <w:top w:val="nil"/>
              <w:left w:val="single" w:sz="4" w:space="0" w:color="auto"/>
              <w:bottom w:val="single" w:sz="4" w:space="0" w:color="000000"/>
              <w:right w:val="single" w:sz="4" w:space="0" w:color="auto"/>
            </w:tcBorders>
            <w:vAlign w:val="center"/>
            <w:cellMerge w:id="7150" w:author="KPMG_PQH" w:date="2026-04-07T11:25:00Z" w:vMerge="cont"/>
            <w:hideMark/>
          </w:tcPr>
          <w:p w14:paraId="4EC5F6ED" w14:textId="4096A421" w:rsidR="00140E07" w:rsidRPr="001C0152" w:rsidRDefault="00322061">
            <w:pPr>
              <w:rPr>
                <w:rFonts w:ascii="Arial" w:hAnsi="Arial" w:cs="Arial"/>
                <w:color w:val="000000"/>
                <w:sz w:val="18"/>
                <w:szCs w:val="18"/>
                <w:lang w:eastAsia="en-US"/>
              </w:rPr>
            </w:pPr>
            <w:del w:id="7151" w:author="KPMG_PQH" w:date="2026-04-07T11:25:00Z" w16du:dateUtc="2026-04-07T04:25:00Z">
              <w:r w:rsidRPr="00322061">
                <w:rPr>
                  <w:rFonts w:ascii="Arial" w:hAnsi="Arial" w:cs="Arial"/>
                  <w:color w:val="000000"/>
                  <w:sz w:val="18"/>
                  <w:szCs w:val="18"/>
                  <w:lang w:eastAsia="en-US"/>
                </w:rPr>
                <w:delText>Taiwan, China</w:delText>
              </w:r>
            </w:del>
          </w:p>
        </w:tc>
        <w:tc>
          <w:tcPr>
            <w:tcW w:w="1112" w:type="pct"/>
            <w:tcBorders>
              <w:top w:val="nil"/>
              <w:left w:val="nil"/>
              <w:bottom w:val="single" w:sz="4" w:space="0" w:color="auto"/>
              <w:right w:val="single" w:sz="4" w:space="0" w:color="auto"/>
            </w:tcBorders>
            <w:shd w:val="clear" w:color="000000" w:fill="DDEBF7"/>
            <w:vAlign w:val="center"/>
            <w:hideMark/>
          </w:tcPr>
          <w:p w14:paraId="1B9EC6E1" w14:textId="6E234DC4" w:rsidR="00140E07" w:rsidRPr="001C0152" w:rsidRDefault="00322061">
            <w:pPr>
              <w:jc w:val="center"/>
              <w:rPr>
                <w:rFonts w:ascii="Arial" w:hAnsi="Arial" w:cs="Arial"/>
                <w:color w:val="000000"/>
                <w:sz w:val="18"/>
                <w:szCs w:val="18"/>
                <w:lang w:eastAsia="en-US"/>
              </w:rPr>
            </w:pPr>
            <w:del w:id="7152" w:author="KPMG_PQH" w:date="2026-04-07T11:25:00Z" w16du:dateUtc="2026-04-07T04:25:00Z">
              <w:r w:rsidRPr="00322061">
                <w:rPr>
                  <w:rFonts w:ascii="Arial" w:hAnsi="Arial" w:cs="Arial"/>
                  <w:color w:val="000000"/>
                  <w:sz w:val="18"/>
                  <w:szCs w:val="18"/>
                  <w:lang w:eastAsia="en-US"/>
                </w:rPr>
                <w:delText>Significantly different product</w:delText>
              </w:r>
            </w:del>
            <w:ins w:id="7153"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154" w:author="KPMG_PQH" w:date="2026-04-07T11:25:00Z"/>
            <w:hideMark/>
          </w:tcPr>
          <w:p w14:paraId="354064FB" w14:textId="77777777" w:rsidR="00140E07" w:rsidRPr="001C0152" w:rsidRDefault="00140E07">
            <w:pPr>
              <w:jc w:val="center"/>
              <w:rPr>
                <w:rFonts w:ascii="Arial" w:hAnsi="Arial" w:cs="Arial"/>
                <w:b/>
                <w:bCs/>
                <w:color w:val="000000"/>
                <w:sz w:val="18"/>
                <w:szCs w:val="18"/>
                <w:lang w:eastAsia="en-US"/>
              </w:rPr>
            </w:pPr>
            <w:ins w:id="7155" w:author="KPMG_PQH" w:date="2026-04-07T11:25:00Z" w16du:dateUtc="2026-04-07T04:25:00Z">
              <w:r>
                <w:rPr>
                  <w:rFonts w:ascii="Arial" w:hAnsi="Arial" w:cs="Arial"/>
                  <w:b/>
                  <w:bCs/>
                  <w:color w:val="000000"/>
                  <w:sz w:val="18"/>
                  <w:szCs w:val="18"/>
                </w:rPr>
                <w:t>6.6-7.4%</w:t>
              </w:r>
            </w:ins>
          </w:p>
        </w:tc>
      </w:tr>
      <w:tr w:rsidR="00140E07" w:rsidRPr="001C0152" w14:paraId="7B6672E8"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156" w:author="KPMG_PQH" w:date="2026-04-07T11:25:00Z" w:vMerge="rest"/>
            <w:hideMark/>
          </w:tcPr>
          <w:p w14:paraId="6B7024E4" w14:textId="5B6B58DB" w:rsidR="00140E07" w:rsidRPr="001C0152" w:rsidRDefault="00322061">
            <w:pPr>
              <w:jc w:val="center"/>
              <w:rPr>
                <w:rFonts w:ascii="Arial" w:hAnsi="Arial" w:cs="Arial"/>
                <w:color w:val="000000"/>
                <w:sz w:val="18"/>
                <w:szCs w:val="18"/>
                <w:lang w:eastAsia="en-US"/>
              </w:rPr>
            </w:pPr>
            <w:del w:id="7157" w:author="KPMG_PQH" w:date="2026-04-07T11:25:00Z" w16du:dateUtc="2026-04-07T04:25:00Z">
              <w:r w:rsidRPr="00322061">
                <w:rPr>
                  <w:rFonts w:ascii="Arial" w:hAnsi="Arial" w:cs="Arial"/>
                  <w:color w:val="000000"/>
                  <w:sz w:val="18"/>
                  <w:szCs w:val="18"/>
                  <w:lang w:eastAsia="en-US"/>
                </w:rPr>
                <w:delText>3</w:delText>
              </w:r>
            </w:del>
            <w:ins w:id="7158" w:author="KPMG_PQH" w:date="2026-04-07T11:25:00Z" w16du:dateUtc="2026-04-07T04:25:00Z">
              <w:r w:rsidR="00140E07" w:rsidRPr="001C0152">
                <w:rPr>
                  <w:rFonts w:ascii="Arial" w:hAnsi="Arial" w:cs="Arial"/>
                  <w:color w:val="000000"/>
                  <w:sz w:val="18"/>
                  <w:szCs w:val="18"/>
                  <w:lang w:eastAsia="en-US"/>
                </w:rPr>
                <w:t>01-2</w:t>
              </w:r>
              <w:r w:rsidR="00140E07">
                <w:rPr>
                  <w:rFonts w:ascii="Arial" w:hAnsi="Arial" w:cs="Arial"/>
                  <w:color w:val="000000"/>
                  <w:sz w:val="18"/>
                  <w:szCs w:val="18"/>
                  <w:lang w:eastAsia="en-US"/>
                </w:rPr>
                <w:t>9</w:t>
              </w:r>
              <w:r w:rsidR="00140E07" w:rsidRPr="001C0152">
                <w:rPr>
                  <w:rFonts w:ascii="Arial" w:hAnsi="Arial" w:cs="Arial"/>
                  <w:color w:val="000000"/>
                  <w:sz w:val="18"/>
                  <w:szCs w:val="18"/>
                  <w:lang w:eastAsia="en-US"/>
                </w:rPr>
                <w:t>/02/</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159" w:author="KPMG_PQH" w:date="2026-04-07T11:25:00Z" w:vMerge="rest"/>
            <w:hideMark/>
          </w:tcPr>
          <w:p w14:paraId="48442183" w14:textId="403C9EC1" w:rsidR="00140E07" w:rsidRPr="001C0152" w:rsidRDefault="00322061">
            <w:pPr>
              <w:jc w:val="center"/>
              <w:rPr>
                <w:rFonts w:ascii="Arial" w:hAnsi="Arial" w:cs="Arial"/>
                <w:color w:val="000000"/>
                <w:sz w:val="18"/>
                <w:szCs w:val="18"/>
                <w:lang w:eastAsia="en-US"/>
              </w:rPr>
            </w:pPr>
            <w:del w:id="7160" w:author="KPMG_PQH" w:date="2026-04-07T11:25:00Z" w16du:dateUtc="2026-04-07T04:25:00Z">
              <w:r w:rsidRPr="00322061">
                <w:rPr>
                  <w:rFonts w:ascii="Arial" w:hAnsi="Arial" w:cs="Arial"/>
                  <w:color w:val="000000"/>
                  <w:sz w:val="18"/>
                  <w:szCs w:val="18"/>
                  <w:lang w:eastAsia="en-US"/>
                </w:rPr>
                <w:delText>ADITYA BIRLA FASHION &amp; RETAIL LIMITED</w:delText>
              </w:r>
            </w:del>
            <w:ins w:id="7161"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162" w:author="KPMG_PQH" w:date="2026-04-07T11:25:00Z" w:vMerge="rest"/>
            <w:hideMark/>
          </w:tcPr>
          <w:p w14:paraId="78C67188" w14:textId="70A319BE" w:rsidR="00140E07" w:rsidRPr="001C0152" w:rsidRDefault="00322061">
            <w:pPr>
              <w:jc w:val="center"/>
              <w:rPr>
                <w:rFonts w:ascii="Arial" w:hAnsi="Arial" w:cs="Arial"/>
                <w:color w:val="000000"/>
                <w:sz w:val="18"/>
                <w:szCs w:val="18"/>
                <w:lang w:eastAsia="en-US"/>
              </w:rPr>
            </w:pPr>
            <w:del w:id="7163" w:author="KPMG_PQH" w:date="2026-04-07T11:25:00Z" w16du:dateUtc="2026-04-07T04:25:00Z">
              <w:r w:rsidRPr="00322061">
                <w:rPr>
                  <w:rFonts w:ascii="Arial" w:hAnsi="Arial" w:cs="Arial"/>
                  <w:color w:val="000000"/>
                  <w:sz w:val="18"/>
                  <w:szCs w:val="18"/>
                  <w:lang w:eastAsia="en-US"/>
                </w:rPr>
                <w:delText>India</w:delText>
              </w:r>
            </w:del>
            <w:ins w:id="7164"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6FFE7187" w14:textId="3C1F80BD" w:rsidR="00140E07" w:rsidRPr="001C0152" w:rsidRDefault="00322061">
            <w:pPr>
              <w:jc w:val="center"/>
              <w:rPr>
                <w:rFonts w:ascii="Arial" w:hAnsi="Arial" w:cs="Arial"/>
                <w:color w:val="000000"/>
                <w:sz w:val="18"/>
                <w:szCs w:val="18"/>
                <w:lang w:eastAsia="en-US"/>
              </w:rPr>
            </w:pPr>
            <w:del w:id="7165" w:author="KPMG_PQH" w:date="2026-04-07T11:25:00Z" w16du:dateUtc="2026-04-07T04:25:00Z">
              <w:r w:rsidRPr="00322061">
                <w:rPr>
                  <w:rFonts w:ascii="Arial" w:hAnsi="Arial" w:cs="Arial"/>
                  <w:color w:val="000000"/>
                  <w:sz w:val="18"/>
                  <w:szCs w:val="18"/>
                  <w:lang w:eastAsia="en-US"/>
                </w:rPr>
                <w:delText>Significantly different product</w:delText>
              </w:r>
            </w:del>
            <w:ins w:id="7166"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167" w:author="KPMG_PQH" w:date="2026-04-07T11:25:00Z"/>
            <w:hideMark/>
          </w:tcPr>
          <w:p w14:paraId="0F564374" w14:textId="77777777" w:rsidR="00140E07" w:rsidRPr="001C0152" w:rsidRDefault="00140E07">
            <w:pPr>
              <w:jc w:val="center"/>
              <w:rPr>
                <w:rFonts w:ascii="Arial" w:hAnsi="Arial" w:cs="Arial"/>
                <w:b/>
                <w:bCs/>
                <w:color w:val="000000"/>
                <w:sz w:val="18"/>
                <w:szCs w:val="18"/>
                <w:lang w:eastAsia="en-US"/>
              </w:rPr>
            </w:pPr>
            <w:ins w:id="7168" w:author="KPMG_PQH" w:date="2026-04-07T11:25:00Z" w16du:dateUtc="2026-04-07T04:25:00Z">
              <w:r>
                <w:rPr>
                  <w:rFonts w:ascii="Arial" w:hAnsi="Arial" w:cs="Arial"/>
                  <w:b/>
                  <w:bCs/>
                  <w:color w:val="000000"/>
                  <w:sz w:val="18"/>
                  <w:szCs w:val="18"/>
                </w:rPr>
                <w:t>4.2-5.2%</w:t>
              </w:r>
            </w:ins>
          </w:p>
        </w:tc>
      </w:tr>
      <w:tr w:rsidR="00140E07" w:rsidRPr="001C0152" w14:paraId="373ABF63" w14:textId="77777777">
        <w:trPr>
          <w:trHeight w:val="230"/>
        </w:trPr>
        <w:tc>
          <w:tcPr>
            <w:tcW w:w="1011" w:type="pct"/>
            <w:tcBorders>
              <w:top w:val="nil"/>
              <w:left w:val="single" w:sz="4" w:space="0" w:color="auto"/>
              <w:bottom w:val="single" w:sz="4" w:space="0" w:color="000000"/>
              <w:right w:val="single" w:sz="4" w:space="0" w:color="auto"/>
            </w:tcBorders>
            <w:vAlign w:val="center"/>
            <w:cellMerge w:id="7169" w:author="KPMG_PQH" w:date="2026-04-07T11:25:00Z" w:vMerge="cont"/>
            <w:hideMark/>
          </w:tcPr>
          <w:p w14:paraId="24533035" w14:textId="1F9AB019" w:rsidR="00140E07" w:rsidRPr="001C0152" w:rsidRDefault="00322061">
            <w:pPr>
              <w:rPr>
                <w:rFonts w:ascii="Arial" w:hAnsi="Arial" w:cs="Arial"/>
                <w:color w:val="000000"/>
                <w:sz w:val="18"/>
                <w:szCs w:val="18"/>
                <w:lang w:eastAsia="en-US"/>
              </w:rPr>
            </w:pPr>
            <w:del w:id="7170" w:author="KPMG_PQH" w:date="2026-04-07T11:25:00Z" w16du:dateUtc="2026-04-07T04:25:00Z">
              <w:r w:rsidRPr="00322061">
                <w:rPr>
                  <w:rFonts w:ascii="Arial" w:hAnsi="Arial" w:cs="Arial"/>
                  <w:color w:val="000000"/>
                  <w:sz w:val="18"/>
                  <w:szCs w:val="18"/>
                  <w:lang w:eastAsia="en-US"/>
                </w:rPr>
                <w:delText>4</w:delText>
              </w:r>
            </w:del>
          </w:p>
        </w:tc>
        <w:tc>
          <w:tcPr>
            <w:tcW w:w="1260" w:type="pct"/>
            <w:tcBorders>
              <w:top w:val="nil"/>
              <w:left w:val="single" w:sz="4" w:space="0" w:color="auto"/>
              <w:bottom w:val="single" w:sz="4" w:space="0" w:color="000000"/>
              <w:right w:val="single" w:sz="4" w:space="0" w:color="auto"/>
            </w:tcBorders>
            <w:vAlign w:val="center"/>
            <w:cellMerge w:id="7171" w:author="KPMG_PQH" w:date="2026-04-07T11:25:00Z" w:vMerge="cont"/>
            <w:hideMark/>
          </w:tcPr>
          <w:p w14:paraId="266D39E5" w14:textId="0C6275F8" w:rsidR="00140E07" w:rsidRPr="001C0152" w:rsidRDefault="00322061">
            <w:pPr>
              <w:rPr>
                <w:rFonts w:ascii="Arial" w:hAnsi="Arial" w:cs="Arial"/>
                <w:color w:val="000000"/>
                <w:sz w:val="18"/>
                <w:szCs w:val="18"/>
                <w:lang w:eastAsia="en-US"/>
              </w:rPr>
            </w:pPr>
            <w:del w:id="7172" w:author="KPMG_PQH" w:date="2026-04-07T11:25:00Z" w16du:dateUtc="2026-04-07T04:25:00Z">
              <w:r w:rsidRPr="00322061">
                <w:rPr>
                  <w:rFonts w:ascii="Arial" w:hAnsi="Arial" w:cs="Arial"/>
                  <w:color w:val="000000"/>
                  <w:sz w:val="18"/>
                  <w:szCs w:val="18"/>
                  <w:lang w:eastAsia="en-US"/>
                </w:rPr>
                <w:delText>ADVANCED INTERNATIONAL MULTITECH CO.,LTD</w:delText>
              </w:r>
            </w:del>
          </w:p>
        </w:tc>
        <w:tc>
          <w:tcPr>
            <w:tcW w:w="760" w:type="pct"/>
            <w:tcBorders>
              <w:top w:val="nil"/>
              <w:left w:val="single" w:sz="4" w:space="0" w:color="auto"/>
              <w:bottom w:val="single" w:sz="4" w:space="0" w:color="000000"/>
              <w:right w:val="single" w:sz="4" w:space="0" w:color="auto"/>
            </w:tcBorders>
            <w:vAlign w:val="center"/>
            <w:cellMerge w:id="7173" w:author="KPMG_PQH" w:date="2026-04-07T11:25:00Z" w:vMerge="cont"/>
            <w:hideMark/>
          </w:tcPr>
          <w:p w14:paraId="4752DB76" w14:textId="38545820" w:rsidR="00140E07" w:rsidRPr="001C0152" w:rsidRDefault="00322061">
            <w:pPr>
              <w:rPr>
                <w:rFonts w:ascii="Arial" w:hAnsi="Arial" w:cs="Arial"/>
                <w:color w:val="000000"/>
                <w:sz w:val="18"/>
                <w:szCs w:val="18"/>
                <w:lang w:eastAsia="en-US"/>
              </w:rPr>
            </w:pPr>
            <w:del w:id="7174" w:author="KPMG_PQH" w:date="2026-04-07T11:25:00Z" w16du:dateUtc="2026-04-07T04:25:00Z">
              <w:r w:rsidRPr="00322061">
                <w:rPr>
                  <w:rFonts w:ascii="Arial" w:hAnsi="Arial" w:cs="Arial"/>
                  <w:color w:val="000000"/>
                  <w:sz w:val="18"/>
                  <w:szCs w:val="18"/>
                  <w:lang w:eastAsia="en-US"/>
                </w:rPr>
                <w:delText>Taiwan, China</w:delText>
              </w:r>
            </w:del>
          </w:p>
        </w:tc>
        <w:tc>
          <w:tcPr>
            <w:tcW w:w="1112" w:type="pct"/>
            <w:tcBorders>
              <w:top w:val="nil"/>
              <w:left w:val="nil"/>
              <w:bottom w:val="single" w:sz="4" w:space="0" w:color="auto"/>
              <w:right w:val="single" w:sz="4" w:space="0" w:color="auto"/>
            </w:tcBorders>
            <w:shd w:val="clear" w:color="000000" w:fill="DDEBF7"/>
            <w:vAlign w:val="center"/>
            <w:cellIns w:id="7175" w:author="KPMG_PQH" w:date="2026-04-07T11:25:00Z"/>
            <w:hideMark/>
          </w:tcPr>
          <w:p w14:paraId="50BA0C77" w14:textId="77777777" w:rsidR="00140E07" w:rsidRPr="001C0152" w:rsidRDefault="00140E07">
            <w:pPr>
              <w:jc w:val="center"/>
              <w:rPr>
                <w:rFonts w:ascii="Arial" w:hAnsi="Arial" w:cs="Arial"/>
                <w:color w:val="000000"/>
                <w:sz w:val="18"/>
                <w:szCs w:val="18"/>
                <w:lang w:eastAsia="en-US"/>
              </w:rPr>
            </w:pPr>
            <w:ins w:id="7176" w:author="KPMG_PQH" w:date="2026-04-07T11:25:00Z" w16du:dateUtc="2026-04-07T04:25:00Z">
              <w:r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hideMark/>
          </w:tcPr>
          <w:p w14:paraId="0C7D1FD4" w14:textId="16C5A3D6" w:rsidR="00140E07" w:rsidRPr="001C0152" w:rsidRDefault="00322061">
            <w:pPr>
              <w:jc w:val="center"/>
              <w:rPr>
                <w:rFonts w:ascii="Arial" w:hAnsi="Arial" w:cs="Arial"/>
                <w:b/>
                <w:bCs/>
                <w:color w:val="000000"/>
                <w:sz w:val="18"/>
                <w:szCs w:val="18"/>
                <w:lang w:eastAsia="en-US"/>
              </w:rPr>
            </w:pPr>
            <w:del w:id="7177" w:author="KPMG_PQH" w:date="2026-04-07T11:25:00Z" w16du:dateUtc="2026-04-07T04:25:00Z">
              <w:r w:rsidRPr="00322061">
                <w:rPr>
                  <w:rFonts w:ascii="Arial" w:hAnsi="Arial" w:cs="Arial"/>
                  <w:color w:val="000000"/>
                  <w:sz w:val="18"/>
                  <w:szCs w:val="18"/>
                  <w:lang w:eastAsia="en-US"/>
                </w:rPr>
                <w:delText>R&amp;D expenses to Net sales ratio exceeding 3%</w:delText>
              </w:r>
            </w:del>
            <w:ins w:id="7178" w:author="KPMG_PQH" w:date="2026-04-07T11:25:00Z" w16du:dateUtc="2026-04-07T04:25:00Z">
              <w:r w:rsidR="00140E07">
                <w:rPr>
                  <w:rFonts w:ascii="Arial" w:hAnsi="Arial" w:cs="Arial"/>
                  <w:b/>
                  <w:bCs/>
                  <w:color w:val="000000"/>
                  <w:sz w:val="18"/>
                  <w:szCs w:val="18"/>
                </w:rPr>
                <w:t>6.6-7.3%</w:t>
              </w:r>
            </w:ins>
          </w:p>
        </w:tc>
      </w:tr>
      <w:tr w:rsidR="00140E07" w:rsidRPr="001C0152" w14:paraId="1992BF96"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179" w:author="KPMG_PQH" w:date="2026-04-07T11:25:00Z" w:vMerge="rest"/>
            <w:hideMark/>
          </w:tcPr>
          <w:p w14:paraId="63CD1BB8" w14:textId="372B04E9" w:rsidR="00140E07" w:rsidRPr="001C0152" w:rsidRDefault="00322061">
            <w:pPr>
              <w:jc w:val="center"/>
              <w:rPr>
                <w:rFonts w:ascii="Arial" w:hAnsi="Arial" w:cs="Arial"/>
                <w:color w:val="000000"/>
                <w:sz w:val="18"/>
                <w:szCs w:val="18"/>
                <w:lang w:eastAsia="en-US"/>
              </w:rPr>
            </w:pPr>
            <w:del w:id="7180" w:author="KPMG_PQH" w:date="2026-04-07T11:25:00Z" w16du:dateUtc="2026-04-07T04:25:00Z">
              <w:r w:rsidRPr="00322061">
                <w:rPr>
                  <w:rFonts w:ascii="Arial" w:hAnsi="Arial" w:cs="Arial"/>
                  <w:color w:val="000000"/>
                  <w:sz w:val="18"/>
                  <w:szCs w:val="18"/>
                  <w:lang w:eastAsia="en-US"/>
                </w:rPr>
                <w:delText>5</w:delText>
              </w:r>
            </w:del>
            <w:ins w:id="7181" w:author="KPMG_PQH" w:date="2026-04-07T11:25:00Z" w16du:dateUtc="2026-04-07T04:25:00Z">
              <w:r w:rsidR="00140E07" w:rsidRPr="001C0152">
                <w:rPr>
                  <w:rFonts w:ascii="Arial" w:hAnsi="Arial" w:cs="Arial"/>
                  <w:color w:val="000000"/>
                  <w:sz w:val="18"/>
                  <w:szCs w:val="18"/>
                  <w:lang w:eastAsia="en-US"/>
                </w:rPr>
                <w:t>01-31/03/</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182" w:author="KPMG_PQH" w:date="2026-04-07T11:25:00Z" w:vMerge="rest"/>
            <w:hideMark/>
          </w:tcPr>
          <w:p w14:paraId="4EAD4B1E" w14:textId="08683304" w:rsidR="00140E07" w:rsidRPr="001C0152" w:rsidRDefault="00322061">
            <w:pPr>
              <w:jc w:val="center"/>
              <w:rPr>
                <w:rFonts w:ascii="Arial" w:hAnsi="Arial" w:cs="Arial"/>
                <w:color w:val="000000"/>
                <w:sz w:val="18"/>
                <w:szCs w:val="18"/>
                <w:lang w:eastAsia="en-US"/>
              </w:rPr>
            </w:pPr>
            <w:del w:id="7183" w:author="KPMG_PQH" w:date="2026-04-07T11:25:00Z" w16du:dateUtc="2026-04-07T04:25:00Z">
              <w:r w:rsidRPr="00322061">
                <w:rPr>
                  <w:rFonts w:ascii="Arial" w:hAnsi="Arial" w:cs="Arial"/>
                  <w:color w:val="000000"/>
                  <w:sz w:val="18"/>
                  <w:szCs w:val="18"/>
                  <w:lang w:eastAsia="en-US"/>
                </w:rPr>
                <w:delText>ADVENTA BERHAD</w:delText>
              </w:r>
            </w:del>
            <w:ins w:id="7184"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185" w:author="KPMG_PQH" w:date="2026-04-07T11:25:00Z" w:vMerge="rest"/>
            <w:hideMark/>
          </w:tcPr>
          <w:p w14:paraId="69279F9A" w14:textId="2079E829" w:rsidR="00140E07" w:rsidRPr="001C0152" w:rsidRDefault="00322061">
            <w:pPr>
              <w:jc w:val="center"/>
              <w:rPr>
                <w:rFonts w:ascii="Arial" w:hAnsi="Arial" w:cs="Arial"/>
                <w:color w:val="000000"/>
                <w:sz w:val="18"/>
                <w:szCs w:val="18"/>
                <w:lang w:eastAsia="en-US"/>
              </w:rPr>
            </w:pPr>
            <w:del w:id="7186" w:author="KPMG_PQH" w:date="2026-04-07T11:25:00Z" w16du:dateUtc="2026-04-07T04:25:00Z">
              <w:r w:rsidRPr="00322061">
                <w:rPr>
                  <w:rFonts w:ascii="Arial" w:hAnsi="Arial" w:cs="Arial"/>
                  <w:color w:val="000000"/>
                  <w:sz w:val="18"/>
                  <w:szCs w:val="18"/>
                  <w:lang w:eastAsia="en-US"/>
                </w:rPr>
                <w:delText>Malaysia</w:delText>
              </w:r>
            </w:del>
            <w:ins w:id="7187"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3022D1C1" w14:textId="7FCC4036" w:rsidR="00140E07" w:rsidRPr="001C0152" w:rsidRDefault="00322061">
            <w:pPr>
              <w:jc w:val="center"/>
              <w:rPr>
                <w:rFonts w:ascii="Arial" w:hAnsi="Arial" w:cs="Arial"/>
                <w:color w:val="000000"/>
                <w:sz w:val="18"/>
                <w:szCs w:val="18"/>
                <w:lang w:eastAsia="en-US"/>
              </w:rPr>
            </w:pPr>
            <w:del w:id="7188" w:author="KPMG_PQH" w:date="2026-04-07T11:25:00Z" w16du:dateUtc="2026-04-07T04:25:00Z">
              <w:r w:rsidRPr="00322061">
                <w:rPr>
                  <w:rFonts w:ascii="Arial" w:hAnsi="Arial" w:cs="Arial"/>
                  <w:color w:val="000000"/>
                  <w:sz w:val="18"/>
                  <w:szCs w:val="18"/>
                  <w:lang w:eastAsia="en-US"/>
                </w:rPr>
                <w:delText>Significantly different function</w:delText>
              </w:r>
            </w:del>
            <w:ins w:id="7189"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190" w:author="KPMG_PQH" w:date="2026-04-07T11:25:00Z"/>
            <w:hideMark/>
          </w:tcPr>
          <w:p w14:paraId="42D5A7CA" w14:textId="77777777" w:rsidR="00140E07" w:rsidRPr="001C0152" w:rsidRDefault="00140E07">
            <w:pPr>
              <w:jc w:val="center"/>
              <w:rPr>
                <w:rFonts w:ascii="Arial" w:hAnsi="Arial" w:cs="Arial"/>
                <w:b/>
                <w:bCs/>
                <w:color w:val="000000"/>
                <w:sz w:val="18"/>
                <w:szCs w:val="18"/>
                <w:lang w:eastAsia="en-US"/>
              </w:rPr>
            </w:pPr>
            <w:ins w:id="7191" w:author="KPMG_PQH" w:date="2026-04-07T11:25:00Z" w16du:dateUtc="2026-04-07T04:25:00Z">
              <w:r>
                <w:rPr>
                  <w:rFonts w:ascii="Arial" w:hAnsi="Arial" w:cs="Arial"/>
                  <w:b/>
                  <w:bCs/>
                  <w:color w:val="000000"/>
                  <w:sz w:val="18"/>
                  <w:szCs w:val="18"/>
                </w:rPr>
                <w:t>4.2-5.1%</w:t>
              </w:r>
            </w:ins>
          </w:p>
        </w:tc>
      </w:tr>
      <w:tr w:rsidR="00140E07" w:rsidRPr="001C0152" w14:paraId="259181E2" w14:textId="77777777">
        <w:trPr>
          <w:trHeight w:val="230"/>
        </w:trPr>
        <w:tc>
          <w:tcPr>
            <w:tcW w:w="1011" w:type="pct"/>
            <w:tcBorders>
              <w:top w:val="nil"/>
              <w:left w:val="single" w:sz="4" w:space="0" w:color="auto"/>
              <w:bottom w:val="single" w:sz="4" w:space="0" w:color="000000"/>
              <w:right w:val="single" w:sz="4" w:space="0" w:color="auto"/>
            </w:tcBorders>
            <w:vAlign w:val="center"/>
            <w:cellMerge w:id="7192" w:author="KPMG_PQH" w:date="2026-04-07T11:25:00Z" w:vMerge="cont"/>
            <w:hideMark/>
          </w:tcPr>
          <w:p w14:paraId="2DCC90BF" w14:textId="59C85738" w:rsidR="00140E07" w:rsidRPr="001C0152" w:rsidRDefault="00322061">
            <w:pPr>
              <w:rPr>
                <w:rFonts w:ascii="Arial" w:hAnsi="Arial" w:cs="Arial"/>
                <w:color w:val="000000"/>
                <w:sz w:val="18"/>
                <w:szCs w:val="18"/>
                <w:lang w:eastAsia="en-US"/>
              </w:rPr>
            </w:pPr>
            <w:del w:id="7193" w:author="KPMG_PQH" w:date="2026-04-07T11:25:00Z" w16du:dateUtc="2026-04-07T04:25:00Z">
              <w:r w:rsidRPr="00322061">
                <w:rPr>
                  <w:rFonts w:ascii="Arial" w:hAnsi="Arial" w:cs="Arial"/>
                  <w:color w:val="000000"/>
                  <w:sz w:val="18"/>
                  <w:szCs w:val="18"/>
                  <w:lang w:eastAsia="en-US"/>
                </w:rPr>
                <w:delText>6</w:delText>
              </w:r>
            </w:del>
          </w:p>
        </w:tc>
        <w:tc>
          <w:tcPr>
            <w:tcW w:w="1260" w:type="pct"/>
            <w:tcBorders>
              <w:top w:val="nil"/>
              <w:left w:val="single" w:sz="4" w:space="0" w:color="auto"/>
              <w:bottom w:val="single" w:sz="4" w:space="0" w:color="000000"/>
              <w:right w:val="single" w:sz="4" w:space="0" w:color="auto"/>
            </w:tcBorders>
            <w:vAlign w:val="center"/>
            <w:cellMerge w:id="7194" w:author="KPMG_PQH" w:date="2026-04-07T11:25:00Z" w:vMerge="cont"/>
            <w:hideMark/>
          </w:tcPr>
          <w:p w14:paraId="1BD9AC28" w14:textId="75C6E611" w:rsidR="00140E07" w:rsidRPr="001C0152" w:rsidRDefault="00322061">
            <w:pPr>
              <w:rPr>
                <w:rFonts w:ascii="Arial" w:hAnsi="Arial" w:cs="Arial"/>
                <w:color w:val="000000"/>
                <w:sz w:val="18"/>
                <w:szCs w:val="18"/>
                <w:lang w:eastAsia="en-US"/>
              </w:rPr>
            </w:pPr>
            <w:del w:id="7195" w:author="KPMG_PQH" w:date="2026-04-07T11:25:00Z" w16du:dateUtc="2026-04-07T04:25:00Z">
              <w:r w:rsidRPr="00322061">
                <w:rPr>
                  <w:rFonts w:ascii="Arial" w:hAnsi="Arial" w:cs="Arial"/>
                  <w:color w:val="000000"/>
                  <w:sz w:val="18"/>
                  <w:szCs w:val="18"/>
                  <w:lang w:eastAsia="en-US"/>
                </w:rPr>
                <w:delText>ALLTEX INDUSTRIES LIMITED</w:delText>
              </w:r>
            </w:del>
          </w:p>
        </w:tc>
        <w:tc>
          <w:tcPr>
            <w:tcW w:w="760" w:type="pct"/>
            <w:tcBorders>
              <w:top w:val="nil"/>
              <w:left w:val="single" w:sz="4" w:space="0" w:color="auto"/>
              <w:bottom w:val="single" w:sz="4" w:space="0" w:color="000000"/>
              <w:right w:val="single" w:sz="4" w:space="0" w:color="auto"/>
            </w:tcBorders>
            <w:vAlign w:val="center"/>
            <w:cellMerge w:id="7196" w:author="KPMG_PQH" w:date="2026-04-07T11:25:00Z" w:vMerge="cont"/>
            <w:hideMark/>
          </w:tcPr>
          <w:p w14:paraId="08AE39ED" w14:textId="6A751B80" w:rsidR="00140E07" w:rsidRPr="001C0152" w:rsidRDefault="00322061">
            <w:pPr>
              <w:rPr>
                <w:rFonts w:ascii="Arial" w:hAnsi="Arial" w:cs="Arial"/>
                <w:color w:val="000000"/>
                <w:sz w:val="18"/>
                <w:szCs w:val="18"/>
                <w:lang w:eastAsia="en-US"/>
              </w:rPr>
            </w:pPr>
            <w:del w:id="7197" w:author="KPMG_PQH" w:date="2026-04-07T11:25:00Z" w16du:dateUtc="2026-04-07T04:25:00Z">
              <w:r w:rsidRPr="00322061">
                <w:rPr>
                  <w:rFonts w:ascii="Arial" w:hAnsi="Arial" w:cs="Arial"/>
                  <w:color w:val="000000"/>
                  <w:sz w:val="18"/>
                  <w:szCs w:val="18"/>
                  <w:lang w:eastAsia="en-US"/>
                </w:rPr>
                <w:delText>Bangladesh</w:delText>
              </w:r>
            </w:del>
          </w:p>
        </w:tc>
        <w:tc>
          <w:tcPr>
            <w:tcW w:w="1112" w:type="pct"/>
            <w:tcBorders>
              <w:top w:val="nil"/>
              <w:left w:val="nil"/>
              <w:bottom w:val="single" w:sz="4" w:space="0" w:color="auto"/>
              <w:right w:val="single" w:sz="4" w:space="0" w:color="auto"/>
            </w:tcBorders>
            <w:shd w:val="clear" w:color="000000" w:fill="DDEBF7"/>
            <w:vAlign w:val="center"/>
            <w:hideMark/>
          </w:tcPr>
          <w:p w14:paraId="1EF0DFD7" w14:textId="29ACEB1F" w:rsidR="00140E07" w:rsidRPr="001C0152" w:rsidRDefault="00322061">
            <w:pPr>
              <w:jc w:val="center"/>
              <w:rPr>
                <w:rFonts w:ascii="Arial" w:hAnsi="Arial" w:cs="Arial"/>
                <w:color w:val="000000"/>
                <w:sz w:val="18"/>
                <w:szCs w:val="18"/>
                <w:lang w:eastAsia="en-US"/>
              </w:rPr>
            </w:pPr>
            <w:del w:id="7198" w:author="KPMG_PQH" w:date="2026-04-07T11:25:00Z" w16du:dateUtc="2026-04-07T04:25:00Z">
              <w:r w:rsidRPr="00322061">
                <w:rPr>
                  <w:rFonts w:ascii="Arial" w:hAnsi="Arial" w:cs="Arial"/>
                  <w:color w:val="000000"/>
                  <w:sz w:val="18"/>
                  <w:szCs w:val="18"/>
                  <w:lang w:eastAsia="en-US"/>
                </w:rPr>
                <w:delText>Making loss for three consecutive years</w:delText>
              </w:r>
            </w:del>
            <w:ins w:id="7199"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200" w:author="KPMG_PQH" w:date="2026-04-07T11:25:00Z"/>
            <w:hideMark/>
          </w:tcPr>
          <w:p w14:paraId="19C7EB10" w14:textId="77777777" w:rsidR="00140E07" w:rsidRPr="001C0152" w:rsidRDefault="00140E07">
            <w:pPr>
              <w:jc w:val="center"/>
              <w:rPr>
                <w:rFonts w:ascii="Arial" w:hAnsi="Arial" w:cs="Arial"/>
                <w:b/>
                <w:bCs/>
                <w:color w:val="000000"/>
                <w:sz w:val="18"/>
                <w:szCs w:val="18"/>
                <w:lang w:eastAsia="en-US"/>
              </w:rPr>
            </w:pPr>
            <w:ins w:id="7201" w:author="KPMG_PQH" w:date="2026-04-07T11:25:00Z" w16du:dateUtc="2026-04-07T04:25:00Z">
              <w:r>
                <w:rPr>
                  <w:rFonts w:ascii="Arial" w:hAnsi="Arial" w:cs="Arial"/>
                  <w:b/>
                  <w:bCs/>
                  <w:color w:val="000000"/>
                  <w:sz w:val="18"/>
                  <w:szCs w:val="18"/>
                </w:rPr>
                <w:t>6.5-7.3%</w:t>
              </w:r>
            </w:ins>
          </w:p>
        </w:tc>
      </w:tr>
      <w:tr w:rsidR="00140E07" w:rsidRPr="001C0152" w14:paraId="0998DB1E"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202" w:author="KPMG_PQH" w:date="2026-04-07T11:25:00Z" w:vMerge="rest"/>
            <w:hideMark/>
          </w:tcPr>
          <w:p w14:paraId="5A307000" w14:textId="69C4D422" w:rsidR="00140E07" w:rsidRPr="001C0152" w:rsidRDefault="00322061">
            <w:pPr>
              <w:jc w:val="center"/>
              <w:rPr>
                <w:rFonts w:ascii="Arial" w:hAnsi="Arial" w:cs="Arial"/>
                <w:color w:val="000000"/>
                <w:sz w:val="18"/>
                <w:szCs w:val="18"/>
                <w:lang w:eastAsia="en-US"/>
              </w:rPr>
            </w:pPr>
            <w:del w:id="7203" w:author="KPMG_PQH" w:date="2026-04-07T11:25:00Z" w16du:dateUtc="2026-04-07T04:25:00Z">
              <w:r w:rsidRPr="00322061">
                <w:rPr>
                  <w:rFonts w:ascii="Arial" w:hAnsi="Arial" w:cs="Arial"/>
                  <w:color w:val="000000"/>
                  <w:sz w:val="18"/>
                  <w:szCs w:val="18"/>
                  <w:lang w:eastAsia="en-US"/>
                </w:rPr>
                <w:delText>7</w:delText>
              </w:r>
            </w:del>
            <w:ins w:id="7204" w:author="KPMG_PQH" w:date="2026-04-07T11:25:00Z" w16du:dateUtc="2026-04-07T04:25:00Z">
              <w:r w:rsidR="00140E07" w:rsidRPr="001C0152">
                <w:rPr>
                  <w:rFonts w:ascii="Arial" w:hAnsi="Arial" w:cs="Arial"/>
                  <w:color w:val="000000"/>
                  <w:sz w:val="18"/>
                  <w:szCs w:val="18"/>
                  <w:lang w:eastAsia="en-US"/>
                </w:rPr>
                <w:t>01-30/04/</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205" w:author="KPMG_PQH" w:date="2026-04-07T11:25:00Z" w:vMerge="rest"/>
            <w:hideMark/>
          </w:tcPr>
          <w:p w14:paraId="0F4592FC" w14:textId="3F0B0E51" w:rsidR="00140E07" w:rsidRPr="001C0152" w:rsidRDefault="00322061">
            <w:pPr>
              <w:jc w:val="center"/>
              <w:rPr>
                <w:rFonts w:ascii="Arial" w:hAnsi="Arial" w:cs="Arial"/>
                <w:color w:val="000000"/>
                <w:sz w:val="18"/>
                <w:szCs w:val="18"/>
                <w:lang w:eastAsia="en-US"/>
              </w:rPr>
            </w:pPr>
            <w:del w:id="7206" w:author="KPMG_PQH" w:date="2026-04-07T11:25:00Z" w16du:dateUtc="2026-04-07T04:25:00Z">
              <w:r w:rsidRPr="00322061">
                <w:rPr>
                  <w:rFonts w:ascii="Arial" w:hAnsi="Arial" w:cs="Arial"/>
                  <w:color w:val="000000"/>
                  <w:sz w:val="18"/>
                  <w:szCs w:val="18"/>
                  <w:lang w:eastAsia="en-US"/>
                </w:rPr>
                <w:delText>ALPEN CO.,LTD.</w:delText>
              </w:r>
            </w:del>
            <w:ins w:id="7207"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208" w:author="KPMG_PQH" w:date="2026-04-07T11:25:00Z" w:vMerge="rest"/>
            <w:hideMark/>
          </w:tcPr>
          <w:p w14:paraId="7B247EFF" w14:textId="26311DD5" w:rsidR="00140E07" w:rsidRPr="001C0152" w:rsidRDefault="00322061">
            <w:pPr>
              <w:jc w:val="center"/>
              <w:rPr>
                <w:rFonts w:ascii="Arial" w:hAnsi="Arial" w:cs="Arial"/>
                <w:color w:val="000000"/>
                <w:sz w:val="18"/>
                <w:szCs w:val="18"/>
                <w:lang w:eastAsia="en-US"/>
              </w:rPr>
            </w:pPr>
            <w:del w:id="7209" w:author="KPMG_PQH" w:date="2026-04-07T11:25:00Z" w16du:dateUtc="2026-04-07T04:25:00Z">
              <w:r w:rsidRPr="00322061">
                <w:rPr>
                  <w:rFonts w:ascii="Arial" w:hAnsi="Arial" w:cs="Arial"/>
                  <w:color w:val="000000"/>
                  <w:sz w:val="18"/>
                  <w:szCs w:val="18"/>
                  <w:lang w:eastAsia="en-US"/>
                </w:rPr>
                <w:delText>Japan</w:delText>
              </w:r>
            </w:del>
            <w:ins w:id="7210"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4228F858" w14:textId="45523724" w:rsidR="00140E07" w:rsidRPr="001C0152" w:rsidRDefault="00322061">
            <w:pPr>
              <w:jc w:val="center"/>
              <w:rPr>
                <w:rFonts w:ascii="Arial" w:hAnsi="Arial" w:cs="Arial"/>
                <w:color w:val="000000"/>
                <w:sz w:val="18"/>
                <w:szCs w:val="18"/>
                <w:lang w:eastAsia="en-US"/>
              </w:rPr>
            </w:pPr>
            <w:del w:id="7211" w:author="KPMG_PQH" w:date="2026-04-07T11:25:00Z" w16du:dateUtc="2026-04-07T04:25:00Z">
              <w:r w:rsidRPr="00322061">
                <w:rPr>
                  <w:rFonts w:ascii="Arial" w:hAnsi="Arial" w:cs="Arial"/>
                  <w:color w:val="000000"/>
                  <w:sz w:val="18"/>
                  <w:szCs w:val="18"/>
                  <w:lang w:eastAsia="en-US"/>
                </w:rPr>
                <w:delText>Significantly different function</w:delText>
              </w:r>
            </w:del>
            <w:ins w:id="7212"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213" w:author="KPMG_PQH" w:date="2026-04-07T11:25:00Z"/>
            <w:hideMark/>
          </w:tcPr>
          <w:p w14:paraId="38CC1D9D" w14:textId="77777777" w:rsidR="00140E07" w:rsidRPr="001C0152" w:rsidRDefault="00140E07">
            <w:pPr>
              <w:jc w:val="center"/>
              <w:rPr>
                <w:rFonts w:ascii="Arial" w:hAnsi="Arial" w:cs="Arial"/>
                <w:b/>
                <w:bCs/>
                <w:color w:val="000000"/>
                <w:sz w:val="18"/>
                <w:szCs w:val="18"/>
                <w:lang w:eastAsia="en-US"/>
              </w:rPr>
            </w:pPr>
            <w:ins w:id="7214" w:author="KPMG_PQH" w:date="2026-04-07T11:25:00Z" w16du:dateUtc="2026-04-07T04:25:00Z">
              <w:r>
                <w:rPr>
                  <w:rFonts w:ascii="Arial" w:hAnsi="Arial" w:cs="Arial"/>
                  <w:b/>
                  <w:bCs/>
                  <w:color w:val="000000"/>
                  <w:sz w:val="18"/>
                  <w:szCs w:val="18"/>
                </w:rPr>
                <w:t>4.2-5.1%</w:t>
              </w:r>
            </w:ins>
          </w:p>
        </w:tc>
      </w:tr>
      <w:tr w:rsidR="00140E07" w:rsidRPr="001C0152" w14:paraId="243000B2" w14:textId="77777777">
        <w:trPr>
          <w:trHeight w:val="230"/>
        </w:trPr>
        <w:tc>
          <w:tcPr>
            <w:tcW w:w="1011" w:type="pct"/>
            <w:tcBorders>
              <w:top w:val="nil"/>
              <w:left w:val="single" w:sz="4" w:space="0" w:color="auto"/>
              <w:bottom w:val="single" w:sz="4" w:space="0" w:color="000000"/>
              <w:right w:val="single" w:sz="4" w:space="0" w:color="auto"/>
            </w:tcBorders>
            <w:vAlign w:val="center"/>
            <w:cellMerge w:id="7215" w:author="KPMG_PQH" w:date="2026-04-07T11:25:00Z" w:vMerge="cont"/>
            <w:hideMark/>
          </w:tcPr>
          <w:p w14:paraId="481AC186" w14:textId="7E1A33D8" w:rsidR="00140E07" w:rsidRPr="001C0152" w:rsidRDefault="00322061">
            <w:pPr>
              <w:rPr>
                <w:rFonts w:ascii="Arial" w:hAnsi="Arial" w:cs="Arial"/>
                <w:color w:val="000000"/>
                <w:sz w:val="18"/>
                <w:szCs w:val="18"/>
                <w:lang w:eastAsia="en-US"/>
              </w:rPr>
            </w:pPr>
            <w:del w:id="7216" w:author="KPMG_PQH" w:date="2026-04-07T11:25:00Z" w16du:dateUtc="2026-04-07T04:25:00Z">
              <w:r w:rsidRPr="00322061">
                <w:rPr>
                  <w:rFonts w:ascii="Arial" w:hAnsi="Arial" w:cs="Arial"/>
                  <w:color w:val="000000"/>
                  <w:sz w:val="18"/>
                  <w:szCs w:val="18"/>
                  <w:lang w:eastAsia="en-US"/>
                </w:rPr>
                <w:delText>8</w:delText>
              </w:r>
            </w:del>
          </w:p>
        </w:tc>
        <w:tc>
          <w:tcPr>
            <w:tcW w:w="1260" w:type="pct"/>
            <w:tcBorders>
              <w:top w:val="nil"/>
              <w:left w:val="single" w:sz="4" w:space="0" w:color="auto"/>
              <w:bottom w:val="single" w:sz="4" w:space="0" w:color="000000"/>
              <w:right w:val="single" w:sz="4" w:space="0" w:color="auto"/>
            </w:tcBorders>
            <w:vAlign w:val="center"/>
            <w:cellMerge w:id="7217" w:author="KPMG_PQH" w:date="2026-04-07T11:25:00Z" w:vMerge="cont"/>
            <w:hideMark/>
          </w:tcPr>
          <w:p w14:paraId="457F114A" w14:textId="4E43E885" w:rsidR="00140E07" w:rsidRPr="001C0152" w:rsidRDefault="00322061">
            <w:pPr>
              <w:rPr>
                <w:rFonts w:ascii="Arial" w:hAnsi="Arial" w:cs="Arial"/>
                <w:color w:val="000000"/>
                <w:sz w:val="18"/>
                <w:szCs w:val="18"/>
                <w:lang w:eastAsia="en-US"/>
              </w:rPr>
            </w:pPr>
            <w:del w:id="7218" w:author="KPMG_PQH" w:date="2026-04-07T11:25:00Z" w16du:dateUtc="2026-04-07T04:25:00Z">
              <w:r w:rsidRPr="00322061">
                <w:rPr>
                  <w:rFonts w:ascii="Arial" w:hAnsi="Arial" w:cs="Arial"/>
                  <w:color w:val="000000"/>
                  <w:sz w:val="18"/>
                  <w:szCs w:val="18"/>
                  <w:lang w:eastAsia="en-US"/>
                </w:rPr>
                <w:delText>ANAP INC.</w:delText>
              </w:r>
            </w:del>
          </w:p>
        </w:tc>
        <w:tc>
          <w:tcPr>
            <w:tcW w:w="760" w:type="pct"/>
            <w:tcBorders>
              <w:top w:val="nil"/>
              <w:left w:val="single" w:sz="4" w:space="0" w:color="auto"/>
              <w:bottom w:val="single" w:sz="4" w:space="0" w:color="000000"/>
              <w:right w:val="single" w:sz="4" w:space="0" w:color="auto"/>
            </w:tcBorders>
            <w:vAlign w:val="center"/>
            <w:cellMerge w:id="7219" w:author="KPMG_PQH" w:date="2026-04-07T11:25:00Z" w:vMerge="cont"/>
            <w:hideMark/>
          </w:tcPr>
          <w:p w14:paraId="36C71508" w14:textId="1E3C0452" w:rsidR="00140E07" w:rsidRPr="001C0152" w:rsidRDefault="00322061">
            <w:pPr>
              <w:rPr>
                <w:rFonts w:ascii="Arial" w:hAnsi="Arial" w:cs="Arial"/>
                <w:color w:val="000000"/>
                <w:sz w:val="18"/>
                <w:szCs w:val="18"/>
                <w:lang w:eastAsia="en-US"/>
              </w:rPr>
            </w:pPr>
            <w:del w:id="7220" w:author="KPMG_PQH" w:date="2026-04-07T11:25:00Z" w16du:dateUtc="2026-04-07T04:25:00Z">
              <w:r w:rsidRPr="00322061">
                <w:rPr>
                  <w:rFonts w:ascii="Arial" w:hAnsi="Arial" w:cs="Arial"/>
                  <w:color w:val="000000"/>
                  <w:sz w:val="18"/>
                  <w:szCs w:val="18"/>
                  <w:lang w:eastAsia="en-US"/>
                </w:rPr>
                <w:delText>Japan</w:delText>
              </w:r>
            </w:del>
          </w:p>
        </w:tc>
        <w:tc>
          <w:tcPr>
            <w:tcW w:w="1112" w:type="pct"/>
            <w:tcBorders>
              <w:top w:val="nil"/>
              <w:left w:val="nil"/>
              <w:bottom w:val="single" w:sz="4" w:space="0" w:color="auto"/>
              <w:right w:val="single" w:sz="4" w:space="0" w:color="auto"/>
            </w:tcBorders>
            <w:shd w:val="clear" w:color="000000" w:fill="DDEBF7"/>
            <w:vAlign w:val="center"/>
            <w:hideMark/>
          </w:tcPr>
          <w:p w14:paraId="0E7EA2E2" w14:textId="7F7E74A2" w:rsidR="00140E07" w:rsidRPr="001C0152" w:rsidRDefault="00322061">
            <w:pPr>
              <w:jc w:val="center"/>
              <w:rPr>
                <w:rFonts w:ascii="Arial" w:hAnsi="Arial" w:cs="Arial"/>
                <w:color w:val="000000"/>
                <w:sz w:val="18"/>
                <w:szCs w:val="18"/>
                <w:lang w:eastAsia="en-US"/>
              </w:rPr>
            </w:pPr>
            <w:del w:id="7221" w:author="KPMG_PQH" w:date="2026-04-07T11:25:00Z" w16du:dateUtc="2026-04-07T04:25:00Z">
              <w:r w:rsidRPr="00322061">
                <w:rPr>
                  <w:rFonts w:ascii="Arial" w:hAnsi="Arial" w:cs="Arial"/>
                  <w:color w:val="000000"/>
                  <w:sz w:val="18"/>
                  <w:szCs w:val="18"/>
                  <w:lang w:eastAsia="en-US"/>
                </w:rPr>
                <w:delText>Significantly different function</w:delText>
              </w:r>
            </w:del>
            <w:ins w:id="7222"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223" w:author="KPMG_PQH" w:date="2026-04-07T11:25:00Z"/>
            <w:hideMark/>
          </w:tcPr>
          <w:p w14:paraId="2B3B7CD0" w14:textId="77777777" w:rsidR="00140E07" w:rsidRPr="001C0152" w:rsidRDefault="00140E07">
            <w:pPr>
              <w:jc w:val="center"/>
              <w:rPr>
                <w:rFonts w:ascii="Arial" w:hAnsi="Arial" w:cs="Arial"/>
                <w:b/>
                <w:bCs/>
                <w:color w:val="000000"/>
                <w:sz w:val="18"/>
                <w:szCs w:val="18"/>
                <w:lang w:eastAsia="en-US"/>
              </w:rPr>
            </w:pPr>
            <w:ins w:id="7224" w:author="KPMG_PQH" w:date="2026-04-07T11:25:00Z" w16du:dateUtc="2026-04-07T04:25:00Z">
              <w:r>
                <w:rPr>
                  <w:rFonts w:ascii="Arial" w:hAnsi="Arial" w:cs="Arial"/>
                  <w:b/>
                  <w:bCs/>
                  <w:color w:val="000000"/>
                  <w:sz w:val="18"/>
                  <w:szCs w:val="18"/>
                </w:rPr>
                <w:t>6.3-7.2%</w:t>
              </w:r>
            </w:ins>
          </w:p>
        </w:tc>
      </w:tr>
      <w:tr w:rsidR="00140E07" w:rsidRPr="001C0152" w14:paraId="2A1808DD"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225" w:author="KPMG_PQH" w:date="2026-04-07T11:25:00Z" w:vMerge="rest"/>
            <w:hideMark/>
          </w:tcPr>
          <w:p w14:paraId="60976AEE" w14:textId="314D698E" w:rsidR="00140E07" w:rsidRPr="001C0152" w:rsidRDefault="00322061">
            <w:pPr>
              <w:jc w:val="center"/>
              <w:rPr>
                <w:rFonts w:ascii="Arial" w:hAnsi="Arial" w:cs="Arial"/>
                <w:color w:val="000000"/>
                <w:sz w:val="18"/>
                <w:szCs w:val="18"/>
                <w:lang w:eastAsia="en-US"/>
              </w:rPr>
            </w:pPr>
            <w:del w:id="7226" w:author="KPMG_PQH" w:date="2026-04-07T11:25:00Z" w16du:dateUtc="2026-04-07T04:25:00Z">
              <w:r w:rsidRPr="00322061">
                <w:rPr>
                  <w:rFonts w:ascii="Arial" w:hAnsi="Arial" w:cs="Arial"/>
                  <w:color w:val="000000"/>
                  <w:sz w:val="18"/>
                  <w:szCs w:val="18"/>
                  <w:lang w:eastAsia="en-US"/>
                </w:rPr>
                <w:delText>9</w:delText>
              </w:r>
            </w:del>
            <w:ins w:id="7227" w:author="KPMG_PQH" w:date="2026-04-07T11:25:00Z" w16du:dateUtc="2026-04-07T04:25:00Z">
              <w:r w:rsidR="00140E07" w:rsidRPr="001C0152">
                <w:rPr>
                  <w:rFonts w:ascii="Arial" w:hAnsi="Arial" w:cs="Arial"/>
                  <w:color w:val="000000"/>
                  <w:sz w:val="18"/>
                  <w:szCs w:val="18"/>
                  <w:lang w:eastAsia="en-US"/>
                </w:rPr>
                <w:t>01-31/05/</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228" w:author="KPMG_PQH" w:date="2026-04-07T11:25:00Z" w:vMerge="rest"/>
            <w:hideMark/>
          </w:tcPr>
          <w:p w14:paraId="2BEE0421" w14:textId="01D74C6C" w:rsidR="00140E07" w:rsidRPr="001C0152" w:rsidRDefault="00322061">
            <w:pPr>
              <w:jc w:val="center"/>
              <w:rPr>
                <w:rFonts w:ascii="Arial" w:hAnsi="Arial" w:cs="Arial"/>
                <w:color w:val="000000"/>
                <w:sz w:val="18"/>
                <w:szCs w:val="18"/>
                <w:lang w:eastAsia="en-US"/>
              </w:rPr>
            </w:pPr>
            <w:del w:id="7229" w:author="KPMG_PQH" w:date="2026-04-07T11:25:00Z" w16du:dateUtc="2026-04-07T04:25:00Z">
              <w:r w:rsidRPr="00322061">
                <w:rPr>
                  <w:rFonts w:ascii="Arial" w:hAnsi="Arial" w:cs="Arial"/>
                  <w:color w:val="000000"/>
                  <w:sz w:val="18"/>
                  <w:szCs w:val="18"/>
                  <w:lang w:eastAsia="en-US"/>
                </w:rPr>
                <w:delText>ANDHRA PRADESH TANNERIES LIMITED</w:delText>
              </w:r>
            </w:del>
            <w:ins w:id="7230"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231" w:author="KPMG_PQH" w:date="2026-04-07T11:25:00Z" w:vMerge="rest"/>
            <w:hideMark/>
          </w:tcPr>
          <w:p w14:paraId="65212D65" w14:textId="3B9B8AED" w:rsidR="00140E07" w:rsidRPr="001C0152" w:rsidRDefault="00322061">
            <w:pPr>
              <w:jc w:val="center"/>
              <w:rPr>
                <w:rFonts w:ascii="Arial" w:hAnsi="Arial" w:cs="Arial"/>
                <w:color w:val="000000"/>
                <w:sz w:val="18"/>
                <w:szCs w:val="18"/>
                <w:lang w:eastAsia="en-US"/>
              </w:rPr>
            </w:pPr>
            <w:del w:id="7232" w:author="KPMG_PQH" w:date="2026-04-07T11:25:00Z" w16du:dateUtc="2026-04-07T04:25:00Z">
              <w:r w:rsidRPr="00322061">
                <w:rPr>
                  <w:rFonts w:ascii="Arial" w:hAnsi="Arial" w:cs="Arial"/>
                  <w:color w:val="000000"/>
                  <w:sz w:val="18"/>
                  <w:szCs w:val="18"/>
                  <w:lang w:eastAsia="en-US"/>
                </w:rPr>
                <w:delText>India</w:delText>
              </w:r>
            </w:del>
            <w:ins w:id="7233"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44D75980" w14:textId="592D68B6" w:rsidR="00140E07" w:rsidRPr="001C0152" w:rsidRDefault="00322061">
            <w:pPr>
              <w:jc w:val="center"/>
              <w:rPr>
                <w:rFonts w:ascii="Arial" w:hAnsi="Arial" w:cs="Arial"/>
                <w:color w:val="000000"/>
                <w:sz w:val="18"/>
                <w:szCs w:val="18"/>
                <w:lang w:eastAsia="en-US"/>
              </w:rPr>
            </w:pPr>
            <w:del w:id="7234" w:author="KPMG_PQH" w:date="2026-04-07T11:25:00Z" w16du:dateUtc="2026-04-07T04:25:00Z">
              <w:r w:rsidRPr="00322061">
                <w:rPr>
                  <w:rFonts w:ascii="Arial" w:hAnsi="Arial" w:cs="Arial"/>
                  <w:color w:val="000000"/>
                  <w:sz w:val="18"/>
                  <w:szCs w:val="18"/>
                  <w:lang w:eastAsia="en-US"/>
                </w:rPr>
                <w:delText>Unavailability of financial data</w:delText>
              </w:r>
            </w:del>
            <w:ins w:id="7235"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236" w:author="KPMG_PQH" w:date="2026-04-07T11:25:00Z"/>
            <w:hideMark/>
          </w:tcPr>
          <w:p w14:paraId="14916D3A" w14:textId="77777777" w:rsidR="00140E07" w:rsidRPr="001C0152" w:rsidRDefault="00140E07">
            <w:pPr>
              <w:jc w:val="center"/>
              <w:rPr>
                <w:rFonts w:ascii="Arial" w:hAnsi="Arial" w:cs="Arial"/>
                <w:b/>
                <w:bCs/>
                <w:color w:val="000000"/>
                <w:sz w:val="18"/>
                <w:szCs w:val="18"/>
                <w:lang w:eastAsia="en-US"/>
              </w:rPr>
            </w:pPr>
            <w:ins w:id="7237" w:author="KPMG_PQH" w:date="2026-04-07T11:25:00Z" w16du:dateUtc="2026-04-07T04:25:00Z">
              <w:r>
                <w:rPr>
                  <w:rFonts w:ascii="Arial" w:hAnsi="Arial" w:cs="Arial"/>
                  <w:b/>
                  <w:bCs/>
                  <w:color w:val="000000"/>
                  <w:sz w:val="18"/>
                  <w:szCs w:val="18"/>
                </w:rPr>
                <w:t>4.2-5.0%</w:t>
              </w:r>
            </w:ins>
          </w:p>
        </w:tc>
      </w:tr>
      <w:tr w:rsidR="00140E07" w:rsidRPr="001C0152" w14:paraId="2925E23E" w14:textId="77777777">
        <w:trPr>
          <w:trHeight w:val="230"/>
        </w:trPr>
        <w:tc>
          <w:tcPr>
            <w:tcW w:w="1011" w:type="pct"/>
            <w:tcBorders>
              <w:top w:val="nil"/>
              <w:left w:val="single" w:sz="4" w:space="0" w:color="auto"/>
              <w:bottom w:val="single" w:sz="4" w:space="0" w:color="000000"/>
              <w:right w:val="single" w:sz="4" w:space="0" w:color="auto"/>
            </w:tcBorders>
            <w:vAlign w:val="center"/>
            <w:cellMerge w:id="7238" w:author="KPMG_PQH" w:date="2026-04-07T11:25:00Z" w:vMerge="cont"/>
            <w:hideMark/>
          </w:tcPr>
          <w:p w14:paraId="7718C200" w14:textId="3E16EAF4" w:rsidR="00140E07" w:rsidRPr="001C0152" w:rsidRDefault="00322061">
            <w:pPr>
              <w:rPr>
                <w:rFonts w:ascii="Arial" w:hAnsi="Arial" w:cs="Arial"/>
                <w:color w:val="000000"/>
                <w:sz w:val="18"/>
                <w:szCs w:val="18"/>
                <w:lang w:eastAsia="en-US"/>
              </w:rPr>
            </w:pPr>
            <w:del w:id="7239" w:author="KPMG_PQH" w:date="2026-04-07T11:25:00Z" w16du:dateUtc="2026-04-07T04:25:00Z">
              <w:r w:rsidRPr="00322061">
                <w:rPr>
                  <w:rFonts w:ascii="Arial" w:hAnsi="Arial" w:cs="Arial"/>
                  <w:color w:val="000000"/>
                  <w:sz w:val="18"/>
                  <w:szCs w:val="18"/>
                  <w:lang w:eastAsia="en-US"/>
                </w:rPr>
                <w:delText>10</w:delText>
              </w:r>
            </w:del>
          </w:p>
        </w:tc>
        <w:tc>
          <w:tcPr>
            <w:tcW w:w="1260" w:type="pct"/>
            <w:tcBorders>
              <w:top w:val="nil"/>
              <w:left w:val="single" w:sz="4" w:space="0" w:color="auto"/>
              <w:bottom w:val="single" w:sz="4" w:space="0" w:color="000000"/>
              <w:right w:val="single" w:sz="4" w:space="0" w:color="auto"/>
            </w:tcBorders>
            <w:vAlign w:val="center"/>
            <w:cellMerge w:id="7240" w:author="KPMG_PQH" w:date="2026-04-07T11:25:00Z" w:vMerge="cont"/>
            <w:hideMark/>
          </w:tcPr>
          <w:p w14:paraId="0BD7714A" w14:textId="10406E82" w:rsidR="00140E07" w:rsidRPr="001C0152" w:rsidRDefault="00322061">
            <w:pPr>
              <w:rPr>
                <w:rFonts w:ascii="Arial" w:hAnsi="Arial" w:cs="Arial"/>
                <w:color w:val="000000"/>
                <w:sz w:val="18"/>
                <w:szCs w:val="18"/>
                <w:lang w:eastAsia="en-US"/>
              </w:rPr>
            </w:pPr>
            <w:del w:id="7241" w:author="KPMG_PQH" w:date="2026-04-07T11:25:00Z" w16du:dateUtc="2026-04-07T04:25:00Z">
              <w:r w:rsidRPr="00322061">
                <w:rPr>
                  <w:rFonts w:ascii="Arial" w:hAnsi="Arial" w:cs="Arial"/>
                  <w:color w:val="000000"/>
                  <w:sz w:val="18"/>
                  <w:szCs w:val="18"/>
                  <w:lang w:eastAsia="en-US"/>
                </w:rPr>
                <w:delText>ANHUI ANFU BATTERY TECHNOLOGY CO.,LTD.</w:delText>
              </w:r>
            </w:del>
          </w:p>
        </w:tc>
        <w:tc>
          <w:tcPr>
            <w:tcW w:w="760" w:type="pct"/>
            <w:tcBorders>
              <w:top w:val="nil"/>
              <w:left w:val="single" w:sz="4" w:space="0" w:color="auto"/>
              <w:bottom w:val="single" w:sz="4" w:space="0" w:color="000000"/>
              <w:right w:val="single" w:sz="4" w:space="0" w:color="auto"/>
            </w:tcBorders>
            <w:vAlign w:val="center"/>
            <w:cellMerge w:id="7242" w:author="KPMG_PQH" w:date="2026-04-07T11:25:00Z" w:vMerge="cont"/>
            <w:hideMark/>
          </w:tcPr>
          <w:p w14:paraId="6321DDF3" w14:textId="12DC18DE" w:rsidR="00140E07" w:rsidRPr="001C0152" w:rsidRDefault="00322061">
            <w:pPr>
              <w:rPr>
                <w:rFonts w:ascii="Arial" w:hAnsi="Arial" w:cs="Arial"/>
                <w:color w:val="000000"/>
                <w:sz w:val="18"/>
                <w:szCs w:val="18"/>
                <w:lang w:eastAsia="en-US"/>
              </w:rPr>
            </w:pPr>
            <w:del w:id="7243" w:author="KPMG_PQH" w:date="2026-04-07T11:25:00Z" w16du:dateUtc="2026-04-07T04:25:00Z">
              <w:r w:rsidRPr="00322061">
                <w:rPr>
                  <w:rFonts w:ascii="Arial" w:hAnsi="Arial" w:cs="Arial"/>
                  <w:color w:val="000000"/>
                  <w:sz w:val="18"/>
                  <w:szCs w:val="18"/>
                  <w:lang w:eastAsia="en-US"/>
                </w:rPr>
                <w:delText>China</w:delText>
              </w:r>
            </w:del>
          </w:p>
        </w:tc>
        <w:tc>
          <w:tcPr>
            <w:tcW w:w="1112" w:type="pct"/>
            <w:tcBorders>
              <w:top w:val="nil"/>
              <w:left w:val="nil"/>
              <w:bottom w:val="single" w:sz="4" w:space="0" w:color="auto"/>
              <w:right w:val="single" w:sz="4" w:space="0" w:color="auto"/>
            </w:tcBorders>
            <w:shd w:val="clear" w:color="000000" w:fill="DDEBF7"/>
            <w:vAlign w:val="center"/>
            <w:hideMark/>
          </w:tcPr>
          <w:p w14:paraId="254CAAB7" w14:textId="20B2B380" w:rsidR="00140E07" w:rsidRPr="001C0152" w:rsidRDefault="00322061">
            <w:pPr>
              <w:jc w:val="center"/>
              <w:rPr>
                <w:rFonts w:ascii="Arial" w:hAnsi="Arial" w:cs="Arial"/>
                <w:color w:val="000000"/>
                <w:sz w:val="18"/>
                <w:szCs w:val="18"/>
                <w:lang w:eastAsia="en-US"/>
              </w:rPr>
            </w:pPr>
            <w:del w:id="7244" w:author="KPMG_PQH" w:date="2026-04-07T11:25:00Z" w16du:dateUtc="2026-04-07T04:25:00Z">
              <w:r w:rsidRPr="00322061">
                <w:rPr>
                  <w:rFonts w:ascii="Arial" w:hAnsi="Arial" w:cs="Arial"/>
                  <w:color w:val="000000"/>
                  <w:sz w:val="18"/>
                  <w:szCs w:val="18"/>
                  <w:lang w:eastAsia="en-US"/>
                </w:rPr>
                <w:delText>Making loss for three consecutive years</w:delText>
              </w:r>
            </w:del>
            <w:ins w:id="7245"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246" w:author="KPMG_PQH" w:date="2026-04-07T11:25:00Z"/>
            <w:hideMark/>
          </w:tcPr>
          <w:p w14:paraId="093DF67D" w14:textId="77777777" w:rsidR="00140E07" w:rsidRPr="001C0152" w:rsidRDefault="00140E07">
            <w:pPr>
              <w:jc w:val="center"/>
              <w:rPr>
                <w:rFonts w:ascii="Arial" w:hAnsi="Arial" w:cs="Arial"/>
                <w:b/>
                <w:bCs/>
                <w:color w:val="000000"/>
                <w:sz w:val="18"/>
                <w:szCs w:val="18"/>
                <w:lang w:eastAsia="en-US"/>
              </w:rPr>
            </w:pPr>
            <w:ins w:id="7247" w:author="KPMG_PQH" w:date="2026-04-07T11:25:00Z" w16du:dateUtc="2026-04-07T04:25:00Z">
              <w:r>
                <w:rPr>
                  <w:rFonts w:ascii="Arial" w:hAnsi="Arial" w:cs="Arial"/>
                  <w:b/>
                  <w:bCs/>
                  <w:color w:val="000000"/>
                  <w:sz w:val="18"/>
                  <w:szCs w:val="18"/>
                </w:rPr>
                <w:t>6.5-7.2%</w:t>
              </w:r>
            </w:ins>
          </w:p>
        </w:tc>
      </w:tr>
      <w:tr w:rsidR="00140E07" w:rsidRPr="001C0152" w14:paraId="4305666F"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248" w:author="KPMG_PQH" w:date="2026-04-07T11:25:00Z" w:vMerge="rest"/>
            <w:hideMark/>
          </w:tcPr>
          <w:p w14:paraId="2D652D48" w14:textId="029CE77B" w:rsidR="00140E07" w:rsidRPr="001C0152" w:rsidRDefault="00322061">
            <w:pPr>
              <w:jc w:val="center"/>
              <w:rPr>
                <w:rFonts w:ascii="Arial" w:hAnsi="Arial" w:cs="Arial"/>
                <w:color w:val="000000"/>
                <w:sz w:val="18"/>
                <w:szCs w:val="18"/>
                <w:lang w:eastAsia="en-US"/>
              </w:rPr>
            </w:pPr>
            <w:del w:id="7249" w:author="KPMG_PQH" w:date="2026-04-07T11:25:00Z" w16du:dateUtc="2026-04-07T04:25:00Z">
              <w:r w:rsidRPr="00322061">
                <w:rPr>
                  <w:rFonts w:ascii="Arial" w:hAnsi="Arial" w:cs="Arial"/>
                  <w:color w:val="000000"/>
                  <w:sz w:val="18"/>
                  <w:szCs w:val="18"/>
                  <w:lang w:eastAsia="en-US"/>
                </w:rPr>
                <w:lastRenderedPageBreak/>
                <w:delText>11</w:delText>
              </w:r>
            </w:del>
            <w:ins w:id="7250" w:author="KPMG_PQH" w:date="2026-04-07T11:25:00Z" w16du:dateUtc="2026-04-07T04:25:00Z">
              <w:r w:rsidR="00140E07" w:rsidRPr="001C0152">
                <w:rPr>
                  <w:rFonts w:ascii="Arial" w:hAnsi="Arial" w:cs="Arial"/>
                  <w:color w:val="000000"/>
                  <w:sz w:val="18"/>
                  <w:szCs w:val="18"/>
                  <w:lang w:eastAsia="en-US"/>
                </w:rPr>
                <w:t>01-30/06/</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251" w:author="KPMG_PQH" w:date="2026-04-07T11:25:00Z" w:vMerge="rest"/>
            <w:hideMark/>
          </w:tcPr>
          <w:p w14:paraId="1D86E4F2" w14:textId="58691314" w:rsidR="00140E07" w:rsidRPr="001C0152" w:rsidRDefault="00322061">
            <w:pPr>
              <w:jc w:val="center"/>
              <w:rPr>
                <w:rFonts w:ascii="Arial" w:hAnsi="Arial" w:cs="Arial"/>
                <w:color w:val="000000"/>
                <w:sz w:val="18"/>
                <w:szCs w:val="18"/>
                <w:lang w:eastAsia="en-US"/>
              </w:rPr>
            </w:pPr>
            <w:del w:id="7252" w:author="KPMG_PQH" w:date="2026-04-07T11:25:00Z" w16du:dateUtc="2026-04-07T04:25:00Z">
              <w:r w:rsidRPr="00322061">
                <w:rPr>
                  <w:rFonts w:ascii="Arial" w:hAnsi="Arial" w:cs="Arial"/>
                  <w:color w:val="000000"/>
                  <w:sz w:val="18"/>
                  <w:szCs w:val="18"/>
                  <w:lang w:eastAsia="en-US"/>
                </w:rPr>
                <w:delText>ANHUI ANLI MATERIAL TECHNOLOGY CO., LTD.</w:delText>
              </w:r>
            </w:del>
            <w:ins w:id="7253"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254" w:author="KPMG_PQH" w:date="2026-04-07T11:25:00Z" w:vMerge="rest"/>
            <w:hideMark/>
          </w:tcPr>
          <w:p w14:paraId="5B09DDD2" w14:textId="520DC55A" w:rsidR="00140E07" w:rsidRPr="001C0152" w:rsidRDefault="00322061">
            <w:pPr>
              <w:jc w:val="center"/>
              <w:rPr>
                <w:rFonts w:ascii="Arial" w:hAnsi="Arial" w:cs="Arial"/>
                <w:color w:val="000000"/>
                <w:sz w:val="18"/>
                <w:szCs w:val="18"/>
                <w:lang w:eastAsia="en-US"/>
              </w:rPr>
            </w:pPr>
            <w:del w:id="7255" w:author="KPMG_PQH" w:date="2026-04-07T11:25:00Z" w16du:dateUtc="2026-04-07T04:25:00Z">
              <w:r w:rsidRPr="00322061">
                <w:rPr>
                  <w:rFonts w:ascii="Arial" w:hAnsi="Arial" w:cs="Arial"/>
                  <w:color w:val="000000"/>
                  <w:sz w:val="18"/>
                  <w:szCs w:val="18"/>
                  <w:lang w:eastAsia="en-US"/>
                </w:rPr>
                <w:delText>China</w:delText>
              </w:r>
            </w:del>
            <w:ins w:id="7256"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248FAD30" w14:textId="7558EB6D" w:rsidR="00140E07" w:rsidRPr="001C0152" w:rsidRDefault="00322061">
            <w:pPr>
              <w:jc w:val="center"/>
              <w:rPr>
                <w:rFonts w:ascii="Arial" w:hAnsi="Arial" w:cs="Arial"/>
                <w:color w:val="000000"/>
                <w:sz w:val="18"/>
                <w:szCs w:val="18"/>
                <w:lang w:eastAsia="en-US"/>
              </w:rPr>
            </w:pPr>
            <w:del w:id="7257" w:author="KPMG_PQH" w:date="2026-04-07T11:25:00Z" w16du:dateUtc="2026-04-07T04:25:00Z">
              <w:r w:rsidRPr="00322061">
                <w:rPr>
                  <w:rFonts w:ascii="Arial" w:hAnsi="Arial" w:cs="Arial"/>
                  <w:color w:val="000000"/>
                  <w:sz w:val="18"/>
                  <w:szCs w:val="18"/>
                  <w:lang w:eastAsia="en-US"/>
                </w:rPr>
                <w:delText>R&amp;D expenses to Net sales ratio exceeding 3%</w:delText>
              </w:r>
            </w:del>
            <w:ins w:id="7258"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259" w:author="KPMG_PQH" w:date="2026-04-07T11:25:00Z"/>
            <w:hideMark/>
          </w:tcPr>
          <w:p w14:paraId="36F3D37E" w14:textId="77777777" w:rsidR="00140E07" w:rsidRPr="001C0152" w:rsidRDefault="00140E07">
            <w:pPr>
              <w:jc w:val="center"/>
              <w:rPr>
                <w:rFonts w:ascii="Arial" w:hAnsi="Arial" w:cs="Arial"/>
                <w:b/>
                <w:bCs/>
                <w:color w:val="000000"/>
                <w:sz w:val="18"/>
                <w:szCs w:val="18"/>
                <w:lang w:eastAsia="en-US"/>
              </w:rPr>
            </w:pPr>
            <w:ins w:id="7260" w:author="KPMG_PQH" w:date="2026-04-07T11:25:00Z" w16du:dateUtc="2026-04-07T04:25:00Z">
              <w:r>
                <w:rPr>
                  <w:rFonts w:ascii="Arial" w:hAnsi="Arial" w:cs="Arial"/>
                  <w:b/>
                  <w:bCs/>
                  <w:color w:val="000000"/>
                  <w:sz w:val="18"/>
                  <w:szCs w:val="18"/>
                </w:rPr>
                <w:t>4.2-5.0%</w:t>
              </w:r>
            </w:ins>
          </w:p>
        </w:tc>
      </w:tr>
      <w:tr w:rsidR="00140E07" w:rsidRPr="001C0152" w14:paraId="742C8174" w14:textId="77777777">
        <w:trPr>
          <w:trHeight w:val="230"/>
        </w:trPr>
        <w:tc>
          <w:tcPr>
            <w:tcW w:w="1011" w:type="pct"/>
            <w:tcBorders>
              <w:top w:val="nil"/>
              <w:left w:val="single" w:sz="4" w:space="0" w:color="auto"/>
              <w:bottom w:val="single" w:sz="4" w:space="0" w:color="000000"/>
              <w:right w:val="single" w:sz="4" w:space="0" w:color="auto"/>
            </w:tcBorders>
            <w:vAlign w:val="center"/>
            <w:cellMerge w:id="7261" w:author="KPMG_PQH" w:date="2026-04-07T11:25:00Z" w:vMerge="cont"/>
            <w:hideMark/>
          </w:tcPr>
          <w:p w14:paraId="41378C1D" w14:textId="6F4CBDB7" w:rsidR="00140E07" w:rsidRPr="001C0152" w:rsidRDefault="00322061">
            <w:pPr>
              <w:rPr>
                <w:rFonts w:ascii="Arial" w:hAnsi="Arial" w:cs="Arial"/>
                <w:color w:val="000000"/>
                <w:sz w:val="18"/>
                <w:szCs w:val="18"/>
                <w:lang w:eastAsia="en-US"/>
              </w:rPr>
            </w:pPr>
            <w:del w:id="7262" w:author="KPMG_PQH" w:date="2026-04-07T11:25:00Z" w16du:dateUtc="2026-04-07T04:25:00Z">
              <w:r w:rsidRPr="00322061">
                <w:rPr>
                  <w:rFonts w:ascii="Arial" w:hAnsi="Arial" w:cs="Arial"/>
                  <w:color w:val="000000"/>
                  <w:sz w:val="18"/>
                  <w:szCs w:val="18"/>
                  <w:lang w:eastAsia="en-US"/>
                </w:rPr>
                <w:delText>12</w:delText>
              </w:r>
            </w:del>
          </w:p>
        </w:tc>
        <w:tc>
          <w:tcPr>
            <w:tcW w:w="1260" w:type="pct"/>
            <w:tcBorders>
              <w:top w:val="nil"/>
              <w:left w:val="single" w:sz="4" w:space="0" w:color="auto"/>
              <w:bottom w:val="single" w:sz="4" w:space="0" w:color="000000"/>
              <w:right w:val="single" w:sz="4" w:space="0" w:color="auto"/>
            </w:tcBorders>
            <w:vAlign w:val="center"/>
            <w:cellMerge w:id="7263" w:author="KPMG_PQH" w:date="2026-04-07T11:25:00Z" w:vMerge="cont"/>
            <w:hideMark/>
          </w:tcPr>
          <w:p w14:paraId="0B06FB92" w14:textId="6E16FEE7" w:rsidR="00140E07" w:rsidRPr="001C0152" w:rsidRDefault="00322061">
            <w:pPr>
              <w:rPr>
                <w:rFonts w:ascii="Arial" w:hAnsi="Arial" w:cs="Arial"/>
                <w:color w:val="000000"/>
                <w:sz w:val="18"/>
                <w:szCs w:val="18"/>
                <w:lang w:eastAsia="en-US"/>
              </w:rPr>
            </w:pPr>
            <w:del w:id="7264" w:author="KPMG_PQH" w:date="2026-04-07T11:25:00Z" w16du:dateUtc="2026-04-07T04:25:00Z">
              <w:r w:rsidRPr="00322061">
                <w:rPr>
                  <w:rFonts w:ascii="Arial" w:hAnsi="Arial" w:cs="Arial"/>
                  <w:color w:val="000000"/>
                  <w:sz w:val="18"/>
                  <w:szCs w:val="18"/>
                  <w:lang w:eastAsia="en-US"/>
                </w:rPr>
                <w:delText>ANKA INDIA LIMITED</w:delText>
              </w:r>
            </w:del>
          </w:p>
        </w:tc>
        <w:tc>
          <w:tcPr>
            <w:tcW w:w="760" w:type="pct"/>
            <w:tcBorders>
              <w:top w:val="nil"/>
              <w:left w:val="single" w:sz="4" w:space="0" w:color="auto"/>
              <w:bottom w:val="single" w:sz="4" w:space="0" w:color="000000"/>
              <w:right w:val="single" w:sz="4" w:space="0" w:color="auto"/>
            </w:tcBorders>
            <w:vAlign w:val="center"/>
            <w:cellMerge w:id="7265" w:author="KPMG_PQH" w:date="2026-04-07T11:25:00Z" w:vMerge="cont"/>
            <w:hideMark/>
          </w:tcPr>
          <w:p w14:paraId="25EDCB02" w14:textId="033DD3A4" w:rsidR="00140E07" w:rsidRPr="001C0152" w:rsidRDefault="00322061">
            <w:pPr>
              <w:rPr>
                <w:rFonts w:ascii="Arial" w:hAnsi="Arial" w:cs="Arial"/>
                <w:color w:val="000000"/>
                <w:sz w:val="18"/>
                <w:szCs w:val="18"/>
                <w:lang w:eastAsia="en-US"/>
              </w:rPr>
            </w:pPr>
            <w:del w:id="7266" w:author="KPMG_PQH" w:date="2026-04-07T11:25:00Z" w16du:dateUtc="2026-04-07T04:25:00Z">
              <w:r w:rsidRPr="00322061">
                <w:rPr>
                  <w:rFonts w:ascii="Arial" w:hAnsi="Arial" w:cs="Arial"/>
                  <w:color w:val="000000"/>
                  <w:sz w:val="18"/>
                  <w:szCs w:val="18"/>
                  <w:lang w:eastAsia="en-US"/>
                </w:rPr>
                <w:delText>India</w:delText>
              </w:r>
            </w:del>
          </w:p>
        </w:tc>
        <w:tc>
          <w:tcPr>
            <w:tcW w:w="1112" w:type="pct"/>
            <w:tcBorders>
              <w:top w:val="nil"/>
              <w:left w:val="nil"/>
              <w:bottom w:val="single" w:sz="4" w:space="0" w:color="auto"/>
              <w:right w:val="single" w:sz="4" w:space="0" w:color="auto"/>
            </w:tcBorders>
            <w:shd w:val="clear" w:color="000000" w:fill="DDEBF7"/>
            <w:vAlign w:val="center"/>
            <w:hideMark/>
          </w:tcPr>
          <w:p w14:paraId="2E91E3B2" w14:textId="75ECE775" w:rsidR="00140E07" w:rsidRPr="001C0152" w:rsidRDefault="00322061">
            <w:pPr>
              <w:jc w:val="center"/>
              <w:rPr>
                <w:rFonts w:ascii="Arial" w:hAnsi="Arial" w:cs="Arial"/>
                <w:color w:val="000000"/>
                <w:sz w:val="18"/>
                <w:szCs w:val="18"/>
                <w:lang w:eastAsia="en-US"/>
              </w:rPr>
            </w:pPr>
            <w:del w:id="7267" w:author="KPMG_PQH" w:date="2026-04-07T11:25:00Z" w16du:dateUtc="2026-04-07T04:25:00Z">
              <w:r w:rsidRPr="00322061">
                <w:rPr>
                  <w:rFonts w:ascii="Arial" w:hAnsi="Arial" w:cs="Arial"/>
                  <w:color w:val="000000"/>
                  <w:sz w:val="18"/>
                  <w:szCs w:val="18"/>
                  <w:lang w:eastAsia="en-US"/>
                </w:rPr>
                <w:delText>Unavailability of financial data</w:delText>
              </w:r>
            </w:del>
            <w:ins w:id="7268"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269" w:author="KPMG_PQH" w:date="2026-04-07T11:25:00Z"/>
            <w:hideMark/>
          </w:tcPr>
          <w:p w14:paraId="2DD8E095" w14:textId="77777777" w:rsidR="00140E07" w:rsidRPr="001C0152" w:rsidRDefault="00140E07">
            <w:pPr>
              <w:jc w:val="center"/>
              <w:rPr>
                <w:rFonts w:ascii="Arial" w:hAnsi="Arial" w:cs="Arial"/>
                <w:b/>
                <w:bCs/>
                <w:color w:val="000000"/>
                <w:sz w:val="18"/>
                <w:szCs w:val="18"/>
                <w:lang w:eastAsia="en-US"/>
              </w:rPr>
            </w:pPr>
            <w:ins w:id="7270" w:author="KPMG_PQH" w:date="2026-04-07T11:25:00Z" w16du:dateUtc="2026-04-07T04:25:00Z">
              <w:r>
                <w:rPr>
                  <w:rFonts w:ascii="Arial" w:hAnsi="Arial" w:cs="Arial"/>
                  <w:b/>
                  <w:bCs/>
                  <w:color w:val="000000"/>
                  <w:sz w:val="18"/>
                  <w:szCs w:val="18"/>
                </w:rPr>
                <w:t>6.6-7.4%</w:t>
              </w:r>
            </w:ins>
          </w:p>
        </w:tc>
      </w:tr>
      <w:tr w:rsidR="00140E07" w:rsidRPr="001C0152" w14:paraId="5575E30A"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271" w:author="KPMG_PQH" w:date="2026-04-07T11:25:00Z" w:vMerge="rest"/>
            <w:hideMark/>
          </w:tcPr>
          <w:p w14:paraId="6A6F2A5C" w14:textId="1C786C25" w:rsidR="00140E07" w:rsidRPr="001C0152" w:rsidRDefault="00322061">
            <w:pPr>
              <w:jc w:val="center"/>
              <w:rPr>
                <w:rFonts w:ascii="Arial" w:hAnsi="Arial" w:cs="Arial"/>
                <w:color w:val="000000"/>
                <w:sz w:val="18"/>
                <w:szCs w:val="18"/>
                <w:lang w:eastAsia="en-US"/>
              </w:rPr>
            </w:pPr>
            <w:del w:id="7272" w:author="KPMG_PQH" w:date="2026-04-07T11:25:00Z" w16du:dateUtc="2026-04-07T04:25:00Z">
              <w:r w:rsidRPr="00322061">
                <w:rPr>
                  <w:rFonts w:ascii="Arial" w:hAnsi="Arial" w:cs="Arial"/>
                  <w:color w:val="000000"/>
                  <w:sz w:val="18"/>
                  <w:szCs w:val="18"/>
                  <w:lang w:eastAsia="en-US"/>
                </w:rPr>
                <w:delText>13</w:delText>
              </w:r>
            </w:del>
            <w:ins w:id="7273" w:author="KPMG_PQH" w:date="2026-04-07T11:25:00Z" w16du:dateUtc="2026-04-07T04:25:00Z">
              <w:r w:rsidR="00140E07" w:rsidRPr="001C0152">
                <w:rPr>
                  <w:rFonts w:ascii="Arial" w:hAnsi="Arial" w:cs="Arial"/>
                  <w:color w:val="000000"/>
                  <w:sz w:val="18"/>
                  <w:szCs w:val="18"/>
                  <w:lang w:eastAsia="en-US"/>
                </w:rPr>
                <w:t>01-31/07/</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274" w:author="KPMG_PQH" w:date="2026-04-07T11:25:00Z" w:vMerge="rest"/>
            <w:hideMark/>
          </w:tcPr>
          <w:p w14:paraId="45B908ED" w14:textId="52D97C91" w:rsidR="00140E07" w:rsidRPr="001C0152" w:rsidRDefault="00322061">
            <w:pPr>
              <w:jc w:val="center"/>
              <w:rPr>
                <w:rFonts w:ascii="Arial" w:hAnsi="Arial" w:cs="Arial"/>
                <w:color w:val="000000"/>
                <w:sz w:val="18"/>
                <w:szCs w:val="18"/>
                <w:lang w:eastAsia="en-US"/>
              </w:rPr>
            </w:pPr>
            <w:del w:id="7275" w:author="KPMG_PQH" w:date="2026-04-07T11:25:00Z" w16du:dateUtc="2026-04-07T04:25:00Z">
              <w:r w:rsidRPr="00322061">
                <w:rPr>
                  <w:rFonts w:ascii="Arial" w:hAnsi="Arial" w:cs="Arial"/>
                  <w:color w:val="000000"/>
                  <w:sz w:val="18"/>
                  <w:szCs w:val="18"/>
                  <w:lang w:eastAsia="en-US"/>
                </w:rPr>
                <w:delText>ANNIL CO.,LTD</w:delText>
              </w:r>
            </w:del>
            <w:ins w:id="7276"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277" w:author="KPMG_PQH" w:date="2026-04-07T11:25:00Z" w:vMerge="rest"/>
            <w:hideMark/>
          </w:tcPr>
          <w:p w14:paraId="66984F73" w14:textId="7C8C9832" w:rsidR="00140E07" w:rsidRPr="001C0152" w:rsidRDefault="00322061">
            <w:pPr>
              <w:jc w:val="center"/>
              <w:rPr>
                <w:rFonts w:ascii="Arial" w:hAnsi="Arial" w:cs="Arial"/>
                <w:color w:val="000000"/>
                <w:sz w:val="18"/>
                <w:szCs w:val="18"/>
                <w:lang w:eastAsia="en-US"/>
              </w:rPr>
            </w:pPr>
            <w:del w:id="7278" w:author="KPMG_PQH" w:date="2026-04-07T11:25:00Z" w16du:dateUtc="2026-04-07T04:25:00Z">
              <w:r w:rsidRPr="00322061">
                <w:rPr>
                  <w:rFonts w:ascii="Arial" w:hAnsi="Arial" w:cs="Arial"/>
                  <w:color w:val="000000"/>
                  <w:sz w:val="18"/>
                  <w:szCs w:val="18"/>
                  <w:lang w:eastAsia="en-US"/>
                </w:rPr>
                <w:delText>China</w:delText>
              </w:r>
            </w:del>
            <w:ins w:id="7279"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7C2CE96E" w14:textId="38B7A7FB" w:rsidR="00140E07" w:rsidRPr="001C0152" w:rsidRDefault="00322061">
            <w:pPr>
              <w:jc w:val="center"/>
              <w:rPr>
                <w:rFonts w:ascii="Arial" w:hAnsi="Arial" w:cs="Arial"/>
                <w:color w:val="000000"/>
                <w:sz w:val="18"/>
                <w:szCs w:val="18"/>
                <w:lang w:eastAsia="en-US"/>
              </w:rPr>
            </w:pPr>
            <w:del w:id="7280" w:author="KPMG_PQH" w:date="2026-04-07T11:25:00Z" w16du:dateUtc="2026-04-07T04:25:00Z">
              <w:r w:rsidRPr="00322061">
                <w:rPr>
                  <w:rFonts w:ascii="Arial" w:hAnsi="Arial" w:cs="Arial"/>
                  <w:color w:val="000000"/>
                  <w:sz w:val="18"/>
                  <w:szCs w:val="18"/>
                  <w:lang w:eastAsia="en-US"/>
                </w:rPr>
                <w:delText>Significantly different function</w:delText>
              </w:r>
            </w:del>
            <w:ins w:id="7281"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282" w:author="KPMG_PQH" w:date="2026-04-07T11:25:00Z"/>
            <w:hideMark/>
          </w:tcPr>
          <w:p w14:paraId="62042E6C" w14:textId="77777777" w:rsidR="00140E07" w:rsidRPr="001C0152" w:rsidRDefault="00140E07">
            <w:pPr>
              <w:jc w:val="center"/>
              <w:rPr>
                <w:rFonts w:ascii="Arial" w:hAnsi="Arial" w:cs="Arial"/>
                <w:b/>
                <w:bCs/>
                <w:color w:val="000000"/>
                <w:sz w:val="18"/>
                <w:szCs w:val="18"/>
                <w:lang w:eastAsia="en-US"/>
              </w:rPr>
            </w:pPr>
            <w:ins w:id="7283" w:author="KPMG_PQH" w:date="2026-04-07T11:25:00Z" w16du:dateUtc="2026-04-07T04:25:00Z">
              <w:r>
                <w:rPr>
                  <w:rFonts w:ascii="Arial" w:hAnsi="Arial" w:cs="Arial"/>
                  <w:b/>
                  <w:bCs/>
                  <w:color w:val="000000"/>
                  <w:sz w:val="18"/>
                  <w:szCs w:val="18"/>
                </w:rPr>
                <w:t>4.1-5.0%</w:t>
              </w:r>
            </w:ins>
          </w:p>
        </w:tc>
      </w:tr>
      <w:tr w:rsidR="00140E07" w:rsidRPr="001C0152" w14:paraId="5F596B3D" w14:textId="77777777">
        <w:trPr>
          <w:trHeight w:val="230"/>
        </w:trPr>
        <w:tc>
          <w:tcPr>
            <w:tcW w:w="1011" w:type="pct"/>
            <w:tcBorders>
              <w:top w:val="nil"/>
              <w:left w:val="single" w:sz="4" w:space="0" w:color="auto"/>
              <w:bottom w:val="single" w:sz="4" w:space="0" w:color="000000"/>
              <w:right w:val="single" w:sz="4" w:space="0" w:color="auto"/>
            </w:tcBorders>
            <w:vAlign w:val="center"/>
            <w:cellMerge w:id="7284" w:author="KPMG_PQH" w:date="2026-04-07T11:25:00Z" w:vMerge="cont"/>
            <w:hideMark/>
          </w:tcPr>
          <w:p w14:paraId="2693CF80" w14:textId="78B41EB9" w:rsidR="00140E07" w:rsidRPr="001C0152" w:rsidRDefault="00322061">
            <w:pPr>
              <w:rPr>
                <w:rFonts w:ascii="Arial" w:hAnsi="Arial" w:cs="Arial"/>
                <w:color w:val="000000"/>
                <w:sz w:val="18"/>
                <w:szCs w:val="18"/>
                <w:lang w:eastAsia="en-US"/>
              </w:rPr>
            </w:pPr>
            <w:del w:id="7285" w:author="KPMG_PQH" w:date="2026-04-07T11:25:00Z" w16du:dateUtc="2026-04-07T04:25:00Z">
              <w:r w:rsidRPr="00322061">
                <w:rPr>
                  <w:rFonts w:ascii="Arial" w:hAnsi="Arial" w:cs="Arial"/>
                  <w:color w:val="000000"/>
                  <w:sz w:val="18"/>
                  <w:szCs w:val="18"/>
                  <w:lang w:eastAsia="en-US"/>
                </w:rPr>
                <w:delText>14</w:delText>
              </w:r>
            </w:del>
          </w:p>
        </w:tc>
        <w:tc>
          <w:tcPr>
            <w:tcW w:w="1260" w:type="pct"/>
            <w:tcBorders>
              <w:top w:val="nil"/>
              <w:left w:val="single" w:sz="4" w:space="0" w:color="auto"/>
              <w:bottom w:val="single" w:sz="4" w:space="0" w:color="000000"/>
              <w:right w:val="single" w:sz="4" w:space="0" w:color="auto"/>
            </w:tcBorders>
            <w:vAlign w:val="center"/>
            <w:cellMerge w:id="7286" w:author="KPMG_PQH" w:date="2026-04-07T11:25:00Z" w:vMerge="cont"/>
            <w:hideMark/>
          </w:tcPr>
          <w:p w14:paraId="0F8C2550" w14:textId="310B978B" w:rsidR="00140E07" w:rsidRPr="001C0152" w:rsidRDefault="00322061">
            <w:pPr>
              <w:rPr>
                <w:rFonts w:ascii="Arial" w:hAnsi="Arial" w:cs="Arial"/>
                <w:color w:val="000000"/>
                <w:sz w:val="18"/>
                <w:szCs w:val="18"/>
                <w:lang w:eastAsia="en-US"/>
              </w:rPr>
            </w:pPr>
            <w:del w:id="7287" w:author="KPMG_PQH" w:date="2026-04-07T11:25:00Z" w16du:dateUtc="2026-04-07T04:25:00Z">
              <w:r w:rsidRPr="00322061">
                <w:rPr>
                  <w:rFonts w:ascii="Arial" w:hAnsi="Arial" w:cs="Arial"/>
                  <w:color w:val="000000"/>
                  <w:sz w:val="18"/>
                  <w:szCs w:val="18"/>
                  <w:lang w:eastAsia="en-US"/>
                </w:rPr>
                <w:delText>ANSELL LIMITED</w:delText>
              </w:r>
            </w:del>
          </w:p>
        </w:tc>
        <w:tc>
          <w:tcPr>
            <w:tcW w:w="760" w:type="pct"/>
            <w:tcBorders>
              <w:top w:val="nil"/>
              <w:left w:val="single" w:sz="4" w:space="0" w:color="auto"/>
              <w:bottom w:val="single" w:sz="4" w:space="0" w:color="000000"/>
              <w:right w:val="single" w:sz="4" w:space="0" w:color="auto"/>
            </w:tcBorders>
            <w:vAlign w:val="center"/>
            <w:cellMerge w:id="7288" w:author="KPMG_PQH" w:date="2026-04-07T11:25:00Z" w:vMerge="cont"/>
            <w:hideMark/>
          </w:tcPr>
          <w:p w14:paraId="0E80304D" w14:textId="24C17E8C" w:rsidR="00140E07" w:rsidRPr="001C0152" w:rsidRDefault="00322061">
            <w:pPr>
              <w:rPr>
                <w:rFonts w:ascii="Arial" w:hAnsi="Arial" w:cs="Arial"/>
                <w:color w:val="000000"/>
                <w:sz w:val="18"/>
                <w:szCs w:val="18"/>
                <w:lang w:eastAsia="en-US"/>
              </w:rPr>
            </w:pPr>
            <w:del w:id="7289" w:author="KPMG_PQH" w:date="2026-04-07T11:25:00Z" w16du:dateUtc="2026-04-07T04:25:00Z">
              <w:r w:rsidRPr="00322061">
                <w:rPr>
                  <w:rFonts w:ascii="Arial" w:hAnsi="Arial" w:cs="Arial"/>
                  <w:color w:val="000000"/>
                  <w:sz w:val="18"/>
                  <w:szCs w:val="18"/>
                  <w:lang w:eastAsia="en-US"/>
                </w:rPr>
                <w:delText>Australia</w:delText>
              </w:r>
            </w:del>
          </w:p>
        </w:tc>
        <w:tc>
          <w:tcPr>
            <w:tcW w:w="1112" w:type="pct"/>
            <w:tcBorders>
              <w:top w:val="nil"/>
              <w:left w:val="nil"/>
              <w:bottom w:val="single" w:sz="4" w:space="0" w:color="auto"/>
              <w:right w:val="single" w:sz="4" w:space="0" w:color="auto"/>
            </w:tcBorders>
            <w:shd w:val="clear" w:color="000000" w:fill="DDEBF7"/>
            <w:vAlign w:val="center"/>
            <w:hideMark/>
          </w:tcPr>
          <w:p w14:paraId="66C9C353" w14:textId="2E208C8A" w:rsidR="00140E07" w:rsidRPr="001C0152" w:rsidRDefault="00322061">
            <w:pPr>
              <w:jc w:val="center"/>
              <w:rPr>
                <w:rFonts w:ascii="Arial" w:hAnsi="Arial" w:cs="Arial"/>
                <w:color w:val="000000"/>
                <w:sz w:val="18"/>
                <w:szCs w:val="18"/>
                <w:lang w:eastAsia="en-US"/>
              </w:rPr>
            </w:pPr>
            <w:del w:id="7290" w:author="KPMG_PQH" w:date="2026-04-07T11:25:00Z" w16du:dateUtc="2026-04-07T04:25:00Z">
              <w:r w:rsidRPr="00322061">
                <w:rPr>
                  <w:rFonts w:ascii="Arial" w:hAnsi="Arial" w:cs="Arial"/>
                  <w:color w:val="000000"/>
                  <w:sz w:val="18"/>
                  <w:szCs w:val="18"/>
                  <w:lang w:eastAsia="en-US"/>
                </w:rPr>
                <w:delText>Significantly different function</w:delText>
              </w:r>
            </w:del>
            <w:ins w:id="7291"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292" w:author="KPMG_PQH" w:date="2026-04-07T11:25:00Z"/>
            <w:hideMark/>
          </w:tcPr>
          <w:p w14:paraId="655740AF" w14:textId="77777777" w:rsidR="00140E07" w:rsidRPr="001C0152" w:rsidRDefault="00140E07">
            <w:pPr>
              <w:jc w:val="center"/>
              <w:rPr>
                <w:rFonts w:ascii="Arial" w:hAnsi="Arial" w:cs="Arial"/>
                <w:b/>
                <w:bCs/>
                <w:color w:val="000000"/>
                <w:sz w:val="18"/>
                <w:szCs w:val="18"/>
                <w:lang w:eastAsia="en-US"/>
              </w:rPr>
            </w:pPr>
            <w:ins w:id="7293" w:author="KPMG_PQH" w:date="2026-04-07T11:25:00Z" w16du:dateUtc="2026-04-07T04:25:00Z">
              <w:r>
                <w:rPr>
                  <w:rFonts w:ascii="Arial" w:hAnsi="Arial" w:cs="Arial"/>
                  <w:b/>
                  <w:bCs/>
                  <w:color w:val="000000"/>
                  <w:sz w:val="18"/>
                  <w:szCs w:val="18"/>
                </w:rPr>
                <w:t>6.3-7.4%</w:t>
              </w:r>
            </w:ins>
          </w:p>
        </w:tc>
      </w:tr>
      <w:tr w:rsidR="00140E07" w:rsidRPr="001C0152" w14:paraId="1DB7D280"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294" w:author="KPMG_PQH" w:date="2026-04-07T11:25:00Z" w:vMerge="rest"/>
            <w:hideMark/>
          </w:tcPr>
          <w:p w14:paraId="0473F20F" w14:textId="31BC4F25" w:rsidR="00140E07" w:rsidRPr="001C0152" w:rsidRDefault="00322061">
            <w:pPr>
              <w:jc w:val="center"/>
              <w:rPr>
                <w:rFonts w:ascii="Arial" w:hAnsi="Arial" w:cs="Arial"/>
                <w:color w:val="000000"/>
                <w:sz w:val="18"/>
                <w:szCs w:val="18"/>
                <w:lang w:eastAsia="en-US"/>
              </w:rPr>
            </w:pPr>
            <w:del w:id="7295" w:author="KPMG_PQH" w:date="2026-04-07T11:25:00Z" w16du:dateUtc="2026-04-07T04:25:00Z">
              <w:r w:rsidRPr="00322061">
                <w:rPr>
                  <w:rFonts w:ascii="Arial" w:hAnsi="Arial" w:cs="Arial"/>
                  <w:color w:val="000000"/>
                  <w:sz w:val="18"/>
                  <w:szCs w:val="18"/>
                  <w:lang w:eastAsia="en-US"/>
                </w:rPr>
                <w:delText>15</w:delText>
              </w:r>
            </w:del>
            <w:ins w:id="7296" w:author="KPMG_PQH" w:date="2026-04-07T11:25:00Z" w16du:dateUtc="2026-04-07T04:25:00Z">
              <w:r w:rsidR="00140E07" w:rsidRPr="001C0152">
                <w:rPr>
                  <w:rFonts w:ascii="Arial" w:hAnsi="Arial" w:cs="Arial"/>
                  <w:color w:val="000000"/>
                  <w:sz w:val="18"/>
                  <w:szCs w:val="18"/>
                  <w:lang w:eastAsia="en-US"/>
                </w:rPr>
                <w:t>01-31/08/</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297" w:author="KPMG_PQH" w:date="2026-04-07T11:25:00Z" w:vMerge="rest"/>
            <w:hideMark/>
          </w:tcPr>
          <w:p w14:paraId="6F19D654" w14:textId="2034FD15" w:rsidR="00140E07" w:rsidRPr="001C0152" w:rsidRDefault="00322061">
            <w:pPr>
              <w:jc w:val="center"/>
              <w:rPr>
                <w:rFonts w:ascii="Arial" w:hAnsi="Arial" w:cs="Arial"/>
                <w:color w:val="000000"/>
                <w:sz w:val="18"/>
                <w:szCs w:val="18"/>
                <w:lang w:eastAsia="en-US"/>
              </w:rPr>
            </w:pPr>
            <w:del w:id="7298" w:author="KPMG_PQH" w:date="2026-04-07T11:25:00Z" w16du:dateUtc="2026-04-07T04:25:00Z">
              <w:r w:rsidRPr="00322061">
                <w:rPr>
                  <w:rFonts w:ascii="Arial" w:hAnsi="Arial" w:cs="Arial"/>
                  <w:color w:val="000000"/>
                  <w:sz w:val="18"/>
                  <w:szCs w:val="18"/>
                  <w:lang w:eastAsia="en-US"/>
                </w:rPr>
                <w:delText>ANZHENG FASHION GROUP CO.,LTD</w:delText>
              </w:r>
            </w:del>
            <w:ins w:id="7299"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300" w:author="KPMG_PQH" w:date="2026-04-07T11:25:00Z" w:vMerge="rest"/>
            <w:hideMark/>
          </w:tcPr>
          <w:p w14:paraId="4D404D26" w14:textId="2BDDE2C6" w:rsidR="00140E07" w:rsidRPr="001C0152" w:rsidRDefault="00322061">
            <w:pPr>
              <w:jc w:val="center"/>
              <w:rPr>
                <w:rFonts w:ascii="Arial" w:hAnsi="Arial" w:cs="Arial"/>
                <w:color w:val="000000"/>
                <w:sz w:val="18"/>
                <w:szCs w:val="18"/>
                <w:lang w:eastAsia="en-US"/>
              </w:rPr>
            </w:pPr>
            <w:del w:id="7301" w:author="KPMG_PQH" w:date="2026-04-07T11:25:00Z" w16du:dateUtc="2026-04-07T04:25:00Z">
              <w:r w:rsidRPr="00322061">
                <w:rPr>
                  <w:rFonts w:ascii="Arial" w:hAnsi="Arial" w:cs="Arial"/>
                  <w:color w:val="000000"/>
                  <w:sz w:val="18"/>
                  <w:szCs w:val="18"/>
                  <w:lang w:eastAsia="en-US"/>
                </w:rPr>
                <w:delText>China</w:delText>
              </w:r>
            </w:del>
            <w:ins w:id="7302"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36DC95BA" w14:textId="7A519F17" w:rsidR="00140E07" w:rsidRPr="001C0152" w:rsidRDefault="00322061">
            <w:pPr>
              <w:jc w:val="center"/>
              <w:rPr>
                <w:rFonts w:ascii="Arial" w:hAnsi="Arial" w:cs="Arial"/>
                <w:color w:val="000000"/>
                <w:sz w:val="18"/>
                <w:szCs w:val="18"/>
                <w:lang w:eastAsia="en-US"/>
              </w:rPr>
            </w:pPr>
            <w:del w:id="7303" w:author="KPMG_PQH" w:date="2026-04-07T11:25:00Z" w16du:dateUtc="2026-04-07T04:25:00Z">
              <w:r w:rsidRPr="00322061">
                <w:rPr>
                  <w:rFonts w:ascii="Arial" w:hAnsi="Arial" w:cs="Arial"/>
                  <w:color w:val="000000"/>
                  <w:sz w:val="18"/>
                  <w:szCs w:val="18"/>
                  <w:lang w:eastAsia="en-US"/>
                </w:rPr>
                <w:delText>Significantly different product</w:delText>
              </w:r>
            </w:del>
            <w:ins w:id="7304"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305" w:author="KPMG_PQH" w:date="2026-04-07T11:25:00Z"/>
            <w:hideMark/>
          </w:tcPr>
          <w:p w14:paraId="4768E220" w14:textId="77777777" w:rsidR="00140E07" w:rsidRPr="001C0152" w:rsidRDefault="00140E07">
            <w:pPr>
              <w:jc w:val="center"/>
              <w:rPr>
                <w:rFonts w:ascii="Arial" w:hAnsi="Arial" w:cs="Arial"/>
                <w:b/>
                <w:bCs/>
                <w:color w:val="000000"/>
                <w:sz w:val="18"/>
                <w:szCs w:val="18"/>
                <w:lang w:eastAsia="en-US"/>
              </w:rPr>
            </w:pPr>
            <w:ins w:id="7306" w:author="KPMG_PQH" w:date="2026-04-07T11:25:00Z" w16du:dateUtc="2026-04-07T04:25:00Z">
              <w:r>
                <w:rPr>
                  <w:rFonts w:ascii="Arial" w:hAnsi="Arial" w:cs="Arial"/>
                  <w:b/>
                  <w:bCs/>
                  <w:color w:val="000000"/>
                  <w:sz w:val="18"/>
                  <w:szCs w:val="18"/>
                </w:rPr>
                <w:t>4.1-5.0%</w:t>
              </w:r>
            </w:ins>
          </w:p>
        </w:tc>
      </w:tr>
      <w:tr w:rsidR="00140E07" w:rsidRPr="001C0152" w14:paraId="49BF1219" w14:textId="77777777">
        <w:trPr>
          <w:trHeight w:val="230"/>
        </w:trPr>
        <w:tc>
          <w:tcPr>
            <w:tcW w:w="1011" w:type="pct"/>
            <w:tcBorders>
              <w:top w:val="nil"/>
              <w:left w:val="single" w:sz="4" w:space="0" w:color="auto"/>
              <w:bottom w:val="single" w:sz="4" w:space="0" w:color="000000"/>
              <w:right w:val="single" w:sz="4" w:space="0" w:color="auto"/>
            </w:tcBorders>
            <w:vAlign w:val="center"/>
            <w:cellMerge w:id="7307" w:author="KPMG_PQH" w:date="2026-04-07T11:25:00Z" w:vMerge="cont"/>
            <w:hideMark/>
          </w:tcPr>
          <w:p w14:paraId="3013290E" w14:textId="28513B67" w:rsidR="00140E07" w:rsidRPr="001C0152" w:rsidRDefault="00322061">
            <w:pPr>
              <w:rPr>
                <w:rFonts w:ascii="Arial" w:hAnsi="Arial" w:cs="Arial"/>
                <w:color w:val="000000"/>
                <w:sz w:val="18"/>
                <w:szCs w:val="18"/>
                <w:lang w:eastAsia="en-US"/>
              </w:rPr>
            </w:pPr>
            <w:del w:id="7308" w:author="KPMG_PQH" w:date="2026-04-07T11:25:00Z" w16du:dateUtc="2026-04-07T04:25:00Z">
              <w:r w:rsidRPr="00322061">
                <w:rPr>
                  <w:rFonts w:ascii="Arial" w:hAnsi="Arial" w:cs="Arial"/>
                  <w:color w:val="000000"/>
                  <w:sz w:val="18"/>
                  <w:szCs w:val="18"/>
                  <w:lang w:eastAsia="en-US"/>
                </w:rPr>
                <w:delText>16</w:delText>
              </w:r>
            </w:del>
          </w:p>
        </w:tc>
        <w:tc>
          <w:tcPr>
            <w:tcW w:w="1260" w:type="pct"/>
            <w:tcBorders>
              <w:top w:val="nil"/>
              <w:left w:val="single" w:sz="4" w:space="0" w:color="auto"/>
              <w:bottom w:val="single" w:sz="4" w:space="0" w:color="000000"/>
              <w:right w:val="single" w:sz="4" w:space="0" w:color="auto"/>
            </w:tcBorders>
            <w:vAlign w:val="center"/>
            <w:cellMerge w:id="7309" w:author="KPMG_PQH" w:date="2026-04-07T11:25:00Z" w:vMerge="cont"/>
            <w:hideMark/>
          </w:tcPr>
          <w:p w14:paraId="6A1ACC89" w14:textId="4F60B69C" w:rsidR="00140E07" w:rsidRPr="001C0152" w:rsidRDefault="00322061">
            <w:pPr>
              <w:rPr>
                <w:rFonts w:ascii="Arial" w:hAnsi="Arial" w:cs="Arial"/>
                <w:color w:val="000000"/>
                <w:sz w:val="18"/>
                <w:szCs w:val="18"/>
                <w:lang w:eastAsia="en-US"/>
              </w:rPr>
            </w:pPr>
            <w:del w:id="7310" w:author="KPMG_PQH" w:date="2026-04-07T11:25:00Z" w16du:dateUtc="2026-04-07T04:25:00Z">
              <w:r w:rsidRPr="00322061">
                <w:rPr>
                  <w:rFonts w:ascii="Arial" w:hAnsi="Arial" w:cs="Arial"/>
                  <w:color w:val="000000"/>
                  <w:sz w:val="18"/>
                  <w:szCs w:val="18"/>
                  <w:lang w:eastAsia="en-US"/>
                </w:rPr>
                <w:delText>ARIG GAL JSC</w:delText>
              </w:r>
            </w:del>
          </w:p>
        </w:tc>
        <w:tc>
          <w:tcPr>
            <w:tcW w:w="760" w:type="pct"/>
            <w:tcBorders>
              <w:top w:val="nil"/>
              <w:left w:val="single" w:sz="4" w:space="0" w:color="auto"/>
              <w:bottom w:val="single" w:sz="4" w:space="0" w:color="000000"/>
              <w:right w:val="single" w:sz="4" w:space="0" w:color="auto"/>
            </w:tcBorders>
            <w:vAlign w:val="center"/>
            <w:cellMerge w:id="7311" w:author="KPMG_PQH" w:date="2026-04-07T11:25:00Z" w:vMerge="cont"/>
            <w:hideMark/>
          </w:tcPr>
          <w:p w14:paraId="2125846E" w14:textId="4C4A507E" w:rsidR="00140E07" w:rsidRPr="001C0152" w:rsidRDefault="00322061">
            <w:pPr>
              <w:rPr>
                <w:rFonts w:ascii="Arial" w:hAnsi="Arial" w:cs="Arial"/>
                <w:color w:val="000000"/>
                <w:sz w:val="18"/>
                <w:szCs w:val="18"/>
                <w:lang w:eastAsia="en-US"/>
              </w:rPr>
            </w:pPr>
            <w:del w:id="7312" w:author="KPMG_PQH" w:date="2026-04-07T11:25:00Z" w16du:dateUtc="2026-04-07T04:25:00Z">
              <w:r w:rsidRPr="00322061">
                <w:rPr>
                  <w:rFonts w:ascii="Arial" w:hAnsi="Arial" w:cs="Arial"/>
                  <w:color w:val="000000"/>
                  <w:sz w:val="18"/>
                  <w:szCs w:val="18"/>
                  <w:lang w:eastAsia="en-US"/>
                </w:rPr>
                <w:delText>Mongolia</w:delText>
              </w:r>
            </w:del>
          </w:p>
        </w:tc>
        <w:tc>
          <w:tcPr>
            <w:tcW w:w="1112" w:type="pct"/>
            <w:tcBorders>
              <w:top w:val="nil"/>
              <w:left w:val="nil"/>
              <w:bottom w:val="single" w:sz="4" w:space="0" w:color="auto"/>
              <w:right w:val="single" w:sz="4" w:space="0" w:color="auto"/>
            </w:tcBorders>
            <w:shd w:val="clear" w:color="000000" w:fill="DDEBF7"/>
            <w:vAlign w:val="center"/>
            <w:hideMark/>
          </w:tcPr>
          <w:p w14:paraId="37562F93" w14:textId="59FED919" w:rsidR="00140E07" w:rsidRPr="001C0152" w:rsidRDefault="00322061">
            <w:pPr>
              <w:jc w:val="center"/>
              <w:rPr>
                <w:rFonts w:ascii="Arial" w:hAnsi="Arial" w:cs="Arial"/>
                <w:color w:val="000000"/>
                <w:sz w:val="18"/>
                <w:szCs w:val="18"/>
                <w:lang w:eastAsia="en-US"/>
              </w:rPr>
            </w:pPr>
            <w:del w:id="7313" w:author="KPMG_PQH" w:date="2026-04-07T11:25:00Z" w16du:dateUtc="2026-04-07T04:25:00Z">
              <w:r w:rsidRPr="00322061">
                <w:rPr>
                  <w:rFonts w:ascii="Arial" w:hAnsi="Arial" w:cs="Arial"/>
                  <w:color w:val="000000"/>
                  <w:sz w:val="18"/>
                  <w:szCs w:val="18"/>
                  <w:lang w:eastAsia="en-US"/>
                </w:rPr>
                <w:delText>Unavailability of financial data</w:delText>
              </w:r>
            </w:del>
            <w:ins w:id="7314"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315" w:author="KPMG_PQH" w:date="2026-04-07T11:25:00Z"/>
            <w:hideMark/>
          </w:tcPr>
          <w:p w14:paraId="006BFC6A" w14:textId="77777777" w:rsidR="00140E07" w:rsidRPr="001C0152" w:rsidRDefault="00140E07">
            <w:pPr>
              <w:jc w:val="center"/>
              <w:rPr>
                <w:rFonts w:ascii="Arial" w:hAnsi="Arial" w:cs="Arial"/>
                <w:b/>
                <w:bCs/>
                <w:color w:val="000000"/>
                <w:sz w:val="18"/>
                <w:szCs w:val="18"/>
                <w:lang w:eastAsia="en-US"/>
              </w:rPr>
            </w:pPr>
            <w:ins w:id="7316" w:author="KPMG_PQH" w:date="2026-04-07T11:25:00Z" w16du:dateUtc="2026-04-07T04:25:00Z">
              <w:r>
                <w:rPr>
                  <w:rFonts w:ascii="Arial" w:hAnsi="Arial" w:cs="Arial"/>
                  <w:b/>
                  <w:bCs/>
                  <w:color w:val="000000"/>
                  <w:sz w:val="18"/>
                  <w:szCs w:val="18"/>
                </w:rPr>
                <w:t>6.3-7.3%</w:t>
              </w:r>
            </w:ins>
          </w:p>
        </w:tc>
      </w:tr>
      <w:tr w:rsidR="00140E07" w:rsidRPr="001C0152" w14:paraId="2BF7B091"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317" w:author="KPMG_PQH" w:date="2026-04-07T11:25:00Z" w:vMerge="rest"/>
            <w:hideMark/>
          </w:tcPr>
          <w:p w14:paraId="42262DA3" w14:textId="20DB806E" w:rsidR="00140E07" w:rsidRPr="001C0152" w:rsidRDefault="00322061">
            <w:pPr>
              <w:jc w:val="center"/>
              <w:rPr>
                <w:rFonts w:ascii="Arial" w:hAnsi="Arial" w:cs="Arial"/>
                <w:color w:val="000000"/>
                <w:sz w:val="18"/>
                <w:szCs w:val="18"/>
                <w:lang w:eastAsia="en-US"/>
              </w:rPr>
            </w:pPr>
            <w:del w:id="7318" w:author="KPMG_PQH" w:date="2026-04-07T11:25:00Z" w16du:dateUtc="2026-04-07T04:25:00Z">
              <w:r w:rsidRPr="00322061">
                <w:rPr>
                  <w:rFonts w:ascii="Arial" w:hAnsi="Arial" w:cs="Arial"/>
                  <w:color w:val="000000"/>
                  <w:sz w:val="18"/>
                  <w:szCs w:val="18"/>
                  <w:lang w:eastAsia="en-US"/>
                </w:rPr>
                <w:delText>17</w:delText>
              </w:r>
            </w:del>
            <w:ins w:id="7319" w:author="KPMG_PQH" w:date="2026-04-07T11:25:00Z" w16du:dateUtc="2026-04-07T04:25:00Z">
              <w:r w:rsidR="00140E07" w:rsidRPr="001C0152">
                <w:rPr>
                  <w:rFonts w:ascii="Arial" w:hAnsi="Arial" w:cs="Arial"/>
                  <w:color w:val="000000"/>
                  <w:sz w:val="18"/>
                  <w:szCs w:val="18"/>
                  <w:lang w:eastAsia="en-US"/>
                </w:rPr>
                <w:t>01-30/09/</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320" w:author="KPMG_PQH" w:date="2026-04-07T11:25:00Z" w:vMerge="rest"/>
            <w:hideMark/>
          </w:tcPr>
          <w:p w14:paraId="4DB1A260" w14:textId="1FDAC877" w:rsidR="00140E07" w:rsidRPr="001C0152" w:rsidRDefault="00322061">
            <w:pPr>
              <w:jc w:val="center"/>
              <w:rPr>
                <w:rFonts w:ascii="Arial" w:hAnsi="Arial" w:cs="Arial"/>
                <w:color w:val="000000"/>
                <w:sz w:val="18"/>
                <w:szCs w:val="18"/>
                <w:lang w:eastAsia="en-US"/>
              </w:rPr>
            </w:pPr>
            <w:del w:id="7321" w:author="KPMG_PQH" w:date="2026-04-07T11:25:00Z" w16du:dateUtc="2026-04-07T04:25:00Z">
              <w:r w:rsidRPr="00322061">
                <w:rPr>
                  <w:rFonts w:ascii="Arial" w:hAnsi="Arial" w:cs="Arial"/>
                  <w:color w:val="000000"/>
                  <w:sz w:val="18"/>
                  <w:szCs w:val="18"/>
                  <w:lang w:eastAsia="en-US"/>
                </w:rPr>
                <w:delText>ARTEDZ FABS LTD</w:delText>
              </w:r>
            </w:del>
            <w:ins w:id="7322"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323" w:author="KPMG_PQH" w:date="2026-04-07T11:25:00Z" w:vMerge="rest"/>
            <w:hideMark/>
          </w:tcPr>
          <w:p w14:paraId="32AF26C0" w14:textId="2749422B" w:rsidR="00140E07" w:rsidRPr="001C0152" w:rsidRDefault="00322061">
            <w:pPr>
              <w:jc w:val="center"/>
              <w:rPr>
                <w:rFonts w:ascii="Arial" w:hAnsi="Arial" w:cs="Arial"/>
                <w:color w:val="000000"/>
                <w:sz w:val="18"/>
                <w:szCs w:val="18"/>
                <w:lang w:eastAsia="en-US"/>
              </w:rPr>
            </w:pPr>
            <w:del w:id="7324" w:author="KPMG_PQH" w:date="2026-04-07T11:25:00Z" w16du:dateUtc="2026-04-07T04:25:00Z">
              <w:r w:rsidRPr="00322061">
                <w:rPr>
                  <w:rFonts w:ascii="Arial" w:hAnsi="Arial" w:cs="Arial"/>
                  <w:color w:val="000000"/>
                  <w:sz w:val="18"/>
                  <w:szCs w:val="18"/>
                  <w:lang w:eastAsia="en-US"/>
                </w:rPr>
                <w:delText>India</w:delText>
              </w:r>
            </w:del>
            <w:ins w:id="7325"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046E607B" w14:textId="407C234B" w:rsidR="00140E07" w:rsidRPr="001C0152" w:rsidRDefault="00322061">
            <w:pPr>
              <w:jc w:val="center"/>
              <w:rPr>
                <w:rFonts w:ascii="Arial" w:hAnsi="Arial" w:cs="Arial"/>
                <w:color w:val="000000"/>
                <w:sz w:val="18"/>
                <w:szCs w:val="18"/>
                <w:lang w:eastAsia="en-US"/>
              </w:rPr>
            </w:pPr>
            <w:del w:id="7326" w:author="KPMG_PQH" w:date="2026-04-07T11:25:00Z" w16du:dateUtc="2026-04-07T04:25:00Z">
              <w:r w:rsidRPr="00322061">
                <w:rPr>
                  <w:rFonts w:ascii="Arial" w:hAnsi="Arial" w:cs="Arial"/>
                  <w:color w:val="000000"/>
                  <w:sz w:val="18"/>
                  <w:szCs w:val="18"/>
                  <w:lang w:eastAsia="en-US"/>
                </w:rPr>
                <w:delText>Unavailability of financial data</w:delText>
              </w:r>
            </w:del>
            <w:ins w:id="7327"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328" w:author="KPMG_PQH" w:date="2026-04-07T11:25:00Z"/>
            <w:hideMark/>
          </w:tcPr>
          <w:p w14:paraId="19780229" w14:textId="77777777" w:rsidR="00140E07" w:rsidRPr="001C0152" w:rsidRDefault="00140E07">
            <w:pPr>
              <w:jc w:val="center"/>
              <w:rPr>
                <w:rFonts w:ascii="Arial" w:hAnsi="Arial" w:cs="Arial"/>
                <w:b/>
                <w:bCs/>
                <w:color w:val="000000"/>
                <w:sz w:val="18"/>
                <w:szCs w:val="18"/>
                <w:lang w:eastAsia="en-US"/>
              </w:rPr>
            </w:pPr>
            <w:ins w:id="7329" w:author="KPMG_PQH" w:date="2026-04-07T11:25:00Z" w16du:dateUtc="2026-04-07T04:25:00Z">
              <w:r>
                <w:rPr>
                  <w:rFonts w:ascii="Arial" w:hAnsi="Arial" w:cs="Arial"/>
                  <w:b/>
                  <w:bCs/>
                  <w:color w:val="000000"/>
                  <w:sz w:val="18"/>
                  <w:szCs w:val="18"/>
                </w:rPr>
                <w:t>4.1-5.0%</w:t>
              </w:r>
            </w:ins>
          </w:p>
        </w:tc>
      </w:tr>
      <w:tr w:rsidR="00140E07" w:rsidRPr="001C0152" w14:paraId="1EF301D9" w14:textId="77777777">
        <w:trPr>
          <w:trHeight w:val="230"/>
        </w:trPr>
        <w:tc>
          <w:tcPr>
            <w:tcW w:w="1011" w:type="pct"/>
            <w:tcBorders>
              <w:top w:val="nil"/>
              <w:left w:val="single" w:sz="4" w:space="0" w:color="auto"/>
              <w:bottom w:val="single" w:sz="4" w:space="0" w:color="000000"/>
              <w:right w:val="single" w:sz="4" w:space="0" w:color="auto"/>
            </w:tcBorders>
            <w:vAlign w:val="center"/>
            <w:cellMerge w:id="7330" w:author="KPMG_PQH" w:date="2026-04-07T11:25:00Z" w:vMerge="cont"/>
            <w:hideMark/>
          </w:tcPr>
          <w:p w14:paraId="583D8410" w14:textId="7562CC82" w:rsidR="00140E07" w:rsidRPr="001C0152" w:rsidRDefault="00322061">
            <w:pPr>
              <w:rPr>
                <w:rFonts w:ascii="Arial" w:hAnsi="Arial" w:cs="Arial"/>
                <w:color w:val="000000"/>
                <w:sz w:val="18"/>
                <w:szCs w:val="18"/>
                <w:lang w:eastAsia="en-US"/>
              </w:rPr>
            </w:pPr>
            <w:del w:id="7331" w:author="KPMG_PQH" w:date="2026-04-07T11:25:00Z" w16du:dateUtc="2026-04-07T04:25:00Z">
              <w:r w:rsidRPr="00322061">
                <w:rPr>
                  <w:rFonts w:ascii="Arial" w:hAnsi="Arial" w:cs="Arial"/>
                  <w:color w:val="000000"/>
                  <w:sz w:val="18"/>
                  <w:szCs w:val="18"/>
                  <w:lang w:eastAsia="en-US"/>
                </w:rPr>
                <w:delText>18</w:delText>
              </w:r>
            </w:del>
          </w:p>
        </w:tc>
        <w:tc>
          <w:tcPr>
            <w:tcW w:w="1260" w:type="pct"/>
            <w:tcBorders>
              <w:top w:val="nil"/>
              <w:left w:val="single" w:sz="4" w:space="0" w:color="auto"/>
              <w:bottom w:val="single" w:sz="4" w:space="0" w:color="000000"/>
              <w:right w:val="single" w:sz="4" w:space="0" w:color="auto"/>
            </w:tcBorders>
            <w:vAlign w:val="center"/>
            <w:cellMerge w:id="7332" w:author="KPMG_PQH" w:date="2026-04-07T11:25:00Z" w:vMerge="cont"/>
            <w:hideMark/>
          </w:tcPr>
          <w:p w14:paraId="4B004E67" w14:textId="6A4C9661" w:rsidR="00140E07" w:rsidRPr="001C0152" w:rsidRDefault="00322061">
            <w:pPr>
              <w:rPr>
                <w:rFonts w:ascii="Arial" w:hAnsi="Arial" w:cs="Arial"/>
                <w:color w:val="000000"/>
                <w:sz w:val="18"/>
                <w:szCs w:val="18"/>
                <w:lang w:eastAsia="en-US"/>
              </w:rPr>
            </w:pPr>
            <w:del w:id="7333" w:author="KPMG_PQH" w:date="2026-04-07T11:25:00Z" w16du:dateUtc="2026-04-07T04:25:00Z">
              <w:r w:rsidRPr="00322061">
                <w:rPr>
                  <w:rFonts w:ascii="Arial" w:hAnsi="Arial" w:cs="Arial"/>
                  <w:color w:val="000000"/>
                  <w:sz w:val="18"/>
                  <w:szCs w:val="18"/>
                  <w:lang w:eastAsia="en-US"/>
                </w:rPr>
                <w:delText>ARVIND FASHIONS LTD</w:delText>
              </w:r>
            </w:del>
          </w:p>
        </w:tc>
        <w:tc>
          <w:tcPr>
            <w:tcW w:w="760" w:type="pct"/>
            <w:tcBorders>
              <w:top w:val="nil"/>
              <w:left w:val="single" w:sz="4" w:space="0" w:color="auto"/>
              <w:bottom w:val="single" w:sz="4" w:space="0" w:color="000000"/>
              <w:right w:val="single" w:sz="4" w:space="0" w:color="auto"/>
            </w:tcBorders>
            <w:vAlign w:val="center"/>
            <w:cellMerge w:id="7334" w:author="KPMG_PQH" w:date="2026-04-07T11:25:00Z" w:vMerge="cont"/>
            <w:hideMark/>
          </w:tcPr>
          <w:p w14:paraId="65CC912B" w14:textId="1731EA85" w:rsidR="00140E07" w:rsidRPr="001C0152" w:rsidRDefault="00322061">
            <w:pPr>
              <w:rPr>
                <w:rFonts w:ascii="Arial" w:hAnsi="Arial" w:cs="Arial"/>
                <w:color w:val="000000"/>
                <w:sz w:val="18"/>
                <w:szCs w:val="18"/>
                <w:lang w:eastAsia="en-US"/>
              </w:rPr>
            </w:pPr>
            <w:del w:id="7335" w:author="KPMG_PQH" w:date="2026-04-07T11:25:00Z" w16du:dateUtc="2026-04-07T04:25:00Z">
              <w:r w:rsidRPr="00322061">
                <w:rPr>
                  <w:rFonts w:ascii="Arial" w:hAnsi="Arial" w:cs="Arial"/>
                  <w:color w:val="000000"/>
                  <w:sz w:val="18"/>
                  <w:szCs w:val="18"/>
                  <w:lang w:eastAsia="en-US"/>
                </w:rPr>
                <w:delText>India</w:delText>
              </w:r>
            </w:del>
          </w:p>
        </w:tc>
        <w:tc>
          <w:tcPr>
            <w:tcW w:w="1112" w:type="pct"/>
            <w:tcBorders>
              <w:top w:val="nil"/>
              <w:left w:val="nil"/>
              <w:bottom w:val="single" w:sz="4" w:space="0" w:color="auto"/>
              <w:right w:val="single" w:sz="4" w:space="0" w:color="auto"/>
            </w:tcBorders>
            <w:shd w:val="clear" w:color="000000" w:fill="DDEBF7"/>
            <w:vAlign w:val="center"/>
            <w:hideMark/>
          </w:tcPr>
          <w:p w14:paraId="73EA10F5" w14:textId="70FEBDA4" w:rsidR="00140E07" w:rsidRPr="001C0152" w:rsidRDefault="00322061">
            <w:pPr>
              <w:jc w:val="center"/>
              <w:rPr>
                <w:rFonts w:ascii="Arial" w:hAnsi="Arial" w:cs="Arial"/>
                <w:color w:val="000000"/>
                <w:sz w:val="18"/>
                <w:szCs w:val="18"/>
                <w:lang w:eastAsia="en-US"/>
              </w:rPr>
            </w:pPr>
            <w:del w:id="7336" w:author="KPMG_PQH" w:date="2026-04-07T11:25:00Z" w16du:dateUtc="2026-04-07T04:25:00Z">
              <w:r w:rsidRPr="00322061">
                <w:rPr>
                  <w:rFonts w:ascii="Arial" w:hAnsi="Arial" w:cs="Arial"/>
                  <w:color w:val="000000"/>
                  <w:sz w:val="18"/>
                  <w:szCs w:val="18"/>
                  <w:lang w:eastAsia="en-US"/>
                </w:rPr>
                <w:delText>Unavailability of financial data</w:delText>
              </w:r>
            </w:del>
            <w:ins w:id="7337"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338" w:author="KPMG_PQH" w:date="2026-04-07T11:25:00Z"/>
            <w:hideMark/>
          </w:tcPr>
          <w:p w14:paraId="75998E3F" w14:textId="77777777" w:rsidR="00140E07" w:rsidRPr="001C0152" w:rsidRDefault="00140E07">
            <w:pPr>
              <w:jc w:val="center"/>
              <w:rPr>
                <w:rFonts w:ascii="Arial" w:hAnsi="Arial" w:cs="Arial"/>
                <w:b/>
                <w:bCs/>
                <w:color w:val="000000"/>
                <w:sz w:val="18"/>
                <w:szCs w:val="18"/>
                <w:lang w:eastAsia="en-US"/>
              </w:rPr>
            </w:pPr>
            <w:ins w:id="7339" w:author="KPMG_PQH" w:date="2026-04-07T11:25:00Z" w16du:dateUtc="2026-04-07T04:25:00Z">
              <w:r>
                <w:rPr>
                  <w:rFonts w:ascii="Arial" w:hAnsi="Arial" w:cs="Arial"/>
                  <w:b/>
                  <w:bCs/>
                  <w:color w:val="000000"/>
                  <w:sz w:val="18"/>
                  <w:szCs w:val="18"/>
                </w:rPr>
                <w:t>6.2-7.3%</w:t>
              </w:r>
            </w:ins>
          </w:p>
        </w:tc>
      </w:tr>
      <w:tr w:rsidR="00140E07" w:rsidRPr="001C0152" w14:paraId="4AFE21A9"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340" w:author="KPMG_PQH" w:date="2026-04-07T11:25:00Z" w:vMerge="rest"/>
            <w:hideMark/>
          </w:tcPr>
          <w:p w14:paraId="6B9A9827" w14:textId="77BE27CC" w:rsidR="00140E07" w:rsidRPr="001C0152" w:rsidRDefault="00322061">
            <w:pPr>
              <w:jc w:val="center"/>
              <w:rPr>
                <w:rFonts w:ascii="Arial" w:hAnsi="Arial" w:cs="Arial"/>
                <w:color w:val="000000"/>
                <w:sz w:val="18"/>
                <w:szCs w:val="18"/>
                <w:lang w:eastAsia="en-US"/>
              </w:rPr>
            </w:pPr>
            <w:del w:id="7341" w:author="KPMG_PQH" w:date="2026-04-07T11:25:00Z" w16du:dateUtc="2026-04-07T04:25:00Z">
              <w:r w:rsidRPr="00322061">
                <w:rPr>
                  <w:rFonts w:ascii="Arial" w:hAnsi="Arial" w:cs="Arial"/>
                  <w:color w:val="000000"/>
                  <w:sz w:val="18"/>
                  <w:szCs w:val="18"/>
                  <w:lang w:eastAsia="en-US"/>
                </w:rPr>
                <w:delText>19</w:delText>
              </w:r>
            </w:del>
            <w:ins w:id="7342" w:author="KPMG_PQH" w:date="2026-04-07T11:25:00Z" w16du:dateUtc="2026-04-07T04:25:00Z">
              <w:r w:rsidR="00140E07" w:rsidRPr="001C0152">
                <w:rPr>
                  <w:rFonts w:ascii="Arial" w:hAnsi="Arial" w:cs="Arial"/>
                  <w:color w:val="000000"/>
                  <w:sz w:val="18"/>
                  <w:szCs w:val="18"/>
                  <w:lang w:eastAsia="en-US"/>
                </w:rPr>
                <w:t>01-31/10/</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343" w:author="KPMG_PQH" w:date="2026-04-07T11:25:00Z" w:vMerge="rest"/>
            <w:hideMark/>
          </w:tcPr>
          <w:p w14:paraId="24CC0475" w14:textId="5509BA9D" w:rsidR="00140E07" w:rsidRPr="001C0152" w:rsidRDefault="00322061">
            <w:pPr>
              <w:jc w:val="center"/>
              <w:rPr>
                <w:rFonts w:ascii="Arial" w:hAnsi="Arial" w:cs="Arial"/>
                <w:color w:val="000000"/>
                <w:sz w:val="18"/>
                <w:szCs w:val="18"/>
                <w:lang w:eastAsia="en-US"/>
              </w:rPr>
            </w:pPr>
            <w:del w:id="7344" w:author="KPMG_PQH" w:date="2026-04-07T11:25:00Z" w16du:dateUtc="2026-04-07T04:25:00Z">
              <w:r w:rsidRPr="00322061">
                <w:rPr>
                  <w:rFonts w:ascii="Arial" w:hAnsi="Arial" w:cs="Arial"/>
                  <w:color w:val="000000"/>
                  <w:sz w:val="18"/>
                  <w:szCs w:val="18"/>
                  <w:lang w:eastAsia="en-US"/>
                </w:rPr>
                <w:delText>ASAHI RUBBER INC</w:delText>
              </w:r>
            </w:del>
            <w:ins w:id="7345"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346" w:author="KPMG_PQH" w:date="2026-04-07T11:25:00Z" w:vMerge="rest"/>
            <w:hideMark/>
          </w:tcPr>
          <w:p w14:paraId="41D3D2BF" w14:textId="7148FC76" w:rsidR="00140E07" w:rsidRPr="001C0152" w:rsidRDefault="00322061">
            <w:pPr>
              <w:jc w:val="center"/>
              <w:rPr>
                <w:rFonts w:ascii="Arial" w:hAnsi="Arial" w:cs="Arial"/>
                <w:color w:val="000000"/>
                <w:sz w:val="18"/>
                <w:szCs w:val="18"/>
                <w:lang w:eastAsia="en-US"/>
              </w:rPr>
            </w:pPr>
            <w:del w:id="7347" w:author="KPMG_PQH" w:date="2026-04-07T11:25:00Z" w16du:dateUtc="2026-04-07T04:25:00Z">
              <w:r w:rsidRPr="00322061">
                <w:rPr>
                  <w:rFonts w:ascii="Arial" w:hAnsi="Arial" w:cs="Arial"/>
                  <w:color w:val="000000"/>
                  <w:sz w:val="18"/>
                  <w:szCs w:val="18"/>
                  <w:lang w:eastAsia="en-US"/>
                </w:rPr>
                <w:delText>Japan</w:delText>
              </w:r>
            </w:del>
            <w:ins w:id="7348"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7648C5D8" w14:textId="180A3C7F" w:rsidR="00140E07" w:rsidRPr="001C0152" w:rsidRDefault="00322061">
            <w:pPr>
              <w:jc w:val="center"/>
              <w:rPr>
                <w:rFonts w:ascii="Arial" w:hAnsi="Arial" w:cs="Arial"/>
                <w:color w:val="000000"/>
                <w:sz w:val="18"/>
                <w:szCs w:val="18"/>
                <w:lang w:eastAsia="en-US"/>
              </w:rPr>
            </w:pPr>
            <w:del w:id="7349" w:author="KPMG_PQH" w:date="2026-04-07T11:25:00Z" w16du:dateUtc="2026-04-07T04:25:00Z">
              <w:r w:rsidRPr="00322061">
                <w:rPr>
                  <w:rFonts w:ascii="Arial" w:hAnsi="Arial" w:cs="Arial"/>
                  <w:color w:val="000000"/>
                  <w:sz w:val="18"/>
                  <w:szCs w:val="18"/>
                  <w:lang w:eastAsia="en-US"/>
                </w:rPr>
                <w:delText>Significantly different product</w:delText>
              </w:r>
            </w:del>
            <w:ins w:id="7350"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351" w:author="KPMG_PQH" w:date="2026-04-07T11:25:00Z"/>
            <w:hideMark/>
          </w:tcPr>
          <w:p w14:paraId="60DAF537" w14:textId="77777777" w:rsidR="00140E07" w:rsidRPr="001C0152" w:rsidRDefault="00140E07">
            <w:pPr>
              <w:jc w:val="center"/>
              <w:rPr>
                <w:rFonts w:ascii="Arial" w:hAnsi="Arial" w:cs="Arial"/>
                <w:b/>
                <w:bCs/>
                <w:color w:val="000000"/>
                <w:sz w:val="18"/>
                <w:szCs w:val="18"/>
                <w:lang w:eastAsia="en-US"/>
              </w:rPr>
            </w:pPr>
            <w:ins w:id="7352" w:author="KPMG_PQH" w:date="2026-04-07T11:25:00Z" w16du:dateUtc="2026-04-07T04:25:00Z">
              <w:r>
                <w:rPr>
                  <w:rFonts w:ascii="Arial" w:hAnsi="Arial" w:cs="Arial"/>
                  <w:b/>
                  <w:bCs/>
                  <w:color w:val="000000"/>
                  <w:sz w:val="18"/>
                  <w:szCs w:val="18"/>
                </w:rPr>
                <w:t>4.1-5.0%</w:t>
              </w:r>
            </w:ins>
          </w:p>
        </w:tc>
      </w:tr>
      <w:tr w:rsidR="00140E07" w:rsidRPr="001C0152" w14:paraId="6B78A6FA" w14:textId="77777777">
        <w:trPr>
          <w:trHeight w:val="230"/>
        </w:trPr>
        <w:tc>
          <w:tcPr>
            <w:tcW w:w="1011" w:type="pct"/>
            <w:tcBorders>
              <w:top w:val="nil"/>
              <w:left w:val="single" w:sz="4" w:space="0" w:color="auto"/>
              <w:bottom w:val="single" w:sz="4" w:space="0" w:color="000000"/>
              <w:right w:val="single" w:sz="4" w:space="0" w:color="auto"/>
            </w:tcBorders>
            <w:vAlign w:val="center"/>
            <w:cellMerge w:id="7353" w:author="KPMG_PQH" w:date="2026-04-07T11:25:00Z" w:vMerge="cont"/>
            <w:hideMark/>
          </w:tcPr>
          <w:p w14:paraId="125E32B4" w14:textId="5BBF90E7" w:rsidR="00140E07" w:rsidRPr="001C0152" w:rsidRDefault="00322061">
            <w:pPr>
              <w:rPr>
                <w:rFonts w:ascii="Arial" w:hAnsi="Arial" w:cs="Arial"/>
                <w:color w:val="000000"/>
                <w:sz w:val="18"/>
                <w:szCs w:val="18"/>
                <w:lang w:eastAsia="en-US"/>
              </w:rPr>
            </w:pPr>
            <w:del w:id="7354" w:author="KPMG_PQH" w:date="2026-04-07T11:25:00Z" w16du:dateUtc="2026-04-07T04:25:00Z">
              <w:r w:rsidRPr="00322061">
                <w:rPr>
                  <w:rFonts w:ascii="Arial" w:hAnsi="Arial" w:cs="Arial"/>
                  <w:color w:val="000000"/>
                  <w:sz w:val="18"/>
                  <w:szCs w:val="18"/>
                  <w:lang w:eastAsia="en-US"/>
                </w:rPr>
                <w:delText>20</w:delText>
              </w:r>
            </w:del>
          </w:p>
        </w:tc>
        <w:tc>
          <w:tcPr>
            <w:tcW w:w="1260" w:type="pct"/>
            <w:tcBorders>
              <w:top w:val="nil"/>
              <w:left w:val="single" w:sz="4" w:space="0" w:color="auto"/>
              <w:bottom w:val="single" w:sz="4" w:space="0" w:color="000000"/>
              <w:right w:val="single" w:sz="4" w:space="0" w:color="auto"/>
            </w:tcBorders>
            <w:vAlign w:val="center"/>
            <w:cellMerge w:id="7355" w:author="KPMG_PQH" w:date="2026-04-07T11:25:00Z" w:vMerge="cont"/>
            <w:hideMark/>
          </w:tcPr>
          <w:p w14:paraId="42CBE2DB" w14:textId="5F26D3AB" w:rsidR="00140E07" w:rsidRPr="001C0152" w:rsidRDefault="00322061">
            <w:pPr>
              <w:rPr>
                <w:rFonts w:ascii="Arial" w:hAnsi="Arial" w:cs="Arial"/>
                <w:color w:val="000000"/>
                <w:sz w:val="18"/>
                <w:szCs w:val="18"/>
                <w:lang w:eastAsia="en-US"/>
              </w:rPr>
            </w:pPr>
            <w:del w:id="7356" w:author="KPMG_PQH" w:date="2026-04-07T11:25:00Z" w16du:dateUtc="2026-04-07T04:25:00Z">
              <w:r w:rsidRPr="00322061">
                <w:rPr>
                  <w:rFonts w:ascii="Arial" w:hAnsi="Arial" w:cs="Arial"/>
                  <w:color w:val="000000"/>
                  <w:sz w:val="18"/>
                  <w:szCs w:val="18"/>
                  <w:lang w:eastAsia="en-US"/>
                </w:rPr>
                <w:delText>ASHAPURA INTIMATES FASHION LIMITED</w:delText>
              </w:r>
            </w:del>
          </w:p>
        </w:tc>
        <w:tc>
          <w:tcPr>
            <w:tcW w:w="760" w:type="pct"/>
            <w:tcBorders>
              <w:top w:val="nil"/>
              <w:left w:val="single" w:sz="4" w:space="0" w:color="auto"/>
              <w:bottom w:val="single" w:sz="4" w:space="0" w:color="000000"/>
              <w:right w:val="single" w:sz="4" w:space="0" w:color="auto"/>
            </w:tcBorders>
            <w:vAlign w:val="center"/>
            <w:cellMerge w:id="7357" w:author="KPMG_PQH" w:date="2026-04-07T11:25:00Z" w:vMerge="cont"/>
            <w:hideMark/>
          </w:tcPr>
          <w:p w14:paraId="22CABFA1" w14:textId="6F933A95" w:rsidR="00140E07" w:rsidRPr="001C0152" w:rsidRDefault="00322061">
            <w:pPr>
              <w:rPr>
                <w:rFonts w:ascii="Arial" w:hAnsi="Arial" w:cs="Arial"/>
                <w:color w:val="000000"/>
                <w:sz w:val="18"/>
                <w:szCs w:val="18"/>
                <w:lang w:eastAsia="en-US"/>
              </w:rPr>
            </w:pPr>
            <w:del w:id="7358" w:author="KPMG_PQH" w:date="2026-04-07T11:25:00Z" w16du:dateUtc="2026-04-07T04:25:00Z">
              <w:r w:rsidRPr="00322061">
                <w:rPr>
                  <w:rFonts w:ascii="Arial" w:hAnsi="Arial" w:cs="Arial"/>
                  <w:color w:val="000000"/>
                  <w:sz w:val="18"/>
                  <w:szCs w:val="18"/>
                  <w:lang w:eastAsia="en-US"/>
                </w:rPr>
                <w:delText>India</w:delText>
              </w:r>
            </w:del>
          </w:p>
        </w:tc>
        <w:tc>
          <w:tcPr>
            <w:tcW w:w="1112" w:type="pct"/>
            <w:tcBorders>
              <w:top w:val="nil"/>
              <w:left w:val="nil"/>
              <w:bottom w:val="single" w:sz="4" w:space="0" w:color="auto"/>
              <w:right w:val="single" w:sz="4" w:space="0" w:color="auto"/>
            </w:tcBorders>
            <w:shd w:val="clear" w:color="000000" w:fill="DDEBF7"/>
            <w:vAlign w:val="center"/>
            <w:hideMark/>
          </w:tcPr>
          <w:p w14:paraId="572655AF" w14:textId="7E3B62CE" w:rsidR="00140E07" w:rsidRPr="001C0152" w:rsidRDefault="00322061">
            <w:pPr>
              <w:jc w:val="center"/>
              <w:rPr>
                <w:rFonts w:ascii="Arial" w:hAnsi="Arial" w:cs="Arial"/>
                <w:color w:val="000000"/>
                <w:sz w:val="18"/>
                <w:szCs w:val="18"/>
                <w:lang w:eastAsia="en-US"/>
              </w:rPr>
            </w:pPr>
            <w:del w:id="7359" w:author="KPMG_PQH" w:date="2026-04-07T11:25:00Z" w16du:dateUtc="2026-04-07T04:25:00Z">
              <w:r w:rsidRPr="00322061">
                <w:rPr>
                  <w:rFonts w:ascii="Arial" w:hAnsi="Arial" w:cs="Arial"/>
                  <w:color w:val="000000"/>
                  <w:sz w:val="18"/>
                  <w:szCs w:val="18"/>
                  <w:lang w:eastAsia="en-US"/>
                </w:rPr>
                <w:delText>Unavailability of financial data</w:delText>
              </w:r>
            </w:del>
            <w:ins w:id="7360"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361" w:author="KPMG_PQH" w:date="2026-04-07T11:25:00Z"/>
            <w:hideMark/>
          </w:tcPr>
          <w:p w14:paraId="74B1FE60" w14:textId="77777777" w:rsidR="00140E07" w:rsidRPr="001C0152" w:rsidRDefault="00140E07">
            <w:pPr>
              <w:jc w:val="center"/>
              <w:rPr>
                <w:rFonts w:ascii="Arial" w:hAnsi="Arial" w:cs="Arial"/>
                <w:b/>
                <w:bCs/>
                <w:color w:val="000000"/>
                <w:sz w:val="18"/>
                <w:szCs w:val="18"/>
                <w:lang w:eastAsia="en-US"/>
              </w:rPr>
            </w:pPr>
            <w:ins w:id="7362" w:author="KPMG_PQH" w:date="2026-04-07T11:25:00Z" w16du:dateUtc="2026-04-07T04:25:00Z">
              <w:r>
                <w:rPr>
                  <w:rFonts w:ascii="Arial" w:hAnsi="Arial" w:cs="Arial"/>
                  <w:b/>
                  <w:bCs/>
                  <w:color w:val="000000"/>
                  <w:sz w:val="18"/>
                  <w:szCs w:val="18"/>
                </w:rPr>
                <w:t>6.0-7.0%</w:t>
              </w:r>
            </w:ins>
          </w:p>
        </w:tc>
      </w:tr>
      <w:tr w:rsidR="00140E07" w:rsidRPr="001C0152" w14:paraId="5421E126"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363" w:author="KPMG_PQH" w:date="2026-04-07T11:25:00Z" w:vMerge="rest"/>
            <w:hideMark/>
          </w:tcPr>
          <w:p w14:paraId="0EAAB9A3" w14:textId="474A82A1" w:rsidR="00140E07" w:rsidRPr="001C0152" w:rsidRDefault="00322061">
            <w:pPr>
              <w:jc w:val="center"/>
              <w:rPr>
                <w:rFonts w:ascii="Arial" w:hAnsi="Arial" w:cs="Arial"/>
                <w:color w:val="000000"/>
                <w:sz w:val="18"/>
                <w:szCs w:val="18"/>
                <w:lang w:eastAsia="en-US"/>
              </w:rPr>
            </w:pPr>
            <w:del w:id="7364" w:author="KPMG_PQH" w:date="2026-04-07T11:25:00Z" w16du:dateUtc="2026-04-07T04:25:00Z">
              <w:r w:rsidRPr="00322061">
                <w:rPr>
                  <w:rFonts w:ascii="Arial" w:hAnsi="Arial" w:cs="Arial"/>
                  <w:color w:val="000000"/>
                  <w:sz w:val="18"/>
                  <w:szCs w:val="18"/>
                  <w:lang w:eastAsia="en-US"/>
                </w:rPr>
                <w:delText>21</w:delText>
              </w:r>
            </w:del>
            <w:ins w:id="7365" w:author="KPMG_PQH" w:date="2026-04-07T11:25:00Z" w16du:dateUtc="2026-04-07T04:25:00Z">
              <w:r w:rsidR="00140E07" w:rsidRPr="001C0152">
                <w:rPr>
                  <w:rFonts w:ascii="Arial" w:hAnsi="Arial" w:cs="Arial"/>
                  <w:color w:val="000000"/>
                  <w:sz w:val="18"/>
                  <w:szCs w:val="18"/>
                  <w:lang w:eastAsia="en-US"/>
                </w:rPr>
                <w:t>01-30/11/</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366" w:author="KPMG_PQH" w:date="2026-04-07T11:25:00Z" w:vMerge="rest"/>
            <w:hideMark/>
          </w:tcPr>
          <w:p w14:paraId="46A05C95" w14:textId="108235D4" w:rsidR="00140E07" w:rsidRPr="001C0152" w:rsidRDefault="00322061">
            <w:pPr>
              <w:jc w:val="center"/>
              <w:rPr>
                <w:rFonts w:ascii="Arial" w:hAnsi="Arial" w:cs="Arial"/>
                <w:color w:val="000000"/>
                <w:sz w:val="18"/>
                <w:szCs w:val="18"/>
                <w:lang w:eastAsia="en-US"/>
              </w:rPr>
            </w:pPr>
            <w:del w:id="7367" w:author="KPMG_PQH" w:date="2026-04-07T11:25:00Z" w16du:dateUtc="2026-04-07T04:25:00Z">
              <w:r w:rsidRPr="00322061">
                <w:rPr>
                  <w:rFonts w:ascii="Arial" w:hAnsi="Arial" w:cs="Arial"/>
                  <w:color w:val="000000"/>
                  <w:sz w:val="18"/>
                  <w:szCs w:val="18"/>
                  <w:lang w:eastAsia="en-US"/>
                </w:rPr>
                <w:delText>ASIA FIBER PCL</w:delText>
              </w:r>
            </w:del>
            <w:ins w:id="7368"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369" w:author="KPMG_PQH" w:date="2026-04-07T11:25:00Z" w:vMerge="rest"/>
            <w:hideMark/>
          </w:tcPr>
          <w:p w14:paraId="110CAD14" w14:textId="6E57C999" w:rsidR="00140E07" w:rsidRPr="001C0152" w:rsidRDefault="00322061">
            <w:pPr>
              <w:jc w:val="center"/>
              <w:rPr>
                <w:rFonts w:ascii="Arial" w:hAnsi="Arial" w:cs="Arial"/>
                <w:color w:val="000000"/>
                <w:sz w:val="18"/>
                <w:szCs w:val="18"/>
                <w:lang w:eastAsia="en-US"/>
              </w:rPr>
            </w:pPr>
            <w:del w:id="7370" w:author="KPMG_PQH" w:date="2026-04-07T11:25:00Z" w16du:dateUtc="2026-04-07T04:25:00Z">
              <w:r w:rsidRPr="00322061">
                <w:rPr>
                  <w:rFonts w:ascii="Arial" w:hAnsi="Arial" w:cs="Arial"/>
                  <w:color w:val="000000"/>
                  <w:sz w:val="18"/>
                  <w:szCs w:val="18"/>
                  <w:lang w:eastAsia="en-US"/>
                </w:rPr>
                <w:delText>Thailand</w:delText>
              </w:r>
            </w:del>
            <w:ins w:id="7371"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2E588FCA" w14:textId="38DDECA4" w:rsidR="00140E07" w:rsidRPr="001C0152" w:rsidRDefault="00322061">
            <w:pPr>
              <w:jc w:val="center"/>
              <w:rPr>
                <w:rFonts w:ascii="Arial" w:hAnsi="Arial" w:cs="Arial"/>
                <w:color w:val="000000"/>
                <w:sz w:val="18"/>
                <w:szCs w:val="18"/>
                <w:lang w:eastAsia="en-US"/>
              </w:rPr>
            </w:pPr>
            <w:del w:id="7372" w:author="KPMG_PQH" w:date="2026-04-07T11:25:00Z" w16du:dateUtc="2026-04-07T04:25:00Z">
              <w:r w:rsidRPr="00322061">
                <w:rPr>
                  <w:rFonts w:ascii="Arial" w:hAnsi="Arial" w:cs="Arial"/>
                  <w:color w:val="000000"/>
                  <w:sz w:val="18"/>
                  <w:szCs w:val="18"/>
                  <w:lang w:eastAsia="en-US"/>
                </w:rPr>
                <w:delText>Significantly different product</w:delText>
              </w:r>
            </w:del>
            <w:ins w:id="7373"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374" w:author="KPMG_PQH" w:date="2026-04-07T11:25:00Z"/>
            <w:hideMark/>
          </w:tcPr>
          <w:p w14:paraId="169102B7" w14:textId="77777777" w:rsidR="00140E07" w:rsidRPr="001C0152" w:rsidRDefault="00140E07">
            <w:pPr>
              <w:jc w:val="center"/>
              <w:rPr>
                <w:rFonts w:ascii="Arial" w:hAnsi="Arial" w:cs="Arial"/>
                <w:b/>
                <w:bCs/>
                <w:color w:val="000000"/>
                <w:sz w:val="18"/>
                <w:szCs w:val="18"/>
                <w:lang w:eastAsia="en-US"/>
              </w:rPr>
            </w:pPr>
            <w:ins w:id="7375" w:author="KPMG_PQH" w:date="2026-04-07T11:25:00Z" w16du:dateUtc="2026-04-07T04:25:00Z">
              <w:r>
                <w:rPr>
                  <w:rFonts w:ascii="Arial" w:hAnsi="Arial" w:cs="Arial"/>
                  <w:b/>
                  <w:bCs/>
                  <w:color w:val="000000"/>
                  <w:sz w:val="18"/>
                  <w:szCs w:val="18"/>
                </w:rPr>
                <w:t>4.1-5.0%</w:t>
              </w:r>
            </w:ins>
          </w:p>
        </w:tc>
      </w:tr>
      <w:tr w:rsidR="00140E07" w:rsidRPr="001C0152" w14:paraId="04497001" w14:textId="77777777">
        <w:trPr>
          <w:trHeight w:val="230"/>
        </w:trPr>
        <w:tc>
          <w:tcPr>
            <w:tcW w:w="1011" w:type="pct"/>
            <w:tcBorders>
              <w:top w:val="nil"/>
              <w:left w:val="single" w:sz="4" w:space="0" w:color="auto"/>
              <w:bottom w:val="single" w:sz="4" w:space="0" w:color="000000"/>
              <w:right w:val="single" w:sz="4" w:space="0" w:color="auto"/>
            </w:tcBorders>
            <w:vAlign w:val="center"/>
            <w:cellMerge w:id="7376" w:author="KPMG_PQH" w:date="2026-04-07T11:25:00Z" w:vMerge="cont"/>
            <w:hideMark/>
          </w:tcPr>
          <w:p w14:paraId="32C75143" w14:textId="34CC255F" w:rsidR="00140E07" w:rsidRPr="001C0152" w:rsidRDefault="00322061">
            <w:pPr>
              <w:rPr>
                <w:rFonts w:ascii="Arial" w:hAnsi="Arial" w:cs="Arial"/>
                <w:color w:val="000000"/>
                <w:sz w:val="18"/>
                <w:szCs w:val="18"/>
                <w:lang w:eastAsia="en-US"/>
              </w:rPr>
            </w:pPr>
            <w:del w:id="7377" w:author="KPMG_PQH" w:date="2026-04-07T11:25:00Z" w16du:dateUtc="2026-04-07T04:25:00Z">
              <w:r w:rsidRPr="00322061">
                <w:rPr>
                  <w:rFonts w:ascii="Arial" w:hAnsi="Arial" w:cs="Arial"/>
                  <w:color w:val="000000"/>
                  <w:sz w:val="18"/>
                  <w:szCs w:val="18"/>
                  <w:lang w:eastAsia="en-US"/>
                </w:rPr>
                <w:delText>22</w:delText>
              </w:r>
            </w:del>
          </w:p>
        </w:tc>
        <w:tc>
          <w:tcPr>
            <w:tcW w:w="1260" w:type="pct"/>
            <w:tcBorders>
              <w:top w:val="nil"/>
              <w:left w:val="single" w:sz="4" w:space="0" w:color="auto"/>
              <w:bottom w:val="single" w:sz="4" w:space="0" w:color="000000"/>
              <w:right w:val="single" w:sz="4" w:space="0" w:color="auto"/>
            </w:tcBorders>
            <w:vAlign w:val="center"/>
            <w:cellMerge w:id="7378" w:author="KPMG_PQH" w:date="2026-04-07T11:25:00Z" w:vMerge="cont"/>
            <w:hideMark/>
          </w:tcPr>
          <w:p w14:paraId="238544BE" w14:textId="16C28688" w:rsidR="00140E07" w:rsidRPr="001C0152" w:rsidRDefault="00322061">
            <w:pPr>
              <w:rPr>
                <w:rFonts w:ascii="Arial" w:hAnsi="Arial" w:cs="Arial"/>
                <w:color w:val="000000"/>
                <w:sz w:val="18"/>
                <w:szCs w:val="18"/>
                <w:lang w:eastAsia="en-US"/>
              </w:rPr>
            </w:pPr>
            <w:del w:id="7379" w:author="KPMG_PQH" w:date="2026-04-07T11:25:00Z" w16du:dateUtc="2026-04-07T04:25:00Z">
              <w:r w:rsidRPr="00322061">
                <w:rPr>
                  <w:rFonts w:ascii="Arial" w:hAnsi="Arial" w:cs="Arial"/>
                  <w:color w:val="000000"/>
                  <w:sz w:val="18"/>
                  <w:szCs w:val="18"/>
                  <w:lang w:eastAsia="en-US"/>
                </w:rPr>
                <w:delText>ASIA POLYMER CORPORATION</w:delText>
              </w:r>
            </w:del>
          </w:p>
        </w:tc>
        <w:tc>
          <w:tcPr>
            <w:tcW w:w="760" w:type="pct"/>
            <w:tcBorders>
              <w:top w:val="nil"/>
              <w:left w:val="single" w:sz="4" w:space="0" w:color="auto"/>
              <w:bottom w:val="single" w:sz="4" w:space="0" w:color="000000"/>
              <w:right w:val="single" w:sz="4" w:space="0" w:color="auto"/>
            </w:tcBorders>
            <w:vAlign w:val="center"/>
            <w:cellMerge w:id="7380" w:author="KPMG_PQH" w:date="2026-04-07T11:25:00Z" w:vMerge="cont"/>
            <w:hideMark/>
          </w:tcPr>
          <w:p w14:paraId="4AAAF8DA" w14:textId="3FAFBACA" w:rsidR="00140E07" w:rsidRPr="001C0152" w:rsidRDefault="00322061">
            <w:pPr>
              <w:rPr>
                <w:rFonts w:ascii="Arial" w:hAnsi="Arial" w:cs="Arial"/>
                <w:color w:val="000000"/>
                <w:sz w:val="18"/>
                <w:szCs w:val="18"/>
                <w:lang w:eastAsia="en-US"/>
              </w:rPr>
            </w:pPr>
            <w:del w:id="7381" w:author="KPMG_PQH" w:date="2026-04-07T11:25:00Z" w16du:dateUtc="2026-04-07T04:25:00Z">
              <w:r w:rsidRPr="00322061">
                <w:rPr>
                  <w:rFonts w:ascii="Arial" w:hAnsi="Arial" w:cs="Arial"/>
                  <w:color w:val="000000"/>
                  <w:sz w:val="18"/>
                  <w:szCs w:val="18"/>
                  <w:lang w:eastAsia="en-US"/>
                </w:rPr>
                <w:delText>Taiwan, China</w:delText>
              </w:r>
            </w:del>
          </w:p>
        </w:tc>
        <w:tc>
          <w:tcPr>
            <w:tcW w:w="1112" w:type="pct"/>
            <w:tcBorders>
              <w:top w:val="nil"/>
              <w:left w:val="nil"/>
              <w:bottom w:val="single" w:sz="4" w:space="0" w:color="auto"/>
              <w:right w:val="single" w:sz="4" w:space="0" w:color="auto"/>
            </w:tcBorders>
            <w:shd w:val="clear" w:color="000000" w:fill="DDEBF7"/>
            <w:vAlign w:val="center"/>
            <w:hideMark/>
          </w:tcPr>
          <w:p w14:paraId="1C199625" w14:textId="539DB7BD" w:rsidR="00140E07" w:rsidRPr="001C0152" w:rsidRDefault="00322061">
            <w:pPr>
              <w:jc w:val="center"/>
              <w:rPr>
                <w:rFonts w:ascii="Arial" w:hAnsi="Arial" w:cs="Arial"/>
                <w:color w:val="000000"/>
                <w:sz w:val="18"/>
                <w:szCs w:val="18"/>
                <w:lang w:eastAsia="en-US"/>
              </w:rPr>
            </w:pPr>
            <w:del w:id="7382" w:author="KPMG_PQH" w:date="2026-04-07T11:25:00Z" w16du:dateUtc="2026-04-07T04:25:00Z">
              <w:r w:rsidRPr="00322061">
                <w:rPr>
                  <w:rFonts w:ascii="Arial" w:hAnsi="Arial" w:cs="Arial"/>
                  <w:color w:val="000000"/>
                  <w:sz w:val="18"/>
                  <w:szCs w:val="18"/>
                  <w:lang w:eastAsia="en-US"/>
                </w:rPr>
                <w:delText>Significantly different product</w:delText>
              </w:r>
            </w:del>
            <w:ins w:id="7383"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384" w:author="KPMG_PQH" w:date="2026-04-07T11:25:00Z"/>
            <w:hideMark/>
          </w:tcPr>
          <w:p w14:paraId="1CA1BFD8" w14:textId="77777777" w:rsidR="00140E07" w:rsidRPr="001C0152" w:rsidRDefault="00140E07">
            <w:pPr>
              <w:jc w:val="center"/>
              <w:rPr>
                <w:rFonts w:ascii="Arial" w:hAnsi="Arial" w:cs="Arial"/>
                <w:b/>
                <w:bCs/>
                <w:color w:val="000000"/>
                <w:sz w:val="18"/>
                <w:szCs w:val="18"/>
                <w:lang w:eastAsia="en-US"/>
              </w:rPr>
            </w:pPr>
            <w:ins w:id="7385" w:author="KPMG_PQH" w:date="2026-04-07T11:25:00Z" w16du:dateUtc="2026-04-07T04:25:00Z">
              <w:r>
                <w:rPr>
                  <w:rFonts w:ascii="Arial" w:hAnsi="Arial" w:cs="Arial"/>
                  <w:b/>
                  <w:bCs/>
                  <w:color w:val="000000"/>
                  <w:sz w:val="18"/>
                  <w:szCs w:val="18"/>
                </w:rPr>
                <w:t>6.0-7.0%</w:t>
              </w:r>
            </w:ins>
          </w:p>
        </w:tc>
      </w:tr>
      <w:tr w:rsidR="00140E07" w:rsidRPr="001C0152" w14:paraId="00F15D78" w14:textId="77777777">
        <w:trPr>
          <w:trHeight w:val="230"/>
        </w:trPr>
        <w:tc>
          <w:tcPr>
            <w:tcW w:w="1011" w:type="pct"/>
            <w:tcBorders>
              <w:top w:val="nil"/>
              <w:left w:val="single" w:sz="4" w:space="0" w:color="auto"/>
              <w:bottom w:val="single" w:sz="4" w:space="0" w:color="000000"/>
              <w:right w:val="single" w:sz="4" w:space="0" w:color="auto"/>
            </w:tcBorders>
            <w:shd w:val="clear" w:color="000000" w:fill="DDEBF7"/>
            <w:vAlign w:val="center"/>
            <w:cellMerge w:id="7386" w:author="KPMG_PQH" w:date="2026-04-07T11:25:00Z" w:vMerge="rest"/>
            <w:hideMark/>
          </w:tcPr>
          <w:p w14:paraId="105A8220" w14:textId="649EBE20" w:rsidR="00140E07" w:rsidRPr="001C0152" w:rsidRDefault="00322061">
            <w:pPr>
              <w:jc w:val="center"/>
              <w:rPr>
                <w:rFonts w:ascii="Arial" w:hAnsi="Arial" w:cs="Arial"/>
                <w:color w:val="000000"/>
                <w:sz w:val="18"/>
                <w:szCs w:val="18"/>
                <w:lang w:eastAsia="en-US"/>
              </w:rPr>
            </w:pPr>
            <w:del w:id="7387" w:author="KPMG_PQH" w:date="2026-04-07T11:25:00Z" w16du:dateUtc="2026-04-07T04:25:00Z">
              <w:r w:rsidRPr="00322061">
                <w:rPr>
                  <w:rFonts w:ascii="Arial" w:hAnsi="Arial" w:cs="Arial"/>
                  <w:color w:val="000000"/>
                  <w:sz w:val="18"/>
                  <w:szCs w:val="18"/>
                  <w:lang w:eastAsia="en-US"/>
                </w:rPr>
                <w:delText>23</w:delText>
              </w:r>
            </w:del>
            <w:ins w:id="7388" w:author="KPMG_PQH" w:date="2026-04-07T11:25:00Z" w16du:dateUtc="2026-04-07T04:25:00Z">
              <w:r w:rsidR="00140E07" w:rsidRPr="001C0152">
                <w:rPr>
                  <w:rFonts w:ascii="Arial" w:hAnsi="Arial" w:cs="Arial"/>
                  <w:color w:val="000000"/>
                  <w:sz w:val="18"/>
                  <w:szCs w:val="18"/>
                  <w:lang w:eastAsia="en-US"/>
                </w:rPr>
                <w:t>01-31/12/</w:t>
              </w:r>
              <w:r w:rsidR="00140E07">
                <w:rPr>
                  <w:rFonts w:ascii="Arial" w:hAnsi="Arial" w:cs="Arial"/>
                  <w:color w:val="000000"/>
                  <w:sz w:val="18"/>
                  <w:szCs w:val="18"/>
                  <w:lang w:eastAsia="en-US"/>
                </w:rPr>
                <w:t>2024</w:t>
              </w:r>
            </w:ins>
          </w:p>
        </w:tc>
        <w:tc>
          <w:tcPr>
            <w:tcW w:w="1260" w:type="pct"/>
            <w:tcBorders>
              <w:top w:val="nil"/>
              <w:left w:val="single" w:sz="4" w:space="0" w:color="auto"/>
              <w:bottom w:val="single" w:sz="4" w:space="0" w:color="000000"/>
              <w:right w:val="single" w:sz="4" w:space="0" w:color="auto"/>
            </w:tcBorders>
            <w:shd w:val="clear" w:color="000000" w:fill="DDEBF7"/>
            <w:vAlign w:val="center"/>
            <w:cellMerge w:id="7389" w:author="KPMG_PQH" w:date="2026-04-07T11:25:00Z" w:vMerge="rest"/>
            <w:hideMark/>
          </w:tcPr>
          <w:p w14:paraId="7B3EBC18" w14:textId="38F0C41E" w:rsidR="00140E07" w:rsidRPr="001C0152" w:rsidRDefault="00322061">
            <w:pPr>
              <w:jc w:val="center"/>
              <w:rPr>
                <w:rFonts w:ascii="Arial" w:hAnsi="Arial" w:cs="Arial"/>
                <w:color w:val="000000"/>
                <w:sz w:val="18"/>
                <w:szCs w:val="18"/>
                <w:lang w:eastAsia="en-US"/>
              </w:rPr>
            </w:pPr>
            <w:del w:id="7390" w:author="KPMG_PQH" w:date="2026-04-07T11:25:00Z" w16du:dateUtc="2026-04-07T04:25:00Z">
              <w:r w:rsidRPr="00322061">
                <w:rPr>
                  <w:rFonts w:ascii="Arial" w:hAnsi="Arial" w:cs="Arial"/>
                  <w:color w:val="000000"/>
                  <w:sz w:val="18"/>
                  <w:szCs w:val="18"/>
                  <w:lang w:eastAsia="en-US"/>
                </w:rPr>
                <w:delText>ASICS CORPORATION</w:delText>
              </w:r>
            </w:del>
            <w:ins w:id="7391" w:author="KPMG_PQH" w:date="2026-04-07T11:25:00Z" w16du:dateUtc="2026-04-07T04:25:00Z">
              <w:r w:rsidR="00140E07" w:rsidRPr="001C0152">
                <w:rPr>
                  <w:rFonts w:ascii="Arial" w:hAnsi="Arial" w:cs="Arial"/>
                  <w:color w:val="000000"/>
                  <w:sz w:val="18"/>
                  <w:szCs w:val="18"/>
                  <w:lang w:eastAsia="en-US"/>
                </w:rPr>
                <w:t>SOCBs &amp; JSOCBs</w:t>
              </w:r>
            </w:ins>
          </w:p>
        </w:tc>
        <w:tc>
          <w:tcPr>
            <w:tcW w:w="760" w:type="pct"/>
            <w:tcBorders>
              <w:top w:val="nil"/>
              <w:left w:val="single" w:sz="4" w:space="0" w:color="auto"/>
              <w:bottom w:val="single" w:sz="4" w:space="0" w:color="000000"/>
              <w:right w:val="single" w:sz="4" w:space="0" w:color="auto"/>
            </w:tcBorders>
            <w:shd w:val="clear" w:color="000000" w:fill="DDEBF7"/>
            <w:vAlign w:val="center"/>
            <w:cellMerge w:id="7392" w:author="KPMG_PQH" w:date="2026-04-07T11:25:00Z" w:vMerge="rest"/>
            <w:hideMark/>
          </w:tcPr>
          <w:p w14:paraId="30C2E6F2" w14:textId="07A07B5C" w:rsidR="00140E07" w:rsidRPr="001C0152" w:rsidRDefault="00322061">
            <w:pPr>
              <w:jc w:val="center"/>
              <w:rPr>
                <w:rFonts w:ascii="Arial" w:hAnsi="Arial" w:cs="Arial"/>
                <w:color w:val="000000"/>
                <w:sz w:val="18"/>
                <w:szCs w:val="18"/>
                <w:lang w:eastAsia="en-US"/>
              </w:rPr>
            </w:pPr>
            <w:del w:id="7393" w:author="KPMG_PQH" w:date="2026-04-07T11:25:00Z" w16du:dateUtc="2026-04-07T04:25:00Z">
              <w:r w:rsidRPr="00322061">
                <w:rPr>
                  <w:rFonts w:ascii="Arial" w:hAnsi="Arial" w:cs="Arial"/>
                  <w:color w:val="000000"/>
                  <w:sz w:val="18"/>
                  <w:szCs w:val="18"/>
                  <w:lang w:eastAsia="en-US"/>
                </w:rPr>
                <w:delText>Japan</w:delText>
              </w:r>
            </w:del>
            <w:ins w:id="7394" w:author="KPMG_PQH" w:date="2026-04-07T11:25:00Z" w16du:dateUtc="2026-04-07T04:25:00Z">
              <w:r w:rsidR="00140E07" w:rsidRPr="001C0152">
                <w:rPr>
                  <w:rFonts w:ascii="Arial" w:hAnsi="Arial" w:cs="Arial"/>
                  <w:color w:val="000000"/>
                  <w:sz w:val="18"/>
                  <w:szCs w:val="18"/>
                  <w:lang w:eastAsia="en-US"/>
                </w:rPr>
                <w:t>USD</w:t>
              </w:r>
            </w:ins>
          </w:p>
        </w:tc>
        <w:tc>
          <w:tcPr>
            <w:tcW w:w="1112" w:type="pct"/>
            <w:tcBorders>
              <w:top w:val="nil"/>
              <w:left w:val="nil"/>
              <w:bottom w:val="single" w:sz="4" w:space="0" w:color="auto"/>
              <w:right w:val="single" w:sz="4" w:space="0" w:color="auto"/>
            </w:tcBorders>
            <w:shd w:val="clear" w:color="000000" w:fill="DDEBF7"/>
            <w:vAlign w:val="center"/>
            <w:hideMark/>
          </w:tcPr>
          <w:p w14:paraId="4022A011" w14:textId="32A91E56" w:rsidR="00140E07" w:rsidRPr="001C0152" w:rsidRDefault="00322061">
            <w:pPr>
              <w:jc w:val="center"/>
              <w:rPr>
                <w:rFonts w:ascii="Arial" w:hAnsi="Arial" w:cs="Arial"/>
                <w:color w:val="000000"/>
                <w:sz w:val="18"/>
                <w:szCs w:val="18"/>
                <w:lang w:eastAsia="en-US"/>
              </w:rPr>
            </w:pPr>
            <w:del w:id="7395" w:author="KPMG_PQH" w:date="2026-04-07T11:25:00Z" w16du:dateUtc="2026-04-07T04:25:00Z">
              <w:r w:rsidRPr="00322061">
                <w:rPr>
                  <w:rFonts w:ascii="Arial" w:hAnsi="Arial" w:cs="Arial"/>
                  <w:color w:val="000000"/>
                  <w:sz w:val="18"/>
                  <w:szCs w:val="18"/>
                  <w:lang w:eastAsia="en-US"/>
                </w:rPr>
                <w:delText>Significantly different product</w:delText>
              </w:r>
            </w:del>
            <w:ins w:id="7396" w:author="KPMG_PQH" w:date="2026-04-07T11:25:00Z" w16du:dateUtc="2026-04-07T04:25:00Z">
              <w:r w:rsidR="00140E07" w:rsidRPr="001C0152">
                <w:rPr>
                  <w:rFonts w:ascii="Arial" w:hAnsi="Arial" w:cs="Arial"/>
                  <w:color w:val="000000"/>
                  <w:sz w:val="18"/>
                  <w:szCs w:val="18"/>
                  <w:lang w:eastAsia="en-US"/>
                </w:rPr>
                <w:t>Short-term</w:t>
              </w:r>
            </w:ins>
          </w:p>
        </w:tc>
        <w:tc>
          <w:tcPr>
            <w:tcW w:w="856" w:type="pct"/>
            <w:tcBorders>
              <w:top w:val="nil"/>
              <w:left w:val="nil"/>
              <w:bottom w:val="single" w:sz="4" w:space="0" w:color="auto"/>
              <w:right w:val="single" w:sz="4" w:space="0" w:color="auto"/>
            </w:tcBorders>
            <w:shd w:val="clear" w:color="000000" w:fill="DDEBF7"/>
            <w:vAlign w:val="center"/>
            <w:cellIns w:id="7397" w:author="KPMG_PQH" w:date="2026-04-07T11:25:00Z"/>
            <w:hideMark/>
          </w:tcPr>
          <w:p w14:paraId="0B6370F7" w14:textId="77777777" w:rsidR="00140E07" w:rsidRPr="001C0152" w:rsidRDefault="00140E07">
            <w:pPr>
              <w:jc w:val="center"/>
              <w:rPr>
                <w:rFonts w:ascii="Arial" w:hAnsi="Arial" w:cs="Arial"/>
                <w:b/>
                <w:bCs/>
                <w:color w:val="000000"/>
                <w:sz w:val="18"/>
                <w:szCs w:val="18"/>
                <w:lang w:eastAsia="en-US"/>
              </w:rPr>
            </w:pPr>
            <w:ins w:id="7398" w:author="KPMG_PQH" w:date="2026-04-07T11:25:00Z" w16du:dateUtc="2026-04-07T04:25:00Z">
              <w:r>
                <w:rPr>
                  <w:rFonts w:ascii="Arial" w:hAnsi="Arial" w:cs="Arial"/>
                  <w:b/>
                  <w:bCs/>
                  <w:color w:val="000000"/>
                  <w:sz w:val="18"/>
                  <w:szCs w:val="18"/>
                </w:rPr>
                <w:t>4.1-4.9%</w:t>
              </w:r>
            </w:ins>
          </w:p>
        </w:tc>
      </w:tr>
      <w:tr w:rsidR="00140E07" w:rsidRPr="001C0152" w14:paraId="39DC875E" w14:textId="77777777">
        <w:trPr>
          <w:trHeight w:val="230"/>
        </w:trPr>
        <w:tc>
          <w:tcPr>
            <w:tcW w:w="1011" w:type="pct"/>
            <w:tcBorders>
              <w:top w:val="nil"/>
              <w:left w:val="single" w:sz="4" w:space="0" w:color="auto"/>
              <w:bottom w:val="single" w:sz="4" w:space="0" w:color="000000"/>
              <w:right w:val="single" w:sz="4" w:space="0" w:color="auto"/>
            </w:tcBorders>
            <w:vAlign w:val="center"/>
            <w:cellMerge w:id="7399" w:author="KPMG_PQH" w:date="2026-04-07T11:25:00Z" w:vMerge="cont"/>
            <w:hideMark/>
          </w:tcPr>
          <w:p w14:paraId="469B7EBD" w14:textId="1CFD9FA3" w:rsidR="00140E07" w:rsidRPr="001C0152" w:rsidRDefault="00322061">
            <w:pPr>
              <w:rPr>
                <w:rFonts w:ascii="Arial" w:hAnsi="Arial" w:cs="Arial"/>
                <w:color w:val="000000"/>
                <w:sz w:val="18"/>
                <w:szCs w:val="18"/>
                <w:lang w:eastAsia="en-US"/>
              </w:rPr>
            </w:pPr>
            <w:del w:id="7400" w:author="KPMG_PQH" w:date="2026-04-07T11:25:00Z" w16du:dateUtc="2026-04-07T04:25:00Z">
              <w:r w:rsidRPr="00322061">
                <w:rPr>
                  <w:rFonts w:ascii="Arial" w:hAnsi="Arial" w:cs="Arial"/>
                  <w:color w:val="000000"/>
                  <w:sz w:val="18"/>
                  <w:szCs w:val="18"/>
                  <w:lang w:eastAsia="en-US"/>
                </w:rPr>
                <w:delText>24</w:delText>
              </w:r>
            </w:del>
          </w:p>
        </w:tc>
        <w:tc>
          <w:tcPr>
            <w:tcW w:w="1260" w:type="pct"/>
            <w:tcBorders>
              <w:top w:val="nil"/>
              <w:left w:val="single" w:sz="4" w:space="0" w:color="auto"/>
              <w:bottom w:val="single" w:sz="4" w:space="0" w:color="000000"/>
              <w:right w:val="single" w:sz="4" w:space="0" w:color="auto"/>
            </w:tcBorders>
            <w:vAlign w:val="center"/>
            <w:cellMerge w:id="7401" w:author="KPMG_PQH" w:date="2026-04-07T11:25:00Z" w:vMerge="cont"/>
            <w:hideMark/>
          </w:tcPr>
          <w:p w14:paraId="5659F0B3" w14:textId="48E1F440" w:rsidR="00140E07" w:rsidRPr="001C0152" w:rsidRDefault="00322061">
            <w:pPr>
              <w:rPr>
                <w:rFonts w:ascii="Arial" w:hAnsi="Arial" w:cs="Arial"/>
                <w:color w:val="000000"/>
                <w:sz w:val="18"/>
                <w:szCs w:val="18"/>
                <w:lang w:eastAsia="en-US"/>
              </w:rPr>
            </w:pPr>
            <w:del w:id="7402" w:author="KPMG_PQH" w:date="2026-04-07T11:25:00Z" w16du:dateUtc="2026-04-07T04:25:00Z">
              <w:r w:rsidRPr="00322061">
                <w:rPr>
                  <w:rFonts w:ascii="Arial" w:hAnsi="Arial" w:cs="Arial"/>
                  <w:color w:val="000000"/>
                  <w:sz w:val="18"/>
                  <w:szCs w:val="18"/>
                  <w:lang w:eastAsia="en-US"/>
                </w:rPr>
                <w:delText>ASPEED TECHNOLOGY INC.</w:delText>
              </w:r>
            </w:del>
          </w:p>
        </w:tc>
        <w:tc>
          <w:tcPr>
            <w:tcW w:w="760" w:type="pct"/>
            <w:tcBorders>
              <w:top w:val="nil"/>
              <w:left w:val="single" w:sz="4" w:space="0" w:color="auto"/>
              <w:bottom w:val="single" w:sz="4" w:space="0" w:color="000000"/>
              <w:right w:val="single" w:sz="4" w:space="0" w:color="auto"/>
            </w:tcBorders>
            <w:vAlign w:val="center"/>
            <w:cellMerge w:id="7403" w:author="KPMG_PQH" w:date="2026-04-07T11:25:00Z" w:vMerge="cont"/>
            <w:hideMark/>
          </w:tcPr>
          <w:p w14:paraId="5373F8BD" w14:textId="1F641265" w:rsidR="00140E07" w:rsidRPr="001C0152" w:rsidRDefault="00322061">
            <w:pPr>
              <w:rPr>
                <w:rFonts w:ascii="Arial" w:hAnsi="Arial" w:cs="Arial"/>
                <w:color w:val="000000"/>
                <w:sz w:val="18"/>
                <w:szCs w:val="18"/>
                <w:lang w:eastAsia="en-US"/>
              </w:rPr>
            </w:pPr>
            <w:del w:id="7404" w:author="KPMG_PQH" w:date="2026-04-07T11:25:00Z" w16du:dateUtc="2026-04-07T04:25:00Z">
              <w:r w:rsidRPr="00322061">
                <w:rPr>
                  <w:rFonts w:ascii="Arial" w:hAnsi="Arial" w:cs="Arial"/>
                  <w:color w:val="000000"/>
                  <w:sz w:val="18"/>
                  <w:szCs w:val="18"/>
                  <w:lang w:eastAsia="en-US"/>
                </w:rPr>
                <w:delText>Taiwan, China</w:delText>
              </w:r>
            </w:del>
          </w:p>
        </w:tc>
        <w:tc>
          <w:tcPr>
            <w:tcW w:w="1112" w:type="pct"/>
            <w:tcBorders>
              <w:top w:val="nil"/>
              <w:left w:val="nil"/>
              <w:bottom w:val="single" w:sz="4" w:space="0" w:color="auto"/>
              <w:right w:val="single" w:sz="4" w:space="0" w:color="auto"/>
            </w:tcBorders>
            <w:shd w:val="clear" w:color="000000" w:fill="DDEBF7"/>
            <w:vAlign w:val="center"/>
            <w:hideMark/>
          </w:tcPr>
          <w:p w14:paraId="231A5237" w14:textId="5D2269AE" w:rsidR="00140E07" w:rsidRPr="001C0152" w:rsidRDefault="00322061">
            <w:pPr>
              <w:jc w:val="center"/>
              <w:rPr>
                <w:rFonts w:ascii="Arial" w:hAnsi="Arial" w:cs="Arial"/>
                <w:color w:val="000000"/>
                <w:sz w:val="18"/>
                <w:szCs w:val="18"/>
                <w:lang w:eastAsia="en-US"/>
              </w:rPr>
            </w:pPr>
            <w:del w:id="7405" w:author="KPMG_PQH" w:date="2026-04-07T11:25:00Z" w16du:dateUtc="2026-04-07T04:25:00Z">
              <w:r w:rsidRPr="00322061">
                <w:rPr>
                  <w:rFonts w:ascii="Arial" w:hAnsi="Arial" w:cs="Arial"/>
                  <w:color w:val="000000"/>
                  <w:sz w:val="18"/>
                  <w:szCs w:val="18"/>
                  <w:lang w:eastAsia="en-US"/>
                </w:rPr>
                <w:delText xml:space="preserve">R&amp;D expenses to Net sales ratio exceeding </w:delText>
              </w:r>
              <w:r w:rsidRPr="00322061">
                <w:rPr>
                  <w:rFonts w:ascii="Arial" w:hAnsi="Arial" w:cs="Arial"/>
                  <w:color w:val="000000"/>
                  <w:sz w:val="18"/>
                  <w:szCs w:val="18"/>
                  <w:lang w:eastAsia="en-US"/>
                </w:rPr>
                <w:lastRenderedPageBreak/>
                <w:delText>3%</w:delText>
              </w:r>
            </w:del>
            <w:ins w:id="7406" w:author="KPMG_PQH" w:date="2026-04-07T11:25:00Z" w16du:dateUtc="2026-04-07T04:25:00Z">
              <w:r w:rsidR="00140E07" w:rsidRPr="001C0152">
                <w:rPr>
                  <w:rFonts w:ascii="Arial" w:hAnsi="Arial" w:cs="Arial"/>
                  <w:color w:val="000000"/>
                  <w:sz w:val="18"/>
                  <w:szCs w:val="18"/>
                  <w:lang w:eastAsia="en-US"/>
                </w:rPr>
                <w:t>Medium and Long-term</w:t>
              </w:r>
            </w:ins>
          </w:p>
        </w:tc>
        <w:tc>
          <w:tcPr>
            <w:tcW w:w="856" w:type="pct"/>
            <w:tcBorders>
              <w:top w:val="nil"/>
              <w:left w:val="nil"/>
              <w:bottom w:val="single" w:sz="4" w:space="0" w:color="auto"/>
              <w:right w:val="single" w:sz="4" w:space="0" w:color="auto"/>
            </w:tcBorders>
            <w:shd w:val="clear" w:color="000000" w:fill="DDEBF7"/>
            <w:vAlign w:val="center"/>
            <w:cellIns w:id="7407" w:author="KPMG_PQH" w:date="2026-04-07T11:25:00Z"/>
            <w:hideMark/>
          </w:tcPr>
          <w:p w14:paraId="43D0BC81" w14:textId="77777777" w:rsidR="00140E07" w:rsidRPr="001C0152" w:rsidRDefault="00140E07">
            <w:pPr>
              <w:jc w:val="center"/>
              <w:rPr>
                <w:rFonts w:ascii="Arial" w:hAnsi="Arial" w:cs="Arial"/>
                <w:b/>
                <w:bCs/>
                <w:color w:val="000000"/>
                <w:sz w:val="18"/>
                <w:szCs w:val="18"/>
                <w:lang w:eastAsia="en-US"/>
              </w:rPr>
            </w:pPr>
            <w:ins w:id="7408" w:author="KPMG_PQH" w:date="2026-04-07T11:25:00Z" w16du:dateUtc="2026-04-07T04:25:00Z">
              <w:r>
                <w:rPr>
                  <w:rFonts w:ascii="Arial" w:hAnsi="Arial" w:cs="Arial"/>
                  <w:b/>
                  <w:bCs/>
                  <w:color w:val="000000"/>
                  <w:sz w:val="18"/>
                  <w:szCs w:val="18"/>
                </w:rPr>
                <w:lastRenderedPageBreak/>
                <w:t>5.8-7.0%</w:t>
              </w:r>
            </w:ins>
          </w:p>
        </w:tc>
      </w:tr>
      <w:tr w:rsidR="00322061" w:rsidRPr="00322061" w14:paraId="07C3C216" w14:textId="77777777" w:rsidTr="003B3AC8">
        <w:trPr>
          <w:trHeight w:val="20"/>
          <w:del w:id="740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C3D32DF" w14:textId="77777777" w:rsidR="00322061" w:rsidRPr="00322061" w:rsidRDefault="00322061" w:rsidP="00322061">
            <w:pPr>
              <w:jc w:val="center"/>
              <w:rPr>
                <w:del w:id="7410" w:author="KPMG_PQH" w:date="2026-04-07T11:25:00Z" w16du:dateUtc="2026-04-07T04:25:00Z"/>
                <w:rFonts w:ascii="Arial" w:hAnsi="Arial" w:cs="Arial"/>
                <w:color w:val="000000"/>
                <w:sz w:val="18"/>
                <w:szCs w:val="18"/>
                <w:lang w:eastAsia="en-US"/>
              </w:rPr>
            </w:pPr>
            <w:del w:id="7411" w:author="KPMG_PQH" w:date="2026-04-07T11:25:00Z" w16du:dateUtc="2026-04-07T04:25:00Z">
              <w:r w:rsidRPr="00322061">
                <w:rPr>
                  <w:rFonts w:ascii="Arial" w:hAnsi="Arial" w:cs="Arial"/>
                  <w:color w:val="000000"/>
                  <w:sz w:val="18"/>
                  <w:szCs w:val="18"/>
                  <w:lang w:eastAsia="en-US"/>
                </w:rPr>
                <w:delText>25</w:delText>
              </w:r>
            </w:del>
          </w:p>
        </w:tc>
        <w:tc>
          <w:tcPr>
            <w:tcW w:w="2352" w:type="pct"/>
            <w:tcBorders>
              <w:top w:val="nil"/>
              <w:left w:val="nil"/>
              <w:bottom w:val="single" w:sz="4" w:space="0" w:color="auto"/>
              <w:right w:val="single" w:sz="4" w:space="0" w:color="auto"/>
            </w:tcBorders>
            <w:vAlign w:val="center"/>
            <w:hideMark/>
          </w:tcPr>
          <w:p w14:paraId="22D555C0" w14:textId="77777777" w:rsidR="00322061" w:rsidRPr="00322061" w:rsidRDefault="00322061" w:rsidP="00322061">
            <w:pPr>
              <w:rPr>
                <w:del w:id="7412" w:author="KPMG_PQH" w:date="2026-04-07T11:25:00Z" w16du:dateUtc="2026-04-07T04:25:00Z"/>
                <w:rFonts w:ascii="Arial" w:hAnsi="Arial" w:cs="Arial"/>
                <w:color w:val="000000"/>
                <w:sz w:val="18"/>
                <w:szCs w:val="18"/>
                <w:lang w:eastAsia="en-US"/>
              </w:rPr>
            </w:pPr>
            <w:del w:id="7413" w:author="KPMG_PQH" w:date="2026-04-07T11:25:00Z" w16du:dateUtc="2026-04-07T04:25:00Z">
              <w:r w:rsidRPr="00322061">
                <w:rPr>
                  <w:rFonts w:ascii="Arial" w:hAnsi="Arial" w:cs="Arial"/>
                  <w:color w:val="000000"/>
                  <w:sz w:val="18"/>
                  <w:szCs w:val="18"/>
                  <w:lang w:eastAsia="en-US"/>
                </w:rPr>
                <w:delText>AT SYSTEMATIZATION BERHAD</w:delText>
              </w:r>
            </w:del>
          </w:p>
        </w:tc>
        <w:tc>
          <w:tcPr>
            <w:tcW w:w="846" w:type="pct"/>
            <w:tcBorders>
              <w:top w:val="nil"/>
              <w:left w:val="nil"/>
              <w:bottom w:val="single" w:sz="4" w:space="0" w:color="auto"/>
              <w:right w:val="single" w:sz="4" w:space="0" w:color="auto"/>
            </w:tcBorders>
            <w:vAlign w:val="center"/>
            <w:hideMark/>
          </w:tcPr>
          <w:p w14:paraId="6D477E30" w14:textId="77777777" w:rsidR="00322061" w:rsidRPr="00322061" w:rsidRDefault="00322061" w:rsidP="00322061">
            <w:pPr>
              <w:jc w:val="center"/>
              <w:rPr>
                <w:del w:id="7414" w:author="KPMG_PQH" w:date="2026-04-07T11:25:00Z" w16du:dateUtc="2026-04-07T04:25:00Z"/>
                <w:rFonts w:ascii="Arial" w:hAnsi="Arial" w:cs="Arial"/>
                <w:color w:val="000000"/>
                <w:sz w:val="18"/>
                <w:szCs w:val="18"/>
                <w:lang w:eastAsia="en-US"/>
              </w:rPr>
            </w:pPr>
            <w:del w:id="7415"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6AC0F6AA" w14:textId="77777777" w:rsidR="00322061" w:rsidRPr="00322061" w:rsidRDefault="00322061" w:rsidP="00322061">
            <w:pPr>
              <w:rPr>
                <w:del w:id="7416" w:author="KPMG_PQH" w:date="2026-04-07T11:25:00Z" w16du:dateUtc="2026-04-07T04:25:00Z"/>
                <w:rFonts w:ascii="Arial" w:hAnsi="Arial" w:cs="Arial"/>
                <w:color w:val="000000"/>
                <w:sz w:val="18"/>
                <w:szCs w:val="18"/>
                <w:lang w:eastAsia="en-US"/>
              </w:rPr>
            </w:pPr>
            <w:del w:id="7417"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919A4F4" w14:textId="77777777" w:rsidTr="003B3AC8">
        <w:trPr>
          <w:trHeight w:val="20"/>
          <w:del w:id="741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BF96FCD" w14:textId="77777777" w:rsidR="00322061" w:rsidRPr="00322061" w:rsidRDefault="00322061" w:rsidP="00322061">
            <w:pPr>
              <w:jc w:val="center"/>
              <w:rPr>
                <w:del w:id="7419" w:author="KPMG_PQH" w:date="2026-04-07T11:25:00Z" w16du:dateUtc="2026-04-07T04:25:00Z"/>
                <w:rFonts w:ascii="Arial" w:hAnsi="Arial" w:cs="Arial"/>
                <w:color w:val="000000"/>
                <w:sz w:val="18"/>
                <w:szCs w:val="18"/>
                <w:lang w:eastAsia="en-US"/>
              </w:rPr>
            </w:pPr>
            <w:del w:id="7420" w:author="KPMG_PQH" w:date="2026-04-07T11:25:00Z" w16du:dateUtc="2026-04-07T04:25:00Z">
              <w:r w:rsidRPr="00322061">
                <w:rPr>
                  <w:rFonts w:ascii="Arial" w:hAnsi="Arial" w:cs="Arial"/>
                  <w:color w:val="000000"/>
                  <w:sz w:val="18"/>
                  <w:szCs w:val="18"/>
                  <w:lang w:eastAsia="en-US"/>
                </w:rPr>
                <w:delText>26</w:delText>
              </w:r>
            </w:del>
          </w:p>
        </w:tc>
        <w:tc>
          <w:tcPr>
            <w:tcW w:w="2352" w:type="pct"/>
            <w:tcBorders>
              <w:top w:val="nil"/>
              <w:left w:val="nil"/>
              <w:bottom w:val="single" w:sz="4" w:space="0" w:color="auto"/>
              <w:right w:val="single" w:sz="4" w:space="0" w:color="auto"/>
            </w:tcBorders>
            <w:vAlign w:val="center"/>
            <w:hideMark/>
          </w:tcPr>
          <w:p w14:paraId="2B42F2F3" w14:textId="77777777" w:rsidR="00322061" w:rsidRPr="00322061" w:rsidRDefault="00322061" w:rsidP="00322061">
            <w:pPr>
              <w:rPr>
                <w:del w:id="7421" w:author="KPMG_PQH" w:date="2026-04-07T11:25:00Z" w16du:dateUtc="2026-04-07T04:25:00Z"/>
                <w:rFonts w:ascii="Arial" w:hAnsi="Arial" w:cs="Arial"/>
                <w:color w:val="000000"/>
                <w:sz w:val="18"/>
                <w:szCs w:val="18"/>
                <w:lang w:eastAsia="en-US"/>
              </w:rPr>
            </w:pPr>
            <w:del w:id="7422" w:author="KPMG_PQH" w:date="2026-04-07T11:25:00Z" w16du:dateUtc="2026-04-07T04:25:00Z">
              <w:r w:rsidRPr="00322061">
                <w:rPr>
                  <w:rFonts w:ascii="Arial" w:hAnsi="Arial" w:cs="Arial"/>
                  <w:color w:val="000000"/>
                  <w:sz w:val="18"/>
                  <w:szCs w:val="18"/>
                  <w:lang w:eastAsia="en-US"/>
                </w:rPr>
                <w:delText>AUBEX CORPORATION</w:delText>
              </w:r>
            </w:del>
          </w:p>
        </w:tc>
        <w:tc>
          <w:tcPr>
            <w:tcW w:w="846" w:type="pct"/>
            <w:tcBorders>
              <w:top w:val="nil"/>
              <w:left w:val="nil"/>
              <w:bottom w:val="single" w:sz="4" w:space="0" w:color="auto"/>
              <w:right w:val="single" w:sz="4" w:space="0" w:color="auto"/>
            </w:tcBorders>
            <w:vAlign w:val="center"/>
            <w:hideMark/>
          </w:tcPr>
          <w:p w14:paraId="426F2846" w14:textId="77777777" w:rsidR="00322061" w:rsidRPr="00322061" w:rsidRDefault="00322061" w:rsidP="00322061">
            <w:pPr>
              <w:jc w:val="center"/>
              <w:rPr>
                <w:del w:id="7423" w:author="KPMG_PQH" w:date="2026-04-07T11:25:00Z" w16du:dateUtc="2026-04-07T04:25:00Z"/>
                <w:rFonts w:ascii="Arial" w:hAnsi="Arial" w:cs="Arial"/>
                <w:color w:val="000000"/>
                <w:sz w:val="18"/>
                <w:szCs w:val="18"/>
                <w:lang w:eastAsia="en-US"/>
              </w:rPr>
            </w:pPr>
            <w:del w:id="7424"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D68D0A8" w14:textId="77777777" w:rsidR="00322061" w:rsidRPr="00322061" w:rsidRDefault="00322061" w:rsidP="00322061">
            <w:pPr>
              <w:rPr>
                <w:del w:id="7425" w:author="KPMG_PQH" w:date="2026-04-07T11:25:00Z" w16du:dateUtc="2026-04-07T04:25:00Z"/>
                <w:rFonts w:ascii="Arial" w:hAnsi="Arial" w:cs="Arial"/>
                <w:color w:val="000000"/>
                <w:sz w:val="18"/>
                <w:szCs w:val="18"/>
                <w:lang w:eastAsia="en-US"/>
              </w:rPr>
            </w:pPr>
            <w:del w:id="742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11C2859" w14:textId="77777777" w:rsidTr="003B3AC8">
        <w:trPr>
          <w:trHeight w:val="20"/>
          <w:del w:id="742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7DA225E" w14:textId="77777777" w:rsidR="00322061" w:rsidRPr="00322061" w:rsidRDefault="00322061" w:rsidP="00322061">
            <w:pPr>
              <w:jc w:val="center"/>
              <w:rPr>
                <w:del w:id="7428" w:author="KPMG_PQH" w:date="2026-04-07T11:25:00Z" w16du:dateUtc="2026-04-07T04:25:00Z"/>
                <w:rFonts w:ascii="Arial" w:hAnsi="Arial" w:cs="Arial"/>
                <w:color w:val="000000"/>
                <w:sz w:val="18"/>
                <w:szCs w:val="18"/>
                <w:lang w:eastAsia="en-US"/>
              </w:rPr>
            </w:pPr>
            <w:del w:id="7429" w:author="KPMG_PQH" w:date="2026-04-07T11:25:00Z" w16du:dateUtc="2026-04-07T04:25:00Z">
              <w:r w:rsidRPr="00322061">
                <w:rPr>
                  <w:rFonts w:ascii="Arial" w:hAnsi="Arial" w:cs="Arial"/>
                  <w:color w:val="000000"/>
                  <w:sz w:val="18"/>
                  <w:szCs w:val="18"/>
                  <w:lang w:eastAsia="en-US"/>
                </w:rPr>
                <w:delText>27</w:delText>
              </w:r>
            </w:del>
          </w:p>
        </w:tc>
        <w:tc>
          <w:tcPr>
            <w:tcW w:w="2352" w:type="pct"/>
            <w:tcBorders>
              <w:top w:val="nil"/>
              <w:left w:val="nil"/>
              <w:bottom w:val="single" w:sz="4" w:space="0" w:color="auto"/>
              <w:right w:val="single" w:sz="4" w:space="0" w:color="auto"/>
            </w:tcBorders>
            <w:vAlign w:val="center"/>
            <w:hideMark/>
          </w:tcPr>
          <w:p w14:paraId="3665688F" w14:textId="77777777" w:rsidR="00322061" w:rsidRPr="00322061" w:rsidRDefault="00322061" w:rsidP="00322061">
            <w:pPr>
              <w:rPr>
                <w:del w:id="7430" w:author="KPMG_PQH" w:date="2026-04-07T11:25:00Z" w16du:dateUtc="2026-04-07T04:25:00Z"/>
                <w:rFonts w:ascii="Arial" w:hAnsi="Arial" w:cs="Arial"/>
                <w:color w:val="000000"/>
                <w:sz w:val="18"/>
                <w:szCs w:val="18"/>
                <w:lang w:eastAsia="en-US"/>
              </w:rPr>
            </w:pPr>
            <w:del w:id="7431" w:author="KPMG_PQH" w:date="2026-04-07T11:25:00Z" w16du:dateUtc="2026-04-07T04:25:00Z">
              <w:r w:rsidRPr="00322061">
                <w:rPr>
                  <w:rFonts w:ascii="Arial" w:hAnsi="Arial" w:cs="Arial"/>
                  <w:color w:val="000000"/>
                  <w:sz w:val="18"/>
                  <w:szCs w:val="18"/>
                  <w:lang w:eastAsia="en-US"/>
                </w:rPr>
                <w:delText>AXMAN ENTERPRISE CO., LTD.</w:delText>
              </w:r>
            </w:del>
          </w:p>
        </w:tc>
        <w:tc>
          <w:tcPr>
            <w:tcW w:w="846" w:type="pct"/>
            <w:tcBorders>
              <w:top w:val="nil"/>
              <w:left w:val="nil"/>
              <w:bottom w:val="single" w:sz="4" w:space="0" w:color="auto"/>
              <w:right w:val="single" w:sz="4" w:space="0" w:color="auto"/>
            </w:tcBorders>
            <w:vAlign w:val="center"/>
            <w:hideMark/>
          </w:tcPr>
          <w:p w14:paraId="6B690BD1" w14:textId="77777777" w:rsidR="00322061" w:rsidRPr="00322061" w:rsidRDefault="00322061" w:rsidP="00322061">
            <w:pPr>
              <w:jc w:val="center"/>
              <w:rPr>
                <w:del w:id="7432" w:author="KPMG_PQH" w:date="2026-04-07T11:25:00Z" w16du:dateUtc="2026-04-07T04:25:00Z"/>
                <w:rFonts w:ascii="Arial" w:hAnsi="Arial" w:cs="Arial"/>
                <w:color w:val="000000"/>
                <w:sz w:val="18"/>
                <w:szCs w:val="18"/>
                <w:lang w:eastAsia="en-US"/>
              </w:rPr>
            </w:pPr>
            <w:del w:id="7433"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37F730E9" w14:textId="77777777" w:rsidR="00322061" w:rsidRPr="00322061" w:rsidRDefault="00322061" w:rsidP="00322061">
            <w:pPr>
              <w:rPr>
                <w:del w:id="7434" w:author="KPMG_PQH" w:date="2026-04-07T11:25:00Z" w16du:dateUtc="2026-04-07T04:25:00Z"/>
                <w:rFonts w:ascii="Arial" w:hAnsi="Arial" w:cs="Arial"/>
                <w:color w:val="000000"/>
                <w:sz w:val="18"/>
                <w:szCs w:val="18"/>
                <w:lang w:eastAsia="en-US"/>
              </w:rPr>
            </w:pPr>
            <w:del w:id="743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29B04B4" w14:textId="77777777" w:rsidTr="003B3AC8">
        <w:trPr>
          <w:trHeight w:val="20"/>
          <w:del w:id="743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0449FAB" w14:textId="77777777" w:rsidR="00322061" w:rsidRPr="00322061" w:rsidRDefault="00322061" w:rsidP="00322061">
            <w:pPr>
              <w:jc w:val="center"/>
              <w:rPr>
                <w:del w:id="7437" w:author="KPMG_PQH" w:date="2026-04-07T11:25:00Z" w16du:dateUtc="2026-04-07T04:25:00Z"/>
                <w:rFonts w:ascii="Arial" w:hAnsi="Arial" w:cs="Arial"/>
                <w:color w:val="000000"/>
                <w:sz w:val="18"/>
                <w:szCs w:val="18"/>
                <w:lang w:eastAsia="en-US"/>
              </w:rPr>
            </w:pPr>
            <w:del w:id="7438" w:author="KPMG_PQH" w:date="2026-04-07T11:25:00Z" w16du:dateUtc="2026-04-07T04:25:00Z">
              <w:r w:rsidRPr="00322061">
                <w:rPr>
                  <w:rFonts w:ascii="Arial" w:hAnsi="Arial" w:cs="Arial"/>
                  <w:color w:val="000000"/>
                  <w:sz w:val="18"/>
                  <w:szCs w:val="18"/>
                  <w:lang w:eastAsia="en-US"/>
                </w:rPr>
                <w:delText>28</w:delText>
              </w:r>
            </w:del>
          </w:p>
        </w:tc>
        <w:tc>
          <w:tcPr>
            <w:tcW w:w="2352" w:type="pct"/>
            <w:tcBorders>
              <w:top w:val="nil"/>
              <w:left w:val="nil"/>
              <w:bottom w:val="single" w:sz="4" w:space="0" w:color="auto"/>
              <w:right w:val="single" w:sz="4" w:space="0" w:color="auto"/>
            </w:tcBorders>
            <w:vAlign w:val="center"/>
            <w:hideMark/>
          </w:tcPr>
          <w:p w14:paraId="73AE4BF1" w14:textId="77777777" w:rsidR="00322061" w:rsidRPr="00322061" w:rsidRDefault="00322061" w:rsidP="00322061">
            <w:pPr>
              <w:rPr>
                <w:del w:id="7439" w:author="KPMG_PQH" w:date="2026-04-07T11:25:00Z" w16du:dateUtc="2026-04-07T04:25:00Z"/>
                <w:rFonts w:ascii="Arial" w:hAnsi="Arial" w:cs="Arial"/>
                <w:color w:val="000000"/>
                <w:sz w:val="18"/>
                <w:szCs w:val="18"/>
                <w:lang w:eastAsia="en-US"/>
              </w:rPr>
            </w:pPr>
            <w:del w:id="7440" w:author="KPMG_PQH" w:date="2026-04-07T11:25:00Z" w16du:dateUtc="2026-04-07T04:25:00Z">
              <w:r w:rsidRPr="00322061">
                <w:rPr>
                  <w:rFonts w:ascii="Arial" w:hAnsi="Arial" w:cs="Arial"/>
                  <w:color w:val="000000"/>
                  <w:sz w:val="18"/>
                  <w:szCs w:val="18"/>
                  <w:lang w:eastAsia="en-US"/>
                </w:rPr>
                <w:delText>BAIKSAN CO.,LTD.</w:delText>
              </w:r>
            </w:del>
          </w:p>
        </w:tc>
        <w:tc>
          <w:tcPr>
            <w:tcW w:w="846" w:type="pct"/>
            <w:tcBorders>
              <w:top w:val="nil"/>
              <w:left w:val="nil"/>
              <w:bottom w:val="single" w:sz="4" w:space="0" w:color="auto"/>
              <w:right w:val="single" w:sz="4" w:space="0" w:color="auto"/>
            </w:tcBorders>
            <w:vAlign w:val="center"/>
            <w:hideMark/>
          </w:tcPr>
          <w:p w14:paraId="00A4612E" w14:textId="77777777" w:rsidR="00322061" w:rsidRPr="00322061" w:rsidRDefault="00322061" w:rsidP="00322061">
            <w:pPr>
              <w:jc w:val="center"/>
              <w:rPr>
                <w:del w:id="7441" w:author="KPMG_PQH" w:date="2026-04-07T11:25:00Z" w16du:dateUtc="2026-04-07T04:25:00Z"/>
                <w:rFonts w:ascii="Arial" w:hAnsi="Arial" w:cs="Arial"/>
                <w:color w:val="000000"/>
                <w:sz w:val="18"/>
                <w:szCs w:val="18"/>
                <w:lang w:eastAsia="en-US"/>
              </w:rPr>
            </w:pPr>
            <w:del w:id="7442"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3D30C24E" w14:textId="77777777" w:rsidR="00322061" w:rsidRPr="00322061" w:rsidRDefault="00322061" w:rsidP="00322061">
            <w:pPr>
              <w:rPr>
                <w:del w:id="7443" w:author="KPMG_PQH" w:date="2026-04-07T11:25:00Z" w16du:dateUtc="2026-04-07T04:25:00Z"/>
                <w:rFonts w:ascii="Arial" w:hAnsi="Arial" w:cs="Arial"/>
                <w:color w:val="000000"/>
                <w:sz w:val="18"/>
                <w:szCs w:val="18"/>
                <w:lang w:eastAsia="en-US"/>
              </w:rPr>
            </w:pPr>
            <w:del w:id="744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2726A78" w14:textId="77777777" w:rsidTr="003B3AC8">
        <w:trPr>
          <w:trHeight w:val="20"/>
          <w:del w:id="744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0102E94" w14:textId="77777777" w:rsidR="00322061" w:rsidRPr="00322061" w:rsidRDefault="00322061" w:rsidP="00322061">
            <w:pPr>
              <w:jc w:val="center"/>
              <w:rPr>
                <w:del w:id="7446" w:author="KPMG_PQH" w:date="2026-04-07T11:25:00Z" w16du:dateUtc="2026-04-07T04:25:00Z"/>
                <w:rFonts w:ascii="Arial" w:hAnsi="Arial" w:cs="Arial"/>
                <w:color w:val="000000"/>
                <w:sz w:val="18"/>
                <w:szCs w:val="18"/>
                <w:lang w:eastAsia="en-US"/>
              </w:rPr>
            </w:pPr>
            <w:del w:id="7447" w:author="KPMG_PQH" w:date="2026-04-07T11:25:00Z" w16du:dateUtc="2026-04-07T04:25:00Z">
              <w:r w:rsidRPr="00322061">
                <w:rPr>
                  <w:rFonts w:ascii="Arial" w:hAnsi="Arial" w:cs="Arial"/>
                  <w:color w:val="000000"/>
                  <w:sz w:val="18"/>
                  <w:szCs w:val="18"/>
                  <w:lang w:eastAsia="en-US"/>
                </w:rPr>
                <w:delText>29</w:delText>
              </w:r>
            </w:del>
          </w:p>
        </w:tc>
        <w:tc>
          <w:tcPr>
            <w:tcW w:w="2352" w:type="pct"/>
            <w:tcBorders>
              <w:top w:val="nil"/>
              <w:left w:val="nil"/>
              <w:bottom w:val="single" w:sz="4" w:space="0" w:color="auto"/>
              <w:right w:val="single" w:sz="4" w:space="0" w:color="auto"/>
            </w:tcBorders>
            <w:vAlign w:val="center"/>
            <w:hideMark/>
          </w:tcPr>
          <w:p w14:paraId="67D7BEA7" w14:textId="77777777" w:rsidR="00322061" w:rsidRPr="00322061" w:rsidRDefault="00322061" w:rsidP="00322061">
            <w:pPr>
              <w:rPr>
                <w:del w:id="7448" w:author="KPMG_PQH" w:date="2026-04-07T11:25:00Z" w16du:dateUtc="2026-04-07T04:25:00Z"/>
                <w:rFonts w:ascii="Arial" w:hAnsi="Arial" w:cs="Arial"/>
                <w:color w:val="000000"/>
                <w:sz w:val="18"/>
                <w:szCs w:val="18"/>
                <w:lang w:eastAsia="en-US"/>
              </w:rPr>
            </w:pPr>
            <w:del w:id="7449" w:author="KPMG_PQH" w:date="2026-04-07T11:25:00Z" w16du:dateUtc="2026-04-07T04:25:00Z">
              <w:r w:rsidRPr="00322061">
                <w:rPr>
                  <w:rFonts w:ascii="Arial" w:hAnsi="Arial" w:cs="Arial"/>
                  <w:color w:val="000000"/>
                  <w:sz w:val="18"/>
                  <w:szCs w:val="18"/>
                  <w:lang w:eastAsia="en-US"/>
                </w:rPr>
                <w:delText>BAODING TECHNOLOGY CO., LTD.</w:delText>
              </w:r>
            </w:del>
          </w:p>
        </w:tc>
        <w:tc>
          <w:tcPr>
            <w:tcW w:w="846" w:type="pct"/>
            <w:tcBorders>
              <w:top w:val="nil"/>
              <w:left w:val="nil"/>
              <w:bottom w:val="single" w:sz="4" w:space="0" w:color="auto"/>
              <w:right w:val="single" w:sz="4" w:space="0" w:color="auto"/>
            </w:tcBorders>
            <w:vAlign w:val="center"/>
            <w:hideMark/>
          </w:tcPr>
          <w:p w14:paraId="5AB9F32B" w14:textId="77777777" w:rsidR="00322061" w:rsidRPr="00322061" w:rsidRDefault="00322061" w:rsidP="00322061">
            <w:pPr>
              <w:jc w:val="center"/>
              <w:rPr>
                <w:del w:id="7450" w:author="KPMG_PQH" w:date="2026-04-07T11:25:00Z" w16du:dateUtc="2026-04-07T04:25:00Z"/>
                <w:rFonts w:ascii="Arial" w:hAnsi="Arial" w:cs="Arial"/>
                <w:color w:val="000000"/>
                <w:sz w:val="18"/>
                <w:szCs w:val="18"/>
                <w:lang w:eastAsia="en-US"/>
              </w:rPr>
            </w:pPr>
            <w:del w:id="7451"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AB2A50B" w14:textId="77777777" w:rsidR="00322061" w:rsidRPr="00322061" w:rsidRDefault="00322061" w:rsidP="00322061">
            <w:pPr>
              <w:rPr>
                <w:del w:id="7452" w:author="KPMG_PQH" w:date="2026-04-07T11:25:00Z" w16du:dateUtc="2026-04-07T04:25:00Z"/>
                <w:rFonts w:ascii="Arial" w:hAnsi="Arial" w:cs="Arial"/>
                <w:color w:val="000000"/>
                <w:sz w:val="18"/>
                <w:szCs w:val="18"/>
                <w:lang w:eastAsia="en-US"/>
              </w:rPr>
            </w:pPr>
            <w:del w:id="7453"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9AB5C13" w14:textId="77777777" w:rsidTr="003B3AC8">
        <w:trPr>
          <w:trHeight w:val="20"/>
          <w:del w:id="745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A6B3E69" w14:textId="77777777" w:rsidR="00322061" w:rsidRPr="00322061" w:rsidRDefault="00322061" w:rsidP="00322061">
            <w:pPr>
              <w:jc w:val="center"/>
              <w:rPr>
                <w:del w:id="7455" w:author="KPMG_PQH" w:date="2026-04-07T11:25:00Z" w16du:dateUtc="2026-04-07T04:25:00Z"/>
                <w:rFonts w:ascii="Arial" w:hAnsi="Arial" w:cs="Arial"/>
                <w:color w:val="000000"/>
                <w:sz w:val="18"/>
                <w:szCs w:val="18"/>
                <w:lang w:eastAsia="en-US"/>
              </w:rPr>
            </w:pPr>
            <w:del w:id="7456" w:author="KPMG_PQH" w:date="2026-04-07T11:25:00Z" w16du:dateUtc="2026-04-07T04:25:00Z">
              <w:r w:rsidRPr="00322061">
                <w:rPr>
                  <w:rFonts w:ascii="Arial" w:hAnsi="Arial" w:cs="Arial"/>
                  <w:color w:val="000000"/>
                  <w:sz w:val="18"/>
                  <w:szCs w:val="18"/>
                  <w:lang w:eastAsia="en-US"/>
                </w:rPr>
                <w:delText>30</w:delText>
              </w:r>
            </w:del>
          </w:p>
        </w:tc>
        <w:tc>
          <w:tcPr>
            <w:tcW w:w="2352" w:type="pct"/>
            <w:tcBorders>
              <w:top w:val="nil"/>
              <w:left w:val="nil"/>
              <w:bottom w:val="single" w:sz="4" w:space="0" w:color="auto"/>
              <w:right w:val="single" w:sz="4" w:space="0" w:color="auto"/>
            </w:tcBorders>
            <w:vAlign w:val="center"/>
            <w:hideMark/>
          </w:tcPr>
          <w:p w14:paraId="1F45FA31" w14:textId="77777777" w:rsidR="00322061" w:rsidRPr="00322061" w:rsidRDefault="00322061" w:rsidP="00322061">
            <w:pPr>
              <w:rPr>
                <w:del w:id="7457" w:author="KPMG_PQH" w:date="2026-04-07T11:25:00Z" w16du:dateUtc="2026-04-07T04:25:00Z"/>
                <w:rFonts w:ascii="Arial" w:hAnsi="Arial" w:cs="Arial"/>
                <w:color w:val="000000"/>
                <w:sz w:val="18"/>
                <w:szCs w:val="18"/>
                <w:lang w:eastAsia="en-US"/>
              </w:rPr>
            </w:pPr>
            <w:del w:id="7458" w:author="KPMG_PQH" w:date="2026-04-07T11:25:00Z" w16du:dateUtc="2026-04-07T04:25:00Z">
              <w:r w:rsidRPr="00322061">
                <w:rPr>
                  <w:rFonts w:ascii="Arial" w:hAnsi="Arial" w:cs="Arial"/>
                  <w:color w:val="000000"/>
                  <w:sz w:val="18"/>
                  <w:szCs w:val="18"/>
                  <w:lang w:eastAsia="en-US"/>
                </w:rPr>
                <w:delText>BAOXINIAO HOLDING CO.,LTD.</w:delText>
              </w:r>
            </w:del>
          </w:p>
        </w:tc>
        <w:tc>
          <w:tcPr>
            <w:tcW w:w="846" w:type="pct"/>
            <w:tcBorders>
              <w:top w:val="nil"/>
              <w:left w:val="nil"/>
              <w:bottom w:val="single" w:sz="4" w:space="0" w:color="auto"/>
              <w:right w:val="single" w:sz="4" w:space="0" w:color="auto"/>
            </w:tcBorders>
            <w:vAlign w:val="center"/>
            <w:hideMark/>
          </w:tcPr>
          <w:p w14:paraId="5A9BFE8B" w14:textId="77777777" w:rsidR="00322061" w:rsidRPr="00322061" w:rsidRDefault="00322061" w:rsidP="00322061">
            <w:pPr>
              <w:jc w:val="center"/>
              <w:rPr>
                <w:del w:id="7459" w:author="KPMG_PQH" w:date="2026-04-07T11:25:00Z" w16du:dateUtc="2026-04-07T04:25:00Z"/>
                <w:rFonts w:ascii="Arial" w:hAnsi="Arial" w:cs="Arial"/>
                <w:color w:val="000000"/>
                <w:sz w:val="18"/>
                <w:szCs w:val="18"/>
                <w:lang w:eastAsia="en-US"/>
              </w:rPr>
            </w:pPr>
            <w:del w:id="746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D81050C" w14:textId="77777777" w:rsidR="00322061" w:rsidRPr="00322061" w:rsidRDefault="00322061" w:rsidP="00322061">
            <w:pPr>
              <w:rPr>
                <w:del w:id="7461" w:author="KPMG_PQH" w:date="2026-04-07T11:25:00Z" w16du:dateUtc="2026-04-07T04:25:00Z"/>
                <w:rFonts w:ascii="Arial" w:hAnsi="Arial" w:cs="Arial"/>
                <w:color w:val="000000"/>
                <w:sz w:val="18"/>
                <w:szCs w:val="18"/>
                <w:lang w:eastAsia="en-US"/>
              </w:rPr>
            </w:pPr>
            <w:del w:id="746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3B22717" w14:textId="77777777" w:rsidTr="003B3AC8">
        <w:trPr>
          <w:trHeight w:val="20"/>
          <w:del w:id="746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DF82004" w14:textId="77777777" w:rsidR="00322061" w:rsidRPr="00322061" w:rsidRDefault="00322061" w:rsidP="00322061">
            <w:pPr>
              <w:jc w:val="center"/>
              <w:rPr>
                <w:del w:id="7464" w:author="KPMG_PQH" w:date="2026-04-07T11:25:00Z" w16du:dateUtc="2026-04-07T04:25:00Z"/>
                <w:rFonts w:ascii="Arial" w:hAnsi="Arial" w:cs="Arial"/>
                <w:color w:val="000000"/>
                <w:sz w:val="18"/>
                <w:szCs w:val="18"/>
                <w:lang w:eastAsia="en-US"/>
              </w:rPr>
            </w:pPr>
            <w:del w:id="7465" w:author="KPMG_PQH" w:date="2026-04-07T11:25:00Z" w16du:dateUtc="2026-04-07T04:25:00Z">
              <w:r w:rsidRPr="00322061">
                <w:rPr>
                  <w:rFonts w:ascii="Arial" w:hAnsi="Arial" w:cs="Arial"/>
                  <w:color w:val="000000"/>
                  <w:sz w:val="18"/>
                  <w:szCs w:val="18"/>
                  <w:lang w:eastAsia="en-US"/>
                </w:rPr>
                <w:delText>31</w:delText>
              </w:r>
            </w:del>
          </w:p>
        </w:tc>
        <w:tc>
          <w:tcPr>
            <w:tcW w:w="2352" w:type="pct"/>
            <w:tcBorders>
              <w:top w:val="nil"/>
              <w:left w:val="nil"/>
              <w:bottom w:val="single" w:sz="4" w:space="0" w:color="auto"/>
              <w:right w:val="single" w:sz="4" w:space="0" w:color="auto"/>
            </w:tcBorders>
            <w:vAlign w:val="center"/>
            <w:hideMark/>
          </w:tcPr>
          <w:p w14:paraId="42F10E7F" w14:textId="77777777" w:rsidR="00322061" w:rsidRPr="00322061" w:rsidRDefault="00322061" w:rsidP="00322061">
            <w:pPr>
              <w:rPr>
                <w:del w:id="7466" w:author="KPMG_PQH" w:date="2026-04-07T11:25:00Z" w16du:dateUtc="2026-04-07T04:25:00Z"/>
                <w:rFonts w:ascii="Arial" w:hAnsi="Arial" w:cs="Arial"/>
                <w:color w:val="000000"/>
                <w:sz w:val="18"/>
                <w:szCs w:val="18"/>
                <w:lang w:eastAsia="en-US"/>
              </w:rPr>
            </w:pPr>
            <w:del w:id="7467" w:author="KPMG_PQH" w:date="2026-04-07T11:25:00Z" w16du:dateUtc="2026-04-07T04:25:00Z">
              <w:r w:rsidRPr="00322061">
                <w:rPr>
                  <w:rFonts w:ascii="Arial" w:hAnsi="Arial" w:cs="Arial"/>
                  <w:color w:val="000000"/>
                  <w:sz w:val="18"/>
                  <w:szCs w:val="18"/>
                  <w:lang w:eastAsia="en-US"/>
                </w:rPr>
                <w:delText>BARREL CO.,LTD.</w:delText>
              </w:r>
            </w:del>
          </w:p>
        </w:tc>
        <w:tc>
          <w:tcPr>
            <w:tcW w:w="846" w:type="pct"/>
            <w:tcBorders>
              <w:top w:val="nil"/>
              <w:left w:val="nil"/>
              <w:bottom w:val="single" w:sz="4" w:space="0" w:color="auto"/>
              <w:right w:val="single" w:sz="4" w:space="0" w:color="auto"/>
            </w:tcBorders>
            <w:vAlign w:val="center"/>
            <w:hideMark/>
          </w:tcPr>
          <w:p w14:paraId="34C5FE32" w14:textId="77777777" w:rsidR="00322061" w:rsidRPr="00322061" w:rsidRDefault="00322061" w:rsidP="00322061">
            <w:pPr>
              <w:jc w:val="center"/>
              <w:rPr>
                <w:del w:id="7468" w:author="KPMG_PQH" w:date="2026-04-07T11:25:00Z" w16du:dateUtc="2026-04-07T04:25:00Z"/>
                <w:rFonts w:ascii="Arial" w:hAnsi="Arial" w:cs="Arial"/>
                <w:color w:val="000000"/>
                <w:sz w:val="18"/>
                <w:szCs w:val="18"/>
                <w:lang w:eastAsia="en-US"/>
              </w:rPr>
            </w:pPr>
            <w:del w:id="7469"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2AB598C2" w14:textId="77777777" w:rsidR="00322061" w:rsidRPr="00322061" w:rsidRDefault="00322061" w:rsidP="00322061">
            <w:pPr>
              <w:rPr>
                <w:del w:id="7470" w:author="KPMG_PQH" w:date="2026-04-07T11:25:00Z" w16du:dateUtc="2026-04-07T04:25:00Z"/>
                <w:rFonts w:ascii="Arial" w:hAnsi="Arial" w:cs="Arial"/>
                <w:color w:val="000000"/>
                <w:sz w:val="18"/>
                <w:szCs w:val="18"/>
                <w:lang w:eastAsia="en-US"/>
              </w:rPr>
            </w:pPr>
            <w:del w:id="7471" w:author="KPMG_PQH" w:date="2026-04-07T11:25:00Z" w16du:dateUtc="2026-04-07T04:25:00Z">
              <w:r w:rsidRPr="00322061">
                <w:rPr>
                  <w:rFonts w:ascii="Arial" w:hAnsi="Arial" w:cs="Arial"/>
                  <w:color w:val="000000"/>
                  <w:sz w:val="18"/>
                  <w:szCs w:val="18"/>
                  <w:lang w:eastAsia="en-US"/>
                </w:rPr>
                <w:delText>Abnormal financial data</w:delText>
              </w:r>
            </w:del>
          </w:p>
        </w:tc>
      </w:tr>
      <w:tr w:rsidR="00322061" w:rsidRPr="00322061" w14:paraId="22CB9B67" w14:textId="77777777" w:rsidTr="003B3AC8">
        <w:trPr>
          <w:trHeight w:val="20"/>
          <w:del w:id="747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4926450" w14:textId="77777777" w:rsidR="00322061" w:rsidRPr="00322061" w:rsidRDefault="00322061" w:rsidP="00322061">
            <w:pPr>
              <w:jc w:val="center"/>
              <w:rPr>
                <w:del w:id="7473" w:author="KPMG_PQH" w:date="2026-04-07T11:25:00Z" w16du:dateUtc="2026-04-07T04:25:00Z"/>
                <w:rFonts w:ascii="Arial" w:hAnsi="Arial" w:cs="Arial"/>
                <w:color w:val="000000"/>
                <w:sz w:val="18"/>
                <w:szCs w:val="18"/>
                <w:lang w:eastAsia="en-US"/>
              </w:rPr>
            </w:pPr>
            <w:del w:id="7474" w:author="KPMG_PQH" w:date="2026-04-07T11:25:00Z" w16du:dateUtc="2026-04-07T04:25:00Z">
              <w:r w:rsidRPr="00322061">
                <w:rPr>
                  <w:rFonts w:ascii="Arial" w:hAnsi="Arial" w:cs="Arial"/>
                  <w:color w:val="000000"/>
                  <w:sz w:val="18"/>
                  <w:szCs w:val="18"/>
                  <w:lang w:eastAsia="en-US"/>
                </w:rPr>
                <w:delText>32</w:delText>
              </w:r>
            </w:del>
          </w:p>
        </w:tc>
        <w:tc>
          <w:tcPr>
            <w:tcW w:w="2352" w:type="pct"/>
            <w:tcBorders>
              <w:top w:val="nil"/>
              <w:left w:val="nil"/>
              <w:bottom w:val="single" w:sz="4" w:space="0" w:color="auto"/>
              <w:right w:val="single" w:sz="4" w:space="0" w:color="auto"/>
            </w:tcBorders>
            <w:vAlign w:val="center"/>
            <w:hideMark/>
          </w:tcPr>
          <w:p w14:paraId="6F1F2B6C" w14:textId="77777777" w:rsidR="00322061" w:rsidRPr="00322061" w:rsidRDefault="00322061" w:rsidP="00322061">
            <w:pPr>
              <w:rPr>
                <w:del w:id="7475" w:author="KPMG_PQH" w:date="2026-04-07T11:25:00Z" w16du:dateUtc="2026-04-07T04:25:00Z"/>
                <w:rFonts w:ascii="Arial" w:hAnsi="Arial" w:cs="Arial"/>
                <w:color w:val="000000"/>
                <w:sz w:val="18"/>
                <w:szCs w:val="18"/>
                <w:lang w:eastAsia="en-US"/>
              </w:rPr>
            </w:pPr>
            <w:del w:id="7476" w:author="KPMG_PQH" w:date="2026-04-07T11:25:00Z" w16du:dateUtc="2026-04-07T04:25:00Z">
              <w:r w:rsidRPr="00322061">
                <w:rPr>
                  <w:rFonts w:ascii="Arial" w:hAnsi="Arial" w:cs="Arial"/>
                  <w:color w:val="000000"/>
                  <w:sz w:val="18"/>
                  <w:szCs w:val="18"/>
                  <w:lang w:eastAsia="en-US"/>
                </w:rPr>
                <w:delText>BATU KAWAN BHD</w:delText>
              </w:r>
            </w:del>
          </w:p>
        </w:tc>
        <w:tc>
          <w:tcPr>
            <w:tcW w:w="846" w:type="pct"/>
            <w:tcBorders>
              <w:top w:val="nil"/>
              <w:left w:val="nil"/>
              <w:bottom w:val="single" w:sz="4" w:space="0" w:color="auto"/>
              <w:right w:val="single" w:sz="4" w:space="0" w:color="auto"/>
            </w:tcBorders>
            <w:vAlign w:val="center"/>
            <w:hideMark/>
          </w:tcPr>
          <w:p w14:paraId="19D1D0B0" w14:textId="77777777" w:rsidR="00322061" w:rsidRPr="00322061" w:rsidRDefault="00322061" w:rsidP="00322061">
            <w:pPr>
              <w:jc w:val="center"/>
              <w:rPr>
                <w:del w:id="7477" w:author="KPMG_PQH" w:date="2026-04-07T11:25:00Z" w16du:dateUtc="2026-04-07T04:25:00Z"/>
                <w:rFonts w:ascii="Arial" w:hAnsi="Arial" w:cs="Arial"/>
                <w:color w:val="000000"/>
                <w:sz w:val="18"/>
                <w:szCs w:val="18"/>
                <w:lang w:eastAsia="en-US"/>
              </w:rPr>
            </w:pPr>
            <w:del w:id="7478"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13FAC8F" w14:textId="77777777" w:rsidR="00322061" w:rsidRPr="00322061" w:rsidRDefault="00322061" w:rsidP="00322061">
            <w:pPr>
              <w:rPr>
                <w:del w:id="7479" w:author="KPMG_PQH" w:date="2026-04-07T11:25:00Z" w16du:dateUtc="2026-04-07T04:25:00Z"/>
                <w:rFonts w:ascii="Arial" w:hAnsi="Arial" w:cs="Arial"/>
                <w:color w:val="000000"/>
                <w:sz w:val="18"/>
                <w:szCs w:val="18"/>
                <w:lang w:eastAsia="en-US"/>
              </w:rPr>
            </w:pPr>
            <w:del w:id="7480"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02556419" w14:textId="77777777" w:rsidTr="003B3AC8">
        <w:trPr>
          <w:trHeight w:val="20"/>
          <w:del w:id="748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81593C2" w14:textId="77777777" w:rsidR="00322061" w:rsidRPr="00322061" w:rsidRDefault="00322061" w:rsidP="00322061">
            <w:pPr>
              <w:jc w:val="center"/>
              <w:rPr>
                <w:del w:id="7482" w:author="KPMG_PQH" w:date="2026-04-07T11:25:00Z" w16du:dateUtc="2026-04-07T04:25:00Z"/>
                <w:rFonts w:ascii="Arial" w:hAnsi="Arial" w:cs="Arial"/>
                <w:color w:val="000000"/>
                <w:sz w:val="18"/>
                <w:szCs w:val="18"/>
                <w:lang w:eastAsia="en-US"/>
              </w:rPr>
            </w:pPr>
            <w:del w:id="7483" w:author="KPMG_PQH" w:date="2026-04-07T11:25:00Z" w16du:dateUtc="2026-04-07T04:25:00Z">
              <w:r w:rsidRPr="00322061">
                <w:rPr>
                  <w:rFonts w:ascii="Arial" w:hAnsi="Arial" w:cs="Arial"/>
                  <w:color w:val="000000"/>
                  <w:sz w:val="18"/>
                  <w:szCs w:val="18"/>
                  <w:lang w:eastAsia="en-US"/>
                </w:rPr>
                <w:delText>33</w:delText>
              </w:r>
            </w:del>
          </w:p>
        </w:tc>
        <w:tc>
          <w:tcPr>
            <w:tcW w:w="2352" w:type="pct"/>
            <w:tcBorders>
              <w:top w:val="nil"/>
              <w:left w:val="nil"/>
              <w:bottom w:val="single" w:sz="4" w:space="0" w:color="auto"/>
              <w:right w:val="single" w:sz="4" w:space="0" w:color="auto"/>
            </w:tcBorders>
            <w:vAlign w:val="center"/>
            <w:hideMark/>
          </w:tcPr>
          <w:p w14:paraId="6ED27568" w14:textId="77777777" w:rsidR="00322061" w:rsidRPr="00322061" w:rsidRDefault="00322061" w:rsidP="00322061">
            <w:pPr>
              <w:rPr>
                <w:del w:id="7484" w:author="KPMG_PQH" w:date="2026-04-07T11:25:00Z" w16du:dateUtc="2026-04-07T04:25:00Z"/>
                <w:rFonts w:ascii="Arial" w:hAnsi="Arial" w:cs="Arial"/>
                <w:color w:val="000000"/>
                <w:sz w:val="18"/>
                <w:szCs w:val="18"/>
                <w:lang w:eastAsia="en-US"/>
              </w:rPr>
            </w:pPr>
            <w:del w:id="7485" w:author="KPMG_PQH" w:date="2026-04-07T11:25:00Z" w16du:dateUtc="2026-04-07T04:25:00Z">
              <w:r w:rsidRPr="00322061">
                <w:rPr>
                  <w:rFonts w:ascii="Arial" w:hAnsi="Arial" w:cs="Arial"/>
                  <w:color w:val="000000"/>
                  <w:sz w:val="18"/>
                  <w:szCs w:val="18"/>
                  <w:lang w:eastAsia="en-US"/>
                </w:rPr>
                <w:delText>BEE ELECTRONIC MACHINES LTD</w:delText>
              </w:r>
            </w:del>
          </w:p>
        </w:tc>
        <w:tc>
          <w:tcPr>
            <w:tcW w:w="846" w:type="pct"/>
            <w:tcBorders>
              <w:top w:val="nil"/>
              <w:left w:val="nil"/>
              <w:bottom w:val="single" w:sz="4" w:space="0" w:color="auto"/>
              <w:right w:val="single" w:sz="4" w:space="0" w:color="auto"/>
            </w:tcBorders>
            <w:vAlign w:val="center"/>
            <w:hideMark/>
          </w:tcPr>
          <w:p w14:paraId="1AEF0168" w14:textId="77777777" w:rsidR="00322061" w:rsidRPr="00322061" w:rsidRDefault="00322061" w:rsidP="00322061">
            <w:pPr>
              <w:jc w:val="center"/>
              <w:rPr>
                <w:del w:id="7486" w:author="KPMG_PQH" w:date="2026-04-07T11:25:00Z" w16du:dateUtc="2026-04-07T04:25:00Z"/>
                <w:rFonts w:ascii="Arial" w:hAnsi="Arial" w:cs="Arial"/>
                <w:color w:val="000000"/>
                <w:sz w:val="18"/>
                <w:szCs w:val="18"/>
                <w:lang w:eastAsia="en-US"/>
              </w:rPr>
            </w:pPr>
            <w:del w:id="748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E15B88A" w14:textId="77777777" w:rsidR="00322061" w:rsidRPr="00322061" w:rsidRDefault="00322061" w:rsidP="00322061">
            <w:pPr>
              <w:rPr>
                <w:del w:id="7488" w:author="KPMG_PQH" w:date="2026-04-07T11:25:00Z" w16du:dateUtc="2026-04-07T04:25:00Z"/>
                <w:rFonts w:ascii="Arial" w:hAnsi="Arial" w:cs="Arial"/>
                <w:color w:val="000000"/>
                <w:sz w:val="18"/>
                <w:szCs w:val="18"/>
                <w:lang w:eastAsia="en-US"/>
              </w:rPr>
            </w:pPr>
            <w:del w:id="748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798806CF" w14:textId="77777777" w:rsidTr="003B3AC8">
        <w:trPr>
          <w:trHeight w:val="20"/>
          <w:del w:id="749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0EDBE05" w14:textId="77777777" w:rsidR="00322061" w:rsidRPr="00322061" w:rsidRDefault="00322061" w:rsidP="00322061">
            <w:pPr>
              <w:jc w:val="center"/>
              <w:rPr>
                <w:del w:id="7491" w:author="KPMG_PQH" w:date="2026-04-07T11:25:00Z" w16du:dateUtc="2026-04-07T04:25:00Z"/>
                <w:rFonts w:ascii="Arial" w:hAnsi="Arial" w:cs="Arial"/>
                <w:color w:val="000000"/>
                <w:sz w:val="18"/>
                <w:szCs w:val="18"/>
                <w:lang w:eastAsia="en-US"/>
              </w:rPr>
            </w:pPr>
            <w:del w:id="7492" w:author="KPMG_PQH" w:date="2026-04-07T11:25:00Z" w16du:dateUtc="2026-04-07T04:25:00Z">
              <w:r w:rsidRPr="00322061">
                <w:rPr>
                  <w:rFonts w:ascii="Arial" w:hAnsi="Arial" w:cs="Arial"/>
                  <w:color w:val="000000"/>
                  <w:sz w:val="18"/>
                  <w:szCs w:val="18"/>
                  <w:lang w:eastAsia="en-US"/>
                </w:rPr>
                <w:delText>34</w:delText>
              </w:r>
            </w:del>
          </w:p>
        </w:tc>
        <w:tc>
          <w:tcPr>
            <w:tcW w:w="2352" w:type="pct"/>
            <w:tcBorders>
              <w:top w:val="nil"/>
              <w:left w:val="nil"/>
              <w:bottom w:val="single" w:sz="4" w:space="0" w:color="auto"/>
              <w:right w:val="single" w:sz="4" w:space="0" w:color="auto"/>
            </w:tcBorders>
            <w:vAlign w:val="center"/>
            <w:hideMark/>
          </w:tcPr>
          <w:p w14:paraId="5B9F7C5D" w14:textId="77777777" w:rsidR="00322061" w:rsidRPr="00322061" w:rsidRDefault="00322061" w:rsidP="00322061">
            <w:pPr>
              <w:rPr>
                <w:del w:id="7493" w:author="KPMG_PQH" w:date="2026-04-07T11:25:00Z" w16du:dateUtc="2026-04-07T04:25:00Z"/>
                <w:rFonts w:ascii="Arial" w:hAnsi="Arial" w:cs="Arial"/>
                <w:color w:val="000000"/>
                <w:sz w:val="18"/>
                <w:szCs w:val="18"/>
                <w:lang w:eastAsia="en-US"/>
              </w:rPr>
            </w:pPr>
            <w:del w:id="7494" w:author="KPMG_PQH" w:date="2026-04-07T11:25:00Z" w16du:dateUtc="2026-04-07T04:25:00Z">
              <w:r w:rsidRPr="00322061">
                <w:rPr>
                  <w:rFonts w:ascii="Arial" w:hAnsi="Arial" w:cs="Arial"/>
                  <w:color w:val="000000"/>
                  <w:sz w:val="18"/>
                  <w:szCs w:val="18"/>
                  <w:lang w:eastAsia="en-US"/>
                </w:rPr>
                <w:delText>BEIJING JIAMAN DRESS CO., LTD.</w:delText>
              </w:r>
            </w:del>
          </w:p>
        </w:tc>
        <w:tc>
          <w:tcPr>
            <w:tcW w:w="846" w:type="pct"/>
            <w:tcBorders>
              <w:top w:val="nil"/>
              <w:left w:val="nil"/>
              <w:bottom w:val="single" w:sz="4" w:space="0" w:color="auto"/>
              <w:right w:val="single" w:sz="4" w:space="0" w:color="auto"/>
            </w:tcBorders>
            <w:vAlign w:val="center"/>
            <w:hideMark/>
          </w:tcPr>
          <w:p w14:paraId="1072F59F" w14:textId="77777777" w:rsidR="00322061" w:rsidRPr="00322061" w:rsidRDefault="00322061" w:rsidP="00322061">
            <w:pPr>
              <w:jc w:val="center"/>
              <w:rPr>
                <w:del w:id="7495" w:author="KPMG_PQH" w:date="2026-04-07T11:25:00Z" w16du:dateUtc="2026-04-07T04:25:00Z"/>
                <w:rFonts w:ascii="Arial" w:hAnsi="Arial" w:cs="Arial"/>
                <w:color w:val="000000"/>
                <w:sz w:val="18"/>
                <w:szCs w:val="18"/>
                <w:lang w:eastAsia="en-US"/>
              </w:rPr>
            </w:pPr>
            <w:del w:id="749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5459594" w14:textId="77777777" w:rsidR="00322061" w:rsidRPr="00322061" w:rsidRDefault="00322061" w:rsidP="00322061">
            <w:pPr>
              <w:rPr>
                <w:del w:id="7497" w:author="KPMG_PQH" w:date="2026-04-07T11:25:00Z" w16du:dateUtc="2026-04-07T04:25:00Z"/>
                <w:rFonts w:ascii="Arial" w:hAnsi="Arial" w:cs="Arial"/>
                <w:color w:val="000000"/>
                <w:sz w:val="18"/>
                <w:szCs w:val="18"/>
                <w:lang w:eastAsia="en-US"/>
              </w:rPr>
            </w:pPr>
            <w:del w:id="749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8003BCB" w14:textId="77777777" w:rsidTr="003B3AC8">
        <w:trPr>
          <w:trHeight w:val="20"/>
          <w:del w:id="749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27A2E4E" w14:textId="77777777" w:rsidR="00322061" w:rsidRPr="00322061" w:rsidRDefault="00322061" w:rsidP="00322061">
            <w:pPr>
              <w:jc w:val="center"/>
              <w:rPr>
                <w:del w:id="7500" w:author="KPMG_PQH" w:date="2026-04-07T11:25:00Z" w16du:dateUtc="2026-04-07T04:25:00Z"/>
                <w:rFonts w:ascii="Arial" w:hAnsi="Arial" w:cs="Arial"/>
                <w:color w:val="000000"/>
                <w:sz w:val="18"/>
                <w:szCs w:val="18"/>
                <w:lang w:eastAsia="en-US"/>
              </w:rPr>
            </w:pPr>
            <w:del w:id="7501" w:author="KPMG_PQH" w:date="2026-04-07T11:25:00Z" w16du:dateUtc="2026-04-07T04:25:00Z">
              <w:r w:rsidRPr="00322061">
                <w:rPr>
                  <w:rFonts w:ascii="Arial" w:hAnsi="Arial" w:cs="Arial"/>
                  <w:color w:val="000000"/>
                  <w:sz w:val="18"/>
                  <w:szCs w:val="18"/>
                  <w:lang w:eastAsia="en-US"/>
                </w:rPr>
                <w:delText>35</w:delText>
              </w:r>
            </w:del>
          </w:p>
        </w:tc>
        <w:tc>
          <w:tcPr>
            <w:tcW w:w="2352" w:type="pct"/>
            <w:tcBorders>
              <w:top w:val="nil"/>
              <w:left w:val="nil"/>
              <w:bottom w:val="single" w:sz="4" w:space="0" w:color="auto"/>
              <w:right w:val="single" w:sz="4" w:space="0" w:color="auto"/>
            </w:tcBorders>
            <w:vAlign w:val="center"/>
            <w:hideMark/>
          </w:tcPr>
          <w:p w14:paraId="544F50F5" w14:textId="77777777" w:rsidR="00322061" w:rsidRPr="00322061" w:rsidRDefault="00322061" w:rsidP="00322061">
            <w:pPr>
              <w:rPr>
                <w:del w:id="7502" w:author="KPMG_PQH" w:date="2026-04-07T11:25:00Z" w16du:dateUtc="2026-04-07T04:25:00Z"/>
                <w:rFonts w:ascii="Arial" w:hAnsi="Arial" w:cs="Arial"/>
                <w:color w:val="000000"/>
                <w:sz w:val="18"/>
                <w:szCs w:val="18"/>
                <w:lang w:eastAsia="en-US"/>
              </w:rPr>
            </w:pPr>
            <w:del w:id="7503" w:author="KPMG_PQH" w:date="2026-04-07T11:25:00Z" w16du:dateUtc="2026-04-07T04:25:00Z">
              <w:r w:rsidRPr="00322061">
                <w:rPr>
                  <w:rFonts w:ascii="Arial" w:hAnsi="Arial" w:cs="Arial"/>
                  <w:color w:val="000000"/>
                  <w:sz w:val="18"/>
                  <w:szCs w:val="18"/>
                  <w:lang w:eastAsia="en-US"/>
                </w:rPr>
                <w:delText>BELLA CASA FASHION &amp; RETAIL LIMITED</w:delText>
              </w:r>
            </w:del>
          </w:p>
        </w:tc>
        <w:tc>
          <w:tcPr>
            <w:tcW w:w="846" w:type="pct"/>
            <w:tcBorders>
              <w:top w:val="nil"/>
              <w:left w:val="nil"/>
              <w:bottom w:val="single" w:sz="4" w:space="0" w:color="auto"/>
              <w:right w:val="single" w:sz="4" w:space="0" w:color="auto"/>
            </w:tcBorders>
            <w:vAlign w:val="center"/>
            <w:hideMark/>
          </w:tcPr>
          <w:p w14:paraId="01E1B321" w14:textId="77777777" w:rsidR="00322061" w:rsidRPr="00322061" w:rsidRDefault="00322061" w:rsidP="00322061">
            <w:pPr>
              <w:jc w:val="center"/>
              <w:rPr>
                <w:del w:id="7504" w:author="KPMG_PQH" w:date="2026-04-07T11:25:00Z" w16du:dateUtc="2026-04-07T04:25:00Z"/>
                <w:rFonts w:ascii="Arial" w:hAnsi="Arial" w:cs="Arial"/>
                <w:color w:val="000000"/>
                <w:sz w:val="18"/>
                <w:szCs w:val="18"/>
                <w:lang w:eastAsia="en-US"/>
              </w:rPr>
            </w:pPr>
            <w:del w:id="7505"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AA1B096" w14:textId="77777777" w:rsidR="00322061" w:rsidRPr="00322061" w:rsidRDefault="00322061" w:rsidP="00322061">
            <w:pPr>
              <w:rPr>
                <w:del w:id="7506" w:author="KPMG_PQH" w:date="2026-04-07T11:25:00Z" w16du:dateUtc="2026-04-07T04:25:00Z"/>
                <w:rFonts w:ascii="Arial" w:hAnsi="Arial" w:cs="Arial"/>
                <w:color w:val="000000"/>
                <w:sz w:val="18"/>
                <w:szCs w:val="18"/>
                <w:lang w:eastAsia="en-US"/>
              </w:rPr>
            </w:pPr>
            <w:del w:id="750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074F26E" w14:textId="77777777" w:rsidTr="003B3AC8">
        <w:trPr>
          <w:trHeight w:val="20"/>
          <w:del w:id="750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C02A84B" w14:textId="77777777" w:rsidR="00322061" w:rsidRPr="00322061" w:rsidRDefault="00322061" w:rsidP="00322061">
            <w:pPr>
              <w:jc w:val="center"/>
              <w:rPr>
                <w:del w:id="7509" w:author="KPMG_PQH" w:date="2026-04-07T11:25:00Z" w16du:dateUtc="2026-04-07T04:25:00Z"/>
                <w:rFonts w:ascii="Arial" w:hAnsi="Arial" w:cs="Arial"/>
                <w:color w:val="000000"/>
                <w:sz w:val="18"/>
                <w:szCs w:val="18"/>
                <w:lang w:eastAsia="en-US"/>
              </w:rPr>
            </w:pPr>
            <w:del w:id="7510" w:author="KPMG_PQH" w:date="2026-04-07T11:25:00Z" w16du:dateUtc="2026-04-07T04:25:00Z">
              <w:r w:rsidRPr="00322061">
                <w:rPr>
                  <w:rFonts w:ascii="Arial" w:hAnsi="Arial" w:cs="Arial"/>
                  <w:color w:val="000000"/>
                  <w:sz w:val="18"/>
                  <w:szCs w:val="18"/>
                  <w:lang w:eastAsia="en-US"/>
                </w:rPr>
                <w:delText>36</w:delText>
              </w:r>
            </w:del>
          </w:p>
        </w:tc>
        <w:tc>
          <w:tcPr>
            <w:tcW w:w="2352" w:type="pct"/>
            <w:tcBorders>
              <w:top w:val="nil"/>
              <w:left w:val="nil"/>
              <w:bottom w:val="single" w:sz="4" w:space="0" w:color="auto"/>
              <w:right w:val="single" w:sz="4" w:space="0" w:color="auto"/>
            </w:tcBorders>
            <w:vAlign w:val="center"/>
            <w:hideMark/>
          </w:tcPr>
          <w:p w14:paraId="0CFF4560" w14:textId="77777777" w:rsidR="00322061" w:rsidRPr="00322061" w:rsidRDefault="00322061" w:rsidP="00322061">
            <w:pPr>
              <w:rPr>
                <w:del w:id="7511" w:author="KPMG_PQH" w:date="2026-04-07T11:25:00Z" w16du:dateUtc="2026-04-07T04:25:00Z"/>
                <w:rFonts w:ascii="Arial" w:hAnsi="Arial" w:cs="Arial"/>
                <w:color w:val="000000"/>
                <w:sz w:val="18"/>
                <w:szCs w:val="18"/>
                <w:lang w:eastAsia="en-US"/>
              </w:rPr>
            </w:pPr>
            <w:del w:id="7512" w:author="KPMG_PQH" w:date="2026-04-07T11:25:00Z" w16du:dateUtc="2026-04-07T04:25:00Z">
              <w:r w:rsidRPr="00322061">
                <w:rPr>
                  <w:rFonts w:ascii="Arial" w:hAnsi="Arial" w:cs="Arial"/>
                  <w:color w:val="000000"/>
                  <w:sz w:val="18"/>
                  <w:szCs w:val="18"/>
                  <w:lang w:eastAsia="en-US"/>
                </w:rPr>
                <w:delText>BENGAL WINDSOR THERMOPLASTICS LIMITED</w:delText>
              </w:r>
            </w:del>
          </w:p>
        </w:tc>
        <w:tc>
          <w:tcPr>
            <w:tcW w:w="846" w:type="pct"/>
            <w:tcBorders>
              <w:top w:val="nil"/>
              <w:left w:val="nil"/>
              <w:bottom w:val="single" w:sz="4" w:space="0" w:color="auto"/>
              <w:right w:val="single" w:sz="4" w:space="0" w:color="auto"/>
            </w:tcBorders>
            <w:vAlign w:val="center"/>
            <w:hideMark/>
          </w:tcPr>
          <w:p w14:paraId="38153EBB" w14:textId="77777777" w:rsidR="00322061" w:rsidRPr="00322061" w:rsidRDefault="00322061" w:rsidP="00322061">
            <w:pPr>
              <w:jc w:val="center"/>
              <w:rPr>
                <w:del w:id="7513" w:author="KPMG_PQH" w:date="2026-04-07T11:25:00Z" w16du:dateUtc="2026-04-07T04:25:00Z"/>
                <w:rFonts w:ascii="Arial" w:hAnsi="Arial" w:cs="Arial"/>
                <w:color w:val="000000"/>
                <w:sz w:val="18"/>
                <w:szCs w:val="18"/>
                <w:lang w:eastAsia="en-US"/>
              </w:rPr>
            </w:pPr>
            <w:del w:id="7514" w:author="KPMG_PQH" w:date="2026-04-07T11:25:00Z" w16du:dateUtc="2026-04-07T04:25:00Z">
              <w:r w:rsidRPr="00322061">
                <w:rPr>
                  <w:rFonts w:ascii="Arial" w:hAnsi="Arial" w:cs="Arial"/>
                  <w:color w:val="000000"/>
                  <w:sz w:val="18"/>
                  <w:szCs w:val="18"/>
                  <w:lang w:eastAsia="en-US"/>
                </w:rPr>
                <w:delText>Bangladesh</w:delText>
              </w:r>
            </w:del>
          </w:p>
        </w:tc>
        <w:tc>
          <w:tcPr>
            <w:tcW w:w="1498" w:type="pct"/>
            <w:gridSpan w:val="2"/>
            <w:tcBorders>
              <w:top w:val="nil"/>
              <w:left w:val="nil"/>
              <w:bottom w:val="single" w:sz="4" w:space="0" w:color="auto"/>
              <w:right w:val="single" w:sz="4" w:space="0" w:color="auto"/>
            </w:tcBorders>
            <w:vAlign w:val="center"/>
            <w:hideMark/>
          </w:tcPr>
          <w:p w14:paraId="22145105" w14:textId="77777777" w:rsidR="00322061" w:rsidRPr="00322061" w:rsidRDefault="00322061" w:rsidP="00322061">
            <w:pPr>
              <w:rPr>
                <w:del w:id="7515" w:author="KPMG_PQH" w:date="2026-04-07T11:25:00Z" w16du:dateUtc="2026-04-07T04:25:00Z"/>
                <w:rFonts w:ascii="Arial" w:hAnsi="Arial" w:cs="Arial"/>
                <w:color w:val="000000"/>
                <w:sz w:val="18"/>
                <w:szCs w:val="18"/>
                <w:lang w:eastAsia="en-US"/>
              </w:rPr>
            </w:pPr>
            <w:del w:id="751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C246C04" w14:textId="77777777" w:rsidTr="003B3AC8">
        <w:trPr>
          <w:trHeight w:val="20"/>
          <w:del w:id="751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1850FA0" w14:textId="77777777" w:rsidR="00322061" w:rsidRPr="00322061" w:rsidRDefault="00322061" w:rsidP="00322061">
            <w:pPr>
              <w:jc w:val="center"/>
              <w:rPr>
                <w:del w:id="7518" w:author="KPMG_PQH" w:date="2026-04-07T11:25:00Z" w16du:dateUtc="2026-04-07T04:25:00Z"/>
                <w:rFonts w:ascii="Arial" w:hAnsi="Arial" w:cs="Arial"/>
                <w:color w:val="000000"/>
                <w:sz w:val="18"/>
                <w:szCs w:val="18"/>
                <w:lang w:eastAsia="en-US"/>
              </w:rPr>
            </w:pPr>
            <w:del w:id="7519" w:author="KPMG_PQH" w:date="2026-04-07T11:25:00Z" w16du:dateUtc="2026-04-07T04:25:00Z">
              <w:r w:rsidRPr="00322061">
                <w:rPr>
                  <w:rFonts w:ascii="Arial" w:hAnsi="Arial" w:cs="Arial"/>
                  <w:color w:val="000000"/>
                  <w:sz w:val="18"/>
                  <w:szCs w:val="18"/>
                  <w:lang w:eastAsia="en-US"/>
                </w:rPr>
                <w:delText>37</w:delText>
              </w:r>
            </w:del>
          </w:p>
        </w:tc>
        <w:tc>
          <w:tcPr>
            <w:tcW w:w="2352" w:type="pct"/>
            <w:tcBorders>
              <w:top w:val="nil"/>
              <w:left w:val="nil"/>
              <w:bottom w:val="single" w:sz="4" w:space="0" w:color="auto"/>
              <w:right w:val="single" w:sz="4" w:space="0" w:color="auto"/>
            </w:tcBorders>
            <w:vAlign w:val="center"/>
            <w:hideMark/>
          </w:tcPr>
          <w:p w14:paraId="08B5204E" w14:textId="77777777" w:rsidR="00322061" w:rsidRPr="00322061" w:rsidRDefault="00322061" w:rsidP="00322061">
            <w:pPr>
              <w:rPr>
                <w:del w:id="7520" w:author="KPMG_PQH" w:date="2026-04-07T11:25:00Z" w16du:dateUtc="2026-04-07T04:25:00Z"/>
                <w:rFonts w:ascii="Arial" w:hAnsi="Arial" w:cs="Arial"/>
                <w:color w:val="000000"/>
                <w:sz w:val="18"/>
                <w:szCs w:val="18"/>
                <w:lang w:eastAsia="en-US"/>
              </w:rPr>
            </w:pPr>
            <w:del w:id="7521" w:author="KPMG_PQH" w:date="2026-04-07T11:25:00Z" w16du:dateUtc="2026-04-07T04:25:00Z">
              <w:r w:rsidRPr="00322061">
                <w:rPr>
                  <w:rFonts w:ascii="Arial" w:hAnsi="Arial" w:cs="Arial"/>
                  <w:color w:val="000000"/>
                  <w:sz w:val="18"/>
                  <w:szCs w:val="18"/>
                  <w:lang w:eastAsia="en-US"/>
                </w:rPr>
                <w:delText>BHANDARI HOSIERY EXPORTS LIMITED</w:delText>
              </w:r>
            </w:del>
          </w:p>
        </w:tc>
        <w:tc>
          <w:tcPr>
            <w:tcW w:w="846" w:type="pct"/>
            <w:tcBorders>
              <w:top w:val="nil"/>
              <w:left w:val="nil"/>
              <w:bottom w:val="single" w:sz="4" w:space="0" w:color="auto"/>
              <w:right w:val="single" w:sz="4" w:space="0" w:color="auto"/>
            </w:tcBorders>
            <w:vAlign w:val="center"/>
            <w:hideMark/>
          </w:tcPr>
          <w:p w14:paraId="27A511A3" w14:textId="77777777" w:rsidR="00322061" w:rsidRPr="00322061" w:rsidRDefault="00322061" w:rsidP="00322061">
            <w:pPr>
              <w:jc w:val="center"/>
              <w:rPr>
                <w:del w:id="7522" w:author="KPMG_PQH" w:date="2026-04-07T11:25:00Z" w16du:dateUtc="2026-04-07T04:25:00Z"/>
                <w:rFonts w:ascii="Arial" w:hAnsi="Arial" w:cs="Arial"/>
                <w:color w:val="000000"/>
                <w:sz w:val="18"/>
                <w:szCs w:val="18"/>
                <w:lang w:eastAsia="en-US"/>
              </w:rPr>
            </w:pPr>
            <w:del w:id="752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02A26C61" w14:textId="77777777" w:rsidR="00322061" w:rsidRPr="00322061" w:rsidRDefault="00322061" w:rsidP="00322061">
            <w:pPr>
              <w:rPr>
                <w:del w:id="7524" w:author="KPMG_PQH" w:date="2026-04-07T11:25:00Z" w16du:dateUtc="2026-04-07T04:25:00Z"/>
                <w:rFonts w:ascii="Arial" w:hAnsi="Arial" w:cs="Arial"/>
                <w:color w:val="000000"/>
                <w:sz w:val="18"/>
                <w:szCs w:val="18"/>
                <w:lang w:eastAsia="en-US"/>
              </w:rPr>
            </w:pPr>
            <w:del w:id="752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BF6FC12" w14:textId="77777777" w:rsidTr="003B3AC8">
        <w:trPr>
          <w:trHeight w:val="20"/>
          <w:del w:id="752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C509C14" w14:textId="77777777" w:rsidR="00322061" w:rsidRPr="00322061" w:rsidRDefault="00322061" w:rsidP="00322061">
            <w:pPr>
              <w:jc w:val="center"/>
              <w:rPr>
                <w:del w:id="7527" w:author="KPMG_PQH" w:date="2026-04-07T11:25:00Z" w16du:dateUtc="2026-04-07T04:25:00Z"/>
                <w:rFonts w:ascii="Arial" w:hAnsi="Arial" w:cs="Arial"/>
                <w:color w:val="000000"/>
                <w:sz w:val="18"/>
                <w:szCs w:val="18"/>
                <w:lang w:eastAsia="en-US"/>
              </w:rPr>
            </w:pPr>
            <w:del w:id="7528" w:author="KPMG_PQH" w:date="2026-04-07T11:25:00Z" w16du:dateUtc="2026-04-07T04:25:00Z">
              <w:r w:rsidRPr="00322061">
                <w:rPr>
                  <w:rFonts w:ascii="Arial" w:hAnsi="Arial" w:cs="Arial"/>
                  <w:color w:val="000000"/>
                  <w:sz w:val="18"/>
                  <w:szCs w:val="18"/>
                  <w:lang w:eastAsia="en-US"/>
                </w:rPr>
                <w:delText>38</w:delText>
              </w:r>
            </w:del>
          </w:p>
        </w:tc>
        <w:tc>
          <w:tcPr>
            <w:tcW w:w="2352" w:type="pct"/>
            <w:tcBorders>
              <w:top w:val="nil"/>
              <w:left w:val="nil"/>
              <w:bottom w:val="single" w:sz="4" w:space="0" w:color="auto"/>
              <w:right w:val="single" w:sz="4" w:space="0" w:color="auto"/>
            </w:tcBorders>
            <w:vAlign w:val="center"/>
            <w:hideMark/>
          </w:tcPr>
          <w:p w14:paraId="0B806A19" w14:textId="77777777" w:rsidR="00322061" w:rsidRPr="00322061" w:rsidRDefault="00322061" w:rsidP="00322061">
            <w:pPr>
              <w:rPr>
                <w:del w:id="7529" w:author="KPMG_PQH" w:date="2026-04-07T11:25:00Z" w16du:dateUtc="2026-04-07T04:25:00Z"/>
                <w:rFonts w:ascii="Arial" w:hAnsi="Arial" w:cs="Arial"/>
                <w:color w:val="000000"/>
                <w:sz w:val="18"/>
                <w:szCs w:val="18"/>
                <w:lang w:eastAsia="en-US"/>
              </w:rPr>
            </w:pPr>
            <w:del w:id="7530" w:author="KPMG_PQH" w:date="2026-04-07T11:25:00Z" w16du:dateUtc="2026-04-07T04:25:00Z">
              <w:r w:rsidRPr="00322061">
                <w:rPr>
                  <w:rFonts w:ascii="Arial" w:hAnsi="Arial" w:cs="Arial"/>
                  <w:color w:val="000000"/>
                  <w:sz w:val="18"/>
                  <w:szCs w:val="18"/>
                  <w:lang w:eastAsia="en-US"/>
                </w:rPr>
                <w:delText>BHARTIYA INTERNATIONAL LTD</w:delText>
              </w:r>
            </w:del>
          </w:p>
        </w:tc>
        <w:tc>
          <w:tcPr>
            <w:tcW w:w="846" w:type="pct"/>
            <w:tcBorders>
              <w:top w:val="nil"/>
              <w:left w:val="nil"/>
              <w:bottom w:val="single" w:sz="4" w:space="0" w:color="auto"/>
              <w:right w:val="single" w:sz="4" w:space="0" w:color="auto"/>
            </w:tcBorders>
            <w:vAlign w:val="center"/>
            <w:hideMark/>
          </w:tcPr>
          <w:p w14:paraId="5872ED1A" w14:textId="77777777" w:rsidR="00322061" w:rsidRPr="00322061" w:rsidRDefault="00322061" w:rsidP="00322061">
            <w:pPr>
              <w:jc w:val="center"/>
              <w:rPr>
                <w:del w:id="7531" w:author="KPMG_PQH" w:date="2026-04-07T11:25:00Z" w16du:dateUtc="2026-04-07T04:25:00Z"/>
                <w:rFonts w:ascii="Arial" w:hAnsi="Arial" w:cs="Arial"/>
                <w:color w:val="000000"/>
                <w:sz w:val="18"/>
                <w:szCs w:val="18"/>
                <w:lang w:eastAsia="en-US"/>
              </w:rPr>
            </w:pPr>
            <w:del w:id="7532"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BFEE07D" w14:textId="77777777" w:rsidR="00322061" w:rsidRPr="00322061" w:rsidRDefault="00322061" w:rsidP="00322061">
            <w:pPr>
              <w:rPr>
                <w:del w:id="7533" w:author="KPMG_PQH" w:date="2026-04-07T11:25:00Z" w16du:dateUtc="2026-04-07T04:25:00Z"/>
                <w:rFonts w:ascii="Arial" w:hAnsi="Arial" w:cs="Arial"/>
                <w:color w:val="000000"/>
                <w:sz w:val="18"/>
                <w:szCs w:val="18"/>
                <w:lang w:eastAsia="en-US"/>
              </w:rPr>
            </w:pPr>
            <w:del w:id="753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AF4A99C" w14:textId="77777777" w:rsidTr="003B3AC8">
        <w:trPr>
          <w:trHeight w:val="20"/>
          <w:del w:id="753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D30FE28" w14:textId="77777777" w:rsidR="00322061" w:rsidRPr="00322061" w:rsidRDefault="00322061" w:rsidP="00322061">
            <w:pPr>
              <w:jc w:val="center"/>
              <w:rPr>
                <w:del w:id="7536" w:author="KPMG_PQH" w:date="2026-04-07T11:25:00Z" w16du:dateUtc="2026-04-07T04:25:00Z"/>
                <w:rFonts w:ascii="Arial" w:hAnsi="Arial" w:cs="Arial"/>
                <w:color w:val="000000"/>
                <w:sz w:val="18"/>
                <w:szCs w:val="18"/>
                <w:lang w:eastAsia="en-US"/>
              </w:rPr>
            </w:pPr>
            <w:del w:id="7537" w:author="KPMG_PQH" w:date="2026-04-07T11:25:00Z" w16du:dateUtc="2026-04-07T04:25:00Z">
              <w:r w:rsidRPr="00322061">
                <w:rPr>
                  <w:rFonts w:ascii="Arial" w:hAnsi="Arial" w:cs="Arial"/>
                  <w:color w:val="000000"/>
                  <w:sz w:val="18"/>
                  <w:szCs w:val="18"/>
                  <w:lang w:eastAsia="en-US"/>
                </w:rPr>
                <w:delText>39</w:delText>
              </w:r>
            </w:del>
          </w:p>
        </w:tc>
        <w:tc>
          <w:tcPr>
            <w:tcW w:w="2352" w:type="pct"/>
            <w:tcBorders>
              <w:top w:val="nil"/>
              <w:left w:val="nil"/>
              <w:bottom w:val="single" w:sz="4" w:space="0" w:color="auto"/>
              <w:right w:val="single" w:sz="4" w:space="0" w:color="auto"/>
            </w:tcBorders>
            <w:vAlign w:val="center"/>
            <w:hideMark/>
          </w:tcPr>
          <w:p w14:paraId="7B93002C" w14:textId="77777777" w:rsidR="00322061" w:rsidRPr="00322061" w:rsidRDefault="00322061" w:rsidP="00322061">
            <w:pPr>
              <w:rPr>
                <w:del w:id="7538" w:author="KPMG_PQH" w:date="2026-04-07T11:25:00Z" w16du:dateUtc="2026-04-07T04:25:00Z"/>
                <w:rFonts w:ascii="Arial" w:hAnsi="Arial" w:cs="Arial"/>
                <w:color w:val="000000"/>
                <w:sz w:val="18"/>
                <w:szCs w:val="18"/>
                <w:lang w:eastAsia="en-US"/>
              </w:rPr>
            </w:pPr>
            <w:del w:id="7539" w:author="KPMG_PQH" w:date="2026-04-07T11:25:00Z" w16du:dateUtc="2026-04-07T04:25:00Z">
              <w:r w:rsidRPr="00322061">
                <w:rPr>
                  <w:rFonts w:ascii="Arial" w:hAnsi="Arial" w:cs="Arial"/>
                  <w:color w:val="000000"/>
                  <w:sz w:val="18"/>
                  <w:szCs w:val="18"/>
                  <w:lang w:eastAsia="en-US"/>
                </w:rPr>
                <w:delText>BIEM.L.FDLKK GARMENT CO.,LTD.</w:delText>
              </w:r>
            </w:del>
          </w:p>
        </w:tc>
        <w:tc>
          <w:tcPr>
            <w:tcW w:w="846" w:type="pct"/>
            <w:tcBorders>
              <w:top w:val="nil"/>
              <w:left w:val="nil"/>
              <w:bottom w:val="single" w:sz="4" w:space="0" w:color="auto"/>
              <w:right w:val="single" w:sz="4" w:space="0" w:color="auto"/>
            </w:tcBorders>
            <w:vAlign w:val="center"/>
            <w:hideMark/>
          </w:tcPr>
          <w:p w14:paraId="517A884D" w14:textId="77777777" w:rsidR="00322061" w:rsidRPr="00322061" w:rsidRDefault="00322061" w:rsidP="00322061">
            <w:pPr>
              <w:jc w:val="center"/>
              <w:rPr>
                <w:del w:id="7540" w:author="KPMG_PQH" w:date="2026-04-07T11:25:00Z" w16du:dateUtc="2026-04-07T04:25:00Z"/>
                <w:rFonts w:ascii="Arial" w:hAnsi="Arial" w:cs="Arial"/>
                <w:color w:val="000000"/>
                <w:sz w:val="18"/>
                <w:szCs w:val="18"/>
                <w:lang w:eastAsia="en-US"/>
              </w:rPr>
            </w:pPr>
            <w:del w:id="7541"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4CBD699" w14:textId="77777777" w:rsidR="00322061" w:rsidRPr="00322061" w:rsidRDefault="00322061" w:rsidP="00322061">
            <w:pPr>
              <w:rPr>
                <w:del w:id="7542" w:author="KPMG_PQH" w:date="2026-04-07T11:25:00Z" w16du:dateUtc="2026-04-07T04:25:00Z"/>
                <w:rFonts w:ascii="Arial" w:hAnsi="Arial" w:cs="Arial"/>
                <w:color w:val="000000"/>
                <w:sz w:val="18"/>
                <w:szCs w:val="18"/>
                <w:lang w:eastAsia="en-US"/>
              </w:rPr>
            </w:pPr>
            <w:del w:id="7543"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7B5B5600" w14:textId="77777777" w:rsidTr="003B3AC8">
        <w:trPr>
          <w:trHeight w:val="20"/>
          <w:del w:id="754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71BB372" w14:textId="77777777" w:rsidR="00322061" w:rsidRPr="00322061" w:rsidRDefault="00322061" w:rsidP="00322061">
            <w:pPr>
              <w:jc w:val="center"/>
              <w:rPr>
                <w:del w:id="7545" w:author="KPMG_PQH" w:date="2026-04-07T11:25:00Z" w16du:dateUtc="2026-04-07T04:25:00Z"/>
                <w:rFonts w:ascii="Arial" w:hAnsi="Arial" w:cs="Arial"/>
                <w:color w:val="000000"/>
                <w:sz w:val="18"/>
                <w:szCs w:val="18"/>
                <w:lang w:eastAsia="en-US"/>
              </w:rPr>
            </w:pPr>
            <w:del w:id="7546" w:author="KPMG_PQH" w:date="2026-04-07T11:25:00Z" w16du:dateUtc="2026-04-07T04:25:00Z">
              <w:r w:rsidRPr="00322061">
                <w:rPr>
                  <w:rFonts w:ascii="Arial" w:hAnsi="Arial" w:cs="Arial"/>
                  <w:color w:val="000000"/>
                  <w:sz w:val="18"/>
                  <w:szCs w:val="18"/>
                  <w:lang w:eastAsia="en-US"/>
                </w:rPr>
                <w:delText>40</w:delText>
              </w:r>
            </w:del>
          </w:p>
        </w:tc>
        <w:tc>
          <w:tcPr>
            <w:tcW w:w="2352" w:type="pct"/>
            <w:tcBorders>
              <w:top w:val="nil"/>
              <w:left w:val="nil"/>
              <w:bottom w:val="single" w:sz="4" w:space="0" w:color="auto"/>
              <w:right w:val="single" w:sz="4" w:space="0" w:color="auto"/>
            </w:tcBorders>
            <w:vAlign w:val="center"/>
            <w:hideMark/>
          </w:tcPr>
          <w:p w14:paraId="1CBFD3F0" w14:textId="77777777" w:rsidR="00322061" w:rsidRPr="00322061" w:rsidRDefault="00322061" w:rsidP="00322061">
            <w:pPr>
              <w:rPr>
                <w:del w:id="7547" w:author="KPMG_PQH" w:date="2026-04-07T11:25:00Z" w16du:dateUtc="2026-04-07T04:25:00Z"/>
                <w:rFonts w:ascii="Arial" w:hAnsi="Arial" w:cs="Arial"/>
                <w:color w:val="000000"/>
                <w:sz w:val="18"/>
                <w:szCs w:val="18"/>
                <w:lang w:eastAsia="en-US"/>
              </w:rPr>
            </w:pPr>
            <w:del w:id="7548" w:author="KPMG_PQH" w:date="2026-04-07T11:25:00Z" w16du:dateUtc="2026-04-07T04:25:00Z">
              <w:r w:rsidRPr="00322061">
                <w:rPr>
                  <w:rFonts w:ascii="Arial" w:hAnsi="Arial" w:cs="Arial"/>
                  <w:color w:val="000000"/>
                  <w:sz w:val="18"/>
                  <w:szCs w:val="18"/>
                  <w:lang w:eastAsia="en-US"/>
                </w:rPr>
                <w:delText>BLUE PEARL TEXSPIN LIMITED</w:delText>
              </w:r>
            </w:del>
          </w:p>
        </w:tc>
        <w:tc>
          <w:tcPr>
            <w:tcW w:w="846" w:type="pct"/>
            <w:tcBorders>
              <w:top w:val="nil"/>
              <w:left w:val="nil"/>
              <w:bottom w:val="single" w:sz="4" w:space="0" w:color="auto"/>
              <w:right w:val="single" w:sz="4" w:space="0" w:color="auto"/>
            </w:tcBorders>
            <w:vAlign w:val="center"/>
            <w:hideMark/>
          </w:tcPr>
          <w:p w14:paraId="06326885" w14:textId="77777777" w:rsidR="00322061" w:rsidRPr="00322061" w:rsidRDefault="00322061" w:rsidP="00322061">
            <w:pPr>
              <w:jc w:val="center"/>
              <w:rPr>
                <w:del w:id="7549" w:author="KPMG_PQH" w:date="2026-04-07T11:25:00Z" w16du:dateUtc="2026-04-07T04:25:00Z"/>
                <w:rFonts w:ascii="Arial" w:hAnsi="Arial" w:cs="Arial"/>
                <w:color w:val="000000"/>
                <w:sz w:val="18"/>
                <w:szCs w:val="18"/>
                <w:lang w:eastAsia="en-US"/>
              </w:rPr>
            </w:pPr>
            <w:del w:id="755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6E070FC" w14:textId="77777777" w:rsidR="00322061" w:rsidRPr="00322061" w:rsidRDefault="00322061" w:rsidP="00322061">
            <w:pPr>
              <w:rPr>
                <w:del w:id="7551" w:author="KPMG_PQH" w:date="2026-04-07T11:25:00Z" w16du:dateUtc="2026-04-07T04:25:00Z"/>
                <w:rFonts w:ascii="Arial" w:hAnsi="Arial" w:cs="Arial"/>
                <w:color w:val="000000"/>
                <w:sz w:val="18"/>
                <w:szCs w:val="18"/>
                <w:lang w:eastAsia="en-US"/>
              </w:rPr>
            </w:pPr>
            <w:del w:id="755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18415FE" w14:textId="77777777" w:rsidTr="003B3AC8">
        <w:trPr>
          <w:trHeight w:val="20"/>
          <w:del w:id="755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FF31C3" w14:textId="77777777" w:rsidR="00322061" w:rsidRPr="00322061" w:rsidRDefault="00322061" w:rsidP="00322061">
            <w:pPr>
              <w:jc w:val="center"/>
              <w:rPr>
                <w:del w:id="7554" w:author="KPMG_PQH" w:date="2026-04-07T11:25:00Z" w16du:dateUtc="2026-04-07T04:25:00Z"/>
                <w:rFonts w:ascii="Arial" w:hAnsi="Arial" w:cs="Arial"/>
                <w:color w:val="000000"/>
                <w:sz w:val="18"/>
                <w:szCs w:val="18"/>
                <w:lang w:eastAsia="en-US"/>
              </w:rPr>
            </w:pPr>
            <w:del w:id="7555" w:author="KPMG_PQH" w:date="2026-04-07T11:25:00Z" w16du:dateUtc="2026-04-07T04:25:00Z">
              <w:r w:rsidRPr="00322061">
                <w:rPr>
                  <w:rFonts w:ascii="Arial" w:hAnsi="Arial" w:cs="Arial"/>
                  <w:color w:val="000000"/>
                  <w:sz w:val="18"/>
                  <w:szCs w:val="18"/>
                  <w:lang w:eastAsia="en-US"/>
                </w:rPr>
                <w:delText>41</w:delText>
              </w:r>
            </w:del>
          </w:p>
        </w:tc>
        <w:tc>
          <w:tcPr>
            <w:tcW w:w="2352" w:type="pct"/>
            <w:tcBorders>
              <w:top w:val="nil"/>
              <w:left w:val="nil"/>
              <w:bottom w:val="single" w:sz="4" w:space="0" w:color="auto"/>
              <w:right w:val="single" w:sz="4" w:space="0" w:color="auto"/>
            </w:tcBorders>
            <w:vAlign w:val="center"/>
            <w:hideMark/>
          </w:tcPr>
          <w:p w14:paraId="4E24F81B" w14:textId="77777777" w:rsidR="00322061" w:rsidRPr="00322061" w:rsidRDefault="00322061" w:rsidP="00322061">
            <w:pPr>
              <w:rPr>
                <w:del w:id="7556" w:author="KPMG_PQH" w:date="2026-04-07T11:25:00Z" w16du:dateUtc="2026-04-07T04:25:00Z"/>
                <w:rFonts w:ascii="Arial" w:hAnsi="Arial" w:cs="Arial"/>
                <w:color w:val="000000"/>
                <w:sz w:val="18"/>
                <w:szCs w:val="18"/>
                <w:lang w:eastAsia="en-US"/>
              </w:rPr>
            </w:pPr>
            <w:del w:id="7557" w:author="KPMG_PQH" w:date="2026-04-07T11:25:00Z" w16du:dateUtc="2026-04-07T04:25:00Z">
              <w:r w:rsidRPr="00322061">
                <w:rPr>
                  <w:rFonts w:ascii="Arial" w:hAnsi="Arial" w:cs="Arial"/>
                  <w:color w:val="000000"/>
                  <w:sz w:val="18"/>
                  <w:szCs w:val="18"/>
                  <w:lang w:eastAsia="en-US"/>
                </w:rPr>
                <w:delText>BLUE SAIL MEDICAL CO.,LTD.</w:delText>
              </w:r>
            </w:del>
          </w:p>
        </w:tc>
        <w:tc>
          <w:tcPr>
            <w:tcW w:w="846" w:type="pct"/>
            <w:tcBorders>
              <w:top w:val="nil"/>
              <w:left w:val="nil"/>
              <w:bottom w:val="single" w:sz="4" w:space="0" w:color="auto"/>
              <w:right w:val="single" w:sz="4" w:space="0" w:color="auto"/>
            </w:tcBorders>
            <w:vAlign w:val="center"/>
            <w:hideMark/>
          </w:tcPr>
          <w:p w14:paraId="7B4EFDCB" w14:textId="77777777" w:rsidR="00322061" w:rsidRPr="00322061" w:rsidRDefault="00322061" w:rsidP="00322061">
            <w:pPr>
              <w:jc w:val="center"/>
              <w:rPr>
                <w:del w:id="7558" w:author="KPMG_PQH" w:date="2026-04-07T11:25:00Z" w16du:dateUtc="2026-04-07T04:25:00Z"/>
                <w:rFonts w:ascii="Arial" w:hAnsi="Arial" w:cs="Arial"/>
                <w:color w:val="000000"/>
                <w:sz w:val="18"/>
                <w:szCs w:val="18"/>
                <w:lang w:eastAsia="en-US"/>
              </w:rPr>
            </w:pPr>
            <w:del w:id="755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06B5AB8" w14:textId="77777777" w:rsidR="00322061" w:rsidRPr="00322061" w:rsidRDefault="00322061" w:rsidP="00322061">
            <w:pPr>
              <w:rPr>
                <w:del w:id="7560" w:author="KPMG_PQH" w:date="2026-04-07T11:25:00Z" w16du:dateUtc="2026-04-07T04:25:00Z"/>
                <w:rFonts w:ascii="Arial" w:hAnsi="Arial" w:cs="Arial"/>
                <w:color w:val="000000"/>
                <w:sz w:val="18"/>
                <w:szCs w:val="18"/>
                <w:lang w:eastAsia="en-US"/>
              </w:rPr>
            </w:pPr>
            <w:del w:id="756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6D08FDE" w14:textId="77777777" w:rsidTr="003B3AC8">
        <w:trPr>
          <w:trHeight w:val="20"/>
          <w:del w:id="756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34C803F" w14:textId="77777777" w:rsidR="00322061" w:rsidRPr="00322061" w:rsidRDefault="00322061" w:rsidP="00322061">
            <w:pPr>
              <w:jc w:val="center"/>
              <w:rPr>
                <w:del w:id="7563" w:author="KPMG_PQH" w:date="2026-04-07T11:25:00Z" w16du:dateUtc="2026-04-07T04:25:00Z"/>
                <w:rFonts w:ascii="Arial" w:hAnsi="Arial" w:cs="Arial"/>
                <w:color w:val="000000"/>
                <w:sz w:val="18"/>
                <w:szCs w:val="18"/>
                <w:lang w:eastAsia="en-US"/>
              </w:rPr>
            </w:pPr>
            <w:del w:id="7564" w:author="KPMG_PQH" w:date="2026-04-07T11:25:00Z" w16du:dateUtc="2026-04-07T04:25:00Z">
              <w:r w:rsidRPr="00322061">
                <w:rPr>
                  <w:rFonts w:ascii="Arial" w:hAnsi="Arial" w:cs="Arial"/>
                  <w:color w:val="000000"/>
                  <w:sz w:val="18"/>
                  <w:szCs w:val="18"/>
                  <w:lang w:eastAsia="en-US"/>
                </w:rPr>
                <w:delText>42</w:delText>
              </w:r>
            </w:del>
          </w:p>
        </w:tc>
        <w:tc>
          <w:tcPr>
            <w:tcW w:w="2352" w:type="pct"/>
            <w:tcBorders>
              <w:top w:val="nil"/>
              <w:left w:val="nil"/>
              <w:bottom w:val="single" w:sz="4" w:space="0" w:color="auto"/>
              <w:right w:val="single" w:sz="4" w:space="0" w:color="auto"/>
            </w:tcBorders>
            <w:vAlign w:val="center"/>
            <w:hideMark/>
          </w:tcPr>
          <w:p w14:paraId="38E0DBF6" w14:textId="77777777" w:rsidR="00322061" w:rsidRPr="00322061" w:rsidRDefault="00322061" w:rsidP="00322061">
            <w:pPr>
              <w:rPr>
                <w:del w:id="7565" w:author="KPMG_PQH" w:date="2026-04-07T11:25:00Z" w16du:dateUtc="2026-04-07T04:25:00Z"/>
                <w:rFonts w:ascii="Arial" w:hAnsi="Arial" w:cs="Arial"/>
                <w:color w:val="000000"/>
                <w:sz w:val="18"/>
                <w:szCs w:val="18"/>
                <w:lang w:eastAsia="en-US"/>
              </w:rPr>
            </w:pPr>
            <w:del w:id="7566" w:author="KPMG_PQH" w:date="2026-04-07T11:25:00Z" w16du:dateUtc="2026-04-07T04:25:00Z">
              <w:r w:rsidRPr="00322061">
                <w:rPr>
                  <w:rFonts w:ascii="Arial" w:hAnsi="Arial" w:cs="Arial"/>
                  <w:color w:val="000000"/>
                  <w:sz w:val="18"/>
                  <w:szCs w:val="18"/>
                  <w:lang w:eastAsia="en-US"/>
                </w:rPr>
                <w:delText>BLUEBERRY NFT CO., LTD.</w:delText>
              </w:r>
            </w:del>
          </w:p>
        </w:tc>
        <w:tc>
          <w:tcPr>
            <w:tcW w:w="846" w:type="pct"/>
            <w:tcBorders>
              <w:top w:val="nil"/>
              <w:left w:val="nil"/>
              <w:bottom w:val="single" w:sz="4" w:space="0" w:color="auto"/>
              <w:right w:val="single" w:sz="4" w:space="0" w:color="auto"/>
            </w:tcBorders>
            <w:vAlign w:val="center"/>
            <w:hideMark/>
          </w:tcPr>
          <w:p w14:paraId="25633580" w14:textId="77777777" w:rsidR="00322061" w:rsidRPr="00322061" w:rsidRDefault="00322061" w:rsidP="00322061">
            <w:pPr>
              <w:jc w:val="center"/>
              <w:rPr>
                <w:del w:id="7567" w:author="KPMG_PQH" w:date="2026-04-07T11:25:00Z" w16du:dateUtc="2026-04-07T04:25:00Z"/>
                <w:rFonts w:ascii="Arial" w:hAnsi="Arial" w:cs="Arial"/>
                <w:color w:val="000000"/>
                <w:sz w:val="18"/>
                <w:szCs w:val="18"/>
                <w:lang w:eastAsia="en-US"/>
              </w:rPr>
            </w:pPr>
            <w:del w:id="7568"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A082DC3" w14:textId="77777777" w:rsidR="00322061" w:rsidRPr="00322061" w:rsidRDefault="00322061" w:rsidP="00322061">
            <w:pPr>
              <w:rPr>
                <w:del w:id="7569" w:author="KPMG_PQH" w:date="2026-04-07T11:25:00Z" w16du:dateUtc="2026-04-07T04:25:00Z"/>
                <w:rFonts w:ascii="Arial" w:hAnsi="Arial" w:cs="Arial"/>
                <w:color w:val="000000"/>
                <w:sz w:val="18"/>
                <w:szCs w:val="18"/>
                <w:lang w:eastAsia="en-US"/>
              </w:rPr>
            </w:pPr>
            <w:del w:id="757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297A90D" w14:textId="77777777" w:rsidTr="003B3AC8">
        <w:trPr>
          <w:trHeight w:val="20"/>
          <w:del w:id="757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A2C256C" w14:textId="77777777" w:rsidR="00322061" w:rsidRPr="00322061" w:rsidRDefault="00322061" w:rsidP="00322061">
            <w:pPr>
              <w:jc w:val="center"/>
              <w:rPr>
                <w:del w:id="7572" w:author="KPMG_PQH" w:date="2026-04-07T11:25:00Z" w16du:dateUtc="2026-04-07T04:25:00Z"/>
                <w:rFonts w:ascii="Arial" w:hAnsi="Arial" w:cs="Arial"/>
                <w:color w:val="000000"/>
                <w:sz w:val="18"/>
                <w:szCs w:val="18"/>
                <w:lang w:eastAsia="en-US"/>
              </w:rPr>
            </w:pPr>
            <w:del w:id="7573" w:author="KPMG_PQH" w:date="2026-04-07T11:25:00Z" w16du:dateUtc="2026-04-07T04:25:00Z">
              <w:r w:rsidRPr="00322061">
                <w:rPr>
                  <w:rFonts w:ascii="Arial" w:hAnsi="Arial" w:cs="Arial"/>
                  <w:color w:val="000000"/>
                  <w:sz w:val="18"/>
                  <w:szCs w:val="18"/>
                  <w:lang w:eastAsia="en-US"/>
                </w:rPr>
                <w:delText>43</w:delText>
              </w:r>
            </w:del>
          </w:p>
        </w:tc>
        <w:tc>
          <w:tcPr>
            <w:tcW w:w="2352" w:type="pct"/>
            <w:tcBorders>
              <w:top w:val="nil"/>
              <w:left w:val="nil"/>
              <w:bottom w:val="single" w:sz="4" w:space="0" w:color="auto"/>
              <w:right w:val="single" w:sz="4" w:space="0" w:color="auto"/>
            </w:tcBorders>
            <w:vAlign w:val="center"/>
            <w:hideMark/>
          </w:tcPr>
          <w:p w14:paraId="2AA457AF" w14:textId="77777777" w:rsidR="00322061" w:rsidRPr="00322061" w:rsidRDefault="00322061" w:rsidP="00322061">
            <w:pPr>
              <w:rPr>
                <w:del w:id="7574" w:author="KPMG_PQH" w:date="2026-04-07T11:25:00Z" w16du:dateUtc="2026-04-07T04:25:00Z"/>
                <w:rFonts w:ascii="Arial" w:hAnsi="Arial" w:cs="Arial"/>
                <w:color w:val="000000"/>
                <w:sz w:val="18"/>
                <w:szCs w:val="18"/>
                <w:lang w:eastAsia="en-US"/>
              </w:rPr>
            </w:pPr>
            <w:del w:id="7575" w:author="KPMG_PQH" w:date="2026-04-07T11:25:00Z" w16du:dateUtc="2026-04-07T04:25:00Z">
              <w:r w:rsidRPr="00322061">
                <w:rPr>
                  <w:rFonts w:ascii="Arial" w:hAnsi="Arial" w:cs="Arial"/>
                  <w:color w:val="000000"/>
                  <w:sz w:val="18"/>
                  <w:szCs w:val="18"/>
                  <w:lang w:eastAsia="en-US"/>
                </w:rPr>
                <w:delText>BRAND CONCEPTS LIMITED</w:delText>
              </w:r>
            </w:del>
          </w:p>
        </w:tc>
        <w:tc>
          <w:tcPr>
            <w:tcW w:w="846" w:type="pct"/>
            <w:tcBorders>
              <w:top w:val="nil"/>
              <w:left w:val="nil"/>
              <w:bottom w:val="single" w:sz="4" w:space="0" w:color="auto"/>
              <w:right w:val="single" w:sz="4" w:space="0" w:color="auto"/>
            </w:tcBorders>
            <w:vAlign w:val="center"/>
            <w:hideMark/>
          </w:tcPr>
          <w:p w14:paraId="7DC497EE" w14:textId="77777777" w:rsidR="00322061" w:rsidRPr="00322061" w:rsidRDefault="00322061" w:rsidP="00322061">
            <w:pPr>
              <w:jc w:val="center"/>
              <w:rPr>
                <w:del w:id="7576" w:author="KPMG_PQH" w:date="2026-04-07T11:25:00Z" w16du:dateUtc="2026-04-07T04:25:00Z"/>
                <w:rFonts w:ascii="Arial" w:hAnsi="Arial" w:cs="Arial"/>
                <w:color w:val="000000"/>
                <w:sz w:val="18"/>
                <w:szCs w:val="18"/>
                <w:lang w:eastAsia="en-US"/>
              </w:rPr>
            </w:pPr>
            <w:del w:id="757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A0590F9" w14:textId="77777777" w:rsidR="00322061" w:rsidRPr="00322061" w:rsidRDefault="00322061" w:rsidP="00322061">
            <w:pPr>
              <w:rPr>
                <w:del w:id="7578" w:author="KPMG_PQH" w:date="2026-04-07T11:25:00Z" w16du:dateUtc="2026-04-07T04:25:00Z"/>
                <w:rFonts w:ascii="Arial" w:hAnsi="Arial" w:cs="Arial"/>
                <w:color w:val="000000"/>
                <w:sz w:val="18"/>
                <w:szCs w:val="18"/>
                <w:lang w:eastAsia="en-US"/>
              </w:rPr>
            </w:pPr>
            <w:del w:id="7579"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CF6CA39" w14:textId="77777777" w:rsidTr="003B3AC8">
        <w:trPr>
          <w:trHeight w:val="20"/>
          <w:del w:id="758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3D36A8" w14:textId="77777777" w:rsidR="00322061" w:rsidRPr="00322061" w:rsidRDefault="00322061" w:rsidP="00322061">
            <w:pPr>
              <w:jc w:val="center"/>
              <w:rPr>
                <w:del w:id="7581" w:author="KPMG_PQH" w:date="2026-04-07T11:25:00Z" w16du:dateUtc="2026-04-07T04:25:00Z"/>
                <w:rFonts w:ascii="Arial" w:hAnsi="Arial" w:cs="Arial"/>
                <w:color w:val="000000"/>
                <w:sz w:val="18"/>
                <w:szCs w:val="18"/>
                <w:lang w:eastAsia="en-US"/>
              </w:rPr>
            </w:pPr>
            <w:del w:id="7582" w:author="KPMG_PQH" w:date="2026-04-07T11:25:00Z" w16du:dateUtc="2026-04-07T04:25:00Z">
              <w:r w:rsidRPr="00322061">
                <w:rPr>
                  <w:rFonts w:ascii="Arial" w:hAnsi="Arial" w:cs="Arial"/>
                  <w:color w:val="000000"/>
                  <w:sz w:val="18"/>
                  <w:szCs w:val="18"/>
                  <w:lang w:eastAsia="en-US"/>
                </w:rPr>
                <w:delText>44</w:delText>
              </w:r>
            </w:del>
          </w:p>
        </w:tc>
        <w:tc>
          <w:tcPr>
            <w:tcW w:w="2352" w:type="pct"/>
            <w:tcBorders>
              <w:top w:val="nil"/>
              <w:left w:val="nil"/>
              <w:bottom w:val="single" w:sz="4" w:space="0" w:color="auto"/>
              <w:right w:val="single" w:sz="4" w:space="0" w:color="auto"/>
            </w:tcBorders>
            <w:vAlign w:val="center"/>
            <w:hideMark/>
          </w:tcPr>
          <w:p w14:paraId="7A66AA30" w14:textId="77777777" w:rsidR="00322061" w:rsidRPr="00322061" w:rsidRDefault="00322061" w:rsidP="00322061">
            <w:pPr>
              <w:rPr>
                <w:del w:id="7583" w:author="KPMG_PQH" w:date="2026-04-07T11:25:00Z" w16du:dateUtc="2026-04-07T04:25:00Z"/>
                <w:rFonts w:ascii="Arial" w:hAnsi="Arial" w:cs="Arial"/>
                <w:color w:val="000000"/>
                <w:sz w:val="18"/>
                <w:szCs w:val="18"/>
                <w:lang w:eastAsia="en-US"/>
              </w:rPr>
            </w:pPr>
            <w:del w:id="7584" w:author="KPMG_PQH" w:date="2026-04-07T11:25:00Z" w16du:dateUtc="2026-04-07T04:25:00Z">
              <w:r w:rsidRPr="00322061">
                <w:rPr>
                  <w:rFonts w:ascii="Arial" w:hAnsi="Arial" w:cs="Arial"/>
                  <w:color w:val="000000"/>
                  <w:sz w:val="18"/>
                  <w:szCs w:val="18"/>
                  <w:lang w:eastAsia="en-US"/>
                </w:rPr>
                <w:delText>BRIDGESTONE CORPORATION</w:delText>
              </w:r>
            </w:del>
          </w:p>
        </w:tc>
        <w:tc>
          <w:tcPr>
            <w:tcW w:w="846" w:type="pct"/>
            <w:tcBorders>
              <w:top w:val="nil"/>
              <w:left w:val="nil"/>
              <w:bottom w:val="single" w:sz="4" w:space="0" w:color="auto"/>
              <w:right w:val="single" w:sz="4" w:space="0" w:color="auto"/>
            </w:tcBorders>
            <w:vAlign w:val="center"/>
            <w:hideMark/>
          </w:tcPr>
          <w:p w14:paraId="4F9BE780" w14:textId="77777777" w:rsidR="00322061" w:rsidRPr="00322061" w:rsidRDefault="00322061" w:rsidP="00322061">
            <w:pPr>
              <w:jc w:val="center"/>
              <w:rPr>
                <w:del w:id="7585" w:author="KPMG_PQH" w:date="2026-04-07T11:25:00Z" w16du:dateUtc="2026-04-07T04:25:00Z"/>
                <w:rFonts w:ascii="Arial" w:hAnsi="Arial" w:cs="Arial"/>
                <w:color w:val="000000"/>
                <w:sz w:val="18"/>
                <w:szCs w:val="18"/>
                <w:lang w:eastAsia="en-US"/>
              </w:rPr>
            </w:pPr>
            <w:del w:id="7586"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B0D0147" w14:textId="77777777" w:rsidR="00322061" w:rsidRPr="00322061" w:rsidRDefault="00322061" w:rsidP="00322061">
            <w:pPr>
              <w:rPr>
                <w:del w:id="7587" w:author="KPMG_PQH" w:date="2026-04-07T11:25:00Z" w16du:dateUtc="2026-04-07T04:25:00Z"/>
                <w:rFonts w:ascii="Arial" w:hAnsi="Arial" w:cs="Arial"/>
                <w:color w:val="000000"/>
                <w:sz w:val="18"/>
                <w:szCs w:val="18"/>
                <w:lang w:eastAsia="en-US"/>
              </w:rPr>
            </w:pPr>
            <w:del w:id="758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3141879" w14:textId="77777777" w:rsidTr="003B3AC8">
        <w:trPr>
          <w:trHeight w:val="20"/>
          <w:del w:id="758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2B8C6D9" w14:textId="77777777" w:rsidR="00322061" w:rsidRPr="00322061" w:rsidRDefault="00322061" w:rsidP="00322061">
            <w:pPr>
              <w:jc w:val="center"/>
              <w:rPr>
                <w:del w:id="7590" w:author="KPMG_PQH" w:date="2026-04-07T11:25:00Z" w16du:dateUtc="2026-04-07T04:25:00Z"/>
                <w:rFonts w:ascii="Arial" w:hAnsi="Arial" w:cs="Arial"/>
                <w:color w:val="000000"/>
                <w:sz w:val="18"/>
                <w:szCs w:val="18"/>
                <w:lang w:eastAsia="en-US"/>
              </w:rPr>
            </w:pPr>
            <w:del w:id="7591" w:author="KPMG_PQH" w:date="2026-04-07T11:25:00Z" w16du:dateUtc="2026-04-07T04:25:00Z">
              <w:r w:rsidRPr="00322061">
                <w:rPr>
                  <w:rFonts w:ascii="Arial" w:hAnsi="Arial" w:cs="Arial"/>
                  <w:color w:val="000000"/>
                  <w:sz w:val="18"/>
                  <w:szCs w:val="18"/>
                  <w:lang w:eastAsia="en-US"/>
                </w:rPr>
                <w:delText>45</w:delText>
              </w:r>
            </w:del>
          </w:p>
        </w:tc>
        <w:tc>
          <w:tcPr>
            <w:tcW w:w="2352" w:type="pct"/>
            <w:tcBorders>
              <w:top w:val="nil"/>
              <w:left w:val="nil"/>
              <w:bottom w:val="single" w:sz="4" w:space="0" w:color="auto"/>
              <w:right w:val="single" w:sz="4" w:space="0" w:color="auto"/>
            </w:tcBorders>
            <w:vAlign w:val="center"/>
            <w:hideMark/>
          </w:tcPr>
          <w:p w14:paraId="55B13A03" w14:textId="77777777" w:rsidR="00322061" w:rsidRPr="00322061" w:rsidRDefault="00322061" w:rsidP="00322061">
            <w:pPr>
              <w:rPr>
                <w:del w:id="7592" w:author="KPMG_PQH" w:date="2026-04-07T11:25:00Z" w16du:dateUtc="2026-04-07T04:25:00Z"/>
                <w:rFonts w:ascii="Arial" w:hAnsi="Arial" w:cs="Arial"/>
                <w:color w:val="000000"/>
                <w:sz w:val="18"/>
                <w:szCs w:val="18"/>
                <w:lang w:eastAsia="en-US"/>
              </w:rPr>
            </w:pPr>
            <w:del w:id="7593" w:author="KPMG_PQH" w:date="2026-04-07T11:25:00Z" w16du:dateUtc="2026-04-07T04:25:00Z">
              <w:r w:rsidRPr="00322061">
                <w:rPr>
                  <w:rFonts w:ascii="Arial" w:hAnsi="Arial" w:cs="Arial"/>
                  <w:color w:val="000000"/>
                  <w:sz w:val="18"/>
                  <w:szCs w:val="18"/>
                  <w:lang w:eastAsia="en-US"/>
                </w:rPr>
                <w:delText>BUTEELCH UILS JOINT STOCK COMPANY</w:delText>
              </w:r>
            </w:del>
          </w:p>
        </w:tc>
        <w:tc>
          <w:tcPr>
            <w:tcW w:w="846" w:type="pct"/>
            <w:tcBorders>
              <w:top w:val="nil"/>
              <w:left w:val="nil"/>
              <w:bottom w:val="single" w:sz="4" w:space="0" w:color="auto"/>
              <w:right w:val="single" w:sz="4" w:space="0" w:color="auto"/>
            </w:tcBorders>
            <w:vAlign w:val="center"/>
            <w:hideMark/>
          </w:tcPr>
          <w:p w14:paraId="0B0B745D" w14:textId="77777777" w:rsidR="00322061" w:rsidRPr="00322061" w:rsidRDefault="00322061" w:rsidP="00322061">
            <w:pPr>
              <w:jc w:val="center"/>
              <w:rPr>
                <w:del w:id="7594" w:author="KPMG_PQH" w:date="2026-04-07T11:25:00Z" w16du:dateUtc="2026-04-07T04:25:00Z"/>
                <w:rFonts w:ascii="Arial" w:hAnsi="Arial" w:cs="Arial"/>
                <w:color w:val="000000"/>
                <w:sz w:val="18"/>
                <w:szCs w:val="18"/>
                <w:lang w:eastAsia="en-US"/>
              </w:rPr>
            </w:pPr>
            <w:del w:id="7595"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517BBD25" w14:textId="77777777" w:rsidR="00322061" w:rsidRPr="00322061" w:rsidRDefault="00322061" w:rsidP="00322061">
            <w:pPr>
              <w:rPr>
                <w:del w:id="7596" w:author="KPMG_PQH" w:date="2026-04-07T11:25:00Z" w16du:dateUtc="2026-04-07T04:25:00Z"/>
                <w:rFonts w:ascii="Arial" w:hAnsi="Arial" w:cs="Arial"/>
                <w:color w:val="000000"/>
                <w:sz w:val="18"/>
                <w:szCs w:val="18"/>
                <w:lang w:eastAsia="en-US"/>
              </w:rPr>
            </w:pPr>
            <w:del w:id="7597"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4AD98F0" w14:textId="77777777" w:rsidTr="003B3AC8">
        <w:trPr>
          <w:trHeight w:val="20"/>
          <w:del w:id="759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FBA03E" w14:textId="77777777" w:rsidR="00322061" w:rsidRPr="00322061" w:rsidRDefault="00322061" w:rsidP="00322061">
            <w:pPr>
              <w:jc w:val="center"/>
              <w:rPr>
                <w:del w:id="7599" w:author="KPMG_PQH" w:date="2026-04-07T11:25:00Z" w16du:dateUtc="2026-04-07T04:25:00Z"/>
                <w:rFonts w:ascii="Arial" w:hAnsi="Arial" w:cs="Arial"/>
                <w:color w:val="000000"/>
                <w:sz w:val="18"/>
                <w:szCs w:val="18"/>
                <w:lang w:eastAsia="en-US"/>
              </w:rPr>
            </w:pPr>
            <w:del w:id="7600" w:author="KPMG_PQH" w:date="2026-04-07T11:25:00Z" w16du:dateUtc="2026-04-07T04:25:00Z">
              <w:r w:rsidRPr="00322061">
                <w:rPr>
                  <w:rFonts w:ascii="Arial" w:hAnsi="Arial" w:cs="Arial"/>
                  <w:color w:val="000000"/>
                  <w:sz w:val="18"/>
                  <w:szCs w:val="18"/>
                  <w:lang w:eastAsia="en-US"/>
                </w:rPr>
                <w:delText>46</w:delText>
              </w:r>
            </w:del>
          </w:p>
        </w:tc>
        <w:tc>
          <w:tcPr>
            <w:tcW w:w="2352" w:type="pct"/>
            <w:tcBorders>
              <w:top w:val="nil"/>
              <w:left w:val="nil"/>
              <w:bottom w:val="single" w:sz="4" w:space="0" w:color="auto"/>
              <w:right w:val="single" w:sz="4" w:space="0" w:color="auto"/>
            </w:tcBorders>
            <w:vAlign w:val="center"/>
            <w:hideMark/>
          </w:tcPr>
          <w:p w14:paraId="443F2C89" w14:textId="77777777" w:rsidR="00322061" w:rsidRPr="00322061" w:rsidRDefault="00322061" w:rsidP="00322061">
            <w:pPr>
              <w:rPr>
                <w:del w:id="7601" w:author="KPMG_PQH" w:date="2026-04-07T11:25:00Z" w16du:dateUtc="2026-04-07T04:25:00Z"/>
                <w:rFonts w:ascii="Arial" w:hAnsi="Arial" w:cs="Arial"/>
                <w:color w:val="000000"/>
                <w:sz w:val="18"/>
                <w:szCs w:val="18"/>
                <w:lang w:eastAsia="en-US"/>
              </w:rPr>
            </w:pPr>
            <w:del w:id="7602" w:author="KPMG_PQH" w:date="2026-04-07T11:25:00Z" w16du:dateUtc="2026-04-07T04:25:00Z">
              <w:r w:rsidRPr="00322061">
                <w:rPr>
                  <w:rFonts w:ascii="Arial" w:hAnsi="Arial" w:cs="Arial"/>
                  <w:color w:val="000000"/>
                  <w:sz w:val="18"/>
                  <w:szCs w:val="18"/>
                  <w:lang w:eastAsia="en-US"/>
                </w:rPr>
                <w:delText>CAELY HOLDINGS BERHAD</w:delText>
              </w:r>
            </w:del>
          </w:p>
        </w:tc>
        <w:tc>
          <w:tcPr>
            <w:tcW w:w="846" w:type="pct"/>
            <w:tcBorders>
              <w:top w:val="nil"/>
              <w:left w:val="nil"/>
              <w:bottom w:val="single" w:sz="4" w:space="0" w:color="auto"/>
              <w:right w:val="single" w:sz="4" w:space="0" w:color="auto"/>
            </w:tcBorders>
            <w:vAlign w:val="center"/>
            <w:hideMark/>
          </w:tcPr>
          <w:p w14:paraId="469C5E95" w14:textId="77777777" w:rsidR="00322061" w:rsidRPr="00322061" w:rsidRDefault="00322061" w:rsidP="00322061">
            <w:pPr>
              <w:jc w:val="center"/>
              <w:rPr>
                <w:del w:id="7603" w:author="KPMG_PQH" w:date="2026-04-07T11:25:00Z" w16du:dateUtc="2026-04-07T04:25:00Z"/>
                <w:rFonts w:ascii="Arial" w:hAnsi="Arial" w:cs="Arial"/>
                <w:color w:val="000000"/>
                <w:sz w:val="18"/>
                <w:szCs w:val="18"/>
                <w:lang w:eastAsia="en-US"/>
              </w:rPr>
            </w:pPr>
            <w:del w:id="7604"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77E559A9" w14:textId="77777777" w:rsidR="00322061" w:rsidRPr="00322061" w:rsidRDefault="00322061" w:rsidP="00322061">
            <w:pPr>
              <w:rPr>
                <w:del w:id="7605" w:author="KPMG_PQH" w:date="2026-04-07T11:25:00Z" w16du:dateUtc="2026-04-07T04:25:00Z"/>
                <w:rFonts w:ascii="Arial" w:hAnsi="Arial" w:cs="Arial"/>
                <w:color w:val="000000"/>
                <w:sz w:val="18"/>
                <w:szCs w:val="18"/>
                <w:lang w:eastAsia="en-US"/>
              </w:rPr>
            </w:pPr>
            <w:del w:id="760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026EE3E" w14:textId="77777777" w:rsidTr="003B3AC8">
        <w:trPr>
          <w:trHeight w:val="20"/>
          <w:del w:id="760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2D10270" w14:textId="77777777" w:rsidR="00322061" w:rsidRPr="00322061" w:rsidRDefault="00322061" w:rsidP="00322061">
            <w:pPr>
              <w:jc w:val="center"/>
              <w:rPr>
                <w:del w:id="7608" w:author="KPMG_PQH" w:date="2026-04-07T11:25:00Z" w16du:dateUtc="2026-04-07T04:25:00Z"/>
                <w:rFonts w:ascii="Arial" w:hAnsi="Arial" w:cs="Arial"/>
                <w:color w:val="000000"/>
                <w:sz w:val="18"/>
                <w:szCs w:val="18"/>
                <w:lang w:eastAsia="en-US"/>
              </w:rPr>
            </w:pPr>
            <w:del w:id="7609" w:author="KPMG_PQH" w:date="2026-04-07T11:25:00Z" w16du:dateUtc="2026-04-07T04:25:00Z">
              <w:r w:rsidRPr="00322061">
                <w:rPr>
                  <w:rFonts w:ascii="Arial" w:hAnsi="Arial" w:cs="Arial"/>
                  <w:color w:val="000000"/>
                  <w:sz w:val="18"/>
                  <w:szCs w:val="18"/>
                  <w:lang w:eastAsia="en-US"/>
                </w:rPr>
                <w:delText>47</w:delText>
              </w:r>
            </w:del>
          </w:p>
        </w:tc>
        <w:tc>
          <w:tcPr>
            <w:tcW w:w="2352" w:type="pct"/>
            <w:tcBorders>
              <w:top w:val="nil"/>
              <w:left w:val="nil"/>
              <w:bottom w:val="single" w:sz="4" w:space="0" w:color="auto"/>
              <w:right w:val="single" w:sz="4" w:space="0" w:color="auto"/>
            </w:tcBorders>
            <w:vAlign w:val="center"/>
            <w:hideMark/>
          </w:tcPr>
          <w:p w14:paraId="27572E99" w14:textId="77777777" w:rsidR="00322061" w:rsidRPr="00322061" w:rsidRDefault="00322061" w:rsidP="00322061">
            <w:pPr>
              <w:rPr>
                <w:del w:id="7610" w:author="KPMG_PQH" w:date="2026-04-07T11:25:00Z" w16du:dateUtc="2026-04-07T04:25:00Z"/>
                <w:rFonts w:ascii="Arial" w:hAnsi="Arial" w:cs="Arial"/>
                <w:color w:val="000000"/>
                <w:sz w:val="18"/>
                <w:szCs w:val="18"/>
                <w:lang w:eastAsia="en-US"/>
              </w:rPr>
            </w:pPr>
            <w:del w:id="7611" w:author="KPMG_PQH" w:date="2026-04-07T11:25:00Z" w16du:dateUtc="2026-04-07T04:25:00Z">
              <w:r w:rsidRPr="00322061">
                <w:rPr>
                  <w:rFonts w:ascii="Arial" w:hAnsi="Arial" w:cs="Arial"/>
                  <w:color w:val="000000"/>
                  <w:sz w:val="18"/>
                  <w:szCs w:val="18"/>
                  <w:lang w:eastAsia="en-US"/>
                </w:rPr>
                <w:delText>CAR MATE MFG CO LTD</w:delText>
              </w:r>
            </w:del>
          </w:p>
        </w:tc>
        <w:tc>
          <w:tcPr>
            <w:tcW w:w="846" w:type="pct"/>
            <w:tcBorders>
              <w:top w:val="nil"/>
              <w:left w:val="nil"/>
              <w:bottom w:val="single" w:sz="4" w:space="0" w:color="auto"/>
              <w:right w:val="single" w:sz="4" w:space="0" w:color="auto"/>
            </w:tcBorders>
            <w:vAlign w:val="center"/>
            <w:hideMark/>
          </w:tcPr>
          <w:p w14:paraId="56A367FE" w14:textId="77777777" w:rsidR="00322061" w:rsidRPr="00322061" w:rsidRDefault="00322061" w:rsidP="00322061">
            <w:pPr>
              <w:jc w:val="center"/>
              <w:rPr>
                <w:del w:id="7612" w:author="KPMG_PQH" w:date="2026-04-07T11:25:00Z" w16du:dateUtc="2026-04-07T04:25:00Z"/>
                <w:rFonts w:ascii="Arial" w:hAnsi="Arial" w:cs="Arial"/>
                <w:color w:val="000000"/>
                <w:sz w:val="18"/>
                <w:szCs w:val="18"/>
                <w:lang w:eastAsia="en-US"/>
              </w:rPr>
            </w:pPr>
            <w:del w:id="761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55D965E5" w14:textId="77777777" w:rsidR="00322061" w:rsidRPr="00322061" w:rsidRDefault="00322061" w:rsidP="00322061">
            <w:pPr>
              <w:rPr>
                <w:del w:id="7614" w:author="KPMG_PQH" w:date="2026-04-07T11:25:00Z" w16du:dateUtc="2026-04-07T04:25:00Z"/>
                <w:rFonts w:ascii="Arial" w:hAnsi="Arial" w:cs="Arial"/>
                <w:color w:val="000000"/>
                <w:sz w:val="18"/>
                <w:szCs w:val="18"/>
                <w:lang w:eastAsia="en-US"/>
              </w:rPr>
            </w:pPr>
            <w:del w:id="7615"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96D0AAD" w14:textId="77777777" w:rsidTr="003B3AC8">
        <w:trPr>
          <w:trHeight w:val="20"/>
          <w:del w:id="761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08E7127" w14:textId="77777777" w:rsidR="00322061" w:rsidRPr="00322061" w:rsidRDefault="00322061" w:rsidP="00322061">
            <w:pPr>
              <w:jc w:val="center"/>
              <w:rPr>
                <w:del w:id="7617" w:author="KPMG_PQH" w:date="2026-04-07T11:25:00Z" w16du:dateUtc="2026-04-07T04:25:00Z"/>
                <w:rFonts w:ascii="Arial" w:hAnsi="Arial" w:cs="Arial"/>
                <w:color w:val="000000"/>
                <w:sz w:val="18"/>
                <w:szCs w:val="18"/>
                <w:lang w:eastAsia="en-US"/>
              </w:rPr>
            </w:pPr>
            <w:del w:id="7618" w:author="KPMG_PQH" w:date="2026-04-07T11:25:00Z" w16du:dateUtc="2026-04-07T04:25:00Z">
              <w:r w:rsidRPr="00322061">
                <w:rPr>
                  <w:rFonts w:ascii="Arial" w:hAnsi="Arial" w:cs="Arial"/>
                  <w:color w:val="000000"/>
                  <w:sz w:val="18"/>
                  <w:szCs w:val="18"/>
                  <w:lang w:eastAsia="en-US"/>
                </w:rPr>
                <w:delText>48</w:delText>
              </w:r>
            </w:del>
          </w:p>
        </w:tc>
        <w:tc>
          <w:tcPr>
            <w:tcW w:w="2352" w:type="pct"/>
            <w:tcBorders>
              <w:top w:val="nil"/>
              <w:left w:val="nil"/>
              <w:bottom w:val="single" w:sz="4" w:space="0" w:color="auto"/>
              <w:right w:val="single" w:sz="4" w:space="0" w:color="auto"/>
            </w:tcBorders>
            <w:vAlign w:val="center"/>
            <w:hideMark/>
          </w:tcPr>
          <w:p w14:paraId="3397BA96" w14:textId="77777777" w:rsidR="00322061" w:rsidRPr="00322061" w:rsidRDefault="00322061" w:rsidP="00322061">
            <w:pPr>
              <w:rPr>
                <w:del w:id="7619" w:author="KPMG_PQH" w:date="2026-04-07T11:25:00Z" w16du:dateUtc="2026-04-07T04:25:00Z"/>
                <w:rFonts w:ascii="Arial" w:hAnsi="Arial" w:cs="Arial"/>
                <w:color w:val="000000"/>
                <w:sz w:val="18"/>
                <w:szCs w:val="18"/>
                <w:lang w:eastAsia="en-US"/>
              </w:rPr>
            </w:pPr>
            <w:del w:id="7620" w:author="KPMG_PQH" w:date="2026-04-07T11:25:00Z" w16du:dateUtc="2026-04-07T04:25:00Z">
              <w:r w:rsidRPr="00322061">
                <w:rPr>
                  <w:rFonts w:ascii="Arial" w:hAnsi="Arial" w:cs="Arial"/>
                  <w:color w:val="000000"/>
                  <w:sz w:val="18"/>
                  <w:szCs w:val="18"/>
                  <w:lang w:eastAsia="en-US"/>
                </w:rPr>
                <w:delText>CAREPLUS GROUP BERHAD</w:delText>
              </w:r>
            </w:del>
          </w:p>
        </w:tc>
        <w:tc>
          <w:tcPr>
            <w:tcW w:w="846" w:type="pct"/>
            <w:tcBorders>
              <w:top w:val="nil"/>
              <w:left w:val="nil"/>
              <w:bottom w:val="single" w:sz="4" w:space="0" w:color="auto"/>
              <w:right w:val="single" w:sz="4" w:space="0" w:color="auto"/>
            </w:tcBorders>
            <w:vAlign w:val="center"/>
            <w:hideMark/>
          </w:tcPr>
          <w:p w14:paraId="5EDDE907" w14:textId="77777777" w:rsidR="00322061" w:rsidRPr="00322061" w:rsidRDefault="00322061" w:rsidP="00322061">
            <w:pPr>
              <w:jc w:val="center"/>
              <w:rPr>
                <w:del w:id="7621" w:author="KPMG_PQH" w:date="2026-04-07T11:25:00Z" w16du:dateUtc="2026-04-07T04:25:00Z"/>
                <w:rFonts w:ascii="Arial" w:hAnsi="Arial" w:cs="Arial"/>
                <w:color w:val="000000"/>
                <w:sz w:val="18"/>
                <w:szCs w:val="18"/>
                <w:lang w:eastAsia="en-US"/>
              </w:rPr>
            </w:pPr>
            <w:del w:id="7622"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024197E6" w14:textId="77777777" w:rsidR="00322061" w:rsidRPr="00322061" w:rsidRDefault="00322061" w:rsidP="00322061">
            <w:pPr>
              <w:rPr>
                <w:del w:id="7623" w:author="KPMG_PQH" w:date="2026-04-07T11:25:00Z" w16du:dateUtc="2026-04-07T04:25:00Z"/>
                <w:rFonts w:ascii="Arial" w:hAnsi="Arial" w:cs="Arial"/>
                <w:color w:val="000000"/>
                <w:sz w:val="18"/>
                <w:szCs w:val="18"/>
                <w:lang w:eastAsia="en-US"/>
              </w:rPr>
            </w:pPr>
            <w:del w:id="762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670CCDC" w14:textId="77777777" w:rsidTr="003B3AC8">
        <w:trPr>
          <w:trHeight w:val="20"/>
          <w:del w:id="762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73F6A90" w14:textId="77777777" w:rsidR="00322061" w:rsidRPr="00322061" w:rsidRDefault="00322061" w:rsidP="00322061">
            <w:pPr>
              <w:jc w:val="center"/>
              <w:rPr>
                <w:del w:id="7626" w:author="KPMG_PQH" w:date="2026-04-07T11:25:00Z" w16du:dateUtc="2026-04-07T04:25:00Z"/>
                <w:rFonts w:ascii="Arial" w:hAnsi="Arial" w:cs="Arial"/>
                <w:color w:val="000000"/>
                <w:sz w:val="18"/>
                <w:szCs w:val="18"/>
                <w:lang w:eastAsia="en-US"/>
              </w:rPr>
            </w:pPr>
            <w:del w:id="7627" w:author="KPMG_PQH" w:date="2026-04-07T11:25:00Z" w16du:dateUtc="2026-04-07T04:25:00Z">
              <w:r w:rsidRPr="00322061">
                <w:rPr>
                  <w:rFonts w:ascii="Arial" w:hAnsi="Arial" w:cs="Arial"/>
                  <w:color w:val="000000"/>
                  <w:sz w:val="18"/>
                  <w:szCs w:val="18"/>
                  <w:lang w:eastAsia="en-US"/>
                </w:rPr>
                <w:delText>49</w:delText>
              </w:r>
            </w:del>
          </w:p>
        </w:tc>
        <w:tc>
          <w:tcPr>
            <w:tcW w:w="2352" w:type="pct"/>
            <w:tcBorders>
              <w:top w:val="nil"/>
              <w:left w:val="nil"/>
              <w:bottom w:val="single" w:sz="4" w:space="0" w:color="auto"/>
              <w:right w:val="single" w:sz="4" w:space="0" w:color="auto"/>
            </w:tcBorders>
            <w:vAlign w:val="center"/>
            <w:hideMark/>
          </w:tcPr>
          <w:p w14:paraId="36E7ED61" w14:textId="77777777" w:rsidR="00322061" w:rsidRPr="00322061" w:rsidRDefault="00322061" w:rsidP="00322061">
            <w:pPr>
              <w:rPr>
                <w:del w:id="7628" w:author="KPMG_PQH" w:date="2026-04-07T11:25:00Z" w16du:dateUtc="2026-04-07T04:25:00Z"/>
                <w:rFonts w:ascii="Arial" w:hAnsi="Arial" w:cs="Arial"/>
                <w:color w:val="000000"/>
                <w:sz w:val="18"/>
                <w:szCs w:val="18"/>
                <w:lang w:eastAsia="en-US"/>
              </w:rPr>
            </w:pPr>
            <w:del w:id="7629" w:author="KPMG_PQH" w:date="2026-04-07T11:25:00Z" w16du:dateUtc="2026-04-07T04:25:00Z">
              <w:r w:rsidRPr="00322061">
                <w:rPr>
                  <w:rFonts w:ascii="Arial" w:hAnsi="Arial" w:cs="Arial"/>
                  <w:color w:val="000000"/>
                  <w:sz w:val="18"/>
                  <w:szCs w:val="18"/>
                  <w:lang w:eastAsia="en-US"/>
                </w:rPr>
                <w:delText>CARNATION INDUSTRIES LTD</w:delText>
              </w:r>
            </w:del>
          </w:p>
        </w:tc>
        <w:tc>
          <w:tcPr>
            <w:tcW w:w="846" w:type="pct"/>
            <w:tcBorders>
              <w:top w:val="nil"/>
              <w:left w:val="nil"/>
              <w:bottom w:val="single" w:sz="4" w:space="0" w:color="auto"/>
              <w:right w:val="single" w:sz="4" w:space="0" w:color="auto"/>
            </w:tcBorders>
            <w:vAlign w:val="center"/>
            <w:hideMark/>
          </w:tcPr>
          <w:p w14:paraId="7A8A7E9F" w14:textId="77777777" w:rsidR="00322061" w:rsidRPr="00322061" w:rsidRDefault="00322061" w:rsidP="00322061">
            <w:pPr>
              <w:jc w:val="center"/>
              <w:rPr>
                <w:del w:id="7630" w:author="KPMG_PQH" w:date="2026-04-07T11:25:00Z" w16du:dateUtc="2026-04-07T04:25:00Z"/>
                <w:rFonts w:ascii="Arial" w:hAnsi="Arial" w:cs="Arial"/>
                <w:color w:val="000000"/>
                <w:sz w:val="18"/>
                <w:szCs w:val="18"/>
                <w:lang w:eastAsia="en-US"/>
              </w:rPr>
            </w:pPr>
            <w:del w:id="763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E28988B" w14:textId="77777777" w:rsidR="00322061" w:rsidRPr="00322061" w:rsidRDefault="00322061" w:rsidP="00322061">
            <w:pPr>
              <w:rPr>
                <w:del w:id="7632" w:author="KPMG_PQH" w:date="2026-04-07T11:25:00Z" w16du:dateUtc="2026-04-07T04:25:00Z"/>
                <w:rFonts w:ascii="Arial" w:hAnsi="Arial" w:cs="Arial"/>
                <w:color w:val="000000"/>
                <w:sz w:val="18"/>
                <w:szCs w:val="18"/>
                <w:lang w:eastAsia="en-US"/>
              </w:rPr>
            </w:pPr>
            <w:del w:id="763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59AB7E6E" w14:textId="77777777" w:rsidTr="003B3AC8">
        <w:trPr>
          <w:trHeight w:val="20"/>
          <w:del w:id="763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06FEEE3" w14:textId="77777777" w:rsidR="00322061" w:rsidRPr="00322061" w:rsidRDefault="00322061" w:rsidP="00322061">
            <w:pPr>
              <w:jc w:val="center"/>
              <w:rPr>
                <w:del w:id="7635" w:author="KPMG_PQH" w:date="2026-04-07T11:25:00Z" w16du:dateUtc="2026-04-07T04:25:00Z"/>
                <w:rFonts w:ascii="Arial" w:hAnsi="Arial" w:cs="Arial"/>
                <w:color w:val="000000"/>
                <w:sz w:val="18"/>
                <w:szCs w:val="18"/>
                <w:lang w:eastAsia="en-US"/>
              </w:rPr>
            </w:pPr>
            <w:del w:id="7636" w:author="KPMG_PQH" w:date="2026-04-07T11:25:00Z" w16du:dateUtc="2026-04-07T04:25:00Z">
              <w:r w:rsidRPr="00322061">
                <w:rPr>
                  <w:rFonts w:ascii="Arial" w:hAnsi="Arial" w:cs="Arial"/>
                  <w:color w:val="000000"/>
                  <w:sz w:val="18"/>
                  <w:szCs w:val="18"/>
                  <w:lang w:eastAsia="en-US"/>
                </w:rPr>
                <w:delText>50</w:delText>
              </w:r>
            </w:del>
          </w:p>
        </w:tc>
        <w:tc>
          <w:tcPr>
            <w:tcW w:w="2352" w:type="pct"/>
            <w:tcBorders>
              <w:top w:val="nil"/>
              <w:left w:val="nil"/>
              <w:bottom w:val="single" w:sz="4" w:space="0" w:color="auto"/>
              <w:right w:val="single" w:sz="4" w:space="0" w:color="auto"/>
            </w:tcBorders>
            <w:vAlign w:val="center"/>
            <w:hideMark/>
          </w:tcPr>
          <w:p w14:paraId="312C4193" w14:textId="77777777" w:rsidR="00322061" w:rsidRPr="00322061" w:rsidRDefault="00322061" w:rsidP="00322061">
            <w:pPr>
              <w:rPr>
                <w:del w:id="7637" w:author="KPMG_PQH" w:date="2026-04-07T11:25:00Z" w16du:dateUtc="2026-04-07T04:25:00Z"/>
                <w:rFonts w:ascii="Arial" w:hAnsi="Arial" w:cs="Arial"/>
                <w:color w:val="000000"/>
                <w:sz w:val="18"/>
                <w:szCs w:val="18"/>
                <w:lang w:eastAsia="en-US"/>
              </w:rPr>
            </w:pPr>
            <w:del w:id="7638" w:author="KPMG_PQH" w:date="2026-04-07T11:25:00Z" w16du:dateUtc="2026-04-07T04:25:00Z">
              <w:r w:rsidRPr="00322061">
                <w:rPr>
                  <w:rFonts w:ascii="Arial" w:hAnsi="Arial" w:cs="Arial"/>
                  <w:color w:val="000000"/>
                  <w:sz w:val="18"/>
                  <w:szCs w:val="18"/>
                  <w:lang w:eastAsia="en-US"/>
                </w:rPr>
                <w:delText>CATAPULT GROUP INTERNATIONAL LTD</w:delText>
              </w:r>
            </w:del>
          </w:p>
        </w:tc>
        <w:tc>
          <w:tcPr>
            <w:tcW w:w="846" w:type="pct"/>
            <w:tcBorders>
              <w:top w:val="nil"/>
              <w:left w:val="nil"/>
              <w:bottom w:val="single" w:sz="4" w:space="0" w:color="auto"/>
              <w:right w:val="single" w:sz="4" w:space="0" w:color="auto"/>
            </w:tcBorders>
            <w:vAlign w:val="center"/>
            <w:hideMark/>
          </w:tcPr>
          <w:p w14:paraId="09DC6658" w14:textId="77777777" w:rsidR="00322061" w:rsidRPr="00322061" w:rsidRDefault="00322061" w:rsidP="00322061">
            <w:pPr>
              <w:jc w:val="center"/>
              <w:rPr>
                <w:del w:id="7639" w:author="KPMG_PQH" w:date="2026-04-07T11:25:00Z" w16du:dateUtc="2026-04-07T04:25:00Z"/>
                <w:rFonts w:ascii="Arial" w:hAnsi="Arial" w:cs="Arial"/>
                <w:color w:val="000000"/>
                <w:sz w:val="18"/>
                <w:szCs w:val="18"/>
                <w:lang w:eastAsia="en-US"/>
              </w:rPr>
            </w:pPr>
            <w:del w:id="7640"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674EEB73" w14:textId="77777777" w:rsidR="00322061" w:rsidRPr="00322061" w:rsidRDefault="00322061" w:rsidP="00322061">
            <w:pPr>
              <w:rPr>
                <w:del w:id="7641" w:author="KPMG_PQH" w:date="2026-04-07T11:25:00Z" w16du:dateUtc="2026-04-07T04:25:00Z"/>
                <w:rFonts w:ascii="Arial" w:hAnsi="Arial" w:cs="Arial"/>
                <w:color w:val="000000"/>
                <w:sz w:val="18"/>
                <w:szCs w:val="18"/>
                <w:lang w:eastAsia="en-US"/>
              </w:rPr>
            </w:pPr>
            <w:del w:id="7642"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8733006" w14:textId="77777777" w:rsidTr="003B3AC8">
        <w:trPr>
          <w:trHeight w:val="20"/>
          <w:del w:id="764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31E3221" w14:textId="77777777" w:rsidR="00322061" w:rsidRPr="00322061" w:rsidRDefault="00322061" w:rsidP="00322061">
            <w:pPr>
              <w:jc w:val="center"/>
              <w:rPr>
                <w:del w:id="7644" w:author="KPMG_PQH" w:date="2026-04-07T11:25:00Z" w16du:dateUtc="2026-04-07T04:25:00Z"/>
                <w:rFonts w:ascii="Arial" w:hAnsi="Arial" w:cs="Arial"/>
                <w:color w:val="000000"/>
                <w:sz w:val="18"/>
                <w:szCs w:val="18"/>
                <w:lang w:eastAsia="en-US"/>
              </w:rPr>
            </w:pPr>
            <w:del w:id="7645" w:author="KPMG_PQH" w:date="2026-04-07T11:25:00Z" w16du:dateUtc="2026-04-07T04:25:00Z">
              <w:r w:rsidRPr="00322061">
                <w:rPr>
                  <w:rFonts w:ascii="Arial" w:hAnsi="Arial" w:cs="Arial"/>
                  <w:color w:val="000000"/>
                  <w:sz w:val="18"/>
                  <w:szCs w:val="18"/>
                  <w:lang w:eastAsia="en-US"/>
                </w:rPr>
                <w:delText>51</w:delText>
              </w:r>
            </w:del>
          </w:p>
        </w:tc>
        <w:tc>
          <w:tcPr>
            <w:tcW w:w="2352" w:type="pct"/>
            <w:tcBorders>
              <w:top w:val="nil"/>
              <w:left w:val="nil"/>
              <w:bottom w:val="single" w:sz="4" w:space="0" w:color="auto"/>
              <w:right w:val="single" w:sz="4" w:space="0" w:color="auto"/>
            </w:tcBorders>
            <w:vAlign w:val="center"/>
            <w:hideMark/>
          </w:tcPr>
          <w:p w14:paraId="5875F29B" w14:textId="77777777" w:rsidR="00322061" w:rsidRPr="00322061" w:rsidRDefault="00322061" w:rsidP="00322061">
            <w:pPr>
              <w:rPr>
                <w:del w:id="7646" w:author="KPMG_PQH" w:date="2026-04-07T11:25:00Z" w16du:dateUtc="2026-04-07T04:25:00Z"/>
                <w:rFonts w:ascii="Arial" w:hAnsi="Arial" w:cs="Arial"/>
                <w:color w:val="000000"/>
                <w:sz w:val="18"/>
                <w:szCs w:val="18"/>
                <w:lang w:eastAsia="en-US"/>
              </w:rPr>
            </w:pPr>
            <w:del w:id="7647" w:author="KPMG_PQH" w:date="2026-04-07T11:25:00Z" w16du:dateUtc="2026-04-07T04:25:00Z">
              <w:r w:rsidRPr="00322061">
                <w:rPr>
                  <w:rFonts w:ascii="Arial" w:hAnsi="Arial" w:cs="Arial"/>
                  <w:color w:val="000000"/>
                  <w:sz w:val="18"/>
                  <w:szCs w:val="18"/>
                  <w:lang w:eastAsia="en-US"/>
                </w:rPr>
                <w:delText>CE TECHNOLOGY BERHAD</w:delText>
              </w:r>
            </w:del>
          </w:p>
        </w:tc>
        <w:tc>
          <w:tcPr>
            <w:tcW w:w="846" w:type="pct"/>
            <w:tcBorders>
              <w:top w:val="nil"/>
              <w:left w:val="nil"/>
              <w:bottom w:val="single" w:sz="4" w:space="0" w:color="auto"/>
              <w:right w:val="single" w:sz="4" w:space="0" w:color="auto"/>
            </w:tcBorders>
            <w:vAlign w:val="center"/>
            <w:hideMark/>
          </w:tcPr>
          <w:p w14:paraId="3FE8FD40" w14:textId="77777777" w:rsidR="00322061" w:rsidRPr="00322061" w:rsidRDefault="00322061" w:rsidP="00322061">
            <w:pPr>
              <w:jc w:val="center"/>
              <w:rPr>
                <w:del w:id="7648" w:author="KPMG_PQH" w:date="2026-04-07T11:25:00Z" w16du:dateUtc="2026-04-07T04:25:00Z"/>
                <w:rFonts w:ascii="Arial" w:hAnsi="Arial" w:cs="Arial"/>
                <w:color w:val="000000"/>
                <w:sz w:val="18"/>
                <w:szCs w:val="18"/>
                <w:lang w:eastAsia="en-US"/>
              </w:rPr>
            </w:pPr>
            <w:del w:id="7649"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68484B07" w14:textId="77777777" w:rsidR="00322061" w:rsidRPr="00322061" w:rsidRDefault="00322061" w:rsidP="00322061">
            <w:pPr>
              <w:rPr>
                <w:del w:id="7650" w:author="KPMG_PQH" w:date="2026-04-07T11:25:00Z" w16du:dateUtc="2026-04-07T04:25:00Z"/>
                <w:rFonts w:ascii="Arial" w:hAnsi="Arial" w:cs="Arial"/>
                <w:color w:val="000000"/>
                <w:sz w:val="18"/>
                <w:szCs w:val="18"/>
                <w:lang w:eastAsia="en-US"/>
              </w:rPr>
            </w:pPr>
            <w:del w:id="765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2BEA573" w14:textId="77777777" w:rsidTr="003B3AC8">
        <w:trPr>
          <w:trHeight w:val="20"/>
          <w:del w:id="765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6061FE9" w14:textId="77777777" w:rsidR="00322061" w:rsidRPr="00322061" w:rsidRDefault="00322061" w:rsidP="00322061">
            <w:pPr>
              <w:jc w:val="center"/>
              <w:rPr>
                <w:del w:id="7653" w:author="KPMG_PQH" w:date="2026-04-07T11:25:00Z" w16du:dateUtc="2026-04-07T04:25:00Z"/>
                <w:rFonts w:ascii="Arial" w:hAnsi="Arial" w:cs="Arial"/>
                <w:color w:val="000000"/>
                <w:sz w:val="18"/>
                <w:szCs w:val="18"/>
                <w:lang w:eastAsia="en-US"/>
              </w:rPr>
            </w:pPr>
            <w:del w:id="7654" w:author="KPMG_PQH" w:date="2026-04-07T11:25:00Z" w16du:dateUtc="2026-04-07T04:25:00Z">
              <w:r w:rsidRPr="00322061">
                <w:rPr>
                  <w:rFonts w:ascii="Arial" w:hAnsi="Arial" w:cs="Arial"/>
                  <w:color w:val="000000"/>
                  <w:sz w:val="18"/>
                  <w:szCs w:val="18"/>
                  <w:lang w:eastAsia="en-US"/>
                </w:rPr>
                <w:lastRenderedPageBreak/>
                <w:delText>52</w:delText>
              </w:r>
            </w:del>
          </w:p>
        </w:tc>
        <w:tc>
          <w:tcPr>
            <w:tcW w:w="2352" w:type="pct"/>
            <w:tcBorders>
              <w:top w:val="nil"/>
              <w:left w:val="nil"/>
              <w:bottom w:val="single" w:sz="4" w:space="0" w:color="auto"/>
              <w:right w:val="single" w:sz="4" w:space="0" w:color="auto"/>
            </w:tcBorders>
            <w:vAlign w:val="center"/>
            <w:hideMark/>
          </w:tcPr>
          <w:p w14:paraId="2402FD4C" w14:textId="77777777" w:rsidR="00322061" w:rsidRPr="00322061" w:rsidRDefault="00322061" w:rsidP="00322061">
            <w:pPr>
              <w:rPr>
                <w:del w:id="7655" w:author="KPMG_PQH" w:date="2026-04-07T11:25:00Z" w16du:dateUtc="2026-04-07T04:25:00Z"/>
                <w:rFonts w:ascii="Arial" w:hAnsi="Arial" w:cs="Arial"/>
                <w:color w:val="000000"/>
                <w:sz w:val="18"/>
                <w:szCs w:val="18"/>
                <w:lang w:eastAsia="en-US"/>
              </w:rPr>
            </w:pPr>
            <w:del w:id="7656" w:author="KPMG_PQH" w:date="2026-04-07T11:25:00Z" w16du:dateUtc="2026-04-07T04:25:00Z">
              <w:r w:rsidRPr="00322061">
                <w:rPr>
                  <w:rFonts w:ascii="Arial" w:hAnsi="Arial" w:cs="Arial"/>
                  <w:color w:val="000000"/>
                  <w:sz w:val="18"/>
                  <w:szCs w:val="18"/>
                  <w:lang w:eastAsia="en-US"/>
                </w:rPr>
                <w:delText>CHAI WATANA TANNERY GROUP PCL</w:delText>
              </w:r>
            </w:del>
          </w:p>
        </w:tc>
        <w:tc>
          <w:tcPr>
            <w:tcW w:w="846" w:type="pct"/>
            <w:tcBorders>
              <w:top w:val="nil"/>
              <w:left w:val="nil"/>
              <w:bottom w:val="single" w:sz="4" w:space="0" w:color="auto"/>
              <w:right w:val="single" w:sz="4" w:space="0" w:color="auto"/>
            </w:tcBorders>
            <w:vAlign w:val="center"/>
            <w:hideMark/>
          </w:tcPr>
          <w:p w14:paraId="21BC034F" w14:textId="77777777" w:rsidR="00322061" w:rsidRPr="00322061" w:rsidRDefault="00322061" w:rsidP="00322061">
            <w:pPr>
              <w:jc w:val="center"/>
              <w:rPr>
                <w:del w:id="7657" w:author="KPMG_PQH" w:date="2026-04-07T11:25:00Z" w16du:dateUtc="2026-04-07T04:25:00Z"/>
                <w:rFonts w:ascii="Arial" w:hAnsi="Arial" w:cs="Arial"/>
                <w:color w:val="000000"/>
                <w:sz w:val="18"/>
                <w:szCs w:val="18"/>
                <w:lang w:eastAsia="en-US"/>
              </w:rPr>
            </w:pPr>
            <w:del w:id="7658"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44D7B81A" w14:textId="77777777" w:rsidR="00322061" w:rsidRPr="00322061" w:rsidRDefault="00322061" w:rsidP="00322061">
            <w:pPr>
              <w:rPr>
                <w:del w:id="7659" w:author="KPMG_PQH" w:date="2026-04-07T11:25:00Z" w16du:dateUtc="2026-04-07T04:25:00Z"/>
                <w:rFonts w:ascii="Arial" w:hAnsi="Arial" w:cs="Arial"/>
                <w:color w:val="000000"/>
                <w:sz w:val="18"/>
                <w:szCs w:val="18"/>
                <w:lang w:eastAsia="en-US"/>
              </w:rPr>
            </w:pPr>
            <w:del w:id="766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F0504E7" w14:textId="77777777" w:rsidTr="003B3AC8">
        <w:trPr>
          <w:trHeight w:val="20"/>
          <w:del w:id="766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6DDE4C1" w14:textId="77777777" w:rsidR="00322061" w:rsidRPr="00322061" w:rsidRDefault="00322061" w:rsidP="00322061">
            <w:pPr>
              <w:jc w:val="center"/>
              <w:rPr>
                <w:del w:id="7662" w:author="KPMG_PQH" w:date="2026-04-07T11:25:00Z" w16du:dateUtc="2026-04-07T04:25:00Z"/>
                <w:rFonts w:ascii="Arial" w:hAnsi="Arial" w:cs="Arial"/>
                <w:color w:val="000000"/>
                <w:sz w:val="18"/>
                <w:szCs w:val="18"/>
                <w:lang w:eastAsia="en-US"/>
              </w:rPr>
            </w:pPr>
            <w:del w:id="7663" w:author="KPMG_PQH" w:date="2026-04-07T11:25:00Z" w16du:dateUtc="2026-04-07T04:25:00Z">
              <w:r w:rsidRPr="00322061">
                <w:rPr>
                  <w:rFonts w:ascii="Arial" w:hAnsi="Arial" w:cs="Arial"/>
                  <w:color w:val="000000"/>
                  <w:sz w:val="18"/>
                  <w:szCs w:val="18"/>
                  <w:lang w:eastAsia="en-US"/>
                </w:rPr>
                <w:delText>53</w:delText>
              </w:r>
            </w:del>
          </w:p>
        </w:tc>
        <w:tc>
          <w:tcPr>
            <w:tcW w:w="2352" w:type="pct"/>
            <w:tcBorders>
              <w:top w:val="nil"/>
              <w:left w:val="nil"/>
              <w:bottom w:val="single" w:sz="4" w:space="0" w:color="auto"/>
              <w:right w:val="single" w:sz="4" w:space="0" w:color="auto"/>
            </w:tcBorders>
            <w:vAlign w:val="center"/>
            <w:hideMark/>
          </w:tcPr>
          <w:p w14:paraId="099D6787" w14:textId="77777777" w:rsidR="00322061" w:rsidRPr="00322061" w:rsidRDefault="00322061" w:rsidP="00322061">
            <w:pPr>
              <w:rPr>
                <w:del w:id="7664" w:author="KPMG_PQH" w:date="2026-04-07T11:25:00Z" w16du:dateUtc="2026-04-07T04:25:00Z"/>
                <w:rFonts w:ascii="Arial" w:hAnsi="Arial" w:cs="Arial"/>
                <w:color w:val="000000"/>
                <w:sz w:val="18"/>
                <w:szCs w:val="18"/>
                <w:lang w:eastAsia="en-US"/>
              </w:rPr>
            </w:pPr>
            <w:del w:id="7665" w:author="KPMG_PQH" w:date="2026-04-07T11:25:00Z" w16du:dateUtc="2026-04-07T04:25:00Z">
              <w:r w:rsidRPr="00322061">
                <w:rPr>
                  <w:rFonts w:ascii="Arial" w:hAnsi="Arial" w:cs="Arial"/>
                  <w:color w:val="000000"/>
                  <w:sz w:val="18"/>
                  <w:szCs w:val="18"/>
                  <w:lang w:eastAsia="en-US"/>
                </w:rPr>
                <w:delText>CHEETAH HOLDINGS BERHAD</w:delText>
              </w:r>
            </w:del>
          </w:p>
        </w:tc>
        <w:tc>
          <w:tcPr>
            <w:tcW w:w="846" w:type="pct"/>
            <w:tcBorders>
              <w:top w:val="nil"/>
              <w:left w:val="nil"/>
              <w:bottom w:val="single" w:sz="4" w:space="0" w:color="auto"/>
              <w:right w:val="single" w:sz="4" w:space="0" w:color="auto"/>
            </w:tcBorders>
            <w:vAlign w:val="center"/>
            <w:hideMark/>
          </w:tcPr>
          <w:p w14:paraId="76996E59" w14:textId="77777777" w:rsidR="00322061" w:rsidRPr="00322061" w:rsidRDefault="00322061" w:rsidP="00322061">
            <w:pPr>
              <w:jc w:val="center"/>
              <w:rPr>
                <w:del w:id="7666" w:author="KPMG_PQH" w:date="2026-04-07T11:25:00Z" w16du:dateUtc="2026-04-07T04:25:00Z"/>
                <w:rFonts w:ascii="Arial" w:hAnsi="Arial" w:cs="Arial"/>
                <w:color w:val="000000"/>
                <w:sz w:val="18"/>
                <w:szCs w:val="18"/>
                <w:lang w:eastAsia="en-US"/>
              </w:rPr>
            </w:pPr>
            <w:del w:id="7667"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772B3108" w14:textId="77777777" w:rsidR="00322061" w:rsidRPr="00322061" w:rsidRDefault="00322061" w:rsidP="00322061">
            <w:pPr>
              <w:rPr>
                <w:del w:id="7668" w:author="KPMG_PQH" w:date="2026-04-07T11:25:00Z" w16du:dateUtc="2026-04-07T04:25:00Z"/>
                <w:rFonts w:ascii="Arial" w:hAnsi="Arial" w:cs="Arial"/>
                <w:color w:val="000000"/>
                <w:sz w:val="18"/>
                <w:szCs w:val="18"/>
                <w:lang w:eastAsia="en-US"/>
              </w:rPr>
            </w:pPr>
            <w:del w:id="766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04B3050" w14:textId="77777777" w:rsidTr="003B3AC8">
        <w:trPr>
          <w:trHeight w:val="20"/>
          <w:del w:id="767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E99FBA5" w14:textId="77777777" w:rsidR="00322061" w:rsidRPr="00322061" w:rsidRDefault="00322061" w:rsidP="00322061">
            <w:pPr>
              <w:jc w:val="center"/>
              <w:rPr>
                <w:del w:id="7671" w:author="KPMG_PQH" w:date="2026-04-07T11:25:00Z" w16du:dateUtc="2026-04-07T04:25:00Z"/>
                <w:rFonts w:ascii="Arial" w:hAnsi="Arial" w:cs="Arial"/>
                <w:color w:val="000000"/>
                <w:sz w:val="18"/>
                <w:szCs w:val="18"/>
                <w:lang w:eastAsia="en-US"/>
              </w:rPr>
            </w:pPr>
            <w:del w:id="7672" w:author="KPMG_PQH" w:date="2026-04-07T11:25:00Z" w16du:dateUtc="2026-04-07T04:25:00Z">
              <w:r w:rsidRPr="00322061">
                <w:rPr>
                  <w:rFonts w:ascii="Arial" w:hAnsi="Arial" w:cs="Arial"/>
                  <w:color w:val="000000"/>
                  <w:sz w:val="18"/>
                  <w:szCs w:val="18"/>
                  <w:lang w:eastAsia="en-US"/>
                </w:rPr>
                <w:delText>54</w:delText>
              </w:r>
            </w:del>
          </w:p>
        </w:tc>
        <w:tc>
          <w:tcPr>
            <w:tcW w:w="2352" w:type="pct"/>
            <w:tcBorders>
              <w:top w:val="nil"/>
              <w:left w:val="nil"/>
              <w:bottom w:val="single" w:sz="4" w:space="0" w:color="auto"/>
              <w:right w:val="single" w:sz="4" w:space="0" w:color="auto"/>
            </w:tcBorders>
            <w:vAlign w:val="center"/>
            <w:hideMark/>
          </w:tcPr>
          <w:p w14:paraId="4457A7BB" w14:textId="77777777" w:rsidR="00322061" w:rsidRPr="00322061" w:rsidRDefault="00322061" w:rsidP="00322061">
            <w:pPr>
              <w:rPr>
                <w:del w:id="7673" w:author="KPMG_PQH" w:date="2026-04-07T11:25:00Z" w16du:dateUtc="2026-04-07T04:25:00Z"/>
                <w:rFonts w:ascii="Arial" w:hAnsi="Arial" w:cs="Arial"/>
                <w:color w:val="000000"/>
                <w:sz w:val="18"/>
                <w:szCs w:val="18"/>
                <w:lang w:eastAsia="en-US"/>
              </w:rPr>
            </w:pPr>
            <w:del w:id="7674" w:author="KPMG_PQH" w:date="2026-04-07T11:25:00Z" w16du:dateUtc="2026-04-07T04:25:00Z">
              <w:r w:rsidRPr="00322061">
                <w:rPr>
                  <w:rFonts w:ascii="Arial" w:hAnsi="Arial" w:cs="Arial"/>
                  <w:color w:val="000000"/>
                  <w:sz w:val="18"/>
                  <w:szCs w:val="18"/>
                  <w:lang w:eastAsia="en-US"/>
                </w:rPr>
                <w:delText>CHI HUA FITNESS CO., LTD.</w:delText>
              </w:r>
            </w:del>
          </w:p>
        </w:tc>
        <w:tc>
          <w:tcPr>
            <w:tcW w:w="846" w:type="pct"/>
            <w:tcBorders>
              <w:top w:val="nil"/>
              <w:left w:val="nil"/>
              <w:bottom w:val="single" w:sz="4" w:space="0" w:color="auto"/>
              <w:right w:val="single" w:sz="4" w:space="0" w:color="auto"/>
            </w:tcBorders>
            <w:vAlign w:val="center"/>
            <w:hideMark/>
          </w:tcPr>
          <w:p w14:paraId="71CA9303" w14:textId="77777777" w:rsidR="00322061" w:rsidRPr="00322061" w:rsidRDefault="00322061" w:rsidP="00322061">
            <w:pPr>
              <w:jc w:val="center"/>
              <w:rPr>
                <w:del w:id="7675" w:author="KPMG_PQH" w:date="2026-04-07T11:25:00Z" w16du:dateUtc="2026-04-07T04:25:00Z"/>
                <w:rFonts w:ascii="Arial" w:hAnsi="Arial" w:cs="Arial"/>
                <w:color w:val="000000"/>
                <w:sz w:val="18"/>
                <w:szCs w:val="18"/>
                <w:lang w:eastAsia="en-US"/>
              </w:rPr>
            </w:pPr>
            <w:del w:id="7676"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0376D161" w14:textId="77777777" w:rsidR="00322061" w:rsidRPr="00322061" w:rsidRDefault="00322061" w:rsidP="00322061">
            <w:pPr>
              <w:rPr>
                <w:del w:id="7677" w:author="KPMG_PQH" w:date="2026-04-07T11:25:00Z" w16du:dateUtc="2026-04-07T04:25:00Z"/>
                <w:rFonts w:ascii="Arial" w:hAnsi="Arial" w:cs="Arial"/>
                <w:color w:val="000000"/>
                <w:sz w:val="18"/>
                <w:szCs w:val="18"/>
                <w:lang w:eastAsia="en-US"/>
              </w:rPr>
            </w:pPr>
            <w:del w:id="7678"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EEC6232" w14:textId="77777777" w:rsidTr="003B3AC8">
        <w:trPr>
          <w:trHeight w:val="20"/>
          <w:del w:id="767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F8917C5" w14:textId="77777777" w:rsidR="00322061" w:rsidRPr="00322061" w:rsidRDefault="00322061" w:rsidP="00322061">
            <w:pPr>
              <w:jc w:val="center"/>
              <w:rPr>
                <w:del w:id="7680" w:author="KPMG_PQH" w:date="2026-04-07T11:25:00Z" w16du:dateUtc="2026-04-07T04:25:00Z"/>
                <w:rFonts w:ascii="Arial" w:hAnsi="Arial" w:cs="Arial"/>
                <w:color w:val="000000"/>
                <w:sz w:val="18"/>
                <w:szCs w:val="18"/>
                <w:lang w:eastAsia="en-US"/>
              </w:rPr>
            </w:pPr>
            <w:del w:id="7681" w:author="KPMG_PQH" w:date="2026-04-07T11:25:00Z" w16du:dateUtc="2026-04-07T04:25:00Z">
              <w:r w:rsidRPr="00322061">
                <w:rPr>
                  <w:rFonts w:ascii="Arial" w:hAnsi="Arial" w:cs="Arial"/>
                  <w:color w:val="000000"/>
                  <w:sz w:val="18"/>
                  <w:szCs w:val="18"/>
                  <w:lang w:eastAsia="en-US"/>
                </w:rPr>
                <w:delText>55</w:delText>
              </w:r>
            </w:del>
          </w:p>
        </w:tc>
        <w:tc>
          <w:tcPr>
            <w:tcW w:w="2352" w:type="pct"/>
            <w:tcBorders>
              <w:top w:val="nil"/>
              <w:left w:val="nil"/>
              <w:bottom w:val="single" w:sz="4" w:space="0" w:color="auto"/>
              <w:right w:val="single" w:sz="4" w:space="0" w:color="auto"/>
            </w:tcBorders>
            <w:vAlign w:val="center"/>
            <w:hideMark/>
          </w:tcPr>
          <w:p w14:paraId="2961CEF0" w14:textId="77777777" w:rsidR="00322061" w:rsidRPr="00322061" w:rsidRDefault="00322061" w:rsidP="00322061">
            <w:pPr>
              <w:rPr>
                <w:del w:id="7682" w:author="KPMG_PQH" w:date="2026-04-07T11:25:00Z" w16du:dateUtc="2026-04-07T04:25:00Z"/>
                <w:rFonts w:ascii="Arial" w:hAnsi="Arial" w:cs="Arial"/>
                <w:color w:val="000000"/>
                <w:sz w:val="18"/>
                <w:szCs w:val="18"/>
                <w:lang w:eastAsia="en-US"/>
              </w:rPr>
            </w:pPr>
            <w:del w:id="7683" w:author="KPMG_PQH" w:date="2026-04-07T11:25:00Z" w16du:dateUtc="2026-04-07T04:25:00Z">
              <w:r w:rsidRPr="00322061">
                <w:rPr>
                  <w:rFonts w:ascii="Arial" w:hAnsi="Arial" w:cs="Arial"/>
                  <w:color w:val="000000"/>
                  <w:sz w:val="18"/>
                  <w:szCs w:val="18"/>
                  <w:lang w:eastAsia="en-US"/>
                </w:rPr>
                <w:delText>CHINA DIVE COMPANY LIMITED</w:delText>
              </w:r>
            </w:del>
          </w:p>
        </w:tc>
        <w:tc>
          <w:tcPr>
            <w:tcW w:w="846" w:type="pct"/>
            <w:tcBorders>
              <w:top w:val="nil"/>
              <w:left w:val="nil"/>
              <w:bottom w:val="single" w:sz="4" w:space="0" w:color="auto"/>
              <w:right w:val="single" w:sz="4" w:space="0" w:color="auto"/>
            </w:tcBorders>
            <w:vAlign w:val="center"/>
            <w:hideMark/>
          </w:tcPr>
          <w:p w14:paraId="284CA468" w14:textId="77777777" w:rsidR="00322061" w:rsidRPr="00322061" w:rsidRDefault="00322061" w:rsidP="00322061">
            <w:pPr>
              <w:jc w:val="center"/>
              <w:rPr>
                <w:del w:id="7684" w:author="KPMG_PQH" w:date="2026-04-07T11:25:00Z" w16du:dateUtc="2026-04-07T04:25:00Z"/>
                <w:rFonts w:ascii="Arial" w:hAnsi="Arial" w:cs="Arial"/>
                <w:color w:val="000000"/>
                <w:sz w:val="18"/>
                <w:szCs w:val="18"/>
                <w:lang w:eastAsia="en-US"/>
              </w:rPr>
            </w:pPr>
            <w:del w:id="768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F4BEDBE" w14:textId="77777777" w:rsidR="00322061" w:rsidRPr="00322061" w:rsidRDefault="00322061" w:rsidP="00322061">
            <w:pPr>
              <w:rPr>
                <w:del w:id="7686" w:author="KPMG_PQH" w:date="2026-04-07T11:25:00Z" w16du:dateUtc="2026-04-07T04:25:00Z"/>
                <w:rFonts w:ascii="Arial" w:hAnsi="Arial" w:cs="Arial"/>
                <w:color w:val="000000"/>
                <w:sz w:val="18"/>
                <w:szCs w:val="18"/>
                <w:lang w:eastAsia="en-US"/>
              </w:rPr>
            </w:pPr>
            <w:del w:id="7687"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F207CAD" w14:textId="77777777" w:rsidTr="003B3AC8">
        <w:trPr>
          <w:trHeight w:val="20"/>
          <w:del w:id="768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D7FFFA5" w14:textId="77777777" w:rsidR="00322061" w:rsidRPr="00322061" w:rsidRDefault="00322061" w:rsidP="00322061">
            <w:pPr>
              <w:jc w:val="center"/>
              <w:rPr>
                <w:del w:id="7689" w:author="KPMG_PQH" w:date="2026-04-07T11:25:00Z" w16du:dateUtc="2026-04-07T04:25:00Z"/>
                <w:rFonts w:ascii="Arial" w:hAnsi="Arial" w:cs="Arial"/>
                <w:color w:val="000000"/>
                <w:sz w:val="18"/>
                <w:szCs w:val="18"/>
                <w:lang w:eastAsia="en-US"/>
              </w:rPr>
            </w:pPr>
            <w:del w:id="7690" w:author="KPMG_PQH" w:date="2026-04-07T11:25:00Z" w16du:dateUtc="2026-04-07T04:25:00Z">
              <w:r w:rsidRPr="00322061">
                <w:rPr>
                  <w:rFonts w:ascii="Arial" w:hAnsi="Arial" w:cs="Arial"/>
                  <w:color w:val="000000"/>
                  <w:sz w:val="18"/>
                  <w:szCs w:val="18"/>
                  <w:lang w:eastAsia="en-US"/>
                </w:rPr>
                <w:delText>56</w:delText>
              </w:r>
            </w:del>
          </w:p>
        </w:tc>
        <w:tc>
          <w:tcPr>
            <w:tcW w:w="2352" w:type="pct"/>
            <w:tcBorders>
              <w:top w:val="nil"/>
              <w:left w:val="nil"/>
              <w:bottom w:val="single" w:sz="4" w:space="0" w:color="auto"/>
              <w:right w:val="single" w:sz="4" w:space="0" w:color="auto"/>
            </w:tcBorders>
            <w:vAlign w:val="center"/>
            <w:hideMark/>
          </w:tcPr>
          <w:p w14:paraId="027F0A80" w14:textId="77777777" w:rsidR="00322061" w:rsidRPr="00322061" w:rsidRDefault="00322061" w:rsidP="00322061">
            <w:pPr>
              <w:rPr>
                <w:del w:id="7691" w:author="KPMG_PQH" w:date="2026-04-07T11:25:00Z" w16du:dateUtc="2026-04-07T04:25:00Z"/>
                <w:rFonts w:ascii="Arial" w:hAnsi="Arial" w:cs="Arial"/>
                <w:color w:val="000000"/>
                <w:sz w:val="18"/>
                <w:szCs w:val="18"/>
                <w:lang w:eastAsia="en-US"/>
              </w:rPr>
            </w:pPr>
            <w:del w:id="7692" w:author="KPMG_PQH" w:date="2026-04-07T11:25:00Z" w16du:dateUtc="2026-04-07T04:25:00Z">
              <w:r w:rsidRPr="00322061">
                <w:rPr>
                  <w:rFonts w:ascii="Arial" w:hAnsi="Arial" w:cs="Arial"/>
                  <w:color w:val="000000"/>
                  <w:sz w:val="18"/>
                  <w:szCs w:val="18"/>
                  <w:lang w:eastAsia="en-US"/>
                </w:rPr>
                <w:delText>CHINA SPORTS INDUSTRY GROUP CO.,LTD.</w:delText>
              </w:r>
            </w:del>
          </w:p>
        </w:tc>
        <w:tc>
          <w:tcPr>
            <w:tcW w:w="846" w:type="pct"/>
            <w:tcBorders>
              <w:top w:val="nil"/>
              <w:left w:val="nil"/>
              <w:bottom w:val="single" w:sz="4" w:space="0" w:color="auto"/>
              <w:right w:val="single" w:sz="4" w:space="0" w:color="auto"/>
            </w:tcBorders>
            <w:vAlign w:val="center"/>
            <w:hideMark/>
          </w:tcPr>
          <w:p w14:paraId="5EC294C2" w14:textId="77777777" w:rsidR="00322061" w:rsidRPr="00322061" w:rsidRDefault="00322061" w:rsidP="00322061">
            <w:pPr>
              <w:jc w:val="center"/>
              <w:rPr>
                <w:del w:id="7693" w:author="KPMG_PQH" w:date="2026-04-07T11:25:00Z" w16du:dateUtc="2026-04-07T04:25:00Z"/>
                <w:rFonts w:ascii="Arial" w:hAnsi="Arial" w:cs="Arial"/>
                <w:color w:val="000000"/>
                <w:sz w:val="18"/>
                <w:szCs w:val="18"/>
                <w:lang w:eastAsia="en-US"/>
              </w:rPr>
            </w:pPr>
            <w:del w:id="769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9D1C286" w14:textId="77777777" w:rsidR="00322061" w:rsidRPr="00322061" w:rsidRDefault="00322061" w:rsidP="00322061">
            <w:pPr>
              <w:rPr>
                <w:del w:id="7695" w:author="KPMG_PQH" w:date="2026-04-07T11:25:00Z" w16du:dateUtc="2026-04-07T04:25:00Z"/>
                <w:rFonts w:ascii="Arial" w:hAnsi="Arial" w:cs="Arial"/>
                <w:color w:val="000000"/>
                <w:sz w:val="18"/>
                <w:szCs w:val="18"/>
                <w:lang w:eastAsia="en-US"/>
              </w:rPr>
            </w:pPr>
            <w:del w:id="769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DF8B1F8" w14:textId="77777777" w:rsidTr="003B3AC8">
        <w:trPr>
          <w:trHeight w:val="20"/>
          <w:del w:id="769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C5BC534" w14:textId="77777777" w:rsidR="00322061" w:rsidRPr="00322061" w:rsidRDefault="00322061" w:rsidP="00322061">
            <w:pPr>
              <w:jc w:val="center"/>
              <w:rPr>
                <w:del w:id="7698" w:author="KPMG_PQH" w:date="2026-04-07T11:25:00Z" w16du:dateUtc="2026-04-07T04:25:00Z"/>
                <w:rFonts w:ascii="Arial" w:hAnsi="Arial" w:cs="Arial"/>
                <w:color w:val="000000"/>
                <w:sz w:val="18"/>
                <w:szCs w:val="18"/>
                <w:lang w:eastAsia="en-US"/>
              </w:rPr>
            </w:pPr>
            <w:del w:id="7699" w:author="KPMG_PQH" w:date="2026-04-07T11:25:00Z" w16du:dateUtc="2026-04-07T04:25:00Z">
              <w:r w:rsidRPr="00322061">
                <w:rPr>
                  <w:rFonts w:ascii="Arial" w:hAnsi="Arial" w:cs="Arial"/>
                  <w:color w:val="000000"/>
                  <w:sz w:val="18"/>
                  <w:szCs w:val="18"/>
                  <w:lang w:eastAsia="en-US"/>
                </w:rPr>
                <w:delText>57</w:delText>
              </w:r>
            </w:del>
          </w:p>
        </w:tc>
        <w:tc>
          <w:tcPr>
            <w:tcW w:w="2352" w:type="pct"/>
            <w:tcBorders>
              <w:top w:val="nil"/>
              <w:left w:val="nil"/>
              <w:bottom w:val="single" w:sz="4" w:space="0" w:color="auto"/>
              <w:right w:val="single" w:sz="4" w:space="0" w:color="auto"/>
            </w:tcBorders>
            <w:vAlign w:val="center"/>
            <w:hideMark/>
          </w:tcPr>
          <w:p w14:paraId="37A912E4" w14:textId="77777777" w:rsidR="00322061" w:rsidRPr="00322061" w:rsidRDefault="00322061" w:rsidP="00322061">
            <w:pPr>
              <w:rPr>
                <w:del w:id="7700" w:author="KPMG_PQH" w:date="2026-04-07T11:25:00Z" w16du:dateUtc="2026-04-07T04:25:00Z"/>
                <w:rFonts w:ascii="Arial" w:hAnsi="Arial" w:cs="Arial"/>
                <w:color w:val="000000"/>
                <w:sz w:val="18"/>
                <w:szCs w:val="18"/>
                <w:lang w:eastAsia="en-US"/>
              </w:rPr>
            </w:pPr>
            <w:del w:id="7701" w:author="KPMG_PQH" w:date="2026-04-07T11:25:00Z" w16du:dateUtc="2026-04-07T04:25:00Z">
              <w:r w:rsidRPr="00322061">
                <w:rPr>
                  <w:rFonts w:ascii="Arial" w:hAnsi="Arial" w:cs="Arial"/>
                  <w:color w:val="000000"/>
                  <w:sz w:val="18"/>
                  <w:szCs w:val="18"/>
                  <w:lang w:eastAsia="en-US"/>
                </w:rPr>
                <w:delText>CHOKWANG LEATHER CO.,LTD.</w:delText>
              </w:r>
            </w:del>
          </w:p>
        </w:tc>
        <w:tc>
          <w:tcPr>
            <w:tcW w:w="846" w:type="pct"/>
            <w:tcBorders>
              <w:top w:val="nil"/>
              <w:left w:val="nil"/>
              <w:bottom w:val="single" w:sz="4" w:space="0" w:color="auto"/>
              <w:right w:val="single" w:sz="4" w:space="0" w:color="auto"/>
            </w:tcBorders>
            <w:vAlign w:val="center"/>
            <w:hideMark/>
          </w:tcPr>
          <w:p w14:paraId="6C4674BD" w14:textId="77777777" w:rsidR="00322061" w:rsidRPr="00322061" w:rsidRDefault="00322061" w:rsidP="00322061">
            <w:pPr>
              <w:jc w:val="center"/>
              <w:rPr>
                <w:del w:id="7702" w:author="KPMG_PQH" w:date="2026-04-07T11:25:00Z" w16du:dateUtc="2026-04-07T04:25:00Z"/>
                <w:rFonts w:ascii="Arial" w:hAnsi="Arial" w:cs="Arial"/>
                <w:color w:val="000000"/>
                <w:sz w:val="18"/>
                <w:szCs w:val="18"/>
                <w:lang w:eastAsia="en-US"/>
              </w:rPr>
            </w:pPr>
            <w:del w:id="7703"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5F9748A" w14:textId="77777777" w:rsidR="00322061" w:rsidRPr="00322061" w:rsidRDefault="00322061" w:rsidP="00322061">
            <w:pPr>
              <w:rPr>
                <w:del w:id="7704" w:author="KPMG_PQH" w:date="2026-04-07T11:25:00Z" w16du:dateUtc="2026-04-07T04:25:00Z"/>
                <w:rFonts w:ascii="Arial" w:hAnsi="Arial" w:cs="Arial"/>
                <w:color w:val="000000"/>
                <w:sz w:val="18"/>
                <w:szCs w:val="18"/>
                <w:lang w:eastAsia="en-US"/>
              </w:rPr>
            </w:pPr>
            <w:del w:id="770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4710EF1D" w14:textId="77777777" w:rsidTr="003B3AC8">
        <w:trPr>
          <w:trHeight w:val="20"/>
          <w:del w:id="770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8D036C9" w14:textId="77777777" w:rsidR="00322061" w:rsidRPr="00322061" w:rsidRDefault="00322061" w:rsidP="00322061">
            <w:pPr>
              <w:jc w:val="center"/>
              <w:rPr>
                <w:del w:id="7707" w:author="KPMG_PQH" w:date="2026-04-07T11:25:00Z" w16du:dateUtc="2026-04-07T04:25:00Z"/>
                <w:rFonts w:ascii="Arial" w:hAnsi="Arial" w:cs="Arial"/>
                <w:color w:val="000000"/>
                <w:sz w:val="18"/>
                <w:szCs w:val="18"/>
                <w:lang w:eastAsia="en-US"/>
              </w:rPr>
            </w:pPr>
            <w:del w:id="7708" w:author="KPMG_PQH" w:date="2026-04-07T11:25:00Z" w16du:dateUtc="2026-04-07T04:25:00Z">
              <w:r w:rsidRPr="00322061">
                <w:rPr>
                  <w:rFonts w:ascii="Arial" w:hAnsi="Arial" w:cs="Arial"/>
                  <w:color w:val="000000"/>
                  <w:sz w:val="18"/>
                  <w:szCs w:val="18"/>
                  <w:lang w:eastAsia="en-US"/>
                </w:rPr>
                <w:delText>58</w:delText>
              </w:r>
            </w:del>
          </w:p>
        </w:tc>
        <w:tc>
          <w:tcPr>
            <w:tcW w:w="2352" w:type="pct"/>
            <w:tcBorders>
              <w:top w:val="nil"/>
              <w:left w:val="nil"/>
              <w:bottom w:val="single" w:sz="4" w:space="0" w:color="auto"/>
              <w:right w:val="single" w:sz="4" w:space="0" w:color="auto"/>
            </w:tcBorders>
            <w:vAlign w:val="center"/>
            <w:hideMark/>
          </w:tcPr>
          <w:p w14:paraId="26D27FA2" w14:textId="77777777" w:rsidR="00322061" w:rsidRPr="00322061" w:rsidRDefault="00322061" w:rsidP="00322061">
            <w:pPr>
              <w:rPr>
                <w:del w:id="7709" w:author="KPMG_PQH" w:date="2026-04-07T11:25:00Z" w16du:dateUtc="2026-04-07T04:25:00Z"/>
                <w:rFonts w:ascii="Arial" w:hAnsi="Arial" w:cs="Arial"/>
                <w:color w:val="000000"/>
                <w:sz w:val="18"/>
                <w:szCs w:val="18"/>
                <w:lang w:eastAsia="en-US"/>
              </w:rPr>
            </w:pPr>
            <w:del w:id="7710" w:author="KPMG_PQH" w:date="2026-04-07T11:25:00Z" w16du:dateUtc="2026-04-07T04:25:00Z">
              <w:r w:rsidRPr="00322061">
                <w:rPr>
                  <w:rFonts w:ascii="Arial" w:hAnsi="Arial" w:cs="Arial"/>
                  <w:color w:val="000000"/>
                  <w:sz w:val="18"/>
                  <w:szCs w:val="18"/>
                  <w:lang w:eastAsia="en-US"/>
                </w:rPr>
                <w:delText>CMG PHARMACEUTICAL CO.,LTD.</w:delText>
              </w:r>
            </w:del>
          </w:p>
        </w:tc>
        <w:tc>
          <w:tcPr>
            <w:tcW w:w="846" w:type="pct"/>
            <w:tcBorders>
              <w:top w:val="nil"/>
              <w:left w:val="nil"/>
              <w:bottom w:val="single" w:sz="4" w:space="0" w:color="auto"/>
              <w:right w:val="single" w:sz="4" w:space="0" w:color="auto"/>
            </w:tcBorders>
            <w:vAlign w:val="center"/>
            <w:hideMark/>
          </w:tcPr>
          <w:p w14:paraId="74772FAF" w14:textId="77777777" w:rsidR="00322061" w:rsidRPr="00322061" w:rsidRDefault="00322061" w:rsidP="00322061">
            <w:pPr>
              <w:jc w:val="center"/>
              <w:rPr>
                <w:del w:id="7711" w:author="KPMG_PQH" w:date="2026-04-07T11:25:00Z" w16du:dateUtc="2026-04-07T04:25:00Z"/>
                <w:rFonts w:ascii="Arial" w:hAnsi="Arial" w:cs="Arial"/>
                <w:color w:val="000000"/>
                <w:sz w:val="18"/>
                <w:szCs w:val="18"/>
                <w:lang w:eastAsia="en-US"/>
              </w:rPr>
            </w:pPr>
            <w:del w:id="7712"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1B6D3181" w14:textId="77777777" w:rsidR="00322061" w:rsidRPr="00322061" w:rsidRDefault="00322061" w:rsidP="00322061">
            <w:pPr>
              <w:rPr>
                <w:del w:id="7713" w:author="KPMG_PQH" w:date="2026-04-07T11:25:00Z" w16du:dateUtc="2026-04-07T04:25:00Z"/>
                <w:rFonts w:ascii="Arial" w:hAnsi="Arial" w:cs="Arial"/>
                <w:color w:val="000000"/>
                <w:sz w:val="18"/>
                <w:szCs w:val="18"/>
                <w:lang w:eastAsia="en-US"/>
              </w:rPr>
            </w:pPr>
            <w:del w:id="7714"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546FAC41" w14:textId="77777777" w:rsidTr="003B3AC8">
        <w:trPr>
          <w:trHeight w:val="20"/>
          <w:del w:id="771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FB20FC9" w14:textId="77777777" w:rsidR="00322061" w:rsidRPr="00322061" w:rsidRDefault="00322061" w:rsidP="00322061">
            <w:pPr>
              <w:jc w:val="center"/>
              <w:rPr>
                <w:del w:id="7716" w:author="KPMG_PQH" w:date="2026-04-07T11:25:00Z" w16du:dateUtc="2026-04-07T04:25:00Z"/>
                <w:rFonts w:ascii="Arial" w:hAnsi="Arial" w:cs="Arial"/>
                <w:color w:val="000000"/>
                <w:sz w:val="18"/>
                <w:szCs w:val="18"/>
                <w:lang w:eastAsia="en-US"/>
              </w:rPr>
            </w:pPr>
            <w:del w:id="7717" w:author="KPMG_PQH" w:date="2026-04-07T11:25:00Z" w16du:dateUtc="2026-04-07T04:25:00Z">
              <w:r w:rsidRPr="00322061">
                <w:rPr>
                  <w:rFonts w:ascii="Arial" w:hAnsi="Arial" w:cs="Arial"/>
                  <w:color w:val="000000"/>
                  <w:sz w:val="18"/>
                  <w:szCs w:val="18"/>
                  <w:lang w:eastAsia="en-US"/>
                </w:rPr>
                <w:delText>59</w:delText>
              </w:r>
            </w:del>
          </w:p>
        </w:tc>
        <w:tc>
          <w:tcPr>
            <w:tcW w:w="2352" w:type="pct"/>
            <w:tcBorders>
              <w:top w:val="nil"/>
              <w:left w:val="nil"/>
              <w:bottom w:val="single" w:sz="4" w:space="0" w:color="auto"/>
              <w:right w:val="single" w:sz="4" w:space="0" w:color="auto"/>
            </w:tcBorders>
            <w:vAlign w:val="center"/>
            <w:hideMark/>
          </w:tcPr>
          <w:p w14:paraId="1D149393" w14:textId="77777777" w:rsidR="00322061" w:rsidRPr="00322061" w:rsidRDefault="00322061" w:rsidP="00322061">
            <w:pPr>
              <w:rPr>
                <w:del w:id="7718" w:author="KPMG_PQH" w:date="2026-04-07T11:25:00Z" w16du:dateUtc="2026-04-07T04:25:00Z"/>
                <w:rFonts w:ascii="Arial" w:hAnsi="Arial" w:cs="Arial"/>
                <w:color w:val="000000"/>
                <w:sz w:val="18"/>
                <w:szCs w:val="18"/>
                <w:lang w:eastAsia="en-US"/>
              </w:rPr>
            </w:pPr>
            <w:del w:id="7719" w:author="KPMG_PQH" w:date="2026-04-07T11:25:00Z" w16du:dateUtc="2026-04-07T04:25:00Z">
              <w:r w:rsidRPr="00322061">
                <w:rPr>
                  <w:rFonts w:ascii="Arial" w:hAnsi="Arial" w:cs="Arial"/>
                  <w:color w:val="000000"/>
                  <w:sz w:val="18"/>
                  <w:szCs w:val="18"/>
                  <w:lang w:eastAsia="en-US"/>
                </w:rPr>
                <w:delText>COLLINS CO., LTD.</w:delText>
              </w:r>
            </w:del>
          </w:p>
        </w:tc>
        <w:tc>
          <w:tcPr>
            <w:tcW w:w="846" w:type="pct"/>
            <w:tcBorders>
              <w:top w:val="nil"/>
              <w:left w:val="nil"/>
              <w:bottom w:val="single" w:sz="4" w:space="0" w:color="auto"/>
              <w:right w:val="single" w:sz="4" w:space="0" w:color="auto"/>
            </w:tcBorders>
            <w:vAlign w:val="center"/>
            <w:hideMark/>
          </w:tcPr>
          <w:p w14:paraId="396E2420" w14:textId="77777777" w:rsidR="00322061" w:rsidRPr="00322061" w:rsidRDefault="00322061" w:rsidP="00322061">
            <w:pPr>
              <w:jc w:val="center"/>
              <w:rPr>
                <w:del w:id="7720" w:author="KPMG_PQH" w:date="2026-04-07T11:25:00Z" w16du:dateUtc="2026-04-07T04:25:00Z"/>
                <w:rFonts w:ascii="Arial" w:hAnsi="Arial" w:cs="Arial"/>
                <w:color w:val="000000"/>
                <w:sz w:val="18"/>
                <w:szCs w:val="18"/>
                <w:lang w:eastAsia="en-US"/>
              </w:rPr>
            </w:pPr>
            <w:del w:id="772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516CC288" w14:textId="77777777" w:rsidR="00322061" w:rsidRPr="00322061" w:rsidRDefault="00322061" w:rsidP="00322061">
            <w:pPr>
              <w:rPr>
                <w:del w:id="7722" w:author="KPMG_PQH" w:date="2026-04-07T11:25:00Z" w16du:dateUtc="2026-04-07T04:25:00Z"/>
                <w:rFonts w:ascii="Arial" w:hAnsi="Arial" w:cs="Arial"/>
                <w:color w:val="000000"/>
                <w:sz w:val="18"/>
                <w:szCs w:val="18"/>
                <w:lang w:eastAsia="en-US"/>
              </w:rPr>
            </w:pPr>
            <w:del w:id="7723"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1C3A78E" w14:textId="77777777" w:rsidTr="003B3AC8">
        <w:trPr>
          <w:trHeight w:val="20"/>
          <w:del w:id="772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B301314" w14:textId="77777777" w:rsidR="00322061" w:rsidRPr="00322061" w:rsidRDefault="00322061" w:rsidP="00322061">
            <w:pPr>
              <w:jc w:val="center"/>
              <w:rPr>
                <w:del w:id="7725" w:author="KPMG_PQH" w:date="2026-04-07T11:25:00Z" w16du:dateUtc="2026-04-07T04:25:00Z"/>
                <w:rFonts w:ascii="Arial" w:hAnsi="Arial" w:cs="Arial"/>
                <w:color w:val="000000"/>
                <w:sz w:val="18"/>
                <w:szCs w:val="18"/>
                <w:lang w:eastAsia="en-US"/>
              </w:rPr>
            </w:pPr>
            <w:del w:id="7726" w:author="KPMG_PQH" w:date="2026-04-07T11:25:00Z" w16du:dateUtc="2026-04-07T04:25:00Z">
              <w:r w:rsidRPr="00322061">
                <w:rPr>
                  <w:rFonts w:ascii="Arial" w:hAnsi="Arial" w:cs="Arial"/>
                  <w:color w:val="000000"/>
                  <w:sz w:val="18"/>
                  <w:szCs w:val="18"/>
                  <w:lang w:eastAsia="en-US"/>
                </w:rPr>
                <w:delText>60</w:delText>
              </w:r>
            </w:del>
          </w:p>
        </w:tc>
        <w:tc>
          <w:tcPr>
            <w:tcW w:w="2352" w:type="pct"/>
            <w:tcBorders>
              <w:top w:val="nil"/>
              <w:left w:val="nil"/>
              <w:bottom w:val="single" w:sz="4" w:space="0" w:color="auto"/>
              <w:right w:val="single" w:sz="4" w:space="0" w:color="auto"/>
            </w:tcBorders>
            <w:vAlign w:val="center"/>
            <w:hideMark/>
          </w:tcPr>
          <w:p w14:paraId="5E58BB75" w14:textId="77777777" w:rsidR="00322061" w:rsidRPr="00322061" w:rsidRDefault="00322061" w:rsidP="00322061">
            <w:pPr>
              <w:rPr>
                <w:del w:id="7727" w:author="KPMG_PQH" w:date="2026-04-07T11:25:00Z" w16du:dateUtc="2026-04-07T04:25:00Z"/>
                <w:rFonts w:ascii="Arial" w:hAnsi="Arial" w:cs="Arial"/>
                <w:color w:val="000000"/>
                <w:sz w:val="18"/>
                <w:szCs w:val="18"/>
                <w:lang w:eastAsia="en-US"/>
              </w:rPr>
            </w:pPr>
            <w:del w:id="7728" w:author="KPMG_PQH" w:date="2026-04-07T11:25:00Z" w16du:dateUtc="2026-04-07T04:25:00Z">
              <w:r w:rsidRPr="00322061">
                <w:rPr>
                  <w:rFonts w:ascii="Arial" w:hAnsi="Arial" w:cs="Arial"/>
                  <w:color w:val="000000"/>
                  <w:sz w:val="18"/>
                  <w:szCs w:val="18"/>
                  <w:lang w:eastAsia="en-US"/>
                </w:rPr>
                <w:delText>COMFORT GLOVES BERHAD</w:delText>
              </w:r>
            </w:del>
          </w:p>
        </w:tc>
        <w:tc>
          <w:tcPr>
            <w:tcW w:w="846" w:type="pct"/>
            <w:tcBorders>
              <w:top w:val="nil"/>
              <w:left w:val="nil"/>
              <w:bottom w:val="single" w:sz="4" w:space="0" w:color="auto"/>
              <w:right w:val="single" w:sz="4" w:space="0" w:color="auto"/>
            </w:tcBorders>
            <w:vAlign w:val="center"/>
            <w:hideMark/>
          </w:tcPr>
          <w:p w14:paraId="0D1C6581" w14:textId="77777777" w:rsidR="00322061" w:rsidRPr="00322061" w:rsidRDefault="00322061" w:rsidP="00322061">
            <w:pPr>
              <w:jc w:val="center"/>
              <w:rPr>
                <w:del w:id="7729" w:author="KPMG_PQH" w:date="2026-04-07T11:25:00Z" w16du:dateUtc="2026-04-07T04:25:00Z"/>
                <w:rFonts w:ascii="Arial" w:hAnsi="Arial" w:cs="Arial"/>
                <w:color w:val="000000"/>
                <w:sz w:val="18"/>
                <w:szCs w:val="18"/>
                <w:lang w:eastAsia="en-US"/>
              </w:rPr>
            </w:pPr>
            <w:del w:id="7730"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156EABDB" w14:textId="77777777" w:rsidR="00322061" w:rsidRPr="00322061" w:rsidRDefault="00322061" w:rsidP="00322061">
            <w:pPr>
              <w:rPr>
                <w:del w:id="7731" w:author="KPMG_PQH" w:date="2026-04-07T11:25:00Z" w16du:dateUtc="2026-04-07T04:25:00Z"/>
                <w:rFonts w:ascii="Arial" w:hAnsi="Arial" w:cs="Arial"/>
                <w:color w:val="000000"/>
                <w:sz w:val="18"/>
                <w:szCs w:val="18"/>
                <w:lang w:eastAsia="en-US"/>
              </w:rPr>
            </w:pPr>
            <w:del w:id="773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DD5B5F1" w14:textId="77777777" w:rsidTr="003B3AC8">
        <w:trPr>
          <w:trHeight w:val="20"/>
          <w:del w:id="773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9FFD8DD" w14:textId="77777777" w:rsidR="00322061" w:rsidRPr="00322061" w:rsidRDefault="00322061" w:rsidP="00322061">
            <w:pPr>
              <w:jc w:val="center"/>
              <w:rPr>
                <w:del w:id="7734" w:author="KPMG_PQH" w:date="2026-04-07T11:25:00Z" w16du:dateUtc="2026-04-07T04:25:00Z"/>
                <w:rFonts w:ascii="Arial" w:hAnsi="Arial" w:cs="Arial"/>
                <w:color w:val="000000"/>
                <w:sz w:val="18"/>
                <w:szCs w:val="18"/>
                <w:lang w:eastAsia="en-US"/>
              </w:rPr>
            </w:pPr>
            <w:del w:id="7735" w:author="KPMG_PQH" w:date="2026-04-07T11:25:00Z" w16du:dateUtc="2026-04-07T04:25:00Z">
              <w:r w:rsidRPr="00322061">
                <w:rPr>
                  <w:rFonts w:ascii="Arial" w:hAnsi="Arial" w:cs="Arial"/>
                  <w:color w:val="000000"/>
                  <w:sz w:val="18"/>
                  <w:szCs w:val="18"/>
                  <w:lang w:eastAsia="en-US"/>
                </w:rPr>
                <w:delText>61</w:delText>
              </w:r>
            </w:del>
          </w:p>
        </w:tc>
        <w:tc>
          <w:tcPr>
            <w:tcW w:w="2352" w:type="pct"/>
            <w:tcBorders>
              <w:top w:val="nil"/>
              <w:left w:val="nil"/>
              <w:bottom w:val="single" w:sz="4" w:space="0" w:color="auto"/>
              <w:right w:val="single" w:sz="4" w:space="0" w:color="auto"/>
            </w:tcBorders>
            <w:vAlign w:val="center"/>
            <w:hideMark/>
          </w:tcPr>
          <w:p w14:paraId="472F6DCD" w14:textId="77777777" w:rsidR="00322061" w:rsidRPr="00322061" w:rsidRDefault="00322061" w:rsidP="00322061">
            <w:pPr>
              <w:rPr>
                <w:del w:id="7736" w:author="KPMG_PQH" w:date="2026-04-07T11:25:00Z" w16du:dateUtc="2026-04-07T04:25:00Z"/>
                <w:rFonts w:ascii="Arial" w:hAnsi="Arial" w:cs="Arial"/>
                <w:color w:val="000000"/>
                <w:sz w:val="18"/>
                <w:szCs w:val="18"/>
                <w:lang w:eastAsia="en-US"/>
              </w:rPr>
            </w:pPr>
            <w:del w:id="7737" w:author="KPMG_PQH" w:date="2026-04-07T11:25:00Z" w16du:dateUtc="2026-04-07T04:25:00Z">
              <w:r w:rsidRPr="00322061">
                <w:rPr>
                  <w:rFonts w:ascii="Arial" w:hAnsi="Arial" w:cs="Arial"/>
                  <w:color w:val="000000"/>
                  <w:sz w:val="18"/>
                  <w:szCs w:val="18"/>
                  <w:lang w:eastAsia="en-US"/>
                </w:rPr>
                <w:delText>COPLUS INC.</w:delText>
              </w:r>
            </w:del>
          </w:p>
        </w:tc>
        <w:tc>
          <w:tcPr>
            <w:tcW w:w="846" w:type="pct"/>
            <w:tcBorders>
              <w:top w:val="nil"/>
              <w:left w:val="nil"/>
              <w:bottom w:val="single" w:sz="4" w:space="0" w:color="auto"/>
              <w:right w:val="single" w:sz="4" w:space="0" w:color="auto"/>
            </w:tcBorders>
            <w:vAlign w:val="center"/>
            <w:hideMark/>
          </w:tcPr>
          <w:p w14:paraId="0194314F" w14:textId="77777777" w:rsidR="00322061" w:rsidRPr="00322061" w:rsidRDefault="00322061" w:rsidP="00322061">
            <w:pPr>
              <w:jc w:val="center"/>
              <w:rPr>
                <w:del w:id="7738" w:author="KPMG_PQH" w:date="2026-04-07T11:25:00Z" w16du:dateUtc="2026-04-07T04:25:00Z"/>
                <w:rFonts w:ascii="Arial" w:hAnsi="Arial" w:cs="Arial"/>
                <w:color w:val="000000"/>
                <w:sz w:val="18"/>
                <w:szCs w:val="18"/>
                <w:lang w:eastAsia="en-US"/>
              </w:rPr>
            </w:pPr>
            <w:del w:id="773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2D346364" w14:textId="77777777" w:rsidR="00322061" w:rsidRPr="00322061" w:rsidRDefault="00322061" w:rsidP="00322061">
            <w:pPr>
              <w:rPr>
                <w:del w:id="7740" w:author="KPMG_PQH" w:date="2026-04-07T11:25:00Z" w16du:dateUtc="2026-04-07T04:25:00Z"/>
                <w:rFonts w:ascii="Arial" w:hAnsi="Arial" w:cs="Arial"/>
                <w:color w:val="000000"/>
                <w:sz w:val="18"/>
                <w:szCs w:val="18"/>
                <w:lang w:eastAsia="en-US"/>
              </w:rPr>
            </w:pPr>
            <w:del w:id="774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9266FDB" w14:textId="77777777" w:rsidTr="003B3AC8">
        <w:trPr>
          <w:trHeight w:val="20"/>
          <w:del w:id="774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AB1AFE3" w14:textId="77777777" w:rsidR="00322061" w:rsidRPr="00322061" w:rsidRDefault="00322061" w:rsidP="00322061">
            <w:pPr>
              <w:jc w:val="center"/>
              <w:rPr>
                <w:del w:id="7743" w:author="KPMG_PQH" w:date="2026-04-07T11:25:00Z" w16du:dateUtc="2026-04-07T04:25:00Z"/>
                <w:rFonts w:ascii="Arial" w:hAnsi="Arial" w:cs="Arial"/>
                <w:color w:val="000000"/>
                <w:sz w:val="18"/>
                <w:szCs w:val="18"/>
                <w:lang w:eastAsia="en-US"/>
              </w:rPr>
            </w:pPr>
            <w:del w:id="7744" w:author="KPMG_PQH" w:date="2026-04-07T11:25:00Z" w16du:dateUtc="2026-04-07T04:25:00Z">
              <w:r w:rsidRPr="00322061">
                <w:rPr>
                  <w:rFonts w:ascii="Arial" w:hAnsi="Arial" w:cs="Arial"/>
                  <w:color w:val="000000"/>
                  <w:sz w:val="18"/>
                  <w:szCs w:val="18"/>
                  <w:lang w:eastAsia="en-US"/>
                </w:rPr>
                <w:delText>62</w:delText>
              </w:r>
            </w:del>
          </w:p>
        </w:tc>
        <w:tc>
          <w:tcPr>
            <w:tcW w:w="2352" w:type="pct"/>
            <w:tcBorders>
              <w:top w:val="nil"/>
              <w:left w:val="nil"/>
              <w:bottom w:val="single" w:sz="4" w:space="0" w:color="auto"/>
              <w:right w:val="single" w:sz="4" w:space="0" w:color="auto"/>
            </w:tcBorders>
            <w:vAlign w:val="center"/>
            <w:hideMark/>
          </w:tcPr>
          <w:p w14:paraId="2DB564A4" w14:textId="77777777" w:rsidR="00322061" w:rsidRPr="00322061" w:rsidRDefault="00322061" w:rsidP="00322061">
            <w:pPr>
              <w:rPr>
                <w:del w:id="7745" w:author="KPMG_PQH" w:date="2026-04-07T11:25:00Z" w16du:dateUtc="2026-04-07T04:25:00Z"/>
                <w:rFonts w:ascii="Arial" w:hAnsi="Arial" w:cs="Arial"/>
                <w:color w:val="000000"/>
                <w:sz w:val="18"/>
                <w:szCs w:val="18"/>
                <w:lang w:eastAsia="en-US"/>
              </w:rPr>
            </w:pPr>
            <w:del w:id="7746" w:author="KPMG_PQH" w:date="2026-04-07T11:25:00Z" w16du:dateUtc="2026-04-07T04:25:00Z">
              <w:r w:rsidRPr="00322061">
                <w:rPr>
                  <w:rFonts w:ascii="Arial" w:hAnsi="Arial" w:cs="Arial"/>
                  <w:color w:val="000000"/>
                  <w:sz w:val="18"/>
                  <w:szCs w:val="18"/>
                  <w:lang w:eastAsia="en-US"/>
                </w:rPr>
                <w:delText>COSCO INDIA LTD</w:delText>
              </w:r>
            </w:del>
          </w:p>
        </w:tc>
        <w:tc>
          <w:tcPr>
            <w:tcW w:w="846" w:type="pct"/>
            <w:tcBorders>
              <w:top w:val="nil"/>
              <w:left w:val="nil"/>
              <w:bottom w:val="single" w:sz="4" w:space="0" w:color="auto"/>
              <w:right w:val="single" w:sz="4" w:space="0" w:color="auto"/>
            </w:tcBorders>
            <w:vAlign w:val="center"/>
            <w:hideMark/>
          </w:tcPr>
          <w:p w14:paraId="22E2C4DE" w14:textId="77777777" w:rsidR="00322061" w:rsidRPr="00322061" w:rsidRDefault="00322061" w:rsidP="00322061">
            <w:pPr>
              <w:jc w:val="center"/>
              <w:rPr>
                <w:del w:id="7747" w:author="KPMG_PQH" w:date="2026-04-07T11:25:00Z" w16du:dateUtc="2026-04-07T04:25:00Z"/>
                <w:rFonts w:ascii="Arial" w:hAnsi="Arial" w:cs="Arial"/>
                <w:color w:val="000000"/>
                <w:sz w:val="18"/>
                <w:szCs w:val="18"/>
                <w:lang w:eastAsia="en-US"/>
              </w:rPr>
            </w:pPr>
            <w:del w:id="7748"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0A73197" w14:textId="77777777" w:rsidR="00322061" w:rsidRPr="00322061" w:rsidRDefault="00322061" w:rsidP="00322061">
            <w:pPr>
              <w:rPr>
                <w:del w:id="7749" w:author="KPMG_PQH" w:date="2026-04-07T11:25:00Z" w16du:dateUtc="2026-04-07T04:25:00Z"/>
                <w:rFonts w:ascii="Arial" w:hAnsi="Arial" w:cs="Arial"/>
                <w:color w:val="000000"/>
                <w:sz w:val="18"/>
                <w:szCs w:val="18"/>
                <w:lang w:eastAsia="en-US"/>
              </w:rPr>
            </w:pPr>
            <w:del w:id="775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C2ED9E4" w14:textId="77777777" w:rsidTr="003B3AC8">
        <w:trPr>
          <w:trHeight w:val="20"/>
          <w:del w:id="775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29E0418" w14:textId="77777777" w:rsidR="00322061" w:rsidRPr="00322061" w:rsidRDefault="00322061" w:rsidP="00322061">
            <w:pPr>
              <w:jc w:val="center"/>
              <w:rPr>
                <w:del w:id="7752" w:author="KPMG_PQH" w:date="2026-04-07T11:25:00Z" w16du:dateUtc="2026-04-07T04:25:00Z"/>
                <w:rFonts w:ascii="Arial" w:hAnsi="Arial" w:cs="Arial"/>
                <w:color w:val="000000"/>
                <w:sz w:val="18"/>
                <w:szCs w:val="18"/>
                <w:lang w:eastAsia="en-US"/>
              </w:rPr>
            </w:pPr>
            <w:del w:id="7753" w:author="KPMG_PQH" w:date="2026-04-07T11:25:00Z" w16du:dateUtc="2026-04-07T04:25:00Z">
              <w:r w:rsidRPr="00322061">
                <w:rPr>
                  <w:rFonts w:ascii="Arial" w:hAnsi="Arial" w:cs="Arial"/>
                  <w:color w:val="000000"/>
                  <w:sz w:val="18"/>
                  <w:szCs w:val="18"/>
                  <w:lang w:eastAsia="en-US"/>
                </w:rPr>
                <w:delText>63</w:delText>
              </w:r>
            </w:del>
          </w:p>
        </w:tc>
        <w:tc>
          <w:tcPr>
            <w:tcW w:w="2352" w:type="pct"/>
            <w:tcBorders>
              <w:top w:val="nil"/>
              <w:left w:val="nil"/>
              <w:bottom w:val="single" w:sz="4" w:space="0" w:color="auto"/>
              <w:right w:val="single" w:sz="4" w:space="0" w:color="auto"/>
            </w:tcBorders>
            <w:vAlign w:val="center"/>
            <w:hideMark/>
          </w:tcPr>
          <w:p w14:paraId="730FD6E5" w14:textId="77777777" w:rsidR="00322061" w:rsidRPr="00322061" w:rsidRDefault="00322061" w:rsidP="00322061">
            <w:pPr>
              <w:rPr>
                <w:del w:id="7754" w:author="KPMG_PQH" w:date="2026-04-07T11:25:00Z" w16du:dateUtc="2026-04-07T04:25:00Z"/>
                <w:rFonts w:ascii="Arial" w:hAnsi="Arial" w:cs="Arial"/>
                <w:color w:val="000000"/>
                <w:sz w:val="18"/>
                <w:szCs w:val="18"/>
                <w:lang w:eastAsia="en-US"/>
              </w:rPr>
            </w:pPr>
            <w:del w:id="7755" w:author="KPMG_PQH" w:date="2026-04-07T11:25:00Z" w16du:dateUtc="2026-04-07T04:25:00Z">
              <w:r w:rsidRPr="00322061">
                <w:rPr>
                  <w:rFonts w:ascii="Arial" w:hAnsi="Arial" w:cs="Arial"/>
                  <w:color w:val="000000"/>
                  <w:sz w:val="18"/>
                  <w:szCs w:val="18"/>
                  <w:lang w:eastAsia="en-US"/>
                </w:rPr>
                <w:delText>COUNTRY GROUP DEVELOPMENT PCL</w:delText>
              </w:r>
            </w:del>
          </w:p>
        </w:tc>
        <w:tc>
          <w:tcPr>
            <w:tcW w:w="846" w:type="pct"/>
            <w:tcBorders>
              <w:top w:val="nil"/>
              <w:left w:val="nil"/>
              <w:bottom w:val="single" w:sz="4" w:space="0" w:color="auto"/>
              <w:right w:val="single" w:sz="4" w:space="0" w:color="auto"/>
            </w:tcBorders>
            <w:vAlign w:val="center"/>
            <w:hideMark/>
          </w:tcPr>
          <w:p w14:paraId="41B408A7" w14:textId="77777777" w:rsidR="00322061" w:rsidRPr="00322061" w:rsidRDefault="00322061" w:rsidP="00322061">
            <w:pPr>
              <w:jc w:val="center"/>
              <w:rPr>
                <w:del w:id="7756" w:author="KPMG_PQH" w:date="2026-04-07T11:25:00Z" w16du:dateUtc="2026-04-07T04:25:00Z"/>
                <w:rFonts w:ascii="Arial" w:hAnsi="Arial" w:cs="Arial"/>
                <w:color w:val="000000"/>
                <w:sz w:val="18"/>
                <w:szCs w:val="18"/>
                <w:lang w:eastAsia="en-US"/>
              </w:rPr>
            </w:pPr>
            <w:del w:id="7757"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32BCB314" w14:textId="77777777" w:rsidR="00322061" w:rsidRPr="00322061" w:rsidRDefault="00322061" w:rsidP="00322061">
            <w:pPr>
              <w:rPr>
                <w:del w:id="7758" w:author="KPMG_PQH" w:date="2026-04-07T11:25:00Z" w16du:dateUtc="2026-04-07T04:25:00Z"/>
                <w:rFonts w:ascii="Arial" w:hAnsi="Arial" w:cs="Arial"/>
                <w:color w:val="000000"/>
                <w:sz w:val="18"/>
                <w:szCs w:val="18"/>
                <w:lang w:eastAsia="en-US"/>
              </w:rPr>
            </w:pPr>
            <w:del w:id="7759"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217446C" w14:textId="77777777" w:rsidTr="003B3AC8">
        <w:trPr>
          <w:trHeight w:val="20"/>
          <w:del w:id="776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C69A836" w14:textId="77777777" w:rsidR="00322061" w:rsidRPr="00322061" w:rsidRDefault="00322061" w:rsidP="00322061">
            <w:pPr>
              <w:jc w:val="center"/>
              <w:rPr>
                <w:del w:id="7761" w:author="KPMG_PQH" w:date="2026-04-07T11:25:00Z" w16du:dateUtc="2026-04-07T04:25:00Z"/>
                <w:rFonts w:ascii="Arial" w:hAnsi="Arial" w:cs="Arial"/>
                <w:color w:val="000000"/>
                <w:sz w:val="18"/>
                <w:szCs w:val="18"/>
                <w:lang w:eastAsia="en-US"/>
              </w:rPr>
            </w:pPr>
            <w:del w:id="7762" w:author="KPMG_PQH" w:date="2026-04-07T11:25:00Z" w16du:dateUtc="2026-04-07T04:25:00Z">
              <w:r w:rsidRPr="00322061">
                <w:rPr>
                  <w:rFonts w:ascii="Arial" w:hAnsi="Arial" w:cs="Arial"/>
                  <w:color w:val="000000"/>
                  <w:sz w:val="18"/>
                  <w:szCs w:val="18"/>
                  <w:lang w:eastAsia="en-US"/>
                </w:rPr>
                <w:delText>64</w:delText>
              </w:r>
            </w:del>
          </w:p>
        </w:tc>
        <w:tc>
          <w:tcPr>
            <w:tcW w:w="2352" w:type="pct"/>
            <w:tcBorders>
              <w:top w:val="nil"/>
              <w:left w:val="nil"/>
              <w:bottom w:val="single" w:sz="4" w:space="0" w:color="auto"/>
              <w:right w:val="single" w:sz="4" w:space="0" w:color="auto"/>
            </w:tcBorders>
            <w:vAlign w:val="center"/>
            <w:hideMark/>
          </w:tcPr>
          <w:p w14:paraId="7C671C25" w14:textId="77777777" w:rsidR="00322061" w:rsidRPr="00322061" w:rsidRDefault="00322061" w:rsidP="00322061">
            <w:pPr>
              <w:rPr>
                <w:del w:id="7763" w:author="KPMG_PQH" w:date="2026-04-07T11:25:00Z" w16du:dateUtc="2026-04-07T04:25:00Z"/>
                <w:rFonts w:ascii="Arial" w:hAnsi="Arial" w:cs="Arial"/>
                <w:color w:val="000000"/>
                <w:sz w:val="18"/>
                <w:szCs w:val="18"/>
                <w:lang w:eastAsia="en-US"/>
              </w:rPr>
            </w:pPr>
            <w:del w:id="7764" w:author="KPMG_PQH" w:date="2026-04-07T11:25:00Z" w16du:dateUtc="2026-04-07T04:25:00Z">
              <w:r w:rsidRPr="00322061">
                <w:rPr>
                  <w:rFonts w:ascii="Arial" w:hAnsi="Arial" w:cs="Arial"/>
                  <w:color w:val="000000"/>
                  <w:sz w:val="18"/>
                  <w:szCs w:val="18"/>
                  <w:lang w:eastAsia="en-US"/>
                </w:rPr>
                <w:delText>COWELL FASHION CO.,LTD.</w:delText>
              </w:r>
            </w:del>
          </w:p>
        </w:tc>
        <w:tc>
          <w:tcPr>
            <w:tcW w:w="846" w:type="pct"/>
            <w:tcBorders>
              <w:top w:val="nil"/>
              <w:left w:val="nil"/>
              <w:bottom w:val="single" w:sz="4" w:space="0" w:color="auto"/>
              <w:right w:val="single" w:sz="4" w:space="0" w:color="auto"/>
            </w:tcBorders>
            <w:vAlign w:val="center"/>
            <w:hideMark/>
          </w:tcPr>
          <w:p w14:paraId="1AAFB373" w14:textId="77777777" w:rsidR="00322061" w:rsidRPr="00322061" w:rsidRDefault="00322061" w:rsidP="00322061">
            <w:pPr>
              <w:jc w:val="center"/>
              <w:rPr>
                <w:del w:id="7765" w:author="KPMG_PQH" w:date="2026-04-07T11:25:00Z" w16du:dateUtc="2026-04-07T04:25:00Z"/>
                <w:rFonts w:ascii="Arial" w:hAnsi="Arial" w:cs="Arial"/>
                <w:color w:val="000000"/>
                <w:sz w:val="18"/>
                <w:szCs w:val="18"/>
                <w:lang w:eastAsia="en-US"/>
              </w:rPr>
            </w:pPr>
            <w:del w:id="7766"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1840DEE" w14:textId="77777777" w:rsidR="00322061" w:rsidRPr="00322061" w:rsidRDefault="00322061" w:rsidP="00322061">
            <w:pPr>
              <w:rPr>
                <w:del w:id="7767" w:author="KPMG_PQH" w:date="2026-04-07T11:25:00Z" w16du:dateUtc="2026-04-07T04:25:00Z"/>
                <w:rFonts w:ascii="Arial" w:hAnsi="Arial" w:cs="Arial"/>
                <w:color w:val="000000"/>
                <w:sz w:val="18"/>
                <w:szCs w:val="18"/>
                <w:lang w:eastAsia="en-US"/>
              </w:rPr>
            </w:pPr>
            <w:del w:id="776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32FF547" w14:textId="77777777" w:rsidTr="003B3AC8">
        <w:trPr>
          <w:trHeight w:val="20"/>
          <w:del w:id="776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1A8985B" w14:textId="77777777" w:rsidR="00322061" w:rsidRPr="00322061" w:rsidRDefault="00322061" w:rsidP="00322061">
            <w:pPr>
              <w:jc w:val="center"/>
              <w:rPr>
                <w:del w:id="7770" w:author="KPMG_PQH" w:date="2026-04-07T11:25:00Z" w16du:dateUtc="2026-04-07T04:25:00Z"/>
                <w:rFonts w:ascii="Arial" w:hAnsi="Arial" w:cs="Arial"/>
                <w:color w:val="000000"/>
                <w:sz w:val="18"/>
                <w:szCs w:val="18"/>
                <w:lang w:eastAsia="en-US"/>
              </w:rPr>
            </w:pPr>
            <w:del w:id="7771" w:author="KPMG_PQH" w:date="2026-04-07T11:25:00Z" w16du:dateUtc="2026-04-07T04:25:00Z">
              <w:r w:rsidRPr="00322061">
                <w:rPr>
                  <w:rFonts w:ascii="Arial" w:hAnsi="Arial" w:cs="Arial"/>
                  <w:color w:val="000000"/>
                  <w:sz w:val="18"/>
                  <w:szCs w:val="18"/>
                  <w:lang w:eastAsia="en-US"/>
                </w:rPr>
                <w:delText>65</w:delText>
              </w:r>
            </w:del>
          </w:p>
        </w:tc>
        <w:tc>
          <w:tcPr>
            <w:tcW w:w="2352" w:type="pct"/>
            <w:tcBorders>
              <w:top w:val="nil"/>
              <w:left w:val="nil"/>
              <w:bottom w:val="single" w:sz="4" w:space="0" w:color="auto"/>
              <w:right w:val="single" w:sz="4" w:space="0" w:color="auto"/>
            </w:tcBorders>
            <w:vAlign w:val="center"/>
            <w:hideMark/>
          </w:tcPr>
          <w:p w14:paraId="6BE9D2F1" w14:textId="77777777" w:rsidR="00322061" w:rsidRPr="00322061" w:rsidRDefault="00322061" w:rsidP="00322061">
            <w:pPr>
              <w:rPr>
                <w:del w:id="7772" w:author="KPMG_PQH" w:date="2026-04-07T11:25:00Z" w16du:dateUtc="2026-04-07T04:25:00Z"/>
                <w:rFonts w:ascii="Arial" w:hAnsi="Arial" w:cs="Arial"/>
                <w:color w:val="000000"/>
                <w:sz w:val="18"/>
                <w:szCs w:val="18"/>
                <w:lang w:eastAsia="en-US"/>
              </w:rPr>
            </w:pPr>
            <w:del w:id="7773" w:author="KPMG_PQH" w:date="2026-04-07T11:25:00Z" w16du:dateUtc="2026-04-07T04:25:00Z">
              <w:r w:rsidRPr="00322061">
                <w:rPr>
                  <w:rFonts w:ascii="Arial" w:hAnsi="Arial" w:cs="Arial"/>
                  <w:color w:val="000000"/>
                  <w:sz w:val="18"/>
                  <w:szCs w:val="18"/>
                  <w:lang w:eastAsia="en-US"/>
                </w:rPr>
                <w:delText>CPL GROUP PCL</w:delText>
              </w:r>
            </w:del>
          </w:p>
        </w:tc>
        <w:tc>
          <w:tcPr>
            <w:tcW w:w="846" w:type="pct"/>
            <w:tcBorders>
              <w:top w:val="nil"/>
              <w:left w:val="nil"/>
              <w:bottom w:val="single" w:sz="4" w:space="0" w:color="auto"/>
              <w:right w:val="single" w:sz="4" w:space="0" w:color="auto"/>
            </w:tcBorders>
            <w:vAlign w:val="center"/>
            <w:hideMark/>
          </w:tcPr>
          <w:p w14:paraId="044E595F" w14:textId="77777777" w:rsidR="00322061" w:rsidRPr="00322061" w:rsidRDefault="00322061" w:rsidP="00322061">
            <w:pPr>
              <w:jc w:val="center"/>
              <w:rPr>
                <w:del w:id="7774" w:author="KPMG_PQH" w:date="2026-04-07T11:25:00Z" w16du:dateUtc="2026-04-07T04:25:00Z"/>
                <w:rFonts w:ascii="Arial" w:hAnsi="Arial" w:cs="Arial"/>
                <w:color w:val="000000"/>
                <w:sz w:val="18"/>
                <w:szCs w:val="18"/>
                <w:lang w:eastAsia="en-US"/>
              </w:rPr>
            </w:pPr>
            <w:del w:id="7775"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4CC741B1" w14:textId="77777777" w:rsidR="00322061" w:rsidRPr="00322061" w:rsidRDefault="00322061" w:rsidP="00322061">
            <w:pPr>
              <w:rPr>
                <w:del w:id="7776" w:author="KPMG_PQH" w:date="2026-04-07T11:25:00Z" w16du:dateUtc="2026-04-07T04:25:00Z"/>
                <w:rFonts w:ascii="Arial" w:hAnsi="Arial" w:cs="Arial"/>
                <w:color w:val="000000"/>
                <w:sz w:val="18"/>
                <w:szCs w:val="18"/>
                <w:lang w:eastAsia="en-US"/>
              </w:rPr>
            </w:pPr>
            <w:del w:id="777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F364E28" w14:textId="77777777" w:rsidTr="003B3AC8">
        <w:trPr>
          <w:trHeight w:val="20"/>
          <w:del w:id="777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1E14D55" w14:textId="77777777" w:rsidR="00322061" w:rsidRPr="00322061" w:rsidRDefault="00322061" w:rsidP="00322061">
            <w:pPr>
              <w:jc w:val="center"/>
              <w:rPr>
                <w:del w:id="7779" w:author="KPMG_PQH" w:date="2026-04-07T11:25:00Z" w16du:dateUtc="2026-04-07T04:25:00Z"/>
                <w:rFonts w:ascii="Arial" w:hAnsi="Arial" w:cs="Arial"/>
                <w:color w:val="000000"/>
                <w:sz w:val="18"/>
                <w:szCs w:val="18"/>
                <w:lang w:eastAsia="en-US"/>
              </w:rPr>
            </w:pPr>
            <w:del w:id="7780" w:author="KPMG_PQH" w:date="2026-04-07T11:25:00Z" w16du:dateUtc="2026-04-07T04:25:00Z">
              <w:r w:rsidRPr="00322061">
                <w:rPr>
                  <w:rFonts w:ascii="Arial" w:hAnsi="Arial" w:cs="Arial"/>
                  <w:color w:val="000000"/>
                  <w:sz w:val="18"/>
                  <w:szCs w:val="18"/>
                  <w:lang w:eastAsia="en-US"/>
                </w:rPr>
                <w:delText>66</w:delText>
              </w:r>
            </w:del>
          </w:p>
        </w:tc>
        <w:tc>
          <w:tcPr>
            <w:tcW w:w="2352" w:type="pct"/>
            <w:tcBorders>
              <w:top w:val="nil"/>
              <w:left w:val="nil"/>
              <w:bottom w:val="single" w:sz="4" w:space="0" w:color="auto"/>
              <w:right w:val="single" w:sz="4" w:space="0" w:color="auto"/>
            </w:tcBorders>
            <w:vAlign w:val="center"/>
            <w:hideMark/>
          </w:tcPr>
          <w:p w14:paraId="2B60739F" w14:textId="77777777" w:rsidR="00322061" w:rsidRPr="00322061" w:rsidRDefault="00322061" w:rsidP="00322061">
            <w:pPr>
              <w:rPr>
                <w:del w:id="7781" w:author="KPMG_PQH" w:date="2026-04-07T11:25:00Z" w16du:dateUtc="2026-04-07T04:25:00Z"/>
                <w:rFonts w:ascii="Arial" w:hAnsi="Arial" w:cs="Arial"/>
                <w:color w:val="000000"/>
                <w:sz w:val="18"/>
                <w:szCs w:val="18"/>
                <w:lang w:eastAsia="en-US"/>
              </w:rPr>
            </w:pPr>
            <w:del w:id="7782" w:author="KPMG_PQH" w:date="2026-04-07T11:25:00Z" w16du:dateUtc="2026-04-07T04:25:00Z">
              <w:r w:rsidRPr="00322061">
                <w:rPr>
                  <w:rFonts w:ascii="Arial" w:hAnsi="Arial" w:cs="Arial"/>
                  <w:color w:val="000000"/>
                  <w:sz w:val="18"/>
                  <w:szCs w:val="18"/>
                  <w:lang w:eastAsia="en-US"/>
                </w:rPr>
                <w:delText>CREAS F&amp;C CO.,LTD.</w:delText>
              </w:r>
            </w:del>
          </w:p>
        </w:tc>
        <w:tc>
          <w:tcPr>
            <w:tcW w:w="846" w:type="pct"/>
            <w:tcBorders>
              <w:top w:val="nil"/>
              <w:left w:val="nil"/>
              <w:bottom w:val="single" w:sz="4" w:space="0" w:color="auto"/>
              <w:right w:val="single" w:sz="4" w:space="0" w:color="auto"/>
            </w:tcBorders>
            <w:vAlign w:val="center"/>
            <w:hideMark/>
          </w:tcPr>
          <w:p w14:paraId="2E406804" w14:textId="77777777" w:rsidR="00322061" w:rsidRPr="00322061" w:rsidRDefault="00322061" w:rsidP="00322061">
            <w:pPr>
              <w:jc w:val="center"/>
              <w:rPr>
                <w:del w:id="7783" w:author="KPMG_PQH" w:date="2026-04-07T11:25:00Z" w16du:dateUtc="2026-04-07T04:25:00Z"/>
                <w:rFonts w:ascii="Arial" w:hAnsi="Arial" w:cs="Arial"/>
                <w:color w:val="000000"/>
                <w:sz w:val="18"/>
                <w:szCs w:val="18"/>
                <w:lang w:eastAsia="en-US"/>
              </w:rPr>
            </w:pPr>
            <w:del w:id="7784"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77E31F57" w14:textId="77777777" w:rsidR="00322061" w:rsidRPr="00322061" w:rsidRDefault="00322061" w:rsidP="00322061">
            <w:pPr>
              <w:rPr>
                <w:del w:id="7785" w:author="KPMG_PQH" w:date="2026-04-07T11:25:00Z" w16du:dateUtc="2026-04-07T04:25:00Z"/>
                <w:rFonts w:ascii="Arial" w:hAnsi="Arial" w:cs="Arial"/>
                <w:color w:val="000000"/>
                <w:sz w:val="18"/>
                <w:szCs w:val="18"/>
                <w:lang w:eastAsia="en-US"/>
              </w:rPr>
            </w:pPr>
            <w:del w:id="7786"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448CA054" w14:textId="77777777" w:rsidTr="003B3AC8">
        <w:trPr>
          <w:trHeight w:val="20"/>
          <w:del w:id="778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161309E" w14:textId="77777777" w:rsidR="00322061" w:rsidRPr="00322061" w:rsidRDefault="00322061" w:rsidP="00322061">
            <w:pPr>
              <w:jc w:val="center"/>
              <w:rPr>
                <w:del w:id="7788" w:author="KPMG_PQH" w:date="2026-04-07T11:25:00Z" w16du:dateUtc="2026-04-07T04:25:00Z"/>
                <w:rFonts w:ascii="Arial" w:hAnsi="Arial" w:cs="Arial"/>
                <w:color w:val="000000"/>
                <w:sz w:val="18"/>
                <w:szCs w:val="18"/>
                <w:lang w:eastAsia="en-US"/>
              </w:rPr>
            </w:pPr>
            <w:del w:id="7789" w:author="KPMG_PQH" w:date="2026-04-07T11:25:00Z" w16du:dateUtc="2026-04-07T04:25:00Z">
              <w:r w:rsidRPr="00322061">
                <w:rPr>
                  <w:rFonts w:ascii="Arial" w:hAnsi="Arial" w:cs="Arial"/>
                  <w:color w:val="000000"/>
                  <w:sz w:val="18"/>
                  <w:szCs w:val="18"/>
                  <w:lang w:eastAsia="en-US"/>
                </w:rPr>
                <w:delText>67</w:delText>
              </w:r>
            </w:del>
          </w:p>
        </w:tc>
        <w:tc>
          <w:tcPr>
            <w:tcW w:w="2352" w:type="pct"/>
            <w:tcBorders>
              <w:top w:val="nil"/>
              <w:left w:val="nil"/>
              <w:bottom w:val="single" w:sz="4" w:space="0" w:color="auto"/>
              <w:right w:val="single" w:sz="4" w:space="0" w:color="auto"/>
            </w:tcBorders>
            <w:vAlign w:val="center"/>
            <w:hideMark/>
          </w:tcPr>
          <w:p w14:paraId="4893004E" w14:textId="77777777" w:rsidR="00322061" w:rsidRPr="00322061" w:rsidRDefault="00322061" w:rsidP="00322061">
            <w:pPr>
              <w:rPr>
                <w:del w:id="7790" w:author="KPMG_PQH" w:date="2026-04-07T11:25:00Z" w16du:dateUtc="2026-04-07T04:25:00Z"/>
                <w:rFonts w:ascii="Arial" w:hAnsi="Arial" w:cs="Arial"/>
                <w:color w:val="000000"/>
                <w:sz w:val="18"/>
                <w:szCs w:val="18"/>
                <w:lang w:eastAsia="en-US"/>
              </w:rPr>
            </w:pPr>
            <w:del w:id="7791" w:author="KPMG_PQH" w:date="2026-04-07T11:25:00Z" w16du:dateUtc="2026-04-07T04:25:00Z">
              <w:r w:rsidRPr="00322061">
                <w:rPr>
                  <w:rFonts w:ascii="Arial" w:hAnsi="Arial" w:cs="Arial"/>
                  <w:color w:val="000000"/>
                  <w:sz w:val="18"/>
                  <w:szCs w:val="18"/>
                  <w:lang w:eastAsia="en-US"/>
                </w:rPr>
                <w:delText>CREATIVE MERCHANTS LIMITED</w:delText>
              </w:r>
            </w:del>
          </w:p>
        </w:tc>
        <w:tc>
          <w:tcPr>
            <w:tcW w:w="846" w:type="pct"/>
            <w:tcBorders>
              <w:top w:val="nil"/>
              <w:left w:val="nil"/>
              <w:bottom w:val="single" w:sz="4" w:space="0" w:color="auto"/>
              <w:right w:val="single" w:sz="4" w:space="0" w:color="auto"/>
            </w:tcBorders>
            <w:vAlign w:val="center"/>
            <w:hideMark/>
          </w:tcPr>
          <w:p w14:paraId="4A7F812F" w14:textId="77777777" w:rsidR="00322061" w:rsidRPr="00322061" w:rsidRDefault="00322061" w:rsidP="00322061">
            <w:pPr>
              <w:jc w:val="center"/>
              <w:rPr>
                <w:del w:id="7792" w:author="KPMG_PQH" w:date="2026-04-07T11:25:00Z" w16du:dateUtc="2026-04-07T04:25:00Z"/>
                <w:rFonts w:ascii="Arial" w:hAnsi="Arial" w:cs="Arial"/>
                <w:color w:val="000000"/>
                <w:sz w:val="18"/>
                <w:szCs w:val="18"/>
                <w:lang w:eastAsia="en-US"/>
              </w:rPr>
            </w:pPr>
            <w:del w:id="779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88BC18B" w14:textId="77777777" w:rsidR="00322061" w:rsidRPr="00322061" w:rsidRDefault="00322061" w:rsidP="00322061">
            <w:pPr>
              <w:rPr>
                <w:del w:id="7794" w:author="KPMG_PQH" w:date="2026-04-07T11:25:00Z" w16du:dateUtc="2026-04-07T04:25:00Z"/>
                <w:rFonts w:ascii="Arial" w:hAnsi="Arial" w:cs="Arial"/>
                <w:color w:val="000000"/>
                <w:sz w:val="18"/>
                <w:szCs w:val="18"/>
                <w:lang w:eastAsia="en-US"/>
              </w:rPr>
            </w:pPr>
            <w:del w:id="779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6E315753" w14:textId="77777777" w:rsidTr="003B3AC8">
        <w:trPr>
          <w:trHeight w:val="20"/>
          <w:del w:id="779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1EF7E25" w14:textId="77777777" w:rsidR="00322061" w:rsidRPr="00322061" w:rsidRDefault="00322061" w:rsidP="00322061">
            <w:pPr>
              <w:jc w:val="center"/>
              <w:rPr>
                <w:del w:id="7797" w:author="KPMG_PQH" w:date="2026-04-07T11:25:00Z" w16du:dateUtc="2026-04-07T04:25:00Z"/>
                <w:rFonts w:ascii="Arial" w:hAnsi="Arial" w:cs="Arial"/>
                <w:color w:val="000000"/>
                <w:sz w:val="18"/>
                <w:szCs w:val="18"/>
                <w:lang w:eastAsia="en-US"/>
              </w:rPr>
            </w:pPr>
            <w:del w:id="7798" w:author="KPMG_PQH" w:date="2026-04-07T11:25:00Z" w16du:dateUtc="2026-04-07T04:25:00Z">
              <w:r w:rsidRPr="00322061">
                <w:rPr>
                  <w:rFonts w:ascii="Arial" w:hAnsi="Arial" w:cs="Arial"/>
                  <w:color w:val="000000"/>
                  <w:sz w:val="18"/>
                  <w:szCs w:val="18"/>
                  <w:lang w:eastAsia="en-US"/>
                </w:rPr>
                <w:delText>68</w:delText>
              </w:r>
            </w:del>
          </w:p>
        </w:tc>
        <w:tc>
          <w:tcPr>
            <w:tcW w:w="2352" w:type="pct"/>
            <w:tcBorders>
              <w:top w:val="nil"/>
              <w:left w:val="nil"/>
              <w:bottom w:val="single" w:sz="4" w:space="0" w:color="auto"/>
              <w:right w:val="single" w:sz="4" w:space="0" w:color="auto"/>
            </w:tcBorders>
            <w:vAlign w:val="center"/>
            <w:hideMark/>
          </w:tcPr>
          <w:p w14:paraId="3BC74428" w14:textId="77777777" w:rsidR="00322061" w:rsidRPr="00322061" w:rsidRDefault="00322061" w:rsidP="00322061">
            <w:pPr>
              <w:rPr>
                <w:del w:id="7799" w:author="KPMG_PQH" w:date="2026-04-07T11:25:00Z" w16du:dateUtc="2026-04-07T04:25:00Z"/>
                <w:rFonts w:ascii="Arial" w:hAnsi="Arial" w:cs="Arial"/>
                <w:color w:val="000000"/>
                <w:sz w:val="18"/>
                <w:szCs w:val="18"/>
                <w:lang w:eastAsia="en-US"/>
              </w:rPr>
            </w:pPr>
            <w:del w:id="7800" w:author="KPMG_PQH" w:date="2026-04-07T11:25:00Z" w16du:dateUtc="2026-04-07T04:25:00Z">
              <w:r w:rsidRPr="00322061">
                <w:rPr>
                  <w:rFonts w:ascii="Arial" w:hAnsi="Arial" w:cs="Arial"/>
                  <w:color w:val="000000"/>
                  <w:sz w:val="18"/>
                  <w:szCs w:val="18"/>
                  <w:lang w:eastAsia="en-US"/>
                </w:rPr>
                <w:delText>CSTOWN INC.</w:delText>
              </w:r>
            </w:del>
          </w:p>
        </w:tc>
        <w:tc>
          <w:tcPr>
            <w:tcW w:w="846" w:type="pct"/>
            <w:tcBorders>
              <w:top w:val="nil"/>
              <w:left w:val="nil"/>
              <w:bottom w:val="single" w:sz="4" w:space="0" w:color="auto"/>
              <w:right w:val="single" w:sz="4" w:space="0" w:color="auto"/>
            </w:tcBorders>
            <w:vAlign w:val="center"/>
            <w:hideMark/>
          </w:tcPr>
          <w:p w14:paraId="668E8FE4" w14:textId="77777777" w:rsidR="00322061" w:rsidRPr="00322061" w:rsidRDefault="00322061" w:rsidP="00322061">
            <w:pPr>
              <w:jc w:val="center"/>
              <w:rPr>
                <w:del w:id="7801" w:author="KPMG_PQH" w:date="2026-04-07T11:25:00Z" w16du:dateUtc="2026-04-07T04:25:00Z"/>
                <w:rFonts w:ascii="Arial" w:hAnsi="Arial" w:cs="Arial"/>
                <w:color w:val="000000"/>
                <w:sz w:val="18"/>
                <w:szCs w:val="18"/>
                <w:lang w:eastAsia="en-US"/>
              </w:rPr>
            </w:pPr>
            <w:del w:id="780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633041C" w14:textId="77777777" w:rsidR="00322061" w:rsidRPr="00322061" w:rsidRDefault="00322061" w:rsidP="00322061">
            <w:pPr>
              <w:rPr>
                <w:del w:id="7803" w:author="KPMG_PQH" w:date="2026-04-07T11:25:00Z" w16du:dateUtc="2026-04-07T04:25:00Z"/>
                <w:rFonts w:ascii="Arial" w:hAnsi="Arial" w:cs="Arial"/>
                <w:color w:val="000000"/>
                <w:sz w:val="18"/>
                <w:szCs w:val="18"/>
                <w:lang w:eastAsia="en-US"/>
              </w:rPr>
            </w:pPr>
            <w:del w:id="780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0E67BAD" w14:textId="77777777" w:rsidTr="003B3AC8">
        <w:trPr>
          <w:trHeight w:val="20"/>
          <w:del w:id="780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5EFEAFC" w14:textId="77777777" w:rsidR="00322061" w:rsidRPr="00322061" w:rsidRDefault="00322061" w:rsidP="00322061">
            <w:pPr>
              <w:jc w:val="center"/>
              <w:rPr>
                <w:del w:id="7806" w:author="KPMG_PQH" w:date="2026-04-07T11:25:00Z" w16du:dateUtc="2026-04-07T04:25:00Z"/>
                <w:rFonts w:ascii="Arial" w:hAnsi="Arial" w:cs="Arial"/>
                <w:color w:val="000000"/>
                <w:sz w:val="18"/>
                <w:szCs w:val="18"/>
                <w:lang w:eastAsia="en-US"/>
              </w:rPr>
            </w:pPr>
            <w:del w:id="7807" w:author="KPMG_PQH" w:date="2026-04-07T11:25:00Z" w16du:dateUtc="2026-04-07T04:25:00Z">
              <w:r w:rsidRPr="00322061">
                <w:rPr>
                  <w:rFonts w:ascii="Arial" w:hAnsi="Arial" w:cs="Arial"/>
                  <w:color w:val="000000"/>
                  <w:sz w:val="18"/>
                  <w:szCs w:val="18"/>
                  <w:lang w:eastAsia="en-US"/>
                </w:rPr>
                <w:delText>69</w:delText>
              </w:r>
            </w:del>
          </w:p>
        </w:tc>
        <w:tc>
          <w:tcPr>
            <w:tcW w:w="2352" w:type="pct"/>
            <w:tcBorders>
              <w:top w:val="nil"/>
              <w:left w:val="nil"/>
              <w:bottom w:val="single" w:sz="4" w:space="0" w:color="auto"/>
              <w:right w:val="single" w:sz="4" w:space="0" w:color="auto"/>
            </w:tcBorders>
            <w:vAlign w:val="center"/>
            <w:hideMark/>
          </w:tcPr>
          <w:p w14:paraId="1016ABAD" w14:textId="77777777" w:rsidR="00322061" w:rsidRPr="00322061" w:rsidRDefault="00322061" w:rsidP="00322061">
            <w:pPr>
              <w:rPr>
                <w:del w:id="7808" w:author="KPMG_PQH" w:date="2026-04-07T11:25:00Z" w16du:dateUtc="2026-04-07T04:25:00Z"/>
                <w:rFonts w:ascii="Arial" w:hAnsi="Arial" w:cs="Arial"/>
                <w:color w:val="000000"/>
                <w:sz w:val="18"/>
                <w:szCs w:val="18"/>
                <w:lang w:eastAsia="en-US"/>
              </w:rPr>
            </w:pPr>
            <w:del w:id="7809" w:author="KPMG_PQH" w:date="2026-04-07T11:25:00Z" w16du:dateUtc="2026-04-07T04:25:00Z">
              <w:r w:rsidRPr="00322061">
                <w:rPr>
                  <w:rFonts w:ascii="Arial" w:hAnsi="Arial" w:cs="Arial"/>
                  <w:color w:val="000000"/>
                  <w:sz w:val="18"/>
                  <w:szCs w:val="18"/>
                  <w:lang w:eastAsia="en-US"/>
                </w:rPr>
                <w:delText>DAEHYUN CO.,LTD.</w:delText>
              </w:r>
            </w:del>
          </w:p>
        </w:tc>
        <w:tc>
          <w:tcPr>
            <w:tcW w:w="846" w:type="pct"/>
            <w:tcBorders>
              <w:top w:val="nil"/>
              <w:left w:val="nil"/>
              <w:bottom w:val="single" w:sz="4" w:space="0" w:color="auto"/>
              <w:right w:val="single" w:sz="4" w:space="0" w:color="auto"/>
            </w:tcBorders>
            <w:vAlign w:val="center"/>
            <w:hideMark/>
          </w:tcPr>
          <w:p w14:paraId="50C4D580" w14:textId="77777777" w:rsidR="00322061" w:rsidRPr="00322061" w:rsidRDefault="00322061" w:rsidP="00322061">
            <w:pPr>
              <w:jc w:val="center"/>
              <w:rPr>
                <w:del w:id="7810" w:author="KPMG_PQH" w:date="2026-04-07T11:25:00Z" w16du:dateUtc="2026-04-07T04:25:00Z"/>
                <w:rFonts w:ascii="Arial" w:hAnsi="Arial" w:cs="Arial"/>
                <w:color w:val="000000"/>
                <w:sz w:val="18"/>
                <w:szCs w:val="18"/>
                <w:lang w:eastAsia="en-US"/>
              </w:rPr>
            </w:pPr>
            <w:del w:id="7811"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2A3F7E8C" w14:textId="77777777" w:rsidR="00322061" w:rsidRPr="00322061" w:rsidRDefault="00322061" w:rsidP="00322061">
            <w:pPr>
              <w:rPr>
                <w:del w:id="7812" w:author="KPMG_PQH" w:date="2026-04-07T11:25:00Z" w16du:dateUtc="2026-04-07T04:25:00Z"/>
                <w:rFonts w:ascii="Arial" w:hAnsi="Arial" w:cs="Arial"/>
                <w:color w:val="000000"/>
                <w:sz w:val="18"/>
                <w:szCs w:val="18"/>
                <w:lang w:eastAsia="en-US"/>
              </w:rPr>
            </w:pPr>
            <w:del w:id="781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FBE6D86" w14:textId="77777777" w:rsidTr="003B3AC8">
        <w:trPr>
          <w:trHeight w:val="20"/>
          <w:del w:id="781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5238C3E" w14:textId="77777777" w:rsidR="00322061" w:rsidRPr="00322061" w:rsidRDefault="00322061" w:rsidP="00322061">
            <w:pPr>
              <w:jc w:val="center"/>
              <w:rPr>
                <w:del w:id="7815" w:author="KPMG_PQH" w:date="2026-04-07T11:25:00Z" w16du:dateUtc="2026-04-07T04:25:00Z"/>
                <w:rFonts w:ascii="Arial" w:hAnsi="Arial" w:cs="Arial"/>
                <w:color w:val="000000"/>
                <w:sz w:val="18"/>
                <w:szCs w:val="18"/>
                <w:lang w:eastAsia="en-US"/>
              </w:rPr>
            </w:pPr>
            <w:del w:id="7816" w:author="KPMG_PQH" w:date="2026-04-07T11:25:00Z" w16du:dateUtc="2026-04-07T04:25:00Z">
              <w:r w:rsidRPr="00322061">
                <w:rPr>
                  <w:rFonts w:ascii="Arial" w:hAnsi="Arial" w:cs="Arial"/>
                  <w:color w:val="000000"/>
                  <w:sz w:val="18"/>
                  <w:szCs w:val="18"/>
                  <w:lang w:eastAsia="en-US"/>
                </w:rPr>
                <w:delText>70</w:delText>
              </w:r>
            </w:del>
          </w:p>
        </w:tc>
        <w:tc>
          <w:tcPr>
            <w:tcW w:w="2352" w:type="pct"/>
            <w:tcBorders>
              <w:top w:val="nil"/>
              <w:left w:val="nil"/>
              <w:bottom w:val="single" w:sz="4" w:space="0" w:color="auto"/>
              <w:right w:val="single" w:sz="4" w:space="0" w:color="auto"/>
            </w:tcBorders>
            <w:vAlign w:val="center"/>
            <w:hideMark/>
          </w:tcPr>
          <w:p w14:paraId="3FC7EBAF" w14:textId="77777777" w:rsidR="00322061" w:rsidRPr="00322061" w:rsidRDefault="00322061" w:rsidP="00322061">
            <w:pPr>
              <w:rPr>
                <w:del w:id="7817" w:author="KPMG_PQH" w:date="2026-04-07T11:25:00Z" w16du:dateUtc="2026-04-07T04:25:00Z"/>
                <w:rFonts w:ascii="Arial" w:hAnsi="Arial" w:cs="Arial"/>
                <w:color w:val="000000"/>
                <w:sz w:val="18"/>
                <w:szCs w:val="18"/>
                <w:lang w:eastAsia="en-US"/>
              </w:rPr>
            </w:pPr>
            <w:del w:id="7818" w:author="KPMG_PQH" w:date="2026-04-07T11:25:00Z" w16du:dateUtc="2026-04-07T04:25:00Z">
              <w:r w:rsidRPr="00322061">
                <w:rPr>
                  <w:rFonts w:ascii="Arial" w:hAnsi="Arial" w:cs="Arial"/>
                  <w:color w:val="000000"/>
                  <w:sz w:val="18"/>
                  <w:szCs w:val="18"/>
                  <w:lang w:eastAsia="en-US"/>
                </w:rPr>
                <w:delText>DAEWON CHEMICAL CO.,LTD.</w:delText>
              </w:r>
            </w:del>
          </w:p>
        </w:tc>
        <w:tc>
          <w:tcPr>
            <w:tcW w:w="846" w:type="pct"/>
            <w:tcBorders>
              <w:top w:val="nil"/>
              <w:left w:val="nil"/>
              <w:bottom w:val="single" w:sz="4" w:space="0" w:color="auto"/>
              <w:right w:val="single" w:sz="4" w:space="0" w:color="auto"/>
            </w:tcBorders>
            <w:vAlign w:val="center"/>
            <w:hideMark/>
          </w:tcPr>
          <w:p w14:paraId="73A96526" w14:textId="77777777" w:rsidR="00322061" w:rsidRPr="00322061" w:rsidRDefault="00322061" w:rsidP="00322061">
            <w:pPr>
              <w:jc w:val="center"/>
              <w:rPr>
                <w:del w:id="7819" w:author="KPMG_PQH" w:date="2026-04-07T11:25:00Z" w16du:dateUtc="2026-04-07T04:25:00Z"/>
                <w:rFonts w:ascii="Arial" w:hAnsi="Arial" w:cs="Arial"/>
                <w:color w:val="000000"/>
                <w:sz w:val="18"/>
                <w:szCs w:val="18"/>
                <w:lang w:eastAsia="en-US"/>
              </w:rPr>
            </w:pPr>
            <w:del w:id="7820"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49A5512" w14:textId="77777777" w:rsidR="00322061" w:rsidRPr="00322061" w:rsidRDefault="00322061" w:rsidP="00322061">
            <w:pPr>
              <w:rPr>
                <w:del w:id="7821" w:author="KPMG_PQH" w:date="2026-04-07T11:25:00Z" w16du:dateUtc="2026-04-07T04:25:00Z"/>
                <w:rFonts w:ascii="Arial" w:hAnsi="Arial" w:cs="Arial"/>
                <w:color w:val="000000"/>
                <w:sz w:val="18"/>
                <w:szCs w:val="18"/>
                <w:lang w:eastAsia="en-US"/>
              </w:rPr>
            </w:pPr>
            <w:del w:id="782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0FB6383" w14:textId="77777777" w:rsidTr="003B3AC8">
        <w:trPr>
          <w:trHeight w:val="20"/>
          <w:del w:id="782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77CB3A6" w14:textId="77777777" w:rsidR="00322061" w:rsidRPr="00322061" w:rsidRDefault="00322061" w:rsidP="00322061">
            <w:pPr>
              <w:jc w:val="center"/>
              <w:rPr>
                <w:del w:id="7824" w:author="KPMG_PQH" w:date="2026-04-07T11:25:00Z" w16du:dateUtc="2026-04-07T04:25:00Z"/>
                <w:rFonts w:ascii="Arial" w:hAnsi="Arial" w:cs="Arial"/>
                <w:color w:val="000000"/>
                <w:sz w:val="18"/>
                <w:szCs w:val="18"/>
                <w:lang w:eastAsia="en-US"/>
              </w:rPr>
            </w:pPr>
            <w:del w:id="7825" w:author="KPMG_PQH" w:date="2026-04-07T11:25:00Z" w16du:dateUtc="2026-04-07T04:25:00Z">
              <w:r w:rsidRPr="00322061">
                <w:rPr>
                  <w:rFonts w:ascii="Arial" w:hAnsi="Arial" w:cs="Arial"/>
                  <w:color w:val="000000"/>
                  <w:sz w:val="18"/>
                  <w:szCs w:val="18"/>
                  <w:lang w:eastAsia="en-US"/>
                </w:rPr>
                <w:delText>71</w:delText>
              </w:r>
            </w:del>
          </w:p>
        </w:tc>
        <w:tc>
          <w:tcPr>
            <w:tcW w:w="2352" w:type="pct"/>
            <w:tcBorders>
              <w:top w:val="nil"/>
              <w:left w:val="nil"/>
              <w:bottom w:val="single" w:sz="4" w:space="0" w:color="auto"/>
              <w:right w:val="single" w:sz="4" w:space="0" w:color="auto"/>
            </w:tcBorders>
            <w:vAlign w:val="center"/>
            <w:hideMark/>
          </w:tcPr>
          <w:p w14:paraId="0604DED2" w14:textId="77777777" w:rsidR="00322061" w:rsidRPr="00322061" w:rsidRDefault="00322061" w:rsidP="00322061">
            <w:pPr>
              <w:rPr>
                <w:del w:id="7826" w:author="KPMG_PQH" w:date="2026-04-07T11:25:00Z" w16du:dateUtc="2026-04-07T04:25:00Z"/>
                <w:rFonts w:ascii="Arial" w:hAnsi="Arial" w:cs="Arial"/>
                <w:color w:val="000000"/>
                <w:sz w:val="18"/>
                <w:szCs w:val="18"/>
                <w:lang w:eastAsia="en-US"/>
              </w:rPr>
            </w:pPr>
            <w:del w:id="7827" w:author="KPMG_PQH" w:date="2026-04-07T11:25:00Z" w16du:dateUtc="2026-04-07T04:25:00Z">
              <w:r w:rsidRPr="00322061">
                <w:rPr>
                  <w:rFonts w:ascii="Arial" w:hAnsi="Arial" w:cs="Arial"/>
                  <w:color w:val="000000"/>
                  <w:sz w:val="18"/>
                  <w:szCs w:val="18"/>
                  <w:lang w:eastAsia="en-US"/>
                </w:rPr>
                <w:delText>DAHU AQUACULTURE CO.,LTD.</w:delText>
              </w:r>
            </w:del>
          </w:p>
        </w:tc>
        <w:tc>
          <w:tcPr>
            <w:tcW w:w="846" w:type="pct"/>
            <w:tcBorders>
              <w:top w:val="nil"/>
              <w:left w:val="nil"/>
              <w:bottom w:val="single" w:sz="4" w:space="0" w:color="auto"/>
              <w:right w:val="single" w:sz="4" w:space="0" w:color="auto"/>
            </w:tcBorders>
            <w:vAlign w:val="center"/>
            <w:hideMark/>
          </w:tcPr>
          <w:p w14:paraId="03E4C6FB" w14:textId="77777777" w:rsidR="00322061" w:rsidRPr="00322061" w:rsidRDefault="00322061" w:rsidP="00322061">
            <w:pPr>
              <w:jc w:val="center"/>
              <w:rPr>
                <w:del w:id="7828" w:author="KPMG_PQH" w:date="2026-04-07T11:25:00Z" w16du:dateUtc="2026-04-07T04:25:00Z"/>
                <w:rFonts w:ascii="Arial" w:hAnsi="Arial" w:cs="Arial"/>
                <w:color w:val="000000"/>
                <w:sz w:val="18"/>
                <w:szCs w:val="18"/>
                <w:lang w:eastAsia="en-US"/>
              </w:rPr>
            </w:pPr>
            <w:del w:id="782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AB2307F" w14:textId="77777777" w:rsidR="00322061" w:rsidRPr="00322061" w:rsidRDefault="00322061" w:rsidP="00322061">
            <w:pPr>
              <w:rPr>
                <w:del w:id="7830" w:author="KPMG_PQH" w:date="2026-04-07T11:25:00Z" w16du:dateUtc="2026-04-07T04:25:00Z"/>
                <w:rFonts w:ascii="Arial" w:hAnsi="Arial" w:cs="Arial"/>
                <w:color w:val="000000"/>
                <w:sz w:val="18"/>
                <w:szCs w:val="18"/>
                <w:lang w:eastAsia="en-US"/>
              </w:rPr>
            </w:pPr>
            <w:del w:id="7831"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C4070ED" w14:textId="77777777" w:rsidTr="003B3AC8">
        <w:trPr>
          <w:trHeight w:val="20"/>
          <w:del w:id="783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725574E" w14:textId="77777777" w:rsidR="00322061" w:rsidRPr="00322061" w:rsidRDefault="00322061" w:rsidP="00322061">
            <w:pPr>
              <w:jc w:val="center"/>
              <w:rPr>
                <w:del w:id="7833" w:author="KPMG_PQH" w:date="2026-04-07T11:25:00Z" w16du:dateUtc="2026-04-07T04:25:00Z"/>
                <w:rFonts w:ascii="Arial" w:hAnsi="Arial" w:cs="Arial"/>
                <w:color w:val="000000"/>
                <w:sz w:val="18"/>
                <w:szCs w:val="18"/>
                <w:lang w:eastAsia="en-US"/>
              </w:rPr>
            </w:pPr>
            <w:del w:id="7834" w:author="KPMG_PQH" w:date="2026-04-07T11:25:00Z" w16du:dateUtc="2026-04-07T04:25:00Z">
              <w:r w:rsidRPr="00322061">
                <w:rPr>
                  <w:rFonts w:ascii="Arial" w:hAnsi="Arial" w:cs="Arial"/>
                  <w:color w:val="000000"/>
                  <w:sz w:val="18"/>
                  <w:szCs w:val="18"/>
                  <w:lang w:eastAsia="en-US"/>
                </w:rPr>
                <w:delText>72</w:delText>
              </w:r>
            </w:del>
          </w:p>
        </w:tc>
        <w:tc>
          <w:tcPr>
            <w:tcW w:w="2352" w:type="pct"/>
            <w:tcBorders>
              <w:top w:val="nil"/>
              <w:left w:val="nil"/>
              <w:bottom w:val="single" w:sz="4" w:space="0" w:color="auto"/>
              <w:right w:val="single" w:sz="4" w:space="0" w:color="auto"/>
            </w:tcBorders>
            <w:vAlign w:val="center"/>
            <w:hideMark/>
          </w:tcPr>
          <w:p w14:paraId="1E932673" w14:textId="77777777" w:rsidR="00322061" w:rsidRPr="00322061" w:rsidRDefault="00322061" w:rsidP="00322061">
            <w:pPr>
              <w:rPr>
                <w:del w:id="7835" w:author="KPMG_PQH" w:date="2026-04-07T11:25:00Z" w16du:dateUtc="2026-04-07T04:25:00Z"/>
                <w:rFonts w:ascii="Arial" w:hAnsi="Arial" w:cs="Arial"/>
                <w:color w:val="000000"/>
                <w:sz w:val="18"/>
                <w:szCs w:val="18"/>
                <w:lang w:eastAsia="en-US"/>
              </w:rPr>
            </w:pPr>
            <w:del w:id="7836" w:author="KPMG_PQH" w:date="2026-04-07T11:25:00Z" w16du:dateUtc="2026-04-07T04:25:00Z">
              <w:r w:rsidRPr="00322061">
                <w:rPr>
                  <w:rFonts w:ascii="Arial" w:hAnsi="Arial" w:cs="Arial"/>
                  <w:color w:val="000000"/>
                  <w:sz w:val="18"/>
                  <w:szCs w:val="18"/>
                  <w:lang w:eastAsia="en-US"/>
                </w:rPr>
                <w:delText>DARKHAN NEKHII JOINT STOCK COMPANY</w:delText>
              </w:r>
            </w:del>
          </w:p>
        </w:tc>
        <w:tc>
          <w:tcPr>
            <w:tcW w:w="846" w:type="pct"/>
            <w:tcBorders>
              <w:top w:val="nil"/>
              <w:left w:val="nil"/>
              <w:bottom w:val="single" w:sz="4" w:space="0" w:color="auto"/>
              <w:right w:val="single" w:sz="4" w:space="0" w:color="auto"/>
            </w:tcBorders>
            <w:vAlign w:val="center"/>
            <w:hideMark/>
          </w:tcPr>
          <w:p w14:paraId="0E36DED3" w14:textId="77777777" w:rsidR="00322061" w:rsidRPr="00322061" w:rsidRDefault="00322061" w:rsidP="00322061">
            <w:pPr>
              <w:jc w:val="center"/>
              <w:rPr>
                <w:del w:id="7837" w:author="KPMG_PQH" w:date="2026-04-07T11:25:00Z" w16du:dateUtc="2026-04-07T04:25:00Z"/>
                <w:rFonts w:ascii="Arial" w:hAnsi="Arial" w:cs="Arial"/>
                <w:color w:val="000000"/>
                <w:sz w:val="18"/>
                <w:szCs w:val="18"/>
                <w:lang w:eastAsia="en-US"/>
              </w:rPr>
            </w:pPr>
            <w:del w:id="7838"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6A0EFE58" w14:textId="77777777" w:rsidR="00322061" w:rsidRPr="00322061" w:rsidRDefault="00322061" w:rsidP="00322061">
            <w:pPr>
              <w:rPr>
                <w:del w:id="7839" w:author="KPMG_PQH" w:date="2026-04-07T11:25:00Z" w16du:dateUtc="2026-04-07T04:25:00Z"/>
                <w:rFonts w:ascii="Arial" w:hAnsi="Arial" w:cs="Arial"/>
                <w:color w:val="000000"/>
                <w:sz w:val="18"/>
                <w:szCs w:val="18"/>
                <w:lang w:eastAsia="en-US"/>
              </w:rPr>
            </w:pPr>
            <w:del w:id="784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DC3604A" w14:textId="77777777" w:rsidTr="003B3AC8">
        <w:trPr>
          <w:trHeight w:val="20"/>
          <w:del w:id="784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F3910B6" w14:textId="77777777" w:rsidR="00322061" w:rsidRPr="00322061" w:rsidRDefault="00322061" w:rsidP="00322061">
            <w:pPr>
              <w:jc w:val="center"/>
              <w:rPr>
                <w:del w:id="7842" w:author="KPMG_PQH" w:date="2026-04-07T11:25:00Z" w16du:dateUtc="2026-04-07T04:25:00Z"/>
                <w:rFonts w:ascii="Arial" w:hAnsi="Arial" w:cs="Arial"/>
                <w:color w:val="000000"/>
                <w:sz w:val="18"/>
                <w:szCs w:val="18"/>
                <w:lang w:eastAsia="en-US"/>
              </w:rPr>
            </w:pPr>
            <w:del w:id="7843" w:author="KPMG_PQH" w:date="2026-04-07T11:25:00Z" w16du:dateUtc="2026-04-07T04:25:00Z">
              <w:r w:rsidRPr="00322061">
                <w:rPr>
                  <w:rFonts w:ascii="Arial" w:hAnsi="Arial" w:cs="Arial"/>
                  <w:color w:val="000000"/>
                  <w:sz w:val="18"/>
                  <w:szCs w:val="18"/>
                  <w:lang w:eastAsia="en-US"/>
                </w:rPr>
                <w:delText>73</w:delText>
              </w:r>
            </w:del>
          </w:p>
        </w:tc>
        <w:tc>
          <w:tcPr>
            <w:tcW w:w="2352" w:type="pct"/>
            <w:tcBorders>
              <w:top w:val="nil"/>
              <w:left w:val="nil"/>
              <w:bottom w:val="single" w:sz="4" w:space="0" w:color="auto"/>
              <w:right w:val="single" w:sz="4" w:space="0" w:color="auto"/>
            </w:tcBorders>
            <w:vAlign w:val="center"/>
            <w:hideMark/>
          </w:tcPr>
          <w:p w14:paraId="3B42DD13" w14:textId="77777777" w:rsidR="00322061" w:rsidRPr="00322061" w:rsidRDefault="00322061" w:rsidP="00322061">
            <w:pPr>
              <w:rPr>
                <w:del w:id="7844" w:author="KPMG_PQH" w:date="2026-04-07T11:25:00Z" w16du:dateUtc="2026-04-07T04:25:00Z"/>
                <w:rFonts w:ascii="Arial" w:hAnsi="Arial" w:cs="Arial"/>
                <w:color w:val="000000"/>
                <w:sz w:val="18"/>
                <w:szCs w:val="18"/>
                <w:lang w:eastAsia="en-US"/>
              </w:rPr>
            </w:pPr>
            <w:del w:id="7845" w:author="KPMG_PQH" w:date="2026-04-07T11:25:00Z" w16du:dateUtc="2026-04-07T04:25:00Z">
              <w:r w:rsidRPr="00322061">
                <w:rPr>
                  <w:rFonts w:ascii="Arial" w:hAnsi="Arial" w:cs="Arial"/>
                  <w:color w:val="000000"/>
                  <w:sz w:val="18"/>
                  <w:szCs w:val="18"/>
                  <w:lang w:eastAsia="en-US"/>
                </w:rPr>
                <w:delText>DESCENTE,LTD.</w:delText>
              </w:r>
            </w:del>
          </w:p>
        </w:tc>
        <w:tc>
          <w:tcPr>
            <w:tcW w:w="846" w:type="pct"/>
            <w:tcBorders>
              <w:top w:val="nil"/>
              <w:left w:val="nil"/>
              <w:bottom w:val="single" w:sz="4" w:space="0" w:color="auto"/>
              <w:right w:val="single" w:sz="4" w:space="0" w:color="auto"/>
            </w:tcBorders>
            <w:vAlign w:val="center"/>
            <w:hideMark/>
          </w:tcPr>
          <w:p w14:paraId="0F27FC45" w14:textId="77777777" w:rsidR="00322061" w:rsidRPr="00322061" w:rsidRDefault="00322061" w:rsidP="00322061">
            <w:pPr>
              <w:jc w:val="center"/>
              <w:rPr>
                <w:del w:id="7846" w:author="KPMG_PQH" w:date="2026-04-07T11:25:00Z" w16du:dateUtc="2026-04-07T04:25:00Z"/>
                <w:rFonts w:ascii="Arial" w:hAnsi="Arial" w:cs="Arial"/>
                <w:color w:val="000000"/>
                <w:sz w:val="18"/>
                <w:szCs w:val="18"/>
                <w:lang w:eastAsia="en-US"/>
              </w:rPr>
            </w:pPr>
            <w:del w:id="784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C0598CB" w14:textId="77777777" w:rsidR="00322061" w:rsidRPr="00322061" w:rsidRDefault="00322061" w:rsidP="00322061">
            <w:pPr>
              <w:rPr>
                <w:del w:id="7848" w:author="KPMG_PQH" w:date="2026-04-07T11:25:00Z" w16du:dateUtc="2026-04-07T04:25:00Z"/>
                <w:rFonts w:ascii="Arial" w:hAnsi="Arial" w:cs="Arial"/>
                <w:color w:val="000000"/>
                <w:sz w:val="18"/>
                <w:szCs w:val="18"/>
                <w:lang w:eastAsia="en-US"/>
              </w:rPr>
            </w:pPr>
            <w:del w:id="7849"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49581053" w14:textId="77777777" w:rsidTr="003B3AC8">
        <w:trPr>
          <w:trHeight w:val="20"/>
          <w:del w:id="785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B51C7BB" w14:textId="77777777" w:rsidR="00322061" w:rsidRPr="00322061" w:rsidRDefault="00322061" w:rsidP="00322061">
            <w:pPr>
              <w:jc w:val="center"/>
              <w:rPr>
                <w:del w:id="7851" w:author="KPMG_PQH" w:date="2026-04-07T11:25:00Z" w16du:dateUtc="2026-04-07T04:25:00Z"/>
                <w:rFonts w:ascii="Arial" w:hAnsi="Arial" w:cs="Arial"/>
                <w:color w:val="000000"/>
                <w:sz w:val="18"/>
                <w:szCs w:val="18"/>
                <w:lang w:eastAsia="en-US"/>
              </w:rPr>
            </w:pPr>
            <w:del w:id="7852" w:author="KPMG_PQH" w:date="2026-04-07T11:25:00Z" w16du:dateUtc="2026-04-07T04:25:00Z">
              <w:r w:rsidRPr="00322061">
                <w:rPr>
                  <w:rFonts w:ascii="Arial" w:hAnsi="Arial" w:cs="Arial"/>
                  <w:color w:val="000000"/>
                  <w:sz w:val="18"/>
                  <w:szCs w:val="18"/>
                  <w:lang w:eastAsia="en-US"/>
                </w:rPr>
                <w:delText>74</w:delText>
              </w:r>
            </w:del>
          </w:p>
        </w:tc>
        <w:tc>
          <w:tcPr>
            <w:tcW w:w="2352" w:type="pct"/>
            <w:tcBorders>
              <w:top w:val="nil"/>
              <w:left w:val="nil"/>
              <w:bottom w:val="single" w:sz="4" w:space="0" w:color="auto"/>
              <w:right w:val="single" w:sz="4" w:space="0" w:color="auto"/>
            </w:tcBorders>
            <w:vAlign w:val="center"/>
            <w:hideMark/>
          </w:tcPr>
          <w:p w14:paraId="6B682A65" w14:textId="77777777" w:rsidR="00322061" w:rsidRPr="00322061" w:rsidRDefault="00322061" w:rsidP="00322061">
            <w:pPr>
              <w:rPr>
                <w:del w:id="7853" w:author="KPMG_PQH" w:date="2026-04-07T11:25:00Z" w16du:dateUtc="2026-04-07T04:25:00Z"/>
                <w:rFonts w:ascii="Arial" w:hAnsi="Arial" w:cs="Arial"/>
                <w:color w:val="000000"/>
                <w:sz w:val="18"/>
                <w:szCs w:val="18"/>
                <w:lang w:eastAsia="en-US"/>
              </w:rPr>
            </w:pPr>
            <w:del w:id="7854" w:author="KPMG_PQH" w:date="2026-04-07T11:25:00Z" w16du:dateUtc="2026-04-07T04:25:00Z">
              <w:r w:rsidRPr="00322061">
                <w:rPr>
                  <w:rFonts w:ascii="Arial" w:hAnsi="Arial" w:cs="Arial"/>
                  <w:color w:val="000000"/>
                  <w:sz w:val="18"/>
                  <w:szCs w:val="18"/>
                  <w:lang w:eastAsia="en-US"/>
                </w:rPr>
                <w:delText>DIAMOND BIOTECHNOLOGY CO., LTD</w:delText>
              </w:r>
            </w:del>
          </w:p>
        </w:tc>
        <w:tc>
          <w:tcPr>
            <w:tcW w:w="846" w:type="pct"/>
            <w:tcBorders>
              <w:top w:val="nil"/>
              <w:left w:val="nil"/>
              <w:bottom w:val="single" w:sz="4" w:space="0" w:color="auto"/>
              <w:right w:val="single" w:sz="4" w:space="0" w:color="auto"/>
            </w:tcBorders>
            <w:vAlign w:val="center"/>
            <w:hideMark/>
          </w:tcPr>
          <w:p w14:paraId="162F6040" w14:textId="77777777" w:rsidR="00322061" w:rsidRPr="00322061" w:rsidRDefault="00322061" w:rsidP="00322061">
            <w:pPr>
              <w:jc w:val="center"/>
              <w:rPr>
                <w:del w:id="7855" w:author="KPMG_PQH" w:date="2026-04-07T11:25:00Z" w16du:dateUtc="2026-04-07T04:25:00Z"/>
                <w:rFonts w:ascii="Arial" w:hAnsi="Arial" w:cs="Arial"/>
                <w:color w:val="000000"/>
                <w:sz w:val="18"/>
                <w:szCs w:val="18"/>
                <w:lang w:eastAsia="en-US"/>
              </w:rPr>
            </w:pPr>
            <w:del w:id="7856"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328C3EF5" w14:textId="77777777" w:rsidR="00322061" w:rsidRPr="00322061" w:rsidRDefault="00322061" w:rsidP="00322061">
            <w:pPr>
              <w:rPr>
                <w:del w:id="7857" w:author="KPMG_PQH" w:date="2026-04-07T11:25:00Z" w16du:dateUtc="2026-04-07T04:25:00Z"/>
                <w:rFonts w:ascii="Arial" w:hAnsi="Arial" w:cs="Arial"/>
                <w:color w:val="000000"/>
                <w:sz w:val="18"/>
                <w:szCs w:val="18"/>
                <w:lang w:eastAsia="en-US"/>
              </w:rPr>
            </w:pPr>
            <w:del w:id="7858"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8BEFE1D" w14:textId="77777777" w:rsidTr="003B3AC8">
        <w:trPr>
          <w:trHeight w:val="20"/>
          <w:del w:id="785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2771964" w14:textId="77777777" w:rsidR="00322061" w:rsidRPr="00322061" w:rsidRDefault="00322061" w:rsidP="00322061">
            <w:pPr>
              <w:jc w:val="center"/>
              <w:rPr>
                <w:del w:id="7860" w:author="KPMG_PQH" w:date="2026-04-07T11:25:00Z" w16du:dateUtc="2026-04-07T04:25:00Z"/>
                <w:rFonts w:ascii="Arial" w:hAnsi="Arial" w:cs="Arial"/>
                <w:color w:val="000000"/>
                <w:sz w:val="18"/>
                <w:szCs w:val="18"/>
                <w:lang w:eastAsia="en-US"/>
              </w:rPr>
            </w:pPr>
            <w:del w:id="7861" w:author="KPMG_PQH" w:date="2026-04-07T11:25:00Z" w16du:dateUtc="2026-04-07T04:25:00Z">
              <w:r w:rsidRPr="00322061">
                <w:rPr>
                  <w:rFonts w:ascii="Arial" w:hAnsi="Arial" w:cs="Arial"/>
                  <w:color w:val="000000"/>
                  <w:sz w:val="18"/>
                  <w:szCs w:val="18"/>
                  <w:lang w:eastAsia="en-US"/>
                </w:rPr>
                <w:delText>75</w:delText>
              </w:r>
            </w:del>
          </w:p>
        </w:tc>
        <w:tc>
          <w:tcPr>
            <w:tcW w:w="2352" w:type="pct"/>
            <w:tcBorders>
              <w:top w:val="nil"/>
              <w:left w:val="nil"/>
              <w:bottom w:val="single" w:sz="4" w:space="0" w:color="auto"/>
              <w:right w:val="single" w:sz="4" w:space="0" w:color="auto"/>
            </w:tcBorders>
            <w:vAlign w:val="center"/>
            <w:hideMark/>
          </w:tcPr>
          <w:p w14:paraId="3E15F7FB" w14:textId="77777777" w:rsidR="00322061" w:rsidRPr="00322061" w:rsidRDefault="00322061" w:rsidP="00322061">
            <w:pPr>
              <w:rPr>
                <w:del w:id="7862" w:author="KPMG_PQH" w:date="2026-04-07T11:25:00Z" w16du:dateUtc="2026-04-07T04:25:00Z"/>
                <w:rFonts w:ascii="Arial" w:hAnsi="Arial" w:cs="Arial"/>
                <w:color w:val="000000"/>
                <w:sz w:val="18"/>
                <w:szCs w:val="18"/>
                <w:lang w:eastAsia="en-US"/>
              </w:rPr>
            </w:pPr>
            <w:del w:id="7863" w:author="KPMG_PQH" w:date="2026-04-07T11:25:00Z" w16du:dateUtc="2026-04-07T04:25:00Z">
              <w:r w:rsidRPr="00322061">
                <w:rPr>
                  <w:rFonts w:ascii="Arial" w:hAnsi="Arial" w:cs="Arial"/>
                  <w:color w:val="000000"/>
                  <w:sz w:val="18"/>
                  <w:szCs w:val="18"/>
                  <w:lang w:eastAsia="en-US"/>
                </w:rPr>
                <w:delText>DIPPED PRODUCTS PLC</w:delText>
              </w:r>
            </w:del>
          </w:p>
        </w:tc>
        <w:tc>
          <w:tcPr>
            <w:tcW w:w="846" w:type="pct"/>
            <w:tcBorders>
              <w:top w:val="nil"/>
              <w:left w:val="nil"/>
              <w:bottom w:val="single" w:sz="4" w:space="0" w:color="auto"/>
              <w:right w:val="single" w:sz="4" w:space="0" w:color="auto"/>
            </w:tcBorders>
            <w:vAlign w:val="center"/>
            <w:hideMark/>
          </w:tcPr>
          <w:p w14:paraId="6BD72C2D" w14:textId="77777777" w:rsidR="00322061" w:rsidRPr="00322061" w:rsidRDefault="00322061" w:rsidP="00322061">
            <w:pPr>
              <w:jc w:val="center"/>
              <w:rPr>
                <w:del w:id="7864" w:author="KPMG_PQH" w:date="2026-04-07T11:25:00Z" w16du:dateUtc="2026-04-07T04:25:00Z"/>
                <w:rFonts w:ascii="Arial" w:hAnsi="Arial" w:cs="Arial"/>
                <w:color w:val="000000"/>
                <w:sz w:val="18"/>
                <w:szCs w:val="18"/>
                <w:lang w:eastAsia="en-US"/>
              </w:rPr>
            </w:pPr>
            <w:del w:id="7865" w:author="KPMG_PQH" w:date="2026-04-07T11:25:00Z" w16du:dateUtc="2026-04-07T04:25:00Z">
              <w:r w:rsidRPr="00322061">
                <w:rPr>
                  <w:rFonts w:ascii="Arial" w:hAnsi="Arial" w:cs="Arial"/>
                  <w:color w:val="000000"/>
                  <w:sz w:val="18"/>
                  <w:szCs w:val="18"/>
                  <w:lang w:eastAsia="en-US"/>
                </w:rPr>
                <w:delText>Sri Lanka</w:delText>
              </w:r>
            </w:del>
          </w:p>
        </w:tc>
        <w:tc>
          <w:tcPr>
            <w:tcW w:w="1498" w:type="pct"/>
            <w:gridSpan w:val="2"/>
            <w:tcBorders>
              <w:top w:val="nil"/>
              <w:left w:val="nil"/>
              <w:bottom w:val="single" w:sz="4" w:space="0" w:color="auto"/>
              <w:right w:val="single" w:sz="4" w:space="0" w:color="auto"/>
            </w:tcBorders>
            <w:vAlign w:val="center"/>
            <w:hideMark/>
          </w:tcPr>
          <w:p w14:paraId="38C6ABF1" w14:textId="77777777" w:rsidR="00322061" w:rsidRPr="00322061" w:rsidRDefault="00322061" w:rsidP="00322061">
            <w:pPr>
              <w:rPr>
                <w:del w:id="7866" w:author="KPMG_PQH" w:date="2026-04-07T11:25:00Z" w16du:dateUtc="2026-04-07T04:25:00Z"/>
                <w:rFonts w:ascii="Arial" w:hAnsi="Arial" w:cs="Arial"/>
                <w:color w:val="000000"/>
                <w:sz w:val="18"/>
                <w:szCs w:val="18"/>
                <w:lang w:eastAsia="en-US"/>
              </w:rPr>
            </w:pPr>
            <w:del w:id="786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354071E6" w14:textId="77777777" w:rsidTr="003B3AC8">
        <w:trPr>
          <w:trHeight w:val="20"/>
          <w:del w:id="786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22775E8" w14:textId="77777777" w:rsidR="00322061" w:rsidRPr="00322061" w:rsidRDefault="00322061" w:rsidP="00322061">
            <w:pPr>
              <w:jc w:val="center"/>
              <w:rPr>
                <w:del w:id="7869" w:author="KPMG_PQH" w:date="2026-04-07T11:25:00Z" w16du:dateUtc="2026-04-07T04:25:00Z"/>
                <w:rFonts w:ascii="Arial" w:hAnsi="Arial" w:cs="Arial"/>
                <w:color w:val="000000"/>
                <w:sz w:val="18"/>
                <w:szCs w:val="18"/>
                <w:lang w:eastAsia="en-US"/>
              </w:rPr>
            </w:pPr>
            <w:del w:id="7870" w:author="KPMG_PQH" w:date="2026-04-07T11:25:00Z" w16du:dateUtc="2026-04-07T04:25:00Z">
              <w:r w:rsidRPr="00322061">
                <w:rPr>
                  <w:rFonts w:ascii="Arial" w:hAnsi="Arial" w:cs="Arial"/>
                  <w:color w:val="000000"/>
                  <w:sz w:val="18"/>
                  <w:szCs w:val="18"/>
                  <w:lang w:eastAsia="en-US"/>
                </w:rPr>
                <w:delText>76</w:delText>
              </w:r>
            </w:del>
          </w:p>
        </w:tc>
        <w:tc>
          <w:tcPr>
            <w:tcW w:w="2352" w:type="pct"/>
            <w:tcBorders>
              <w:top w:val="nil"/>
              <w:left w:val="nil"/>
              <w:bottom w:val="single" w:sz="4" w:space="0" w:color="auto"/>
              <w:right w:val="single" w:sz="4" w:space="0" w:color="auto"/>
            </w:tcBorders>
            <w:vAlign w:val="center"/>
            <w:hideMark/>
          </w:tcPr>
          <w:p w14:paraId="0EE2F0D1" w14:textId="77777777" w:rsidR="00322061" w:rsidRPr="00322061" w:rsidRDefault="00322061" w:rsidP="00322061">
            <w:pPr>
              <w:rPr>
                <w:del w:id="7871" w:author="KPMG_PQH" w:date="2026-04-07T11:25:00Z" w16du:dateUtc="2026-04-07T04:25:00Z"/>
                <w:rFonts w:ascii="Arial" w:hAnsi="Arial" w:cs="Arial"/>
                <w:color w:val="000000"/>
                <w:sz w:val="18"/>
                <w:szCs w:val="18"/>
                <w:lang w:eastAsia="en-US"/>
              </w:rPr>
            </w:pPr>
            <w:del w:id="7872" w:author="KPMG_PQH" w:date="2026-04-07T11:25:00Z" w16du:dateUtc="2026-04-07T04:25:00Z">
              <w:r w:rsidRPr="00322061">
                <w:rPr>
                  <w:rFonts w:ascii="Arial" w:hAnsi="Arial" w:cs="Arial"/>
                  <w:color w:val="000000"/>
                  <w:sz w:val="18"/>
                  <w:szCs w:val="18"/>
                  <w:lang w:eastAsia="en-US"/>
                </w:rPr>
                <w:delText>DONGGUAN GOLDEN SUN ABRASIVES CO.,LTD</w:delText>
              </w:r>
            </w:del>
          </w:p>
        </w:tc>
        <w:tc>
          <w:tcPr>
            <w:tcW w:w="846" w:type="pct"/>
            <w:tcBorders>
              <w:top w:val="nil"/>
              <w:left w:val="nil"/>
              <w:bottom w:val="single" w:sz="4" w:space="0" w:color="auto"/>
              <w:right w:val="single" w:sz="4" w:space="0" w:color="auto"/>
            </w:tcBorders>
            <w:vAlign w:val="center"/>
            <w:hideMark/>
          </w:tcPr>
          <w:p w14:paraId="333D49DC" w14:textId="77777777" w:rsidR="00322061" w:rsidRPr="00322061" w:rsidRDefault="00322061" w:rsidP="00322061">
            <w:pPr>
              <w:jc w:val="center"/>
              <w:rPr>
                <w:del w:id="7873" w:author="KPMG_PQH" w:date="2026-04-07T11:25:00Z" w16du:dateUtc="2026-04-07T04:25:00Z"/>
                <w:rFonts w:ascii="Arial" w:hAnsi="Arial" w:cs="Arial"/>
                <w:color w:val="000000"/>
                <w:sz w:val="18"/>
                <w:szCs w:val="18"/>
                <w:lang w:eastAsia="en-US"/>
              </w:rPr>
            </w:pPr>
            <w:del w:id="787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1473EC8" w14:textId="77777777" w:rsidR="00322061" w:rsidRPr="00322061" w:rsidRDefault="00322061" w:rsidP="00322061">
            <w:pPr>
              <w:rPr>
                <w:del w:id="7875" w:author="KPMG_PQH" w:date="2026-04-07T11:25:00Z" w16du:dateUtc="2026-04-07T04:25:00Z"/>
                <w:rFonts w:ascii="Arial" w:hAnsi="Arial" w:cs="Arial"/>
                <w:color w:val="000000"/>
                <w:sz w:val="18"/>
                <w:szCs w:val="18"/>
                <w:lang w:eastAsia="en-US"/>
              </w:rPr>
            </w:pPr>
            <w:del w:id="787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FA7BFDD" w14:textId="77777777" w:rsidTr="003B3AC8">
        <w:trPr>
          <w:trHeight w:val="20"/>
          <w:del w:id="787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5E45F9" w14:textId="77777777" w:rsidR="00322061" w:rsidRPr="00322061" w:rsidRDefault="00322061" w:rsidP="00322061">
            <w:pPr>
              <w:jc w:val="center"/>
              <w:rPr>
                <w:del w:id="7878" w:author="KPMG_PQH" w:date="2026-04-07T11:25:00Z" w16du:dateUtc="2026-04-07T04:25:00Z"/>
                <w:rFonts w:ascii="Arial" w:hAnsi="Arial" w:cs="Arial"/>
                <w:color w:val="000000"/>
                <w:sz w:val="18"/>
                <w:szCs w:val="18"/>
                <w:lang w:eastAsia="en-US"/>
              </w:rPr>
            </w:pPr>
            <w:del w:id="7879" w:author="KPMG_PQH" w:date="2026-04-07T11:25:00Z" w16du:dateUtc="2026-04-07T04:25:00Z">
              <w:r w:rsidRPr="00322061">
                <w:rPr>
                  <w:rFonts w:ascii="Arial" w:hAnsi="Arial" w:cs="Arial"/>
                  <w:color w:val="000000"/>
                  <w:sz w:val="18"/>
                  <w:szCs w:val="18"/>
                  <w:lang w:eastAsia="en-US"/>
                </w:rPr>
                <w:delText>77</w:delText>
              </w:r>
            </w:del>
          </w:p>
        </w:tc>
        <w:tc>
          <w:tcPr>
            <w:tcW w:w="2352" w:type="pct"/>
            <w:tcBorders>
              <w:top w:val="nil"/>
              <w:left w:val="nil"/>
              <w:bottom w:val="single" w:sz="4" w:space="0" w:color="auto"/>
              <w:right w:val="single" w:sz="4" w:space="0" w:color="auto"/>
            </w:tcBorders>
            <w:vAlign w:val="center"/>
            <w:hideMark/>
          </w:tcPr>
          <w:p w14:paraId="2FAF0486" w14:textId="77777777" w:rsidR="00322061" w:rsidRPr="00322061" w:rsidRDefault="00322061" w:rsidP="00322061">
            <w:pPr>
              <w:rPr>
                <w:del w:id="7880" w:author="KPMG_PQH" w:date="2026-04-07T11:25:00Z" w16du:dateUtc="2026-04-07T04:25:00Z"/>
                <w:rFonts w:ascii="Arial" w:hAnsi="Arial" w:cs="Arial"/>
                <w:color w:val="000000"/>
                <w:sz w:val="18"/>
                <w:szCs w:val="18"/>
                <w:lang w:eastAsia="en-US"/>
              </w:rPr>
            </w:pPr>
            <w:del w:id="7881" w:author="KPMG_PQH" w:date="2026-04-07T11:25:00Z" w16du:dateUtc="2026-04-07T04:25:00Z">
              <w:r w:rsidRPr="00322061">
                <w:rPr>
                  <w:rFonts w:ascii="Arial" w:hAnsi="Arial" w:cs="Arial"/>
                  <w:color w:val="000000"/>
                  <w:sz w:val="18"/>
                  <w:szCs w:val="18"/>
                  <w:lang w:eastAsia="en-US"/>
                </w:rPr>
                <w:delText>DORSAVI LTD</w:delText>
              </w:r>
            </w:del>
          </w:p>
        </w:tc>
        <w:tc>
          <w:tcPr>
            <w:tcW w:w="846" w:type="pct"/>
            <w:tcBorders>
              <w:top w:val="nil"/>
              <w:left w:val="nil"/>
              <w:bottom w:val="single" w:sz="4" w:space="0" w:color="auto"/>
              <w:right w:val="single" w:sz="4" w:space="0" w:color="auto"/>
            </w:tcBorders>
            <w:vAlign w:val="center"/>
            <w:hideMark/>
          </w:tcPr>
          <w:p w14:paraId="684D62D1" w14:textId="77777777" w:rsidR="00322061" w:rsidRPr="00322061" w:rsidRDefault="00322061" w:rsidP="00322061">
            <w:pPr>
              <w:jc w:val="center"/>
              <w:rPr>
                <w:del w:id="7882" w:author="KPMG_PQH" w:date="2026-04-07T11:25:00Z" w16du:dateUtc="2026-04-07T04:25:00Z"/>
                <w:rFonts w:ascii="Arial" w:hAnsi="Arial" w:cs="Arial"/>
                <w:color w:val="000000"/>
                <w:sz w:val="18"/>
                <w:szCs w:val="18"/>
                <w:lang w:eastAsia="en-US"/>
              </w:rPr>
            </w:pPr>
            <w:del w:id="7883"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7BD4D978" w14:textId="77777777" w:rsidR="00322061" w:rsidRPr="00322061" w:rsidRDefault="00322061" w:rsidP="00322061">
            <w:pPr>
              <w:rPr>
                <w:del w:id="7884" w:author="KPMG_PQH" w:date="2026-04-07T11:25:00Z" w16du:dateUtc="2026-04-07T04:25:00Z"/>
                <w:rFonts w:ascii="Arial" w:hAnsi="Arial" w:cs="Arial"/>
                <w:color w:val="000000"/>
                <w:sz w:val="18"/>
                <w:szCs w:val="18"/>
                <w:lang w:eastAsia="en-US"/>
              </w:rPr>
            </w:pPr>
            <w:del w:id="788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C0FD862" w14:textId="77777777" w:rsidTr="003B3AC8">
        <w:trPr>
          <w:trHeight w:val="20"/>
          <w:del w:id="788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1785115" w14:textId="77777777" w:rsidR="00322061" w:rsidRPr="00322061" w:rsidRDefault="00322061" w:rsidP="00322061">
            <w:pPr>
              <w:jc w:val="center"/>
              <w:rPr>
                <w:del w:id="7887" w:author="KPMG_PQH" w:date="2026-04-07T11:25:00Z" w16du:dateUtc="2026-04-07T04:25:00Z"/>
                <w:rFonts w:ascii="Arial" w:hAnsi="Arial" w:cs="Arial"/>
                <w:color w:val="000000"/>
                <w:sz w:val="18"/>
                <w:szCs w:val="18"/>
                <w:lang w:eastAsia="en-US"/>
              </w:rPr>
            </w:pPr>
            <w:del w:id="7888" w:author="KPMG_PQH" w:date="2026-04-07T11:25:00Z" w16du:dateUtc="2026-04-07T04:25:00Z">
              <w:r w:rsidRPr="00322061">
                <w:rPr>
                  <w:rFonts w:ascii="Arial" w:hAnsi="Arial" w:cs="Arial"/>
                  <w:color w:val="000000"/>
                  <w:sz w:val="18"/>
                  <w:szCs w:val="18"/>
                  <w:lang w:eastAsia="en-US"/>
                </w:rPr>
                <w:delText>78</w:delText>
              </w:r>
            </w:del>
          </w:p>
        </w:tc>
        <w:tc>
          <w:tcPr>
            <w:tcW w:w="2352" w:type="pct"/>
            <w:tcBorders>
              <w:top w:val="nil"/>
              <w:left w:val="nil"/>
              <w:bottom w:val="single" w:sz="4" w:space="0" w:color="auto"/>
              <w:right w:val="single" w:sz="4" w:space="0" w:color="auto"/>
            </w:tcBorders>
            <w:vAlign w:val="center"/>
            <w:hideMark/>
          </w:tcPr>
          <w:p w14:paraId="0FCB7DA1" w14:textId="77777777" w:rsidR="00322061" w:rsidRPr="00322061" w:rsidRDefault="00322061" w:rsidP="00322061">
            <w:pPr>
              <w:rPr>
                <w:del w:id="7889" w:author="KPMG_PQH" w:date="2026-04-07T11:25:00Z" w16du:dateUtc="2026-04-07T04:25:00Z"/>
                <w:rFonts w:ascii="Arial" w:hAnsi="Arial" w:cs="Arial"/>
                <w:color w:val="000000"/>
                <w:sz w:val="18"/>
                <w:szCs w:val="18"/>
                <w:lang w:eastAsia="en-US"/>
              </w:rPr>
            </w:pPr>
            <w:del w:id="7890" w:author="KPMG_PQH" w:date="2026-04-07T11:25:00Z" w16du:dateUtc="2026-04-07T04:25:00Z">
              <w:r w:rsidRPr="00322061">
                <w:rPr>
                  <w:rFonts w:ascii="Arial" w:hAnsi="Arial" w:cs="Arial"/>
                  <w:color w:val="000000"/>
                  <w:sz w:val="18"/>
                  <w:szCs w:val="18"/>
                  <w:lang w:eastAsia="en-US"/>
                </w:rPr>
                <w:delText>DREKKAR KINGSWAY LIMITED</w:delText>
              </w:r>
            </w:del>
          </w:p>
        </w:tc>
        <w:tc>
          <w:tcPr>
            <w:tcW w:w="846" w:type="pct"/>
            <w:tcBorders>
              <w:top w:val="nil"/>
              <w:left w:val="nil"/>
              <w:bottom w:val="single" w:sz="4" w:space="0" w:color="auto"/>
              <w:right w:val="single" w:sz="4" w:space="0" w:color="auto"/>
            </w:tcBorders>
            <w:vAlign w:val="center"/>
            <w:hideMark/>
          </w:tcPr>
          <w:p w14:paraId="0C9F4BA7" w14:textId="77777777" w:rsidR="00322061" w:rsidRPr="00322061" w:rsidRDefault="00322061" w:rsidP="00322061">
            <w:pPr>
              <w:jc w:val="center"/>
              <w:rPr>
                <w:del w:id="7891" w:author="KPMG_PQH" w:date="2026-04-07T11:25:00Z" w16du:dateUtc="2026-04-07T04:25:00Z"/>
                <w:rFonts w:ascii="Arial" w:hAnsi="Arial" w:cs="Arial"/>
                <w:color w:val="000000"/>
                <w:sz w:val="18"/>
                <w:szCs w:val="18"/>
                <w:lang w:eastAsia="en-US"/>
              </w:rPr>
            </w:pPr>
            <w:del w:id="7892"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5626080E" w14:textId="77777777" w:rsidR="00322061" w:rsidRPr="00322061" w:rsidRDefault="00322061" w:rsidP="00322061">
            <w:pPr>
              <w:rPr>
                <w:del w:id="7893" w:author="KPMG_PQH" w:date="2026-04-07T11:25:00Z" w16du:dateUtc="2026-04-07T04:25:00Z"/>
                <w:rFonts w:ascii="Arial" w:hAnsi="Arial" w:cs="Arial"/>
                <w:color w:val="000000"/>
                <w:sz w:val="18"/>
                <w:szCs w:val="18"/>
                <w:lang w:eastAsia="en-US"/>
              </w:rPr>
            </w:pPr>
            <w:del w:id="7894"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0950CB99" w14:textId="77777777" w:rsidTr="003B3AC8">
        <w:trPr>
          <w:trHeight w:val="20"/>
          <w:del w:id="789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6ECCC2A" w14:textId="77777777" w:rsidR="00322061" w:rsidRPr="00322061" w:rsidRDefault="00322061" w:rsidP="00322061">
            <w:pPr>
              <w:jc w:val="center"/>
              <w:rPr>
                <w:del w:id="7896" w:author="KPMG_PQH" w:date="2026-04-07T11:25:00Z" w16du:dateUtc="2026-04-07T04:25:00Z"/>
                <w:rFonts w:ascii="Arial" w:hAnsi="Arial" w:cs="Arial"/>
                <w:color w:val="000000"/>
                <w:sz w:val="18"/>
                <w:szCs w:val="18"/>
                <w:lang w:eastAsia="en-US"/>
              </w:rPr>
            </w:pPr>
            <w:del w:id="7897" w:author="KPMG_PQH" w:date="2026-04-07T11:25:00Z" w16du:dateUtc="2026-04-07T04:25:00Z">
              <w:r w:rsidRPr="00322061">
                <w:rPr>
                  <w:rFonts w:ascii="Arial" w:hAnsi="Arial" w:cs="Arial"/>
                  <w:color w:val="000000"/>
                  <w:sz w:val="18"/>
                  <w:szCs w:val="18"/>
                  <w:lang w:eastAsia="en-US"/>
                </w:rPr>
                <w:lastRenderedPageBreak/>
                <w:delText>79</w:delText>
              </w:r>
            </w:del>
          </w:p>
        </w:tc>
        <w:tc>
          <w:tcPr>
            <w:tcW w:w="2352" w:type="pct"/>
            <w:tcBorders>
              <w:top w:val="nil"/>
              <w:left w:val="nil"/>
              <w:bottom w:val="single" w:sz="4" w:space="0" w:color="auto"/>
              <w:right w:val="single" w:sz="4" w:space="0" w:color="auto"/>
            </w:tcBorders>
            <w:vAlign w:val="center"/>
            <w:hideMark/>
          </w:tcPr>
          <w:p w14:paraId="556159AC" w14:textId="77777777" w:rsidR="00322061" w:rsidRPr="00322061" w:rsidRDefault="00322061" w:rsidP="00322061">
            <w:pPr>
              <w:rPr>
                <w:del w:id="7898" w:author="KPMG_PQH" w:date="2026-04-07T11:25:00Z" w16du:dateUtc="2026-04-07T04:25:00Z"/>
                <w:rFonts w:ascii="Arial" w:hAnsi="Arial" w:cs="Arial"/>
                <w:color w:val="000000"/>
                <w:sz w:val="18"/>
                <w:szCs w:val="18"/>
                <w:lang w:eastAsia="en-US"/>
              </w:rPr>
            </w:pPr>
            <w:del w:id="7899" w:author="KPMG_PQH" w:date="2026-04-07T11:25:00Z" w16du:dateUtc="2026-04-07T04:25:00Z">
              <w:r w:rsidRPr="00322061">
                <w:rPr>
                  <w:rFonts w:ascii="Arial" w:hAnsi="Arial" w:cs="Arial"/>
                  <w:color w:val="000000"/>
                  <w:sz w:val="18"/>
                  <w:szCs w:val="18"/>
                  <w:lang w:eastAsia="en-US"/>
                </w:rPr>
                <w:delText>DYACO INTERNATIONAL INC</w:delText>
              </w:r>
            </w:del>
          </w:p>
        </w:tc>
        <w:tc>
          <w:tcPr>
            <w:tcW w:w="846" w:type="pct"/>
            <w:tcBorders>
              <w:top w:val="nil"/>
              <w:left w:val="nil"/>
              <w:bottom w:val="single" w:sz="4" w:space="0" w:color="auto"/>
              <w:right w:val="single" w:sz="4" w:space="0" w:color="auto"/>
            </w:tcBorders>
            <w:vAlign w:val="center"/>
            <w:hideMark/>
          </w:tcPr>
          <w:p w14:paraId="12BA0357" w14:textId="77777777" w:rsidR="00322061" w:rsidRPr="00322061" w:rsidRDefault="00322061" w:rsidP="00322061">
            <w:pPr>
              <w:jc w:val="center"/>
              <w:rPr>
                <w:del w:id="7900" w:author="KPMG_PQH" w:date="2026-04-07T11:25:00Z" w16du:dateUtc="2026-04-07T04:25:00Z"/>
                <w:rFonts w:ascii="Arial" w:hAnsi="Arial" w:cs="Arial"/>
                <w:color w:val="000000"/>
                <w:sz w:val="18"/>
                <w:szCs w:val="18"/>
                <w:lang w:eastAsia="en-US"/>
              </w:rPr>
            </w:pPr>
            <w:del w:id="790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051ECAA5" w14:textId="77777777" w:rsidR="00322061" w:rsidRPr="00322061" w:rsidRDefault="00322061" w:rsidP="00322061">
            <w:pPr>
              <w:rPr>
                <w:del w:id="7902" w:author="KPMG_PQH" w:date="2026-04-07T11:25:00Z" w16du:dateUtc="2026-04-07T04:25:00Z"/>
                <w:rFonts w:ascii="Arial" w:hAnsi="Arial" w:cs="Arial"/>
                <w:color w:val="000000"/>
                <w:sz w:val="18"/>
                <w:szCs w:val="18"/>
                <w:lang w:eastAsia="en-US"/>
              </w:rPr>
            </w:pPr>
            <w:del w:id="790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B660EC3" w14:textId="77777777" w:rsidTr="003B3AC8">
        <w:trPr>
          <w:trHeight w:val="20"/>
          <w:del w:id="790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B9F7423" w14:textId="77777777" w:rsidR="00322061" w:rsidRPr="00322061" w:rsidRDefault="00322061" w:rsidP="00322061">
            <w:pPr>
              <w:jc w:val="center"/>
              <w:rPr>
                <w:del w:id="7905" w:author="KPMG_PQH" w:date="2026-04-07T11:25:00Z" w16du:dateUtc="2026-04-07T04:25:00Z"/>
                <w:rFonts w:ascii="Arial" w:hAnsi="Arial" w:cs="Arial"/>
                <w:color w:val="000000"/>
                <w:sz w:val="18"/>
                <w:szCs w:val="18"/>
                <w:lang w:eastAsia="en-US"/>
              </w:rPr>
            </w:pPr>
            <w:del w:id="7906" w:author="KPMG_PQH" w:date="2026-04-07T11:25:00Z" w16du:dateUtc="2026-04-07T04:25:00Z">
              <w:r w:rsidRPr="00322061">
                <w:rPr>
                  <w:rFonts w:ascii="Arial" w:hAnsi="Arial" w:cs="Arial"/>
                  <w:color w:val="000000"/>
                  <w:sz w:val="18"/>
                  <w:szCs w:val="18"/>
                  <w:lang w:eastAsia="en-US"/>
                </w:rPr>
                <w:delText>80</w:delText>
              </w:r>
            </w:del>
          </w:p>
        </w:tc>
        <w:tc>
          <w:tcPr>
            <w:tcW w:w="2352" w:type="pct"/>
            <w:tcBorders>
              <w:top w:val="nil"/>
              <w:left w:val="nil"/>
              <w:bottom w:val="single" w:sz="4" w:space="0" w:color="auto"/>
              <w:right w:val="single" w:sz="4" w:space="0" w:color="auto"/>
            </w:tcBorders>
            <w:vAlign w:val="center"/>
            <w:hideMark/>
          </w:tcPr>
          <w:p w14:paraId="2F374E77" w14:textId="77777777" w:rsidR="00322061" w:rsidRPr="00322061" w:rsidRDefault="00322061" w:rsidP="00322061">
            <w:pPr>
              <w:rPr>
                <w:del w:id="7907" w:author="KPMG_PQH" w:date="2026-04-07T11:25:00Z" w16du:dateUtc="2026-04-07T04:25:00Z"/>
                <w:rFonts w:ascii="Arial" w:hAnsi="Arial" w:cs="Arial"/>
                <w:color w:val="000000"/>
                <w:sz w:val="18"/>
                <w:szCs w:val="18"/>
                <w:lang w:eastAsia="en-US"/>
              </w:rPr>
            </w:pPr>
            <w:del w:id="7908" w:author="KPMG_PQH" w:date="2026-04-07T11:25:00Z" w16du:dateUtc="2026-04-07T04:25:00Z">
              <w:r w:rsidRPr="00322061">
                <w:rPr>
                  <w:rFonts w:ascii="Arial" w:hAnsi="Arial" w:cs="Arial"/>
                  <w:color w:val="000000"/>
                  <w:sz w:val="18"/>
                  <w:szCs w:val="18"/>
                  <w:lang w:eastAsia="en-US"/>
                </w:rPr>
                <w:delText>DYNAMIC PRECISION INDUSTRY CORPORATION</w:delText>
              </w:r>
            </w:del>
          </w:p>
        </w:tc>
        <w:tc>
          <w:tcPr>
            <w:tcW w:w="846" w:type="pct"/>
            <w:tcBorders>
              <w:top w:val="nil"/>
              <w:left w:val="nil"/>
              <w:bottom w:val="single" w:sz="4" w:space="0" w:color="auto"/>
              <w:right w:val="single" w:sz="4" w:space="0" w:color="auto"/>
            </w:tcBorders>
            <w:vAlign w:val="center"/>
            <w:hideMark/>
          </w:tcPr>
          <w:p w14:paraId="77C9E67F" w14:textId="77777777" w:rsidR="00322061" w:rsidRPr="00322061" w:rsidRDefault="00322061" w:rsidP="00322061">
            <w:pPr>
              <w:jc w:val="center"/>
              <w:rPr>
                <w:del w:id="7909" w:author="KPMG_PQH" w:date="2026-04-07T11:25:00Z" w16du:dateUtc="2026-04-07T04:25:00Z"/>
                <w:rFonts w:ascii="Arial" w:hAnsi="Arial" w:cs="Arial"/>
                <w:color w:val="000000"/>
                <w:sz w:val="18"/>
                <w:szCs w:val="18"/>
                <w:lang w:eastAsia="en-US"/>
              </w:rPr>
            </w:pPr>
            <w:del w:id="7910"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79C89FB" w14:textId="77777777" w:rsidR="00322061" w:rsidRPr="00322061" w:rsidRDefault="00322061" w:rsidP="00322061">
            <w:pPr>
              <w:rPr>
                <w:del w:id="7911" w:author="KPMG_PQH" w:date="2026-04-07T11:25:00Z" w16du:dateUtc="2026-04-07T04:25:00Z"/>
                <w:rFonts w:ascii="Arial" w:hAnsi="Arial" w:cs="Arial"/>
                <w:color w:val="000000"/>
                <w:sz w:val="18"/>
                <w:szCs w:val="18"/>
                <w:lang w:eastAsia="en-US"/>
              </w:rPr>
            </w:pPr>
            <w:del w:id="791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67CB379" w14:textId="77777777" w:rsidTr="003B3AC8">
        <w:trPr>
          <w:trHeight w:val="20"/>
          <w:del w:id="791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55151F7" w14:textId="77777777" w:rsidR="00322061" w:rsidRPr="00322061" w:rsidRDefault="00322061" w:rsidP="00322061">
            <w:pPr>
              <w:jc w:val="center"/>
              <w:rPr>
                <w:del w:id="7914" w:author="KPMG_PQH" w:date="2026-04-07T11:25:00Z" w16du:dateUtc="2026-04-07T04:25:00Z"/>
                <w:rFonts w:ascii="Arial" w:hAnsi="Arial" w:cs="Arial"/>
                <w:color w:val="000000"/>
                <w:sz w:val="18"/>
                <w:szCs w:val="18"/>
                <w:lang w:eastAsia="en-US"/>
              </w:rPr>
            </w:pPr>
            <w:del w:id="7915" w:author="KPMG_PQH" w:date="2026-04-07T11:25:00Z" w16du:dateUtc="2026-04-07T04:25:00Z">
              <w:r w:rsidRPr="00322061">
                <w:rPr>
                  <w:rFonts w:ascii="Arial" w:hAnsi="Arial" w:cs="Arial"/>
                  <w:color w:val="000000"/>
                  <w:sz w:val="18"/>
                  <w:szCs w:val="18"/>
                  <w:lang w:eastAsia="en-US"/>
                </w:rPr>
                <w:delText>81</w:delText>
              </w:r>
            </w:del>
          </w:p>
        </w:tc>
        <w:tc>
          <w:tcPr>
            <w:tcW w:w="2352" w:type="pct"/>
            <w:tcBorders>
              <w:top w:val="nil"/>
              <w:left w:val="nil"/>
              <w:bottom w:val="single" w:sz="4" w:space="0" w:color="auto"/>
              <w:right w:val="single" w:sz="4" w:space="0" w:color="auto"/>
            </w:tcBorders>
            <w:vAlign w:val="center"/>
            <w:hideMark/>
          </w:tcPr>
          <w:p w14:paraId="5BC245C6" w14:textId="77777777" w:rsidR="00322061" w:rsidRPr="00322061" w:rsidRDefault="00322061" w:rsidP="00322061">
            <w:pPr>
              <w:rPr>
                <w:del w:id="7916" w:author="KPMG_PQH" w:date="2026-04-07T11:25:00Z" w16du:dateUtc="2026-04-07T04:25:00Z"/>
                <w:rFonts w:ascii="Arial" w:hAnsi="Arial" w:cs="Arial"/>
                <w:color w:val="000000"/>
                <w:sz w:val="18"/>
                <w:szCs w:val="18"/>
                <w:lang w:eastAsia="en-US"/>
              </w:rPr>
            </w:pPr>
            <w:del w:id="7917" w:author="KPMG_PQH" w:date="2026-04-07T11:25:00Z" w16du:dateUtc="2026-04-07T04:25:00Z">
              <w:r w:rsidRPr="00322061">
                <w:rPr>
                  <w:rFonts w:ascii="Arial" w:hAnsi="Arial" w:cs="Arial"/>
                  <w:color w:val="000000"/>
                  <w:sz w:val="18"/>
                  <w:szCs w:val="18"/>
                  <w:lang w:eastAsia="en-US"/>
                </w:rPr>
                <w:delText>EAST ASIA HOLDINGS INVESTMENT LIMITED</w:delText>
              </w:r>
            </w:del>
          </w:p>
        </w:tc>
        <w:tc>
          <w:tcPr>
            <w:tcW w:w="846" w:type="pct"/>
            <w:tcBorders>
              <w:top w:val="nil"/>
              <w:left w:val="nil"/>
              <w:bottom w:val="single" w:sz="4" w:space="0" w:color="auto"/>
              <w:right w:val="single" w:sz="4" w:space="0" w:color="auto"/>
            </w:tcBorders>
            <w:vAlign w:val="center"/>
            <w:hideMark/>
          </w:tcPr>
          <w:p w14:paraId="46FB9CFD" w14:textId="77777777" w:rsidR="00322061" w:rsidRPr="00322061" w:rsidRDefault="00322061" w:rsidP="00322061">
            <w:pPr>
              <w:jc w:val="center"/>
              <w:rPr>
                <w:del w:id="7918" w:author="KPMG_PQH" w:date="2026-04-07T11:25:00Z" w16du:dateUtc="2026-04-07T04:25:00Z"/>
                <w:rFonts w:ascii="Arial" w:hAnsi="Arial" w:cs="Arial"/>
                <w:color w:val="000000"/>
                <w:sz w:val="18"/>
                <w:szCs w:val="18"/>
                <w:lang w:eastAsia="en-US"/>
              </w:rPr>
            </w:pPr>
            <w:del w:id="7919" w:author="KPMG_PQH" w:date="2026-04-07T11:25:00Z" w16du:dateUtc="2026-04-07T04:25:00Z">
              <w:r w:rsidRPr="00322061">
                <w:rPr>
                  <w:rFonts w:ascii="Arial" w:hAnsi="Arial" w:cs="Arial"/>
                  <w:color w:val="000000"/>
                  <w:sz w:val="18"/>
                  <w:szCs w:val="18"/>
                  <w:lang w:eastAsia="en-US"/>
                </w:rPr>
                <w:delText>Hong Kong SAR, China</w:delText>
              </w:r>
            </w:del>
          </w:p>
        </w:tc>
        <w:tc>
          <w:tcPr>
            <w:tcW w:w="1498" w:type="pct"/>
            <w:gridSpan w:val="2"/>
            <w:tcBorders>
              <w:top w:val="nil"/>
              <w:left w:val="nil"/>
              <w:bottom w:val="single" w:sz="4" w:space="0" w:color="auto"/>
              <w:right w:val="single" w:sz="4" w:space="0" w:color="auto"/>
            </w:tcBorders>
            <w:vAlign w:val="center"/>
            <w:hideMark/>
          </w:tcPr>
          <w:p w14:paraId="3DC26A81" w14:textId="77777777" w:rsidR="00322061" w:rsidRPr="00322061" w:rsidRDefault="00322061" w:rsidP="00322061">
            <w:pPr>
              <w:rPr>
                <w:del w:id="7920" w:author="KPMG_PQH" w:date="2026-04-07T11:25:00Z" w16du:dateUtc="2026-04-07T04:25:00Z"/>
                <w:rFonts w:ascii="Arial" w:hAnsi="Arial" w:cs="Arial"/>
                <w:color w:val="000000"/>
                <w:sz w:val="18"/>
                <w:szCs w:val="18"/>
                <w:lang w:eastAsia="en-US"/>
              </w:rPr>
            </w:pPr>
            <w:del w:id="792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5AF6730" w14:textId="77777777" w:rsidTr="003B3AC8">
        <w:trPr>
          <w:trHeight w:val="20"/>
          <w:del w:id="792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8FE1647" w14:textId="77777777" w:rsidR="00322061" w:rsidRPr="00322061" w:rsidRDefault="00322061" w:rsidP="00322061">
            <w:pPr>
              <w:jc w:val="center"/>
              <w:rPr>
                <w:del w:id="7923" w:author="KPMG_PQH" w:date="2026-04-07T11:25:00Z" w16du:dateUtc="2026-04-07T04:25:00Z"/>
                <w:rFonts w:ascii="Arial" w:hAnsi="Arial" w:cs="Arial"/>
                <w:color w:val="000000"/>
                <w:sz w:val="18"/>
                <w:szCs w:val="18"/>
                <w:lang w:eastAsia="en-US"/>
              </w:rPr>
            </w:pPr>
            <w:del w:id="7924" w:author="KPMG_PQH" w:date="2026-04-07T11:25:00Z" w16du:dateUtc="2026-04-07T04:25:00Z">
              <w:r w:rsidRPr="00322061">
                <w:rPr>
                  <w:rFonts w:ascii="Arial" w:hAnsi="Arial" w:cs="Arial"/>
                  <w:color w:val="000000"/>
                  <w:sz w:val="18"/>
                  <w:szCs w:val="18"/>
                  <w:lang w:eastAsia="en-US"/>
                </w:rPr>
                <w:delText>82</w:delText>
              </w:r>
            </w:del>
          </w:p>
        </w:tc>
        <w:tc>
          <w:tcPr>
            <w:tcW w:w="2352" w:type="pct"/>
            <w:tcBorders>
              <w:top w:val="nil"/>
              <w:left w:val="nil"/>
              <w:bottom w:val="single" w:sz="4" w:space="0" w:color="auto"/>
              <w:right w:val="single" w:sz="4" w:space="0" w:color="auto"/>
            </w:tcBorders>
            <w:vAlign w:val="center"/>
            <w:hideMark/>
          </w:tcPr>
          <w:p w14:paraId="26A97C29" w14:textId="77777777" w:rsidR="00322061" w:rsidRPr="00322061" w:rsidRDefault="00322061" w:rsidP="00322061">
            <w:pPr>
              <w:rPr>
                <w:del w:id="7925" w:author="KPMG_PQH" w:date="2026-04-07T11:25:00Z" w16du:dateUtc="2026-04-07T04:25:00Z"/>
                <w:rFonts w:ascii="Arial" w:hAnsi="Arial" w:cs="Arial"/>
                <w:color w:val="000000"/>
                <w:sz w:val="18"/>
                <w:szCs w:val="18"/>
                <w:lang w:eastAsia="en-US"/>
              </w:rPr>
            </w:pPr>
            <w:del w:id="7926" w:author="KPMG_PQH" w:date="2026-04-07T11:25:00Z" w16du:dateUtc="2026-04-07T04:25:00Z">
              <w:r w:rsidRPr="00322061">
                <w:rPr>
                  <w:rFonts w:ascii="Arial" w:hAnsi="Arial" w:cs="Arial"/>
                  <w:color w:val="000000"/>
                  <w:sz w:val="18"/>
                  <w:szCs w:val="18"/>
                  <w:lang w:eastAsia="en-US"/>
                </w:rPr>
                <w:delText>ECOSCIENCE INTERNATIONAL BERHAD</w:delText>
              </w:r>
            </w:del>
          </w:p>
        </w:tc>
        <w:tc>
          <w:tcPr>
            <w:tcW w:w="846" w:type="pct"/>
            <w:tcBorders>
              <w:top w:val="nil"/>
              <w:left w:val="nil"/>
              <w:bottom w:val="single" w:sz="4" w:space="0" w:color="auto"/>
              <w:right w:val="single" w:sz="4" w:space="0" w:color="auto"/>
            </w:tcBorders>
            <w:vAlign w:val="center"/>
            <w:hideMark/>
          </w:tcPr>
          <w:p w14:paraId="4F0CE69E" w14:textId="77777777" w:rsidR="00322061" w:rsidRPr="00322061" w:rsidRDefault="00322061" w:rsidP="00322061">
            <w:pPr>
              <w:jc w:val="center"/>
              <w:rPr>
                <w:del w:id="7927" w:author="KPMG_PQH" w:date="2026-04-07T11:25:00Z" w16du:dateUtc="2026-04-07T04:25:00Z"/>
                <w:rFonts w:ascii="Arial" w:hAnsi="Arial" w:cs="Arial"/>
                <w:color w:val="000000"/>
                <w:sz w:val="18"/>
                <w:szCs w:val="18"/>
                <w:lang w:eastAsia="en-US"/>
              </w:rPr>
            </w:pPr>
            <w:del w:id="7928"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3CF81E4E" w14:textId="77777777" w:rsidR="00322061" w:rsidRPr="00322061" w:rsidRDefault="00322061" w:rsidP="00322061">
            <w:pPr>
              <w:rPr>
                <w:del w:id="7929" w:author="KPMG_PQH" w:date="2026-04-07T11:25:00Z" w16du:dateUtc="2026-04-07T04:25:00Z"/>
                <w:rFonts w:ascii="Arial" w:hAnsi="Arial" w:cs="Arial"/>
                <w:color w:val="000000"/>
                <w:sz w:val="18"/>
                <w:szCs w:val="18"/>
                <w:lang w:eastAsia="en-US"/>
              </w:rPr>
            </w:pPr>
            <w:del w:id="7930"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02CE7DE5" w14:textId="77777777" w:rsidTr="003B3AC8">
        <w:trPr>
          <w:trHeight w:val="20"/>
          <w:del w:id="793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5164F8B" w14:textId="77777777" w:rsidR="00322061" w:rsidRPr="00322061" w:rsidRDefault="00322061" w:rsidP="00322061">
            <w:pPr>
              <w:jc w:val="center"/>
              <w:rPr>
                <w:del w:id="7932" w:author="KPMG_PQH" w:date="2026-04-07T11:25:00Z" w16du:dateUtc="2026-04-07T04:25:00Z"/>
                <w:rFonts w:ascii="Arial" w:hAnsi="Arial" w:cs="Arial"/>
                <w:color w:val="000000"/>
                <w:sz w:val="18"/>
                <w:szCs w:val="18"/>
                <w:lang w:eastAsia="en-US"/>
              </w:rPr>
            </w:pPr>
            <w:del w:id="7933" w:author="KPMG_PQH" w:date="2026-04-07T11:25:00Z" w16du:dateUtc="2026-04-07T04:25:00Z">
              <w:r w:rsidRPr="00322061">
                <w:rPr>
                  <w:rFonts w:ascii="Arial" w:hAnsi="Arial" w:cs="Arial"/>
                  <w:color w:val="000000"/>
                  <w:sz w:val="18"/>
                  <w:szCs w:val="18"/>
                  <w:lang w:eastAsia="en-US"/>
                </w:rPr>
                <w:delText>83</w:delText>
              </w:r>
            </w:del>
          </w:p>
        </w:tc>
        <w:tc>
          <w:tcPr>
            <w:tcW w:w="2352" w:type="pct"/>
            <w:tcBorders>
              <w:top w:val="nil"/>
              <w:left w:val="nil"/>
              <w:bottom w:val="single" w:sz="4" w:space="0" w:color="auto"/>
              <w:right w:val="single" w:sz="4" w:space="0" w:color="auto"/>
            </w:tcBorders>
            <w:vAlign w:val="center"/>
            <w:hideMark/>
          </w:tcPr>
          <w:p w14:paraId="43F63654" w14:textId="77777777" w:rsidR="00322061" w:rsidRPr="00322061" w:rsidRDefault="00322061" w:rsidP="00322061">
            <w:pPr>
              <w:rPr>
                <w:del w:id="7934" w:author="KPMG_PQH" w:date="2026-04-07T11:25:00Z" w16du:dateUtc="2026-04-07T04:25:00Z"/>
                <w:rFonts w:ascii="Arial" w:hAnsi="Arial" w:cs="Arial"/>
                <w:color w:val="000000"/>
                <w:sz w:val="18"/>
                <w:szCs w:val="18"/>
                <w:lang w:eastAsia="en-US"/>
              </w:rPr>
            </w:pPr>
            <w:del w:id="7935" w:author="KPMG_PQH" w:date="2026-04-07T11:25:00Z" w16du:dateUtc="2026-04-07T04:25:00Z">
              <w:r w:rsidRPr="00322061">
                <w:rPr>
                  <w:rFonts w:ascii="Arial" w:hAnsi="Arial" w:cs="Arial"/>
                  <w:color w:val="000000"/>
                  <w:sz w:val="18"/>
                  <w:szCs w:val="18"/>
                  <w:lang w:eastAsia="en-US"/>
                </w:rPr>
                <w:delText>ENDO MANUFACTURING CO LTD</w:delText>
              </w:r>
            </w:del>
          </w:p>
        </w:tc>
        <w:tc>
          <w:tcPr>
            <w:tcW w:w="846" w:type="pct"/>
            <w:tcBorders>
              <w:top w:val="nil"/>
              <w:left w:val="nil"/>
              <w:bottom w:val="single" w:sz="4" w:space="0" w:color="auto"/>
              <w:right w:val="single" w:sz="4" w:space="0" w:color="auto"/>
            </w:tcBorders>
            <w:vAlign w:val="center"/>
            <w:hideMark/>
          </w:tcPr>
          <w:p w14:paraId="578EFC25" w14:textId="77777777" w:rsidR="00322061" w:rsidRPr="00322061" w:rsidRDefault="00322061" w:rsidP="00322061">
            <w:pPr>
              <w:jc w:val="center"/>
              <w:rPr>
                <w:del w:id="7936" w:author="KPMG_PQH" w:date="2026-04-07T11:25:00Z" w16du:dateUtc="2026-04-07T04:25:00Z"/>
                <w:rFonts w:ascii="Arial" w:hAnsi="Arial" w:cs="Arial"/>
                <w:color w:val="000000"/>
                <w:sz w:val="18"/>
                <w:szCs w:val="18"/>
                <w:lang w:eastAsia="en-US"/>
              </w:rPr>
            </w:pPr>
            <w:del w:id="793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36C0A29" w14:textId="77777777" w:rsidR="00322061" w:rsidRPr="00322061" w:rsidRDefault="00322061" w:rsidP="00322061">
            <w:pPr>
              <w:rPr>
                <w:del w:id="7938" w:author="KPMG_PQH" w:date="2026-04-07T11:25:00Z" w16du:dateUtc="2026-04-07T04:25:00Z"/>
                <w:rFonts w:ascii="Arial" w:hAnsi="Arial" w:cs="Arial"/>
                <w:color w:val="000000"/>
                <w:sz w:val="18"/>
                <w:szCs w:val="18"/>
                <w:lang w:eastAsia="en-US"/>
              </w:rPr>
            </w:pPr>
            <w:del w:id="793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D2A47FD" w14:textId="77777777" w:rsidTr="003B3AC8">
        <w:trPr>
          <w:trHeight w:val="20"/>
          <w:del w:id="794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6C07A1B" w14:textId="77777777" w:rsidR="00322061" w:rsidRPr="00322061" w:rsidRDefault="00322061" w:rsidP="00322061">
            <w:pPr>
              <w:jc w:val="center"/>
              <w:rPr>
                <w:del w:id="7941" w:author="KPMG_PQH" w:date="2026-04-07T11:25:00Z" w16du:dateUtc="2026-04-07T04:25:00Z"/>
                <w:rFonts w:ascii="Arial" w:hAnsi="Arial" w:cs="Arial"/>
                <w:color w:val="000000"/>
                <w:sz w:val="18"/>
                <w:szCs w:val="18"/>
                <w:lang w:eastAsia="en-US"/>
              </w:rPr>
            </w:pPr>
            <w:del w:id="7942" w:author="KPMG_PQH" w:date="2026-04-07T11:25:00Z" w16du:dateUtc="2026-04-07T04:25:00Z">
              <w:r w:rsidRPr="00322061">
                <w:rPr>
                  <w:rFonts w:ascii="Arial" w:hAnsi="Arial" w:cs="Arial"/>
                  <w:color w:val="000000"/>
                  <w:sz w:val="18"/>
                  <w:szCs w:val="18"/>
                  <w:lang w:eastAsia="en-US"/>
                </w:rPr>
                <w:delText>84</w:delText>
              </w:r>
            </w:del>
          </w:p>
        </w:tc>
        <w:tc>
          <w:tcPr>
            <w:tcW w:w="2352" w:type="pct"/>
            <w:tcBorders>
              <w:top w:val="nil"/>
              <w:left w:val="nil"/>
              <w:bottom w:val="single" w:sz="4" w:space="0" w:color="auto"/>
              <w:right w:val="single" w:sz="4" w:space="0" w:color="auto"/>
            </w:tcBorders>
            <w:vAlign w:val="center"/>
            <w:hideMark/>
          </w:tcPr>
          <w:p w14:paraId="61193553" w14:textId="77777777" w:rsidR="00322061" w:rsidRPr="00322061" w:rsidRDefault="00322061" w:rsidP="00322061">
            <w:pPr>
              <w:rPr>
                <w:del w:id="7943" w:author="KPMG_PQH" w:date="2026-04-07T11:25:00Z" w16du:dateUtc="2026-04-07T04:25:00Z"/>
                <w:rFonts w:ascii="Arial" w:hAnsi="Arial" w:cs="Arial"/>
                <w:color w:val="000000"/>
                <w:sz w:val="18"/>
                <w:szCs w:val="18"/>
                <w:lang w:eastAsia="en-US"/>
              </w:rPr>
            </w:pPr>
            <w:del w:id="7944" w:author="KPMG_PQH" w:date="2026-04-07T11:25:00Z" w16du:dateUtc="2026-04-07T04:25:00Z">
              <w:r w:rsidRPr="00322061">
                <w:rPr>
                  <w:rFonts w:ascii="Arial" w:hAnsi="Arial" w:cs="Arial"/>
                  <w:color w:val="000000"/>
                  <w:sz w:val="18"/>
                  <w:szCs w:val="18"/>
                  <w:lang w:eastAsia="en-US"/>
                </w:rPr>
                <w:delText>EURO LEDER FASHION LIMITED</w:delText>
              </w:r>
            </w:del>
          </w:p>
        </w:tc>
        <w:tc>
          <w:tcPr>
            <w:tcW w:w="846" w:type="pct"/>
            <w:tcBorders>
              <w:top w:val="nil"/>
              <w:left w:val="nil"/>
              <w:bottom w:val="single" w:sz="4" w:space="0" w:color="auto"/>
              <w:right w:val="single" w:sz="4" w:space="0" w:color="auto"/>
            </w:tcBorders>
            <w:vAlign w:val="center"/>
            <w:hideMark/>
          </w:tcPr>
          <w:p w14:paraId="1F1FA7FE" w14:textId="77777777" w:rsidR="00322061" w:rsidRPr="00322061" w:rsidRDefault="00322061" w:rsidP="00322061">
            <w:pPr>
              <w:jc w:val="center"/>
              <w:rPr>
                <w:del w:id="7945" w:author="KPMG_PQH" w:date="2026-04-07T11:25:00Z" w16du:dateUtc="2026-04-07T04:25:00Z"/>
                <w:rFonts w:ascii="Arial" w:hAnsi="Arial" w:cs="Arial"/>
                <w:color w:val="000000"/>
                <w:sz w:val="18"/>
                <w:szCs w:val="18"/>
                <w:lang w:eastAsia="en-US"/>
              </w:rPr>
            </w:pPr>
            <w:del w:id="7946"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C7C71E6" w14:textId="77777777" w:rsidR="00322061" w:rsidRPr="00322061" w:rsidRDefault="00322061" w:rsidP="00322061">
            <w:pPr>
              <w:rPr>
                <w:del w:id="7947" w:author="KPMG_PQH" w:date="2026-04-07T11:25:00Z" w16du:dateUtc="2026-04-07T04:25:00Z"/>
                <w:rFonts w:ascii="Arial" w:hAnsi="Arial" w:cs="Arial"/>
                <w:color w:val="000000"/>
                <w:sz w:val="18"/>
                <w:szCs w:val="18"/>
                <w:lang w:eastAsia="en-US"/>
              </w:rPr>
            </w:pPr>
            <w:del w:id="794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C6F6F6D" w14:textId="77777777" w:rsidTr="003B3AC8">
        <w:trPr>
          <w:trHeight w:val="20"/>
          <w:del w:id="794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A18A109" w14:textId="77777777" w:rsidR="00322061" w:rsidRPr="00322061" w:rsidRDefault="00322061" w:rsidP="00322061">
            <w:pPr>
              <w:jc w:val="center"/>
              <w:rPr>
                <w:del w:id="7950" w:author="KPMG_PQH" w:date="2026-04-07T11:25:00Z" w16du:dateUtc="2026-04-07T04:25:00Z"/>
                <w:rFonts w:ascii="Arial" w:hAnsi="Arial" w:cs="Arial"/>
                <w:color w:val="000000"/>
                <w:sz w:val="18"/>
                <w:szCs w:val="18"/>
                <w:lang w:eastAsia="en-US"/>
              </w:rPr>
            </w:pPr>
            <w:del w:id="7951" w:author="KPMG_PQH" w:date="2026-04-07T11:25:00Z" w16du:dateUtc="2026-04-07T04:25:00Z">
              <w:r w:rsidRPr="00322061">
                <w:rPr>
                  <w:rFonts w:ascii="Arial" w:hAnsi="Arial" w:cs="Arial"/>
                  <w:color w:val="000000"/>
                  <w:sz w:val="18"/>
                  <w:szCs w:val="18"/>
                  <w:lang w:eastAsia="en-US"/>
                </w:rPr>
                <w:delText>85</w:delText>
              </w:r>
            </w:del>
          </w:p>
        </w:tc>
        <w:tc>
          <w:tcPr>
            <w:tcW w:w="2352" w:type="pct"/>
            <w:tcBorders>
              <w:top w:val="nil"/>
              <w:left w:val="nil"/>
              <w:bottom w:val="single" w:sz="4" w:space="0" w:color="auto"/>
              <w:right w:val="single" w:sz="4" w:space="0" w:color="auto"/>
            </w:tcBorders>
            <w:vAlign w:val="center"/>
            <w:hideMark/>
          </w:tcPr>
          <w:p w14:paraId="6DE68DF0" w14:textId="77777777" w:rsidR="00322061" w:rsidRPr="00322061" w:rsidRDefault="00322061" w:rsidP="00322061">
            <w:pPr>
              <w:rPr>
                <w:del w:id="7952" w:author="KPMG_PQH" w:date="2026-04-07T11:25:00Z" w16du:dateUtc="2026-04-07T04:25:00Z"/>
                <w:rFonts w:ascii="Arial" w:hAnsi="Arial" w:cs="Arial"/>
                <w:color w:val="000000"/>
                <w:sz w:val="18"/>
                <w:szCs w:val="18"/>
                <w:lang w:eastAsia="en-US"/>
              </w:rPr>
            </w:pPr>
            <w:del w:id="7953" w:author="KPMG_PQH" w:date="2026-04-07T11:25:00Z" w16du:dateUtc="2026-04-07T04:25:00Z">
              <w:r w:rsidRPr="00322061">
                <w:rPr>
                  <w:rFonts w:ascii="Arial" w:hAnsi="Arial" w:cs="Arial"/>
                  <w:color w:val="000000"/>
                  <w:sz w:val="18"/>
                  <w:szCs w:val="18"/>
                  <w:lang w:eastAsia="en-US"/>
                </w:rPr>
                <w:delText>EVA AIRWAYS CORPORATION</w:delText>
              </w:r>
            </w:del>
          </w:p>
        </w:tc>
        <w:tc>
          <w:tcPr>
            <w:tcW w:w="846" w:type="pct"/>
            <w:tcBorders>
              <w:top w:val="nil"/>
              <w:left w:val="nil"/>
              <w:bottom w:val="single" w:sz="4" w:space="0" w:color="auto"/>
              <w:right w:val="single" w:sz="4" w:space="0" w:color="auto"/>
            </w:tcBorders>
            <w:vAlign w:val="center"/>
            <w:hideMark/>
          </w:tcPr>
          <w:p w14:paraId="40E02ED1" w14:textId="77777777" w:rsidR="00322061" w:rsidRPr="00322061" w:rsidRDefault="00322061" w:rsidP="00322061">
            <w:pPr>
              <w:jc w:val="center"/>
              <w:rPr>
                <w:del w:id="7954" w:author="KPMG_PQH" w:date="2026-04-07T11:25:00Z" w16du:dateUtc="2026-04-07T04:25:00Z"/>
                <w:rFonts w:ascii="Arial" w:hAnsi="Arial" w:cs="Arial"/>
                <w:color w:val="000000"/>
                <w:sz w:val="18"/>
                <w:szCs w:val="18"/>
                <w:lang w:eastAsia="en-US"/>
              </w:rPr>
            </w:pPr>
            <w:del w:id="7955"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370E0DD" w14:textId="77777777" w:rsidR="00322061" w:rsidRPr="00322061" w:rsidRDefault="00322061" w:rsidP="00322061">
            <w:pPr>
              <w:rPr>
                <w:del w:id="7956" w:author="KPMG_PQH" w:date="2026-04-07T11:25:00Z" w16du:dateUtc="2026-04-07T04:25:00Z"/>
                <w:rFonts w:ascii="Arial" w:hAnsi="Arial" w:cs="Arial"/>
                <w:color w:val="000000"/>
                <w:sz w:val="18"/>
                <w:szCs w:val="18"/>
                <w:lang w:eastAsia="en-US"/>
              </w:rPr>
            </w:pPr>
            <w:del w:id="795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C650145" w14:textId="77777777" w:rsidTr="003B3AC8">
        <w:trPr>
          <w:trHeight w:val="20"/>
          <w:del w:id="795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A128D39" w14:textId="77777777" w:rsidR="00322061" w:rsidRPr="00322061" w:rsidRDefault="00322061" w:rsidP="00322061">
            <w:pPr>
              <w:jc w:val="center"/>
              <w:rPr>
                <w:del w:id="7959" w:author="KPMG_PQH" w:date="2026-04-07T11:25:00Z" w16du:dateUtc="2026-04-07T04:25:00Z"/>
                <w:rFonts w:ascii="Arial" w:hAnsi="Arial" w:cs="Arial"/>
                <w:color w:val="000000"/>
                <w:sz w:val="18"/>
                <w:szCs w:val="18"/>
                <w:lang w:eastAsia="en-US"/>
              </w:rPr>
            </w:pPr>
            <w:del w:id="7960" w:author="KPMG_PQH" w:date="2026-04-07T11:25:00Z" w16du:dateUtc="2026-04-07T04:25:00Z">
              <w:r w:rsidRPr="00322061">
                <w:rPr>
                  <w:rFonts w:ascii="Arial" w:hAnsi="Arial" w:cs="Arial"/>
                  <w:color w:val="000000"/>
                  <w:sz w:val="18"/>
                  <w:szCs w:val="18"/>
                  <w:lang w:eastAsia="en-US"/>
                </w:rPr>
                <w:delText>86</w:delText>
              </w:r>
            </w:del>
          </w:p>
        </w:tc>
        <w:tc>
          <w:tcPr>
            <w:tcW w:w="2352" w:type="pct"/>
            <w:tcBorders>
              <w:top w:val="nil"/>
              <w:left w:val="nil"/>
              <w:bottom w:val="single" w:sz="4" w:space="0" w:color="auto"/>
              <w:right w:val="single" w:sz="4" w:space="0" w:color="auto"/>
            </w:tcBorders>
            <w:vAlign w:val="center"/>
            <w:hideMark/>
          </w:tcPr>
          <w:p w14:paraId="64C0C1BC" w14:textId="77777777" w:rsidR="00322061" w:rsidRPr="00322061" w:rsidRDefault="00322061" w:rsidP="00322061">
            <w:pPr>
              <w:rPr>
                <w:del w:id="7961" w:author="KPMG_PQH" w:date="2026-04-07T11:25:00Z" w16du:dateUtc="2026-04-07T04:25:00Z"/>
                <w:rFonts w:ascii="Arial" w:hAnsi="Arial" w:cs="Arial"/>
                <w:color w:val="000000"/>
                <w:sz w:val="18"/>
                <w:szCs w:val="18"/>
                <w:lang w:eastAsia="en-US"/>
              </w:rPr>
            </w:pPr>
            <w:del w:id="7962" w:author="KPMG_PQH" w:date="2026-04-07T11:25:00Z" w16du:dateUtc="2026-04-07T04:25:00Z">
              <w:r w:rsidRPr="00322061">
                <w:rPr>
                  <w:rFonts w:ascii="Arial" w:hAnsi="Arial" w:cs="Arial"/>
                  <w:color w:val="000000"/>
                  <w:sz w:val="18"/>
                  <w:szCs w:val="18"/>
                  <w:lang w:eastAsia="en-US"/>
                </w:rPr>
                <w:delText>FASHION PLATFORM CO.,LTD.</w:delText>
              </w:r>
            </w:del>
          </w:p>
        </w:tc>
        <w:tc>
          <w:tcPr>
            <w:tcW w:w="846" w:type="pct"/>
            <w:tcBorders>
              <w:top w:val="nil"/>
              <w:left w:val="nil"/>
              <w:bottom w:val="single" w:sz="4" w:space="0" w:color="auto"/>
              <w:right w:val="single" w:sz="4" w:space="0" w:color="auto"/>
            </w:tcBorders>
            <w:vAlign w:val="center"/>
            <w:hideMark/>
          </w:tcPr>
          <w:p w14:paraId="51D53711" w14:textId="77777777" w:rsidR="00322061" w:rsidRPr="00322061" w:rsidRDefault="00322061" w:rsidP="00322061">
            <w:pPr>
              <w:jc w:val="center"/>
              <w:rPr>
                <w:del w:id="7963" w:author="KPMG_PQH" w:date="2026-04-07T11:25:00Z" w16du:dateUtc="2026-04-07T04:25:00Z"/>
                <w:rFonts w:ascii="Arial" w:hAnsi="Arial" w:cs="Arial"/>
                <w:color w:val="000000"/>
                <w:sz w:val="18"/>
                <w:szCs w:val="18"/>
                <w:lang w:eastAsia="en-US"/>
              </w:rPr>
            </w:pPr>
            <w:del w:id="7964"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7BAE64FC" w14:textId="77777777" w:rsidR="00322061" w:rsidRPr="00322061" w:rsidRDefault="00322061" w:rsidP="00322061">
            <w:pPr>
              <w:rPr>
                <w:del w:id="7965" w:author="KPMG_PQH" w:date="2026-04-07T11:25:00Z" w16du:dateUtc="2026-04-07T04:25:00Z"/>
                <w:rFonts w:ascii="Arial" w:hAnsi="Arial" w:cs="Arial"/>
                <w:color w:val="000000"/>
                <w:sz w:val="18"/>
                <w:szCs w:val="18"/>
                <w:lang w:eastAsia="en-US"/>
              </w:rPr>
            </w:pPr>
            <w:del w:id="7966"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79411B48" w14:textId="77777777" w:rsidTr="003B3AC8">
        <w:trPr>
          <w:trHeight w:val="20"/>
          <w:del w:id="796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EE994B" w14:textId="77777777" w:rsidR="00322061" w:rsidRPr="00322061" w:rsidRDefault="00322061" w:rsidP="00322061">
            <w:pPr>
              <w:jc w:val="center"/>
              <w:rPr>
                <w:del w:id="7968" w:author="KPMG_PQH" w:date="2026-04-07T11:25:00Z" w16du:dateUtc="2026-04-07T04:25:00Z"/>
                <w:rFonts w:ascii="Arial" w:hAnsi="Arial" w:cs="Arial"/>
                <w:color w:val="000000"/>
                <w:sz w:val="18"/>
                <w:szCs w:val="18"/>
                <w:lang w:eastAsia="en-US"/>
              </w:rPr>
            </w:pPr>
            <w:del w:id="7969" w:author="KPMG_PQH" w:date="2026-04-07T11:25:00Z" w16du:dateUtc="2026-04-07T04:25:00Z">
              <w:r w:rsidRPr="00322061">
                <w:rPr>
                  <w:rFonts w:ascii="Arial" w:hAnsi="Arial" w:cs="Arial"/>
                  <w:color w:val="000000"/>
                  <w:sz w:val="18"/>
                  <w:szCs w:val="18"/>
                  <w:lang w:eastAsia="en-US"/>
                </w:rPr>
                <w:delText>87</w:delText>
              </w:r>
            </w:del>
          </w:p>
        </w:tc>
        <w:tc>
          <w:tcPr>
            <w:tcW w:w="2352" w:type="pct"/>
            <w:tcBorders>
              <w:top w:val="nil"/>
              <w:left w:val="nil"/>
              <w:bottom w:val="single" w:sz="4" w:space="0" w:color="auto"/>
              <w:right w:val="single" w:sz="4" w:space="0" w:color="auto"/>
            </w:tcBorders>
            <w:vAlign w:val="center"/>
            <w:hideMark/>
          </w:tcPr>
          <w:p w14:paraId="517BBB5F" w14:textId="77777777" w:rsidR="00322061" w:rsidRPr="00322061" w:rsidRDefault="00322061" w:rsidP="00322061">
            <w:pPr>
              <w:rPr>
                <w:del w:id="7970" w:author="KPMG_PQH" w:date="2026-04-07T11:25:00Z" w16du:dateUtc="2026-04-07T04:25:00Z"/>
                <w:rFonts w:ascii="Arial" w:hAnsi="Arial" w:cs="Arial"/>
                <w:color w:val="000000"/>
                <w:sz w:val="18"/>
                <w:szCs w:val="18"/>
                <w:lang w:eastAsia="en-US"/>
              </w:rPr>
            </w:pPr>
            <w:del w:id="7971" w:author="KPMG_PQH" w:date="2026-04-07T11:25:00Z" w16du:dateUtc="2026-04-07T04:25:00Z">
              <w:r w:rsidRPr="00322061">
                <w:rPr>
                  <w:rFonts w:ascii="Arial" w:hAnsi="Arial" w:cs="Arial"/>
                  <w:color w:val="000000"/>
                  <w:sz w:val="18"/>
                  <w:szCs w:val="18"/>
                  <w:lang w:eastAsia="en-US"/>
                </w:rPr>
                <w:delText>FATEH SPORTS WEAR LIMITED</w:delText>
              </w:r>
            </w:del>
          </w:p>
        </w:tc>
        <w:tc>
          <w:tcPr>
            <w:tcW w:w="846" w:type="pct"/>
            <w:tcBorders>
              <w:top w:val="nil"/>
              <w:left w:val="nil"/>
              <w:bottom w:val="single" w:sz="4" w:space="0" w:color="auto"/>
              <w:right w:val="single" w:sz="4" w:space="0" w:color="auto"/>
            </w:tcBorders>
            <w:vAlign w:val="center"/>
            <w:hideMark/>
          </w:tcPr>
          <w:p w14:paraId="12CFFF5C" w14:textId="77777777" w:rsidR="00322061" w:rsidRPr="00322061" w:rsidRDefault="00322061" w:rsidP="00322061">
            <w:pPr>
              <w:jc w:val="center"/>
              <w:rPr>
                <w:del w:id="7972" w:author="KPMG_PQH" w:date="2026-04-07T11:25:00Z" w16du:dateUtc="2026-04-07T04:25:00Z"/>
                <w:rFonts w:ascii="Arial" w:hAnsi="Arial" w:cs="Arial"/>
                <w:color w:val="000000"/>
                <w:sz w:val="18"/>
                <w:szCs w:val="18"/>
                <w:lang w:eastAsia="en-US"/>
              </w:rPr>
            </w:pPr>
            <w:del w:id="7973"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508429B6" w14:textId="77777777" w:rsidR="00322061" w:rsidRPr="00322061" w:rsidRDefault="00322061" w:rsidP="00322061">
            <w:pPr>
              <w:rPr>
                <w:del w:id="7974" w:author="KPMG_PQH" w:date="2026-04-07T11:25:00Z" w16du:dateUtc="2026-04-07T04:25:00Z"/>
                <w:rFonts w:ascii="Arial" w:hAnsi="Arial" w:cs="Arial"/>
                <w:color w:val="000000"/>
                <w:sz w:val="18"/>
                <w:szCs w:val="18"/>
                <w:lang w:eastAsia="en-US"/>
              </w:rPr>
            </w:pPr>
            <w:del w:id="797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8C159F1" w14:textId="77777777" w:rsidTr="003B3AC8">
        <w:trPr>
          <w:trHeight w:val="20"/>
          <w:del w:id="797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1C09623" w14:textId="77777777" w:rsidR="00322061" w:rsidRPr="00322061" w:rsidRDefault="00322061" w:rsidP="00322061">
            <w:pPr>
              <w:jc w:val="center"/>
              <w:rPr>
                <w:del w:id="7977" w:author="KPMG_PQH" w:date="2026-04-07T11:25:00Z" w16du:dateUtc="2026-04-07T04:25:00Z"/>
                <w:rFonts w:ascii="Arial" w:hAnsi="Arial" w:cs="Arial"/>
                <w:color w:val="000000"/>
                <w:sz w:val="18"/>
                <w:szCs w:val="18"/>
                <w:lang w:eastAsia="en-US"/>
              </w:rPr>
            </w:pPr>
            <w:del w:id="7978" w:author="KPMG_PQH" w:date="2026-04-07T11:25:00Z" w16du:dateUtc="2026-04-07T04:25:00Z">
              <w:r w:rsidRPr="00322061">
                <w:rPr>
                  <w:rFonts w:ascii="Arial" w:hAnsi="Arial" w:cs="Arial"/>
                  <w:color w:val="000000"/>
                  <w:sz w:val="18"/>
                  <w:szCs w:val="18"/>
                  <w:lang w:eastAsia="en-US"/>
                </w:rPr>
                <w:delText>88</w:delText>
              </w:r>
            </w:del>
          </w:p>
        </w:tc>
        <w:tc>
          <w:tcPr>
            <w:tcW w:w="2352" w:type="pct"/>
            <w:tcBorders>
              <w:top w:val="nil"/>
              <w:left w:val="nil"/>
              <w:bottom w:val="single" w:sz="4" w:space="0" w:color="auto"/>
              <w:right w:val="single" w:sz="4" w:space="0" w:color="auto"/>
            </w:tcBorders>
            <w:vAlign w:val="center"/>
            <w:hideMark/>
          </w:tcPr>
          <w:p w14:paraId="644C95A7" w14:textId="77777777" w:rsidR="00322061" w:rsidRPr="00322061" w:rsidRDefault="00322061" w:rsidP="00322061">
            <w:pPr>
              <w:rPr>
                <w:del w:id="7979" w:author="KPMG_PQH" w:date="2026-04-07T11:25:00Z" w16du:dateUtc="2026-04-07T04:25:00Z"/>
                <w:rFonts w:ascii="Arial" w:hAnsi="Arial" w:cs="Arial"/>
                <w:color w:val="000000"/>
                <w:sz w:val="18"/>
                <w:szCs w:val="18"/>
                <w:lang w:eastAsia="en-US"/>
              </w:rPr>
            </w:pPr>
            <w:del w:id="7980" w:author="KPMG_PQH" w:date="2026-04-07T11:25:00Z" w16du:dateUtc="2026-04-07T04:25:00Z">
              <w:r w:rsidRPr="00322061">
                <w:rPr>
                  <w:rFonts w:ascii="Arial" w:hAnsi="Arial" w:cs="Arial"/>
                  <w:color w:val="000000"/>
                  <w:sz w:val="18"/>
                  <w:szCs w:val="18"/>
                  <w:lang w:eastAsia="en-US"/>
                </w:rPr>
                <w:delText>FEMCO STEEL TECHNOLOGY CO., LTD.</w:delText>
              </w:r>
            </w:del>
          </w:p>
        </w:tc>
        <w:tc>
          <w:tcPr>
            <w:tcW w:w="846" w:type="pct"/>
            <w:tcBorders>
              <w:top w:val="nil"/>
              <w:left w:val="nil"/>
              <w:bottom w:val="single" w:sz="4" w:space="0" w:color="auto"/>
              <w:right w:val="single" w:sz="4" w:space="0" w:color="auto"/>
            </w:tcBorders>
            <w:vAlign w:val="center"/>
            <w:hideMark/>
          </w:tcPr>
          <w:p w14:paraId="691618CF" w14:textId="77777777" w:rsidR="00322061" w:rsidRPr="00322061" w:rsidRDefault="00322061" w:rsidP="00322061">
            <w:pPr>
              <w:jc w:val="center"/>
              <w:rPr>
                <w:del w:id="7981" w:author="KPMG_PQH" w:date="2026-04-07T11:25:00Z" w16du:dateUtc="2026-04-07T04:25:00Z"/>
                <w:rFonts w:ascii="Arial" w:hAnsi="Arial" w:cs="Arial"/>
                <w:color w:val="000000"/>
                <w:sz w:val="18"/>
                <w:szCs w:val="18"/>
                <w:lang w:eastAsia="en-US"/>
              </w:rPr>
            </w:pPr>
            <w:del w:id="7982"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0FC2A1AE" w14:textId="77777777" w:rsidR="00322061" w:rsidRPr="00322061" w:rsidRDefault="00322061" w:rsidP="00322061">
            <w:pPr>
              <w:rPr>
                <w:del w:id="7983" w:author="KPMG_PQH" w:date="2026-04-07T11:25:00Z" w16du:dateUtc="2026-04-07T04:25:00Z"/>
                <w:rFonts w:ascii="Arial" w:hAnsi="Arial" w:cs="Arial"/>
                <w:color w:val="000000"/>
                <w:sz w:val="18"/>
                <w:szCs w:val="18"/>
                <w:lang w:eastAsia="en-US"/>
              </w:rPr>
            </w:pPr>
            <w:del w:id="798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2D031CE" w14:textId="77777777" w:rsidTr="003B3AC8">
        <w:trPr>
          <w:trHeight w:val="20"/>
          <w:del w:id="798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CA44232" w14:textId="77777777" w:rsidR="00322061" w:rsidRPr="00322061" w:rsidRDefault="00322061" w:rsidP="00322061">
            <w:pPr>
              <w:jc w:val="center"/>
              <w:rPr>
                <w:del w:id="7986" w:author="KPMG_PQH" w:date="2026-04-07T11:25:00Z" w16du:dateUtc="2026-04-07T04:25:00Z"/>
                <w:rFonts w:ascii="Arial" w:hAnsi="Arial" w:cs="Arial"/>
                <w:color w:val="000000"/>
                <w:sz w:val="18"/>
                <w:szCs w:val="18"/>
                <w:lang w:eastAsia="en-US"/>
              </w:rPr>
            </w:pPr>
            <w:del w:id="7987" w:author="KPMG_PQH" w:date="2026-04-07T11:25:00Z" w16du:dateUtc="2026-04-07T04:25:00Z">
              <w:r w:rsidRPr="00322061">
                <w:rPr>
                  <w:rFonts w:ascii="Arial" w:hAnsi="Arial" w:cs="Arial"/>
                  <w:color w:val="000000"/>
                  <w:sz w:val="18"/>
                  <w:szCs w:val="18"/>
                  <w:lang w:eastAsia="en-US"/>
                </w:rPr>
                <w:delText>89</w:delText>
              </w:r>
            </w:del>
          </w:p>
        </w:tc>
        <w:tc>
          <w:tcPr>
            <w:tcW w:w="2352" w:type="pct"/>
            <w:tcBorders>
              <w:top w:val="nil"/>
              <w:left w:val="nil"/>
              <w:bottom w:val="single" w:sz="4" w:space="0" w:color="auto"/>
              <w:right w:val="single" w:sz="4" w:space="0" w:color="auto"/>
            </w:tcBorders>
            <w:vAlign w:val="center"/>
            <w:hideMark/>
          </w:tcPr>
          <w:p w14:paraId="748C7B96" w14:textId="77777777" w:rsidR="00322061" w:rsidRPr="00322061" w:rsidRDefault="00322061" w:rsidP="00322061">
            <w:pPr>
              <w:rPr>
                <w:del w:id="7988" w:author="KPMG_PQH" w:date="2026-04-07T11:25:00Z" w16du:dateUtc="2026-04-07T04:25:00Z"/>
                <w:rFonts w:ascii="Arial" w:hAnsi="Arial" w:cs="Arial"/>
                <w:color w:val="000000"/>
                <w:sz w:val="18"/>
                <w:szCs w:val="18"/>
                <w:lang w:eastAsia="en-US"/>
              </w:rPr>
            </w:pPr>
            <w:del w:id="7989" w:author="KPMG_PQH" w:date="2026-04-07T11:25:00Z" w16du:dateUtc="2026-04-07T04:25:00Z">
              <w:r w:rsidRPr="00322061">
                <w:rPr>
                  <w:rFonts w:ascii="Arial" w:hAnsi="Arial" w:cs="Arial"/>
                  <w:color w:val="000000"/>
                  <w:sz w:val="18"/>
                  <w:szCs w:val="18"/>
                  <w:lang w:eastAsia="en-US"/>
                </w:rPr>
                <w:delText>FENG TAY ENTERPRISES CO., LTD.</w:delText>
              </w:r>
            </w:del>
          </w:p>
        </w:tc>
        <w:tc>
          <w:tcPr>
            <w:tcW w:w="846" w:type="pct"/>
            <w:tcBorders>
              <w:top w:val="nil"/>
              <w:left w:val="nil"/>
              <w:bottom w:val="single" w:sz="4" w:space="0" w:color="auto"/>
              <w:right w:val="single" w:sz="4" w:space="0" w:color="auto"/>
            </w:tcBorders>
            <w:vAlign w:val="center"/>
            <w:hideMark/>
          </w:tcPr>
          <w:p w14:paraId="4C6E1A69" w14:textId="77777777" w:rsidR="00322061" w:rsidRPr="00322061" w:rsidRDefault="00322061" w:rsidP="00322061">
            <w:pPr>
              <w:jc w:val="center"/>
              <w:rPr>
                <w:del w:id="7990" w:author="KPMG_PQH" w:date="2026-04-07T11:25:00Z" w16du:dateUtc="2026-04-07T04:25:00Z"/>
                <w:rFonts w:ascii="Arial" w:hAnsi="Arial" w:cs="Arial"/>
                <w:color w:val="000000"/>
                <w:sz w:val="18"/>
                <w:szCs w:val="18"/>
                <w:lang w:eastAsia="en-US"/>
              </w:rPr>
            </w:pPr>
            <w:del w:id="799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36F7FDCB" w14:textId="77777777" w:rsidR="00322061" w:rsidRPr="00322061" w:rsidRDefault="00322061" w:rsidP="00322061">
            <w:pPr>
              <w:rPr>
                <w:del w:id="7992" w:author="KPMG_PQH" w:date="2026-04-07T11:25:00Z" w16du:dateUtc="2026-04-07T04:25:00Z"/>
                <w:rFonts w:ascii="Arial" w:hAnsi="Arial" w:cs="Arial"/>
                <w:color w:val="000000"/>
                <w:sz w:val="18"/>
                <w:szCs w:val="18"/>
                <w:lang w:eastAsia="en-US"/>
              </w:rPr>
            </w:pPr>
            <w:del w:id="7993"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36E7ADA" w14:textId="77777777" w:rsidTr="003B3AC8">
        <w:trPr>
          <w:trHeight w:val="20"/>
          <w:del w:id="799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8139C9A" w14:textId="77777777" w:rsidR="00322061" w:rsidRPr="00322061" w:rsidRDefault="00322061" w:rsidP="00322061">
            <w:pPr>
              <w:jc w:val="center"/>
              <w:rPr>
                <w:del w:id="7995" w:author="KPMG_PQH" w:date="2026-04-07T11:25:00Z" w16du:dateUtc="2026-04-07T04:25:00Z"/>
                <w:rFonts w:ascii="Arial" w:hAnsi="Arial" w:cs="Arial"/>
                <w:color w:val="000000"/>
                <w:sz w:val="18"/>
                <w:szCs w:val="18"/>
                <w:lang w:eastAsia="en-US"/>
              </w:rPr>
            </w:pPr>
            <w:del w:id="7996" w:author="KPMG_PQH" w:date="2026-04-07T11:25:00Z" w16du:dateUtc="2026-04-07T04:25:00Z">
              <w:r w:rsidRPr="00322061">
                <w:rPr>
                  <w:rFonts w:ascii="Arial" w:hAnsi="Arial" w:cs="Arial"/>
                  <w:color w:val="000000"/>
                  <w:sz w:val="18"/>
                  <w:szCs w:val="18"/>
                  <w:lang w:eastAsia="en-US"/>
                </w:rPr>
                <w:delText>90</w:delText>
              </w:r>
            </w:del>
          </w:p>
        </w:tc>
        <w:tc>
          <w:tcPr>
            <w:tcW w:w="2352" w:type="pct"/>
            <w:tcBorders>
              <w:top w:val="nil"/>
              <w:left w:val="nil"/>
              <w:bottom w:val="single" w:sz="4" w:space="0" w:color="auto"/>
              <w:right w:val="single" w:sz="4" w:space="0" w:color="auto"/>
            </w:tcBorders>
            <w:vAlign w:val="center"/>
            <w:hideMark/>
          </w:tcPr>
          <w:p w14:paraId="536BA7F2" w14:textId="77777777" w:rsidR="00322061" w:rsidRPr="00322061" w:rsidRDefault="00322061" w:rsidP="00322061">
            <w:pPr>
              <w:rPr>
                <w:del w:id="7997" w:author="KPMG_PQH" w:date="2026-04-07T11:25:00Z" w16du:dateUtc="2026-04-07T04:25:00Z"/>
                <w:rFonts w:ascii="Arial" w:hAnsi="Arial" w:cs="Arial"/>
                <w:color w:val="000000"/>
                <w:sz w:val="18"/>
                <w:szCs w:val="18"/>
                <w:lang w:eastAsia="en-US"/>
              </w:rPr>
            </w:pPr>
            <w:del w:id="7998" w:author="KPMG_PQH" w:date="2026-04-07T11:25:00Z" w16du:dateUtc="2026-04-07T04:25:00Z">
              <w:r w:rsidRPr="00322061">
                <w:rPr>
                  <w:rFonts w:ascii="Arial" w:hAnsi="Arial" w:cs="Arial"/>
                  <w:color w:val="000000"/>
                  <w:sz w:val="18"/>
                  <w:szCs w:val="18"/>
                  <w:lang w:eastAsia="en-US"/>
                </w:rPr>
                <w:delText>FENOPLAST LIMITED</w:delText>
              </w:r>
            </w:del>
          </w:p>
        </w:tc>
        <w:tc>
          <w:tcPr>
            <w:tcW w:w="846" w:type="pct"/>
            <w:tcBorders>
              <w:top w:val="nil"/>
              <w:left w:val="nil"/>
              <w:bottom w:val="single" w:sz="4" w:space="0" w:color="auto"/>
              <w:right w:val="single" w:sz="4" w:space="0" w:color="auto"/>
            </w:tcBorders>
            <w:vAlign w:val="center"/>
            <w:hideMark/>
          </w:tcPr>
          <w:p w14:paraId="6416CD3F" w14:textId="77777777" w:rsidR="00322061" w:rsidRPr="00322061" w:rsidRDefault="00322061" w:rsidP="00322061">
            <w:pPr>
              <w:jc w:val="center"/>
              <w:rPr>
                <w:del w:id="7999" w:author="KPMG_PQH" w:date="2026-04-07T11:25:00Z" w16du:dateUtc="2026-04-07T04:25:00Z"/>
                <w:rFonts w:ascii="Arial" w:hAnsi="Arial" w:cs="Arial"/>
                <w:color w:val="000000"/>
                <w:sz w:val="18"/>
                <w:szCs w:val="18"/>
                <w:lang w:eastAsia="en-US"/>
              </w:rPr>
            </w:pPr>
            <w:del w:id="800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9CCDE06" w14:textId="77777777" w:rsidR="00322061" w:rsidRPr="00322061" w:rsidRDefault="00322061" w:rsidP="00322061">
            <w:pPr>
              <w:rPr>
                <w:del w:id="8001" w:author="KPMG_PQH" w:date="2026-04-07T11:25:00Z" w16du:dateUtc="2026-04-07T04:25:00Z"/>
                <w:rFonts w:ascii="Arial" w:hAnsi="Arial" w:cs="Arial"/>
                <w:color w:val="000000"/>
                <w:sz w:val="18"/>
                <w:szCs w:val="18"/>
                <w:lang w:eastAsia="en-US"/>
              </w:rPr>
            </w:pPr>
            <w:del w:id="8002"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78EEBB9F" w14:textId="77777777" w:rsidTr="003B3AC8">
        <w:trPr>
          <w:trHeight w:val="20"/>
          <w:del w:id="800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06BBB89" w14:textId="77777777" w:rsidR="00322061" w:rsidRPr="00322061" w:rsidRDefault="00322061" w:rsidP="00322061">
            <w:pPr>
              <w:jc w:val="center"/>
              <w:rPr>
                <w:del w:id="8004" w:author="KPMG_PQH" w:date="2026-04-07T11:25:00Z" w16du:dateUtc="2026-04-07T04:25:00Z"/>
                <w:rFonts w:ascii="Arial" w:hAnsi="Arial" w:cs="Arial"/>
                <w:color w:val="000000"/>
                <w:sz w:val="18"/>
                <w:szCs w:val="18"/>
                <w:lang w:eastAsia="en-US"/>
              </w:rPr>
            </w:pPr>
            <w:del w:id="8005" w:author="KPMG_PQH" w:date="2026-04-07T11:25:00Z" w16du:dateUtc="2026-04-07T04:25:00Z">
              <w:r w:rsidRPr="00322061">
                <w:rPr>
                  <w:rFonts w:ascii="Arial" w:hAnsi="Arial" w:cs="Arial"/>
                  <w:color w:val="000000"/>
                  <w:sz w:val="18"/>
                  <w:szCs w:val="18"/>
                  <w:lang w:eastAsia="en-US"/>
                </w:rPr>
                <w:delText>91</w:delText>
              </w:r>
            </w:del>
          </w:p>
        </w:tc>
        <w:tc>
          <w:tcPr>
            <w:tcW w:w="2352" w:type="pct"/>
            <w:tcBorders>
              <w:top w:val="nil"/>
              <w:left w:val="nil"/>
              <w:bottom w:val="single" w:sz="4" w:space="0" w:color="auto"/>
              <w:right w:val="single" w:sz="4" w:space="0" w:color="auto"/>
            </w:tcBorders>
            <w:vAlign w:val="center"/>
            <w:hideMark/>
          </w:tcPr>
          <w:p w14:paraId="20065568" w14:textId="77777777" w:rsidR="00322061" w:rsidRPr="00322061" w:rsidRDefault="00322061" w:rsidP="00322061">
            <w:pPr>
              <w:rPr>
                <w:del w:id="8006" w:author="KPMG_PQH" w:date="2026-04-07T11:25:00Z" w16du:dateUtc="2026-04-07T04:25:00Z"/>
                <w:rFonts w:ascii="Arial" w:hAnsi="Arial" w:cs="Arial"/>
                <w:color w:val="000000"/>
                <w:sz w:val="18"/>
                <w:szCs w:val="18"/>
                <w:lang w:eastAsia="en-US"/>
              </w:rPr>
            </w:pPr>
            <w:del w:id="8007" w:author="KPMG_PQH" w:date="2026-04-07T11:25:00Z" w16du:dateUtc="2026-04-07T04:25:00Z">
              <w:r w:rsidRPr="00322061">
                <w:rPr>
                  <w:rFonts w:ascii="Arial" w:hAnsi="Arial" w:cs="Arial"/>
                  <w:color w:val="000000"/>
                  <w:sz w:val="18"/>
                  <w:szCs w:val="18"/>
                  <w:lang w:eastAsia="en-US"/>
                </w:rPr>
                <w:delText>FILA HOLDINGS CO.,LTD.</w:delText>
              </w:r>
            </w:del>
          </w:p>
        </w:tc>
        <w:tc>
          <w:tcPr>
            <w:tcW w:w="846" w:type="pct"/>
            <w:tcBorders>
              <w:top w:val="nil"/>
              <w:left w:val="nil"/>
              <w:bottom w:val="single" w:sz="4" w:space="0" w:color="auto"/>
              <w:right w:val="single" w:sz="4" w:space="0" w:color="auto"/>
            </w:tcBorders>
            <w:vAlign w:val="center"/>
            <w:hideMark/>
          </w:tcPr>
          <w:p w14:paraId="2E073A11" w14:textId="77777777" w:rsidR="00322061" w:rsidRPr="00322061" w:rsidRDefault="00322061" w:rsidP="00322061">
            <w:pPr>
              <w:jc w:val="center"/>
              <w:rPr>
                <w:del w:id="8008" w:author="KPMG_PQH" w:date="2026-04-07T11:25:00Z" w16du:dateUtc="2026-04-07T04:25:00Z"/>
                <w:rFonts w:ascii="Arial" w:hAnsi="Arial" w:cs="Arial"/>
                <w:color w:val="000000"/>
                <w:sz w:val="18"/>
                <w:szCs w:val="18"/>
                <w:lang w:eastAsia="en-US"/>
              </w:rPr>
            </w:pPr>
            <w:del w:id="8009"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64B7C5C" w14:textId="77777777" w:rsidR="00322061" w:rsidRPr="00322061" w:rsidRDefault="00322061" w:rsidP="00322061">
            <w:pPr>
              <w:rPr>
                <w:del w:id="8010" w:author="KPMG_PQH" w:date="2026-04-07T11:25:00Z" w16du:dateUtc="2026-04-07T04:25:00Z"/>
                <w:rFonts w:ascii="Arial" w:hAnsi="Arial" w:cs="Arial"/>
                <w:color w:val="000000"/>
                <w:sz w:val="18"/>
                <w:szCs w:val="18"/>
                <w:lang w:eastAsia="en-US"/>
              </w:rPr>
            </w:pPr>
            <w:del w:id="801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90F43B0" w14:textId="77777777" w:rsidTr="003B3AC8">
        <w:trPr>
          <w:trHeight w:val="20"/>
          <w:del w:id="801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A0B9AB" w14:textId="77777777" w:rsidR="00322061" w:rsidRPr="00322061" w:rsidRDefault="00322061" w:rsidP="00322061">
            <w:pPr>
              <w:jc w:val="center"/>
              <w:rPr>
                <w:del w:id="8013" w:author="KPMG_PQH" w:date="2026-04-07T11:25:00Z" w16du:dateUtc="2026-04-07T04:25:00Z"/>
                <w:rFonts w:ascii="Arial" w:hAnsi="Arial" w:cs="Arial"/>
                <w:color w:val="000000"/>
                <w:sz w:val="18"/>
                <w:szCs w:val="18"/>
                <w:lang w:eastAsia="en-US"/>
              </w:rPr>
            </w:pPr>
            <w:del w:id="8014" w:author="KPMG_PQH" w:date="2026-04-07T11:25:00Z" w16du:dateUtc="2026-04-07T04:25:00Z">
              <w:r w:rsidRPr="00322061">
                <w:rPr>
                  <w:rFonts w:ascii="Arial" w:hAnsi="Arial" w:cs="Arial"/>
                  <w:color w:val="000000"/>
                  <w:sz w:val="18"/>
                  <w:szCs w:val="18"/>
                  <w:lang w:eastAsia="en-US"/>
                </w:rPr>
                <w:delText>92</w:delText>
              </w:r>
            </w:del>
          </w:p>
        </w:tc>
        <w:tc>
          <w:tcPr>
            <w:tcW w:w="2352" w:type="pct"/>
            <w:tcBorders>
              <w:top w:val="nil"/>
              <w:left w:val="nil"/>
              <w:bottom w:val="single" w:sz="4" w:space="0" w:color="auto"/>
              <w:right w:val="single" w:sz="4" w:space="0" w:color="auto"/>
            </w:tcBorders>
            <w:vAlign w:val="center"/>
            <w:hideMark/>
          </w:tcPr>
          <w:p w14:paraId="25FFDF84" w14:textId="77777777" w:rsidR="00322061" w:rsidRPr="00322061" w:rsidRDefault="00322061" w:rsidP="00322061">
            <w:pPr>
              <w:rPr>
                <w:del w:id="8015" w:author="KPMG_PQH" w:date="2026-04-07T11:25:00Z" w16du:dateUtc="2026-04-07T04:25:00Z"/>
                <w:rFonts w:ascii="Arial" w:hAnsi="Arial" w:cs="Arial"/>
                <w:color w:val="000000"/>
                <w:sz w:val="18"/>
                <w:szCs w:val="18"/>
                <w:lang w:eastAsia="en-US"/>
              </w:rPr>
            </w:pPr>
            <w:del w:id="8016" w:author="KPMG_PQH" w:date="2026-04-07T11:25:00Z" w16du:dateUtc="2026-04-07T04:25:00Z">
              <w:r w:rsidRPr="00322061">
                <w:rPr>
                  <w:rFonts w:ascii="Arial" w:hAnsi="Arial" w:cs="Arial"/>
                  <w:color w:val="000000"/>
                  <w:sz w:val="18"/>
                  <w:szCs w:val="18"/>
                  <w:lang w:eastAsia="en-US"/>
                </w:rPr>
                <w:delText>FITTERS DIVERSIFIED BERHAD</w:delText>
              </w:r>
            </w:del>
          </w:p>
        </w:tc>
        <w:tc>
          <w:tcPr>
            <w:tcW w:w="846" w:type="pct"/>
            <w:tcBorders>
              <w:top w:val="nil"/>
              <w:left w:val="nil"/>
              <w:bottom w:val="single" w:sz="4" w:space="0" w:color="auto"/>
              <w:right w:val="single" w:sz="4" w:space="0" w:color="auto"/>
            </w:tcBorders>
            <w:vAlign w:val="center"/>
            <w:hideMark/>
          </w:tcPr>
          <w:p w14:paraId="642E914F" w14:textId="77777777" w:rsidR="00322061" w:rsidRPr="00322061" w:rsidRDefault="00322061" w:rsidP="00322061">
            <w:pPr>
              <w:jc w:val="center"/>
              <w:rPr>
                <w:del w:id="8017" w:author="KPMG_PQH" w:date="2026-04-07T11:25:00Z" w16du:dateUtc="2026-04-07T04:25:00Z"/>
                <w:rFonts w:ascii="Arial" w:hAnsi="Arial" w:cs="Arial"/>
                <w:color w:val="000000"/>
                <w:sz w:val="18"/>
                <w:szCs w:val="18"/>
                <w:lang w:eastAsia="en-US"/>
              </w:rPr>
            </w:pPr>
            <w:del w:id="8018"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6989730A" w14:textId="77777777" w:rsidR="00322061" w:rsidRPr="00322061" w:rsidRDefault="00322061" w:rsidP="00322061">
            <w:pPr>
              <w:rPr>
                <w:del w:id="8019" w:author="KPMG_PQH" w:date="2026-04-07T11:25:00Z" w16du:dateUtc="2026-04-07T04:25:00Z"/>
                <w:rFonts w:ascii="Arial" w:hAnsi="Arial" w:cs="Arial"/>
                <w:color w:val="000000"/>
                <w:sz w:val="18"/>
                <w:szCs w:val="18"/>
                <w:lang w:eastAsia="en-US"/>
              </w:rPr>
            </w:pPr>
            <w:del w:id="802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33876CB" w14:textId="77777777" w:rsidTr="003B3AC8">
        <w:trPr>
          <w:trHeight w:val="20"/>
          <w:del w:id="802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9A496D9" w14:textId="77777777" w:rsidR="00322061" w:rsidRPr="00322061" w:rsidRDefault="00322061" w:rsidP="00322061">
            <w:pPr>
              <w:jc w:val="center"/>
              <w:rPr>
                <w:del w:id="8022" w:author="KPMG_PQH" w:date="2026-04-07T11:25:00Z" w16du:dateUtc="2026-04-07T04:25:00Z"/>
                <w:rFonts w:ascii="Arial" w:hAnsi="Arial" w:cs="Arial"/>
                <w:color w:val="000000"/>
                <w:sz w:val="18"/>
                <w:szCs w:val="18"/>
                <w:lang w:eastAsia="en-US"/>
              </w:rPr>
            </w:pPr>
            <w:del w:id="8023" w:author="KPMG_PQH" w:date="2026-04-07T11:25:00Z" w16du:dateUtc="2026-04-07T04:25:00Z">
              <w:r w:rsidRPr="00322061">
                <w:rPr>
                  <w:rFonts w:ascii="Arial" w:hAnsi="Arial" w:cs="Arial"/>
                  <w:color w:val="000000"/>
                  <w:sz w:val="18"/>
                  <w:szCs w:val="18"/>
                  <w:lang w:eastAsia="en-US"/>
                </w:rPr>
                <w:delText>93</w:delText>
              </w:r>
            </w:del>
          </w:p>
        </w:tc>
        <w:tc>
          <w:tcPr>
            <w:tcW w:w="2352" w:type="pct"/>
            <w:tcBorders>
              <w:top w:val="nil"/>
              <w:left w:val="nil"/>
              <w:bottom w:val="single" w:sz="4" w:space="0" w:color="auto"/>
              <w:right w:val="single" w:sz="4" w:space="0" w:color="auto"/>
            </w:tcBorders>
            <w:vAlign w:val="center"/>
            <w:hideMark/>
          </w:tcPr>
          <w:p w14:paraId="7A3BC97C" w14:textId="77777777" w:rsidR="00322061" w:rsidRPr="00322061" w:rsidRDefault="00322061" w:rsidP="00322061">
            <w:pPr>
              <w:rPr>
                <w:del w:id="8024" w:author="KPMG_PQH" w:date="2026-04-07T11:25:00Z" w16du:dateUtc="2026-04-07T04:25:00Z"/>
                <w:rFonts w:ascii="Arial" w:hAnsi="Arial" w:cs="Arial"/>
                <w:color w:val="000000"/>
                <w:sz w:val="18"/>
                <w:szCs w:val="18"/>
                <w:lang w:eastAsia="en-US"/>
              </w:rPr>
            </w:pPr>
            <w:del w:id="8025" w:author="KPMG_PQH" w:date="2026-04-07T11:25:00Z" w16du:dateUtc="2026-04-07T04:25:00Z">
              <w:r w:rsidRPr="00322061">
                <w:rPr>
                  <w:rFonts w:ascii="Arial" w:hAnsi="Arial" w:cs="Arial"/>
                  <w:color w:val="000000"/>
                  <w:sz w:val="18"/>
                  <w:szCs w:val="18"/>
                  <w:lang w:eastAsia="en-US"/>
                </w:rPr>
                <w:delText>FLEXIDYNAMIC HOLDINGS BERHAD</w:delText>
              </w:r>
            </w:del>
          </w:p>
        </w:tc>
        <w:tc>
          <w:tcPr>
            <w:tcW w:w="846" w:type="pct"/>
            <w:tcBorders>
              <w:top w:val="nil"/>
              <w:left w:val="nil"/>
              <w:bottom w:val="single" w:sz="4" w:space="0" w:color="auto"/>
              <w:right w:val="single" w:sz="4" w:space="0" w:color="auto"/>
            </w:tcBorders>
            <w:vAlign w:val="center"/>
            <w:hideMark/>
          </w:tcPr>
          <w:p w14:paraId="62ADA543" w14:textId="77777777" w:rsidR="00322061" w:rsidRPr="00322061" w:rsidRDefault="00322061" w:rsidP="00322061">
            <w:pPr>
              <w:jc w:val="center"/>
              <w:rPr>
                <w:del w:id="8026" w:author="KPMG_PQH" w:date="2026-04-07T11:25:00Z" w16du:dateUtc="2026-04-07T04:25:00Z"/>
                <w:rFonts w:ascii="Arial" w:hAnsi="Arial" w:cs="Arial"/>
                <w:color w:val="000000"/>
                <w:sz w:val="18"/>
                <w:szCs w:val="18"/>
                <w:lang w:eastAsia="en-US"/>
              </w:rPr>
            </w:pPr>
            <w:del w:id="8027"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3AA9E810" w14:textId="77777777" w:rsidR="00322061" w:rsidRPr="00322061" w:rsidRDefault="00322061" w:rsidP="00322061">
            <w:pPr>
              <w:rPr>
                <w:del w:id="8028" w:author="KPMG_PQH" w:date="2026-04-07T11:25:00Z" w16du:dateUtc="2026-04-07T04:25:00Z"/>
                <w:rFonts w:ascii="Arial" w:hAnsi="Arial" w:cs="Arial"/>
                <w:color w:val="000000"/>
                <w:sz w:val="18"/>
                <w:szCs w:val="18"/>
                <w:lang w:eastAsia="en-US"/>
              </w:rPr>
            </w:pPr>
            <w:del w:id="8029"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74F160CF" w14:textId="77777777" w:rsidTr="003B3AC8">
        <w:trPr>
          <w:trHeight w:val="20"/>
          <w:del w:id="803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8322070" w14:textId="77777777" w:rsidR="00322061" w:rsidRPr="00322061" w:rsidRDefault="00322061" w:rsidP="00322061">
            <w:pPr>
              <w:jc w:val="center"/>
              <w:rPr>
                <w:del w:id="8031" w:author="KPMG_PQH" w:date="2026-04-07T11:25:00Z" w16du:dateUtc="2026-04-07T04:25:00Z"/>
                <w:rFonts w:ascii="Arial" w:hAnsi="Arial" w:cs="Arial"/>
                <w:color w:val="000000"/>
                <w:sz w:val="18"/>
                <w:szCs w:val="18"/>
                <w:lang w:eastAsia="en-US"/>
              </w:rPr>
            </w:pPr>
            <w:del w:id="8032" w:author="KPMG_PQH" w:date="2026-04-07T11:25:00Z" w16du:dateUtc="2026-04-07T04:25:00Z">
              <w:r w:rsidRPr="00322061">
                <w:rPr>
                  <w:rFonts w:ascii="Arial" w:hAnsi="Arial" w:cs="Arial"/>
                  <w:color w:val="000000"/>
                  <w:sz w:val="18"/>
                  <w:szCs w:val="18"/>
                  <w:lang w:eastAsia="en-US"/>
                </w:rPr>
                <w:delText>94</w:delText>
              </w:r>
            </w:del>
          </w:p>
        </w:tc>
        <w:tc>
          <w:tcPr>
            <w:tcW w:w="2352" w:type="pct"/>
            <w:tcBorders>
              <w:top w:val="nil"/>
              <w:left w:val="nil"/>
              <w:bottom w:val="single" w:sz="4" w:space="0" w:color="auto"/>
              <w:right w:val="single" w:sz="4" w:space="0" w:color="auto"/>
            </w:tcBorders>
            <w:vAlign w:val="center"/>
            <w:hideMark/>
          </w:tcPr>
          <w:p w14:paraId="46134898" w14:textId="77777777" w:rsidR="00322061" w:rsidRPr="00322061" w:rsidRDefault="00322061" w:rsidP="00322061">
            <w:pPr>
              <w:rPr>
                <w:del w:id="8033" w:author="KPMG_PQH" w:date="2026-04-07T11:25:00Z" w16du:dateUtc="2026-04-07T04:25:00Z"/>
                <w:rFonts w:ascii="Arial" w:hAnsi="Arial" w:cs="Arial"/>
                <w:color w:val="000000"/>
                <w:sz w:val="18"/>
                <w:szCs w:val="18"/>
                <w:lang w:eastAsia="en-US"/>
              </w:rPr>
            </w:pPr>
            <w:del w:id="8034" w:author="KPMG_PQH" w:date="2026-04-07T11:25:00Z" w16du:dateUtc="2026-04-07T04:25:00Z">
              <w:r w:rsidRPr="00322061">
                <w:rPr>
                  <w:rFonts w:ascii="Arial" w:hAnsi="Arial" w:cs="Arial"/>
                  <w:color w:val="000000"/>
                  <w:sz w:val="18"/>
                  <w:szCs w:val="18"/>
                  <w:lang w:eastAsia="en-US"/>
                </w:rPr>
                <w:delText>FN FACTORY OUTLET PUBLIC COMPANY LIMITED</w:delText>
              </w:r>
            </w:del>
          </w:p>
        </w:tc>
        <w:tc>
          <w:tcPr>
            <w:tcW w:w="846" w:type="pct"/>
            <w:tcBorders>
              <w:top w:val="nil"/>
              <w:left w:val="nil"/>
              <w:bottom w:val="single" w:sz="4" w:space="0" w:color="auto"/>
              <w:right w:val="single" w:sz="4" w:space="0" w:color="auto"/>
            </w:tcBorders>
            <w:vAlign w:val="center"/>
            <w:hideMark/>
          </w:tcPr>
          <w:p w14:paraId="6CD4DC3D" w14:textId="77777777" w:rsidR="00322061" w:rsidRPr="00322061" w:rsidRDefault="00322061" w:rsidP="00322061">
            <w:pPr>
              <w:jc w:val="center"/>
              <w:rPr>
                <w:del w:id="8035" w:author="KPMG_PQH" w:date="2026-04-07T11:25:00Z" w16du:dateUtc="2026-04-07T04:25:00Z"/>
                <w:rFonts w:ascii="Arial" w:hAnsi="Arial" w:cs="Arial"/>
                <w:color w:val="000000"/>
                <w:sz w:val="18"/>
                <w:szCs w:val="18"/>
                <w:lang w:eastAsia="en-US"/>
              </w:rPr>
            </w:pPr>
            <w:del w:id="8036"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3D11F504" w14:textId="77777777" w:rsidR="00322061" w:rsidRPr="00322061" w:rsidRDefault="00322061" w:rsidP="00322061">
            <w:pPr>
              <w:rPr>
                <w:del w:id="8037" w:author="KPMG_PQH" w:date="2026-04-07T11:25:00Z" w16du:dateUtc="2026-04-07T04:25:00Z"/>
                <w:rFonts w:ascii="Arial" w:hAnsi="Arial" w:cs="Arial"/>
                <w:color w:val="000000"/>
                <w:sz w:val="18"/>
                <w:szCs w:val="18"/>
                <w:lang w:eastAsia="en-US"/>
              </w:rPr>
            </w:pPr>
            <w:del w:id="803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548C90F" w14:textId="77777777" w:rsidTr="003B3AC8">
        <w:trPr>
          <w:trHeight w:val="20"/>
          <w:del w:id="803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B1BD48A" w14:textId="77777777" w:rsidR="00322061" w:rsidRPr="00322061" w:rsidRDefault="00322061" w:rsidP="00322061">
            <w:pPr>
              <w:jc w:val="center"/>
              <w:rPr>
                <w:del w:id="8040" w:author="KPMG_PQH" w:date="2026-04-07T11:25:00Z" w16du:dateUtc="2026-04-07T04:25:00Z"/>
                <w:rFonts w:ascii="Arial" w:hAnsi="Arial" w:cs="Arial"/>
                <w:color w:val="000000"/>
                <w:sz w:val="18"/>
                <w:szCs w:val="18"/>
                <w:lang w:eastAsia="en-US"/>
              </w:rPr>
            </w:pPr>
            <w:del w:id="8041" w:author="KPMG_PQH" w:date="2026-04-07T11:25:00Z" w16du:dateUtc="2026-04-07T04:25:00Z">
              <w:r w:rsidRPr="00322061">
                <w:rPr>
                  <w:rFonts w:ascii="Arial" w:hAnsi="Arial" w:cs="Arial"/>
                  <w:color w:val="000000"/>
                  <w:sz w:val="18"/>
                  <w:szCs w:val="18"/>
                  <w:lang w:eastAsia="en-US"/>
                </w:rPr>
                <w:delText>95</w:delText>
              </w:r>
            </w:del>
          </w:p>
        </w:tc>
        <w:tc>
          <w:tcPr>
            <w:tcW w:w="2352" w:type="pct"/>
            <w:tcBorders>
              <w:top w:val="nil"/>
              <w:left w:val="nil"/>
              <w:bottom w:val="single" w:sz="4" w:space="0" w:color="auto"/>
              <w:right w:val="single" w:sz="4" w:space="0" w:color="auto"/>
            </w:tcBorders>
            <w:vAlign w:val="center"/>
            <w:hideMark/>
          </w:tcPr>
          <w:p w14:paraId="25B5AF57" w14:textId="77777777" w:rsidR="00322061" w:rsidRPr="00322061" w:rsidRDefault="00322061" w:rsidP="00322061">
            <w:pPr>
              <w:rPr>
                <w:del w:id="8042" w:author="KPMG_PQH" w:date="2026-04-07T11:25:00Z" w16du:dateUtc="2026-04-07T04:25:00Z"/>
                <w:rFonts w:ascii="Arial" w:hAnsi="Arial" w:cs="Arial"/>
                <w:color w:val="000000"/>
                <w:sz w:val="18"/>
                <w:szCs w:val="18"/>
                <w:lang w:eastAsia="en-US"/>
              </w:rPr>
            </w:pPr>
            <w:del w:id="8043" w:author="KPMG_PQH" w:date="2026-04-07T11:25:00Z" w16du:dateUtc="2026-04-07T04:25:00Z">
              <w:r w:rsidRPr="00322061">
                <w:rPr>
                  <w:rFonts w:ascii="Arial" w:hAnsi="Arial" w:cs="Arial"/>
                  <w:color w:val="000000"/>
                  <w:sz w:val="18"/>
                  <w:szCs w:val="18"/>
                  <w:lang w:eastAsia="en-US"/>
                </w:rPr>
                <w:delText>FUJI LATEX CO LTD</w:delText>
              </w:r>
            </w:del>
          </w:p>
        </w:tc>
        <w:tc>
          <w:tcPr>
            <w:tcW w:w="846" w:type="pct"/>
            <w:tcBorders>
              <w:top w:val="nil"/>
              <w:left w:val="nil"/>
              <w:bottom w:val="single" w:sz="4" w:space="0" w:color="auto"/>
              <w:right w:val="single" w:sz="4" w:space="0" w:color="auto"/>
            </w:tcBorders>
            <w:vAlign w:val="center"/>
            <w:hideMark/>
          </w:tcPr>
          <w:p w14:paraId="46146429" w14:textId="77777777" w:rsidR="00322061" w:rsidRPr="00322061" w:rsidRDefault="00322061" w:rsidP="00322061">
            <w:pPr>
              <w:jc w:val="center"/>
              <w:rPr>
                <w:del w:id="8044" w:author="KPMG_PQH" w:date="2026-04-07T11:25:00Z" w16du:dateUtc="2026-04-07T04:25:00Z"/>
                <w:rFonts w:ascii="Arial" w:hAnsi="Arial" w:cs="Arial"/>
                <w:color w:val="000000"/>
                <w:sz w:val="18"/>
                <w:szCs w:val="18"/>
                <w:lang w:eastAsia="en-US"/>
              </w:rPr>
            </w:pPr>
            <w:del w:id="8045"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175364A5" w14:textId="77777777" w:rsidR="00322061" w:rsidRPr="00322061" w:rsidRDefault="00322061" w:rsidP="00322061">
            <w:pPr>
              <w:rPr>
                <w:del w:id="8046" w:author="KPMG_PQH" w:date="2026-04-07T11:25:00Z" w16du:dateUtc="2026-04-07T04:25:00Z"/>
                <w:rFonts w:ascii="Arial" w:hAnsi="Arial" w:cs="Arial"/>
                <w:color w:val="000000"/>
                <w:sz w:val="18"/>
                <w:szCs w:val="18"/>
                <w:lang w:eastAsia="en-US"/>
              </w:rPr>
            </w:pPr>
            <w:del w:id="804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A400143" w14:textId="77777777" w:rsidTr="003B3AC8">
        <w:trPr>
          <w:trHeight w:val="20"/>
          <w:del w:id="804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562A5B" w14:textId="77777777" w:rsidR="00322061" w:rsidRPr="00322061" w:rsidRDefault="00322061" w:rsidP="00322061">
            <w:pPr>
              <w:jc w:val="center"/>
              <w:rPr>
                <w:del w:id="8049" w:author="KPMG_PQH" w:date="2026-04-07T11:25:00Z" w16du:dateUtc="2026-04-07T04:25:00Z"/>
                <w:rFonts w:ascii="Arial" w:hAnsi="Arial" w:cs="Arial"/>
                <w:color w:val="000000"/>
                <w:sz w:val="18"/>
                <w:szCs w:val="18"/>
                <w:lang w:eastAsia="en-US"/>
              </w:rPr>
            </w:pPr>
            <w:del w:id="8050" w:author="KPMG_PQH" w:date="2026-04-07T11:25:00Z" w16du:dateUtc="2026-04-07T04:25:00Z">
              <w:r w:rsidRPr="00322061">
                <w:rPr>
                  <w:rFonts w:ascii="Arial" w:hAnsi="Arial" w:cs="Arial"/>
                  <w:color w:val="000000"/>
                  <w:sz w:val="18"/>
                  <w:szCs w:val="18"/>
                  <w:lang w:eastAsia="en-US"/>
                </w:rPr>
                <w:delText>96</w:delText>
              </w:r>
            </w:del>
          </w:p>
        </w:tc>
        <w:tc>
          <w:tcPr>
            <w:tcW w:w="2352" w:type="pct"/>
            <w:tcBorders>
              <w:top w:val="nil"/>
              <w:left w:val="nil"/>
              <w:bottom w:val="single" w:sz="4" w:space="0" w:color="auto"/>
              <w:right w:val="single" w:sz="4" w:space="0" w:color="auto"/>
            </w:tcBorders>
            <w:vAlign w:val="center"/>
            <w:hideMark/>
          </w:tcPr>
          <w:p w14:paraId="78A399BB" w14:textId="77777777" w:rsidR="00322061" w:rsidRPr="00322061" w:rsidRDefault="00322061" w:rsidP="00322061">
            <w:pPr>
              <w:rPr>
                <w:del w:id="8051" w:author="KPMG_PQH" w:date="2026-04-07T11:25:00Z" w16du:dateUtc="2026-04-07T04:25:00Z"/>
                <w:rFonts w:ascii="Arial" w:hAnsi="Arial" w:cs="Arial"/>
                <w:color w:val="000000"/>
                <w:sz w:val="18"/>
                <w:szCs w:val="18"/>
                <w:lang w:eastAsia="en-US"/>
              </w:rPr>
            </w:pPr>
            <w:del w:id="8052" w:author="KPMG_PQH" w:date="2026-04-07T11:25:00Z" w16du:dateUtc="2026-04-07T04:25:00Z">
              <w:r w:rsidRPr="00322061">
                <w:rPr>
                  <w:rFonts w:ascii="Arial" w:hAnsi="Arial" w:cs="Arial"/>
                  <w:color w:val="000000"/>
                  <w:sz w:val="18"/>
                  <w:szCs w:val="18"/>
                  <w:lang w:eastAsia="en-US"/>
                </w:rPr>
                <w:delText>FUJIKURA COMPOSITES INC</w:delText>
              </w:r>
            </w:del>
          </w:p>
        </w:tc>
        <w:tc>
          <w:tcPr>
            <w:tcW w:w="846" w:type="pct"/>
            <w:tcBorders>
              <w:top w:val="nil"/>
              <w:left w:val="nil"/>
              <w:bottom w:val="single" w:sz="4" w:space="0" w:color="auto"/>
              <w:right w:val="single" w:sz="4" w:space="0" w:color="auto"/>
            </w:tcBorders>
            <w:vAlign w:val="center"/>
            <w:hideMark/>
          </w:tcPr>
          <w:p w14:paraId="374D8F5F" w14:textId="77777777" w:rsidR="00322061" w:rsidRPr="00322061" w:rsidRDefault="00322061" w:rsidP="00322061">
            <w:pPr>
              <w:jc w:val="center"/>
              <w:rPr>
                <w:del w:id="8053" w:author="KPMG_PQH" w:date="2026-04-07T11:25:00Z" w16du:dateUtc="2026-04-07T04:25:00Z"/>
                <w:rFonts w:ascii="Arial" w:hAnsi="Arial" w:cs="Arial"/>
                <w:color w:val="000000"/>
                <w:sz w:val="18"/>
                <w:szCs w:val="18"/>
                <w:lang w:eastAsia="en-US"/>
              </w:rPr>
            </w:pPr>
            <w:del w:id="8054"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58213D7" w14:textId="77777777" w:rsidR="00322061" w:rsidRPr="00322061" w:rsidRDefault="00322061" w:rsidP="00322061">
            <w:pPr>
              <w:rPr>
                <w:del w:id="8055" w:author="KPMG_PQH" w:date="2026-04-07T11:25:00Z" w16du:dateUtc="2026-04-07T04:25:00Z"/>
                <w:rFonts w:ascii="Arial" w:hAnsi="Arial" w:cs="Arial"/>
                <w:color w:val="000000"/>
                <w:sz w:val="18"/>
                <w:szCs w:val="18"/>
                <w:lang w:eastAsia="en-US"/>
              </w:rPr>
            </w:pPr>
            <w:del w:id="805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03A27A8" w14:textId="77777777" w:rsidTr="003B3AC8">
        <w:trPr>
          <w:trHeight w:val="20"/>
          <w:del w:id="805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47D3F3B" w14:textId="77777777" w:rsidR="00322061" w:rsidRPr="00322061" w:rsidRDefault="00322061" w:rsidP="00322061">
            <w:pPr>
              <w:jc w:val="center"/>
              <w:rPr>
                <w:del w:id="8058" w:author="KPMG_PQH" w:date="2026-04-07T11:25:00Z" w16du:dateUtc="2026-04-07T04:25:00Z"/>
                <w:rFonts w:ascii="Arial" w:hAnsi="Arial" w:cs="Arial"/>
                <w:color w:val="000000"/>
                <w:sz w:val="18"/>
                <w:szCs w:val="18"/>
                <w:lang w:eastAsia="en-US"/>
              </w:rPr>
            </w:pPr>
            <w:del w:id="8059" w:author="KPMG_PQH" w:date="2026-04-07T11:25:00Z" w16du:dateUtc="2026-04-07T04:25:00Z">
              <w:r w:rsidRPr="00322061">
                <w:rPr>
                  <w:rFonts w:ascii="Arial" w:hAnsi="Arial" w:cs="Arial"/>
                  <w:color w:val="000000"/>
                  <w:sz w:val="18"/>
                  <w:szCs w:val="18"/>
                  <w:lang w:eastAsia="en-US"/>
                </w:rPr>
                <w:delText>97</w:delText>
              </w:r>
            </w:del>
          </w:p>
        </w:tc>
        <w:tc>
          <w:tcPr>
            <w:tcW w:w="2352" w:type="pct"/>
            <w:tcBorders>
              <w:top w:val="nil"/>
              <w:left w:val="nil"/>
              <w:bottom w:val="single" w:sz="4" w:space="0" w:color="auto"/>
              <w:right w:val="single" w:sz="4" w:space="0" w:color="auto"/>
            </w:tcBorders>
            <w:vAlign w:val="center"/>
            <w:hideMark/>
          </w:tcPr>
          <w:p w14:paraId="33EF96BF" w14:textId="77777777" w:rsidR="00322061" w:rsidRPr="00322061" w:rsidRDefault="00322061" w:rsidP="00322061">
            <w:pPr>
              <w:rPr>
                <w:del w:id="8060" w:author="KPMG_PQH" w:date="2026-04-07T11:25:00Z" w16du:dateUtc="2026-04-07T04:25:00Z"/>
                <w:rFonts w:ascii="Arial" w:hAnsi="Arial" w:cs="Arial"/>
                <w:color w:val="000000"/>
                <w:sz w:val="18"/>
                <w:szCs w:val="18"/>
                <w:lang w:eastAsia="en-US"/>
              </w:rPr>
            </w:pPr>
            <w:del w:id="8061" w:author="KPMG_PQH" w:date="2026-04-07T11:25:00Z" w16du:dateUtc="2026-04-07T04:25:00Z">
              <w:r w:rsidRPr="00322061">
                <w:rPr>
                  <w:rFonts w:ascii="Arial" w:hAnsi="Arial" w:cs="Arial"/>
                  <w:color w:val="000000"/>
                  <w:sz w:val="18"/>
                  <w:szCs w:val="18"/>
                  <w:lang w:eastAsia="en-US"/>
                </w:rPr>
                <w:delText>GETALONG ENTERPRISE LIMITED</w:delText>
              </w:r>
            </w:del>
          </w:p>
        </w:tc>
        <w:tc>
          <w:tcPr>
            <w:tcW w:w="846" w:type="pct"/>
            <w:tcBorders>
              <w:top w:val="nil"/>
              <w:left w:val="nil"/>
              <w:bottom w:val="single" w:sz="4" w:space="0" w:color="auto"/>
              <w:right w:val="single" w:sz="4" w:space="0" w:color="auto"/>
            </w:tcBorders>
            <w:vAlign w:val="center"/>
            <w:hideMark/>
          </w:tcPr>
          <w:p w14:paraId="0976EED6" w14:textId="77777777" w:rsidR="00322061" w:rsidRPr="00322061" w:rsidRDefault="00322061" w:rsidP="00322061">
            <w:pPr>
              <w:jc w:val="center"/>
              <w:rPr>
                <w:del w:id="8062" w:author="KPMG_PQH" w:date="2026-04-07T11:25:00Z" w16du:dateUtc="2026-04-07T04:25:00Z"/>
                <w:rFonts w:ascii="Arial" w:hAnsi="Arial" w:cs="Arial"/>
                <w:color w:val="000000"/>
                <w:sz w:val="18"/>
                <w:szCs w:val="18"/>
                <w:lang w:eastAsia="en-US"/>
              </w:rPr>
            </w:pPr>
            <w:del w:id="806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32B54C3A" w14:textId="77777777" w:rsidR="00322061" w:rsidRPr="00322061" w:rsidRDefault="00322061" w:rsidP="00322061">
            <w:pPr>
              <w:rPr>
                <w:del w:id="8064" w:author="KPMG_PQH" w:date="2026-04-07T11:25:00Z" w16du:dateUtc="2026-04-07T04:25:00Z"/>
                <w:rFonts w:ascii="Arial" w:hAnsi="Arial" w:cs="Arial"/>
                <w:color w:val="000000"/>
                <w:sz w:val="18"/>
                <w:szCs w:val="18"/>
                <w:lang w:eastAsia="en-US"/>
              </w:rPr>
            </w:pPr>
            <w:del w:id="806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6A942C12" w14:textId="77777777" w:rsidTr="003B3AC8">
        <w:trPr>
          <w:trHeight w:val="20"/>
          <w:del w:id="806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2104907" w14:textId="77777777" w:rsidR="00322061" w:rsidRPr="00322061" w:rsidRDefault="00322061" w:rsidP="00322061">
            <w:pPr>
              <w:jc w:val="center"/>
              <w:rPr>
                <w:del w:id="8067" w:author="KPMG_PQH" w:date="2026-04-07T11:25:00Z" w16du:dateUtc="2026-04-07T04:25:00Z"/>
                <w:rFonts w:ascii="Arial" w:hAnsi="Arial" w:cs="Arial"/>
                <w:color w:val="000000"/>
                <w:sz w:val="18"/>
                <w:szCs w:val="18"/>
                <w:lang w:eastAsia="en-US"/>
              </w:rPr>
            </w:pPr>
            <w:del w:id="8068" w:author="KPMG_PQH" w:date="2026-04-07T11:25:00Z" w16du:dateUtc="2026-04-07T04:25:00Z">
              <w:r w:rsidRPr="00322061">
                <w:rPr>
                  <w:rFonts w:ascii="Arial" w:hAnsi="Arial" w:cs="Arial"/>
                  <w:color w:val="000000"/>
                  <w:sz w:val="18"/>
                  <w:szCs w:val="18"/>
                  <w:lang w:eastAsia="en-US"/>
                </w:rPr>
                <w:delText>98</w:delText>
              </w:r>
            </w:del>
          </w:p>
        </w:tc>
        <w:tc>
          <w:tcPr>
            <w:tcW w:w="2352" w:type="pct"/>
            <w:tcBorders>
              <w:top w:val="nil"/>
              <w:left w:val="nil"/>
              <w:bottom w:val="single" w:sz="4" w:space="0" w:color="auto"/>
              <w:right w:val="single" w:sz="4" w:space="0" w:color="auto"/>
            </w:tcBorders>
            <w:vAlign w:val="center"/>
            <w:hideMark/>
          </w:tcPr>
          <w:p w14:paraId="45CE41B9" w14:textId="77777777" w:rsidR="00322061" w:rsidRPr="00322061" w:rsidRDefault="00322061" w:rsidP="00322061">
            <w:pPr>
              <w:rPr>
                <w:del w:id="8069" w:author="KPMG_PQH" w:date="2026-04-07T11:25:00Z" w16du:dateUtc="2026-04-07T04:25:00Z"/>
                <w:rFonts w:ascii="Arial" w:hAnsi="Arial" w:cs="Arial"/>
                <w:color w:val="000000"/>
                <w:sz w:val="18"/>
                <w:szCs w:val="18"/>
                <w:lang w:eastAsia="en-US"/>
              </w:rPr>
            </w:pPr>
            <w:del w:id="8070" w:author="KPMG_PQH" w:date="2026-04-07T11:25:00Z" w16du:dateUtc="2026-04-07T04:25:00Z">
              <w:r w:rsidRPr="00322061">
                <w:rPr>
                  <w:rFonts w:ascii="Arial" w:hAnsi="Arial" w:cs="Arial"/>
                  <w:color w:val="000000"/>
                  <w:sz w:val="18"/>
                  <w:szCs w:val="18"/>
                  <w:lang w:eastAsia="en-US"/>
                </w:rPr>
                <w:delText>GIANT MANUFACTURING CO., LTD.</w:delText>
              </w:r>
            </w:del>
          </w:p>
        </w:tc>
        <w:tc>
          <w:tcPr>
            <w:tcW w:w="846" w:type="pct"/>
            <w:tcBorders>
              <w:top w:val="nil"/>
              <w:left w:val="nil"/>
              <w:bottom w:val="single" w:sz="4" w:space="0" w:color="auto"/>
              <w:right w:val="single" w:sz="4" w:space="0" w:color="auto"/>
            </w:tcBorders>
            <w:vAlign w:val="center"/>
            <w:hideMark/>
          </w:tcPr>
          <w:p w14:paraId="14BC282F" w14:textId="77777777" w:rsidR="00322061" w:rsidRPr="00322061" w:rsidRDefault="00322061" w:rsidP="00322061">
            <w:pPr>
              <w:jc w:val="center"/>
              <w:rPr>
                <w:del w:id="8071" w:author="KPMG_PQH" w:date="2026-04-07T11:25:00Z" w16du:dateUtc="2026-04-07T04:25:00Z"/>
                <w:rFonts w:ascii="Arial" w:hAnsi="Arial" w:cs="Arial"/>
                <w:color w:val="000000"/>
                <w:sz w:val="18"/>
                <w:szCs w:val="18"/>
                <w:lang w:eastAsia="en-US"/>
              </w:rPr>
            </w:pPr>
            <w:del w:id="8072"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15E529E" w14:textId="77777777" w:rsidR="00322061" w:rsidRPr="00322061" w:rsidRDefault="00322061" w:rsidP="00322061">
            <w:pPr>
              <w:rPr>
                <w:del w:id="8073" w:author="KPMG_PQH" w:date="2026-04-07T11:25:00Z" w16du:dateUtc="2026-04-07T04:25:00Z"/>
                <w:rFonts w:ascii="Arial" w:hAnsi="Arial" w:cs="Arial"/>
                <w:color w:val="000000"/>
                <w:sz w:val="18"/>
                <w:szCs w:val="18"/>
                <w:lang w:eastAsia="en-US"/>
              </w:rPr>
            </w:pPr>
            <w:del w:id="807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2A854E2" w14:textId="77777777" w:rsidTr="003B3AC8">
        <w:trPr>
          <w:trHeight w:val="20"/>
          <w:del w:id="807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16BA2FA" w14:textId="77777777" w:rsidR="00322061" w:rsidRPr="00322061" w:rsidRDefault="00322061" w:rsidP="00322061">
            <w:pPr>
              <w:jc w:val="center"/>
              <w:rPr>
                <w:del w:id="8076" w:author="KPMG_PQH" w:date="2026-04-07T11:25:00Z" w16du:dateUtc="2026-04-07T04:25:00Z"/>
                <w:rFonts w:ascii="Arial" w:hAnsi="Arial" w:cs="Arial"/>
                <w:color w:val="000000"/>
                <w:sz w:val="18"/>
                <w:szCs w:val="18"/>
                <w:lang w:eastAsia="en-US"/>
              </w:rPr>
            </w:pPr>
            <w:del w:id="8077" w:author="KPMG_PQH" w:date="2026-04-07T11:25:00Z" w16du:dateUtc="2026-04-07T04:25:00Z">
              <w:r w:rsidRPr="00322061">
                <w:rPr>
                  <w:rFonts w:ascii="Arial" w:hAnsi="Arial" w:cs="Arial"/>
                  <w:color w:val="000000"/>
                  <w:sz w:val="18"/>
                  <w:szCs w:val="18"/>
                  <w:lang w:eastAsia="en-US"/>
                </w:rPr>
                <w:delText>99</w:delText>
              </w:r>
            </w:del>
          </w:p>
        </w:tc>
        <w:tc>
          <w:tcPr>
            <w:tcW w:w="2352" w:type="pct"/>
            <w:tcBorders>
              <w:top w:val="nil"/>
              <w:left w:val="nil"/>
              <w:bottom w:val="single" w:sz="4" w:space="0" w:color="auto"/>
              <w:right w:val="single" w:sz="4" w:space="0" w:color="auto"/>
            </w:tcBorders>
            <w:vAlign w:val="center"/>
            <w:hideMark/>
          </w:tcPr>
          <w:p w14:paraId="29583500" w14:textId="77777777" w:rsidR="00322061" w:rsidRPr="00322061" w:rsidRDefault="00322061" w:rsidP="00322061">
            <w:pPr>
              <w:rPr>
                <w:del w:id="8078" w:author="KPMG_PQH" w:date="2026-04-07T11:25:00Z" w16du:dateUtc="2026-04-07T04:25:00Z"/>
                <w:rFonts w:ascii="Arial" w:hAnsi="Arial" w:cs="Arial"/>
                <w:color w:val="000000"/>
                <w:sz w:val="18"/>
                <w:szCs w:val="18"/>
                <w:lang w:eastAsia="en-US"/>
              </w:rPr>
            </w:pPr>
            <w:del w:id="8079" w:author="KPMG_PQH" w:date="2026-04-07T11:25:00Z" w16du:dateUtc="2026-04-07T04:25:00Z">
              <w:r w:rsidRPr="00322061">
                <w:rPr>
                  <w:rFonts w:ascii="Arial" w:hAnsi="Arial" w:cs="Arial"/>
                  <w:color w:val="000000"/>
                  <w:sz w:val="18"/>
                  <w:szCs w:val="18"/>
                  <w:lang w:eastAsia="en-US"/>
                </w:rPr>
                <w:delText>GIFT HOLDINGS INC.</w:delText>
              </w:r>
            </w:del>
          </w:p>
        </w:tc>
        <w:tc>
          <w:tcPr>
            <w:tcW w:w="846" w:type="pct"/>
            <w:tcBorders>
              <w:top w:val="nil"/>
              <w:left w:val="nil"/>
              <w:bottom w:val="single" w:sz="4" w:space="0" w:color="auto"/>
              <w:right w:val="single" w:sz="4" w:space="0" w:color="auto"/>
            </w:tcBorders>
            <w:vAlign w:val="center"/>
            <w:hideMark/>
          </w:tcPr>
          <w:p w14:paraId="37F61538" w14:textId="77777777" w:rsidR="00322061" w:rsidRPr="00322061" w:rsidRDefault="00322061" w:rsidP="00322061">
            <w:pPr>
              <w:jc w:val="center"/>
              <w:rPr>
                <w:del w:id="8080" w:author="KPMG_PQH" w:date="2026-04-07T11:25:00Z" w16du:dateUtc="2026-04-07T04:25:00Z"/>
                <w:rFonts w:ascii="Arial" w:hAnsi="Arial" w:cs="Arial"/>
                <w:color w:val="000000"/>
                <w:sz w:val="18"/>
                <w:szCs w:val="18"/>
                <w:lang w:eastAsia="en-US"/>
              </w:rPr>
            </w:pPr>
            <w:del w:id="8081"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7698E579" w14:textId="77777777" w:rsidR="00322061" w:rsidRPr="00322061" w:rsidRDefault="00322061" w:rsidP="00322061">
            <w:pPr>
              <w:rPr>
                <w:del w:id="8082" w:author="KPMG_PQH" w:date="2026-04-07T11:25:00Z" w16du:dateUtc="2026-04-07T04:25:00Z"/>
                <w:rFonts w:ascii="Arial" w:hAnsi="Arial" w:cs="Arial"/>
                <w:color w:val="000000"/>
                <w:sz w:val="18"/>
                <w:szCs w:val="18"/>
                <w:lang w:eastAsia="en-US"/>
              </w:rPr>
            </w:pPr>
            <w:del w:id="808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A1F9355" w14:textId="77777777" w:rsidTr="003B3AC8">
        <w:trPr>
          <w:trHeight w:val="20"/>
          <w:del w:id="808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ECD3ABD" w14:textId="77777777" w:rsidR="00322061" w:rsidRPr="00322061" w:rsidRDefault="00322061" w:rsidP="00322061">
            <w:pPr>
              <w:jc w:val="center"/>
              <w:rPr>
                <w:del w:id="8085" w:author="KPMG_PQH" w:date="2026-04-07T11:25:00Z" w16du:dateUtc="2026-04-07T04:25:00Z"/>
                <w:rFonts w:ascii="Arial" w:hAnsi="Arial" w:cs="Arial"/>
                <w:color w:val="000000"/>
                <w:sz w:val="18"/>
                <w:szCs w:val="18"/>
                <w:lang w:eastAsia="en-US"/>
              </w:rPr>
            </w:pPr>
            <w:del w:id="8086" w:author="KPMG_PQH" w:date="2026-04-07T11:25:00Z" w16du:dateUtc="2026-04-07T04:25:00Z">
              <w:r w:rsidRPr="00322061">
                <w:rPr>
                  <w:rFonts w:ascii="Arial" w:hAnsi="Arial" w:cs="Arial"/>
                  <w:color w:val="000000"/>
                  <w:sz w:val="18"/>
                  <w:szCs w:val="18"/>
                  <w:lang w:eastAsia="en-US"/>
                </w:rPr>
                <w:delText>100</w:delText>
              </w:r>
            </w:del>
          </w:p>
        </w:tc>
        <w:tc>
          <w:tcPr>
            <w:tcW w:w="2352" w:type="pct"/>
            <w:tcBorders>
              <w:top w:val="nil"/>
              <w:left w:val="nil"/>
              <w:bottom w:val="single" w:sz="4" w:space="0" w:color="auto"/>
              <w:right w:val="single" w:sz="4" w:space="0" w:color="auto"/>
            </w:tcBorders>
            <w:vAlign w:val="center"/>
            <w:hideMark/>
          </w:tcPr>
          <w:p w14:paraId="5253604B" w14:textId="77777777" w:rsidR="00322061" w:rsidRPr="00322061" w:rsidRDefault="00322061" w:rsidP="00322061">
            <w:pPr>
              <w:rPr>
                <w:del w:id="8087" w:author="KPMG_PQH" w:date="2026-04-07T11:25:00Z" w16du:dateUtc="2026-04-07T04:25:00Z"/>
                <w:rFonts w:ascii="Arial" w:hAnsi="Arial" w:cs="Arial"/>
                <w:color w:val="000000"/>
                <w:sz w:val="18"/>
                <w:szCs w:val="18"/>
                <w:lang w:eastAsia="en-US"/>
              </w:rPr>
            </w:pPr>
            <w:del w:id="8088" w:author="KPMG_PQH" w:date="2026-04-07T11:25:00Z" w16du:dateUtc="2026-04-07T04:25:00Z">
              <w:r w:rsidRPr="00322061">
                <w:rPr>
                  <w:rFonts w:ascii="Arial" w:hAnsi="Arial" w:cs="Arial"/>
                  <w:color w:val="000000"/>
                  <w:sz w:val="18"/>
                  <w:szCs w:val="18"/>
                  <w:lang w:eastAsia="en-US"/>
                </w:rPr>
                <w:delText>GLOBAL CONNECTIONS PCL</w:delText>
              </w:r>
            </w:del>
          </w:p>
        </w:tc>
        <w:tc>
          <w:tcPr>
            <w:tcW w:w="846" w:type="pct"/>
            <w:tcBorders>
              <w:top w:val="nil"/>
              <w:left w:val="nil"/>
              <w:bottom w:val="single" w:sz="4" w:space="0" w:color="auto"/>
              <w:right w:val="single" w:sz="4" w:space="0" w:color="auto"/>
            </w:tcBorders>
            <w:vAlign w:val="center"/>
            <w:hideMark/>
          </w:tcPr>
          <w:p w14:paraId="63A1EBFE" w14:textId="77777777" w:rsidR="00322061" w:rsidRPr="00322061" w:rsidRDefault="00322061" w:rsidP="00322061">
            <w:pPr>
              <w:jc w:val="center"/>
              <w:rPr>
                <w:del w:id="8089" w:author="KPMG_PQH" w:date="2026-04-07T11:25:00Z" w16du:dateUtc="2026-04-07T04:25:00Z"/>
                <w:rFonts w:ascii="Arial" w:hAnsi="Arial" w:cs="Arial"/>
                <w:color w:val="000000"/>
                <w:sz w:val="18"/>
                <w:szCs w:val="18"/>
                <w:lang w:eastAsia="en-US"/>
              </w:rPr>
            </w:pPr>
            <w:del w:id="8090"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55E76BCE" w14:textId="77777777" w:rsidR="00322061" w:rsidRPr="00322061" w:rsidRDefault="00322061" w:rsidP="00322061">
            <w:pPr>
              <w:rPr>
                <w:del w:id="8091" w:author="KPMG_PQH" w:date="2026-04-07T11:25:00Z" w16du:dateUtc="2026-04-07T04:25:00Z"/>
                <w:rFonts w:ascii="Arial" w:hAnsi="Arial" w:cs="Arial"/>
                <w:color w:val="000000"/>
                <w:sz w:val="18"/>
                <w:szCs w:val="18"/>
                <w:lang w:eastAsia="en-US"/>
              </w:rPr>
            </w:pPr>
            <w:del w:id="809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D694398" w14:textId="77777777" w:rsidTr="003B3AC8">
        <w:trPr>
          <w:trHeight w:val="20"/>
          <w:del w:id="809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863E106" w14:textId="77777777" w:rsidR="00322061" w:rsidRPr="00322061" w:rsidRDefault="00322061" w:rsidP="00322061">
            <w:pPr>
              <w:jc w:val="center"/>
              <w:rPr>
                <w:del w:id="8094" w:author="KPMG_PQH" w:date="2026-04-07T11:25:00Z" w16du:dateUtc="2026-04-07T04:25:00Z"/>
                <w:rFonts w:ascii="Arial" w:hAnsi="Arial" w:cs="Arial"/>
                <w:color w:val="000000"/>
                <w:sz w:val="18"/>
                <w:szCs w:val="18"/>
                <w:lang w:eastAsia="en-US"/>
              </w:rPr>
            </w:pPr>
            <w:del w:id="8095" w:author="KPMG_PQH" w:date="2026-04-07T11:25:00Z" w16du:dateUtc="2026-04-07T04:25:00Z">
              <w:r w:rsidRPr="00322061">
                <w:rPr>
                  <w:rFonts w:ascii="Arial" w:hAnsi="Arial" w:cs="Arial"/>
                  <w:color w:val="000000"/>
                  <w:sz w:val="18"/>
                  <w:szCs w:val="18"/>
                  <w:lang w:eastAsia="en-US"/>
                </w:rPr>
                <w:delText>101</w:delText>
              </w:r>
            </w:del>
          </w:p>
        </w:tc>
        <w:tc>
          <w:tcPr>
            <w:tcW w:w="2352" w:type="pct"/>
            <w:tcBorders>
              <w:top w:val="nil"/>
              <w:left w:val="nil"/>
              <w:bottom w:val="single" w:sz="4" w:space="0" w:color="auto"/>
              <w:right w:val="single" w:sz="4" w:space="0" w:color="auto"/>
            </w:tcBorders>
            <w:vAlign w:val="center"/>
            <w:hideMark/>
          </w:tcPr>
          <w:p w14:paraId="4ABC5F0C" w14:textId="77777777" w:rsidR="00322061" w:rsidRPr="00322061" w:rsidRDefault="00322061" w:rsidP="00322061">
            <w:pPr>
              <w:rPr>
                <w:del w:id="8096" w:author="KPMG_PQH" w:date="2026-04-07T11:25:00Z" w16du:dateUtc="2026-04-07T04:25:00Z"/>
                <w:rFonts w:ascii="Arial" w:hAnsi="Arial" w:cs="Arial"/>
                <w:color w:val="000000"/>
                <w:sz w:val="18"/>
                <w:szCs w:val="18"/>
                <w:lang w:eastAsia="en-US"/>
              </w:rPr>
            </w:pPr>
            <w:del w:id="8097" w:author="KPMG_PQH" w:date="2026-04-07T11:25:00Z" w16du:dateUtc="2026-04-07T04:25:00Z">
              <w:r w:rsidRPr="00322061">
                <w:rPr>
                  <w:rFonts w:ascii="Arial" w:hAnsi="Arial" w:cs="Arial"/>
                  <w:color w:val="000000"/>
                  <w:sz w:val="18"/>
                  <w:szCs w:val="18"/>
                  <w:lang w:eastAsia="en-US"/>
                </w:rPr>
                <w:delText>GLOBERIDE INC</w:delText>
              </w:r>
            </w:del>
          </w:p>
        </w:tc>
        <w:tc>
          <w:tcPr>
            <w:tcW w:w="846" w:type="pct"/>
            <w:tcBorders>
              <w:top w:val="nil"/>
              <w:left w:val="nil"/>
              <w:bottom w:val="single" w:sz="4" w:space="0" w:color="auto"/>
              <w:right w:val="single" w:sz="4" w:space="0" w:color="auto"/>
            </w:tcBorders>
            <w:vAlign w:val="center"/>
            <w:hideMark/>
          </w:tcPr>
          <w:p w14:paraId="37972E38" w14:textId="77777777" w:rsidR="00322061" w:rsidRPr="00322061" w:rsidRDefault="00322061" w:rsidP="00322061">
            <w:pPr>
              <w:jc w:val="center"/>
              <w:rPr>
                <w:del w:id="8098" w:author="KPMG_PQH" w:date="2026-04-07T11:25:00Z" w16du:dateUtc="2026-04-07T04:25:00Z"/>
                <w:rFonts w:ascii="Arial" w:hAnsi="Arial" w:cs="Arial"/>
                <w:color w:val="000000"/>
                <w:sz w:val="18"/>
                <w:szCs w:val="18"/>
                <w:lang w:eastAsia="en-US"/>
              </w:rPr>
            </w:pPr>
            <w:del w:id="8099"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DD4F289" w14:textId="77777777" w:rsidR="00322061" w:rsidRPr="00322061" w:rsidRDefault="00322061" w:rsidP="00322061">
            <w:pPr>
              <w:rPr>
                <w:del w:id="8100" w:author="KPMG_PQH" w:date="2026-04-07T11:25:00Z" w16du:dateUtc="2026-04-07T04:25:00Z"/>
                <w:rFonts w:ascii="Arial" w:hAnsi="Arial" w:cs="Arial"/>
                <w:color w:val="000000"/>
                <w:sz w:val="18"/>
                <w:szCs w:val="18"/>
                <w:lang w:eastAsia="en-US"/>
              </w:rPr>
            </w:pPr>
            <w:del w:id="810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8A78D6F" w14:textId="77777777" w:rsidTr="003B3AC8">
        <w:trPr>
          <w:trHeight w:val="20"/>
          <w:del w:id="810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A52DF2F" w14:textId="77777777" w:rsidR="00322061" w:rsidRPr="00322061" w:rsidRDefault="00322061" w:rsidP="00322061">
            <w:pPr>
              <w:jc w:val="center"/>
              <w:rPr>
                <w:del w:id="8103" w:author="KPMG_PQH" w:date="2026-04-07T11:25:00Z" w16du:dateUtc="2026-04-07T04:25:00Z"/>
                <w:rFonts w:ascii="Arial" w:hAnsi="Arial" w:cs="Arial"/>
                <w:color w:val="000000"/>
                <w:sz w:val="18"/>
                <w:szCs w:val="18"/>
                <w:lang w:eastAsia="en-US"/>
              </w:rPr>
            </w:pPr>
            <w:del w:id="8104" w:author="KPMG_PQH" w:date="2026-04-07T11:25:00Z" w16du:dateUtc="2026-04-07T04:25:00Z">
              <w:r w:rsidRPr="00322061">
                <w:rPr>
                  <w:rFonts w:ascii="Arial" w:hAnsi="Arial" w:cs="Arial"/>
                  <w:color w:val="000000"/>
                  <w:sz w:val="18"/>
                  <w:szCs w:val="18"/>
                  <w:lang w:eastAsia="en-US"/>
                </w:rPr>
                <w:delText>102</w:delText>
              </w:r>
            </w:del>
          </w:p>
        </w:tc>
        <w:tc>
          <w:tcPr>
            <w:tcW w:w="2352" w:type="pct"/>
            <w:tcBorders>
              <w:top w:val="nil"/>
              <w:left w:val="nil"/>
              <w:bottom w:val="single" w:sz="4" w:space="0" w:color="auto"/>
              <w:right w:val="single" w:sz="4" w:space="0" w:color="auto"/>
            </w:tcBorders>
            <w:vAlign w:val="center"/>
            <w:hideMark/>
          </w:tcPr>
          <w:p w14:paraId="1848D40F" w14:textId="77777777" w:rsidR="00322061" w:rsidRPr="00322061" w:rsidRDefault="00322061" w:rsidP="00322061">
            <w:pPr>
              <w:rPr>
                <w:del w:id="8105" w:author="KPMG_PQH" w:date="2026-04-07T11:25:00Z" w16du:dateUtc="2026-04-07T04:25:00Z"/>
                <w:rFonts w:ascii="Arial" w:hAnsi="Arial" w:cs="Arial"/>
                <w:color w:val="000000"/>
                <w:sz w:val="18"/>
                <w:szCs w:val="18"/>
                <w:lang w:eastAsia="en-US"/>
              </w:rPr>
            </w:pPr>
            <w:del w:id="8106" w:author="KPMG_PQH" w:date="2026-04-07T11:25:00Z" w16du:dateUtc="2026-04-07T04:25:00Z">
              <w:r w:rsidRPr="00322061">
                <w:rPr>
                  <w:rFonts w:ascii="Arial" w:hAnsi="Arial" w:cs="Arial"/>
                  <w:color w:val="000000"/>
                  <w:sz w:val="18"/>
                  <w:szCs w:val="18"/>
                  <w:lang w:eastAsia="en-US"/>
                </w:rPr>
                <w:delText>GOC (PAK) LIMITED</w:delText>
              </w:r>
            </w:del>
          </w:p>
        </w:tc>
        <w:tc>
          <w:tcPr>
            <w:tcW w:w="846" w:type="pct"/>
            <w:tcBorders>
              <w:top w:val="nil"/>
              <w:left w:val="nil"/>
              <w:bottom w:val="single" w:sz="4" w:space="0" w:color="auto"/>
              <w:right w:val="single" w:sz="4" w:space="0" w:color="auto"/>
            </w:tcBorders>
            <w:vAlign w:val="center"/>
            <w:hideMark/>
          </w:tcPr>
          <w:p w14:paraId="3CFC0FF4" w14:textId="77777777" w:rsidR="00322061" w:rsidRPr="00322061" w:rsidRDefault="00322061" w:rsidP="00322061">
            <w:pPr>
              <w:jc w:val="center"/>
              <w:rPr>
                <w:del w:id="8107" w:author="KPMG_PQH" w:date="2026-04-07T11:25:00Z" w16du:dateUtc="2026-04-07T04:25:00Z"/>
                <w:rFonts w:ascii="Arial" w:hAnsi="Arial" w:cs="Arial"/>
                <w:color w:val="000000"/>
                <w:sz w:val="18"/>
                <w:szCs w:val="18"/>
                <w:lang w:eastAsia="en-US"/>
              </w:rPr>
            </w:pPr>
            <w:del w:id="8108"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2CFCC893" w14:textId="77777777" w:rsidR="00322061" w:rsidRPr="00322061" w:rsidRDefault="00322061" w:rsidP="00322061">
            <w:pPr>
              <w:rPr>
                <w:del w:id="8109" w:author="KPMG_PQH" w:date="2026-04-07T11:25:00Z" w16du:dateUtc="2026-04-07T04:25:00Z"/>
                <w:rFonts w:ascii="Arial" w:hAnsi="Arial" w:cs="Arial"/>
                <w:color w:val="000000"/>
                <w:sz w:val="18"/>
                <w:szCs w:val="18"/>
                <w:lang w:eastAsia="en-US"/>
              </w:rPr>
            </w:pPr>
            <w:del w:id="811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C608E4F" w14:textId="77777777" w:rsidTr="003B3AC8">
        <w:trPr>
          <w:trHeight w:val="20"/>
          <w:del w:id="811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EE9D9F4" w14:textId="77777777" w:rsidR="00322061" w:rsidRPr="00322061" w:rsidRDefault="00322061" w:rsidP="00322061">
            <w:pPr>
              <w:jc w:val="center"/>
              <w:rPr>
                <w:del w:id="8112" w:author="KPMG_PQH" w:date="2026-04-07T11:25:00Z" w16du:dateUtc="2026-04-07T04:25:00Z"/>
                <w:rFonts w:ascii="Arial" w:hAnsi="Arial" w:cs="Arial"/>
                <w:color w:val="000000"/>
                <w:sz w:val="18"/>
                <w:szCs w:val="18"/>
                <w:lang w:eastAsia="en-US"/>
              </w:rPr>
            </w:pPr>
            <w:del w:id="8113" w:author="KPMG_PQH" w:date="2026-04-07T11:25:00Z" w16du:dateUtc="2026-04-07T04:25:00Z">
              <w:r w:rsidRPr="00322061">
                <w:rPr>
                  <w:rFonts w:ascii="Arial" w:hAnsi="Arial" w:cs="Arial"/>
                  <w:color w:val="000000"/>
                  <w:sz w:val="18"/>
                  <w:szCs w:val="18"/>
                  <w:lang w:eastAsia="en-US"/>
                </w:rPr>
                <w:delText>103</w:delText>
              </w:r>
            </w:del>
          </w:p>
        </w:tc>
        <w:tc>
          <w:tcPr>
            <w:tcW w:w="2352" w:type="pct"/>
            <w:tcBorders>
              <w:top w:val="nil"/>
              <w:left w:val="nil"/>
              <w:bottom w:val="single" w:sz="4" w:space="0" w:color="auto"/>
              <w:right w:val="single" w:sz="4" w:space="0" w:color="auto"/>
            </w:tcBorders>
            <w:vAlign w:val="center"/>
            <w:hideMark/>
          </w:tcPr>
          <w:p w14:paraId="7C5B3E94" w14:textId="77777777" w:rsidR="00322061" w:rsidRPr="00322061" w:rsidRDefault="00322061" w:rsidP="00322061">
            <w:pPr>
              <w:rPr>
                <w:del w:id="8114" w:author="KPMG_PQH" w:date="2026-04-07T11:25:00Z" w16du:dateUtc="2026-04-07T04:25:00Z"/>
                <w:rFonts w:ascii="Arial" w:hAnsi="Arial" w:cs="Arial"/>
                <w:color w:val="000000"/>
                <w:sz w:val="18"/>
                <w:szCs w:val="18"/>
                <w:lang w:eastAsia="en-US"/>
              </w:rPr>
            </w:pPr>
            <w:del w:id="8115" w:author="KPMG_PQH" w:date="2026-04-07T11:25:00Z" w16du:dateUtc="2026-04-07T04:25:00Z">
              <w:r w:rsidRPr="00322061">
                <w:rPr>
                  <w:rFonts w:ascii="Arial" w:hAnsi="Arial" w:cs="Arial"/>
                  <w:color w:val="000000"/>
                  <w:sz w:val="18"/>
                  <w:szCs w:val="18"/>
                  <w:lang w:eastAsia="en-US"/>
                </w:rPr>
                <w:delText>GOLDWIN INC.</w:delText>
              </w:r>
            </w:del>
          </w:p>
        </w:tc>
        <w:tc>
          <w:tcPr>
            <w:tcW w:w="846" w:type="pct"/>
            <w:tcBorders>
              <w:top w:val="nil"/>
              <w:left w:val="nil"/>
              <w:bottom w:val="single" w:sz="4" w:space="0" w:color="auto"/>
              <w:right w:val="single" w:sz="4" w:space="0" w:color="auto"/>
            </w:tcBorders>
            <w:vAlign w:val="center"/>
            <w:hideMark/>
          </w:tcPr>
          <w:p w14:paraId="537CA4E8" w14:textId="77777777" w:rsidR="00322061" w:rsidRPr="00322061" w:rsidRDefault="00322061" w:rsidP="00322061">
            <w:pPr>
              <w:jc w:val="center"/>
              <w:rPr>
                <w:del w:id="8116" w:author="KPMG_PQH" w:date="2026-04-07T11:25:00Z" w16du:dateUtc="2026-04-07T04:25:00Z"/>
                <w:rFonts w:ascii="Arial" w:hAnsi="Arial" w:cs="Arial"/>
                <w:color w:val="000000"/>
                <w:sz w:val="18"/>
                <w:szCs w:val="18"/>
                <w:lang w:eastAsia="en-US"/>
              </w:rPr>
            </w:pPr>
            <w:del w:id="811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6FCF3CE8" w14:textId="77777777" w:rsidR="00322061" w:rsidRPr="00322061" w:rsidRDefault="00322061" w:rsidP="00322061">
            <w:pPr>
              <w:rPr>
                <w:del w:id="8118" w:author="KPMG_PQH" w:date="2026-04-07T11:25:00Z" w16du:dateUtc="2026-04-07T04:25:00Z"/>
                <w:rFonts w:ascii="Arial" w:hAnsi="Arial" w:cs="Arial"/>
                <w:color w:val="000000"/>
                <w:sz w:val="18"/>
                <w:szCs w:val="18"/>
                <w:lang w:eastAsia="en-US"/>
              </w:rPr>
            </w:pPr>
            <w:del w:id="811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A1D4975" w14:textId="77777777" w:rsidTr="003B3AC8">
        <w:trPr>
          <w:trHeight w:val="20"/>
          <w:del w:id="812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F405A9F" w14:textId="77777777" w:rsidR="00322061" w:rsidRPr="00322061" w:rsidRDefault="00322061" w:rsidP="00322061">
            <w:pPr>
              <w:jc w:val="center"/>
              <w:rPr>
                <w:del w:id="8121" w:author="KPMG_PQH" w:date="2026-04-07T11:25:00Z" w16du:dateUtc="2026-04-07T04:25:00Z"/>
                <w:rFonts w:ascii="Arial" w:hAnsi="Arial" w:cs="Arial"/>
                <w:color w:val="000000"/>
                <w:sz w:val="18"/>
                <w:szCs w:val="18"/>
                <w:lang w:eastAsia="en-US"/>
              </w:rPr>
            </w:pPr>
            <w:del w:id="8122" w:author="KPMG_PQH" w:date="2026-04-07T11:25:00Z" w16du:dateUtc="2026-04-07T04:25:00Z">
              <w:r w:rsidRPr="00322061">
                <w:rPr>
                  <w:rFonts w:ascii="Arial" w:hAnsi="Arial" w:cs="Arial"/>
                  <w:color w:val="000000"/>
                  <w:sz w:val="18"/>
                  <w:szCs w:val="18"/>
                  <w:lang w:eastAsia="en-US"/>
                </w:rPr>
                <w:delText>104</w:delText>
              </w:r>
            </w:del>
          </w:p>
        </w:tc>
        <w:tc>
          <w:tcPr>
            <w:tcW w:w="2352" w:type="pct"/>
            <w:tcBorders>
              <w:top w:val="nil"/>
              <w:left w:val="nil"/>
              <w:bottom w:val="single" w:sz="4" w:space="0" w:color="auto"/>
              <w:right w:val="single" w:sz="4" w:space="0" w:color="auto"/>
            </w:tcBorders>
            <w:vAlign w:val="center"/>
            <w:hideMark/>
          </w:tcPr>
          <w:p w14:paraId="02E14B39" w14:textId="77777777" w:rsidR="00322061" w:rsidRPr="00322061" w:rsidRDefault="00322061" w:rsidP="00322061">
            <w:pPr>
              <w:rPr>
                <w:del w:id="8123" w:author="KPMG_PQH" w:date="2026-04-07T11:25:00Z" w16du:dateUtc="2026-04-07T04:25:00Z"/>
                <w:rFonts w:ascii="Arial" w:hAnsi="Arial" w:cs="Arial"/>
                <w:color w:val="000000"/>
                <w:sz w:val="18"/>
                <w:szCs w:val="18"/>
                <w:lang w:eastAsia="en-US"/>
              </w:rPr>
            </w:pPr>
            <w:del w:id="8124" w:author="KPMG_PQH" w:date="2026-04-07T11:25:00Z" w16du:dateUtc="2026-04-07T04:25:00Z">
              <w:r w:rsidRPr="00322061">
                <w:rPr>
                  <w:rFonts w:ascii="Arial" w:hAnsi="Arial" w:cs="Arial"/>
                  <w:color w:val="000000"/>
                  <w:sz w:val="18"/>
                  <w:szCs w:val="18"/>
                  <w:lang w:eastAsia="en-US"/>
                </w:rPr>
                <w:delText>GOODWILL E-HEALTH INFO CO., LTD.</w:delText>
              </w:r>
            </w:del>
          </w:p>
        </w:tc>
        <w:tc>
          <w:tcPr>
            <w:tcW w:w="846" w:type="pct"/>
            <w:tcBorders>
              <w:top w:val="nil"/>
              <w:left w:val="nil"/>
              <w:bottom w:val="single" w:sz="4" w:space="0" w:color="auto"/>
              <w:right w:val="single" w:sz="4" w:space="0" w:color="auto"/>
            </w:tcBorders>
            <w:vAlign w:val="center"/>
            <w:hideMark/>
          </w:tcPr>
          <w:p w14:paraId="180F8BCC" w14:textId="77777777" w:rsidR="00322061" w:rsidRPr="00322061" w:rsidRDefault="00322061" w:rsidP="00322061">
            <w:pPr>
              <w:jc w:val="center"/>
              <w:rPr>
                <w:del w:id="8125" w:author="KPMG_PQH" w:date="2026-04-07T11:25:00Z" w16du:dateUtc="2026-04-07T04:25:00Z"/>
                <w:rFonts w:ascii="Arial" w:hAnsi="Arial" w:cs="Arial"/>
                <w:color w:val="000000"/>
                <w:sz w:val="18"/>
                <w:szCs w:val="18"/>
                <w:lang w:eastAsia="en-US"/>
              </w:rPr>
            </w:pPr>
            <w:del w:id="812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772CC88" w14:textId="77777777" w:rsidR="00322061" w:rsidRPr="00322061" w:rsidRDefault="00322061" w:rsidP="00322061">
            <w:pPr>
              <w:rPr>
                <w:del w:id="8127" w:author="KPMG_PQH" w:date="2026-04-07T11:25:00Z" w16du:dateUtc="2026-04-07T04:25:00Z"/>
                <w:rFonts w:ascii="Arial" w:hAnsi="Arial" w:cs="Arial"/>
                <w:color w:val="000000"/>
                <w:sz w:val="18"/>
                <w:szCs w:val="18"/>
                <w:lang w:eastAsia="en-US"/>
              </w:rPr>
            </w:pPr>
            <w:del w:id="8128"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F8847B1" w14:textId="77777777" w:rsidTr="003B3AC8">
        <w:trPr>
          <w:trHeight w:val="20"/>
          <w:del w:id="812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097F55B" w14:textId="77777777" w:rsidR="00322061" w:rsidRPr="00322061" w:rsidRDefault="00322061" w:rsidP="00322061">
            <w:pPr>
              <w:jc w:val="center"/>
              <w:rPr>
                <w:del w:id="8130" w:author="KPMG_PQH" w:date="2026-04-07T11:25:00Z" w16du:dateUtc="2026-04-07T04:25:00Z"/>
                <w:rFonts w:ascii="Arial" w:hAnsi="Arial" w:cs="Arial"/>
                <w:color w:val="000000"/>
                <w:sz w:val="18"/>
                <w:szCs w:val="18"/>
                <w:lang w:eastAsia="en-US"/>
              </w:rPr>
            </w:pPr>
            <w:del w:id="8131" w:author="KPMG_PQH" w:date="2026-04-07T11:25:00Z" w16du:dateUtc="2026-04-07T04:25:00Z">
              <w:r w:rsidRPr="00322061">
                <w:rPr>
                  <w:rFonts w:ascii="Arial" w:hAnsi="Arial" w:cs="Arial"/>
                  <w:color w:val="000000"/>
                  <w:sz w:val="18"/>
                  <w:szCs w:val="18"/>
                  <w:lang w:eastAsia="en-US"/>
                </w:rPr>
                <w:delText>105</w:delText>
              </w:r>
            </w:del>
          </w:p>
        </w:tc>
        <w:tc>
          <w:tcPr>
            <w:tcW w:w="2352" w:type="pct"/>
            <w:tcBorders>
              <w:top w:val="nil"/>
              <w:left w:val="nil"/>
              <w:bottom w:val="single" w:sz="4" w:space="0" w:color="auto"/>
              <w:right w:val="single" w:sz="4" w:space="0" w:color="auto"/>
            </w:tcBorders>
            <w:vAlign w:val="center"/>
            <w:hideMark/>
          </w:tcPr>
          <w:p w14:paraId="70AC749B" w14:textId="77777777" w:rsidR="00322061" w:rsidRPr="00322061" w:rsidRDefault="00322061" w:rsidP="00322061">
            <w:pPr>
              <w:rPr>
                <w:del w:id="8132" w:author="KPMG_PQH" w:date="2026-04-07T11:25:00Z" w16du:dateUtc="2026-04-07T04:25:00Z"/>
                <w:rFonts w:ascii="Arial" w:hAnsi="Arial" w:cs="Arial"/>
                <w:color w:val="000000"/>
                <w:sz w:val="18"/>
                <w:szCs w:val="18"/>
                <w:lang w:eastAsia="en-US"/>
              </w:rPr>
            </w:pPr>
            <w:del w:id="8133" w:author="KPMG_PQH" w:date="2026-04-07T11:25:00Z" w16du:dateUtc="2026-04-07T04:25:00Z">
              <w:r w:rsidRPr="00322061">
                <w:rPr>
                  <w:rFonts w:ascii="Arial" w:hAnsi="Arial" w:cs="Arial"/>
                  <w:color w:val="000000"/>
                  <w:sz w:val="18"/>
                  <w:szCs w:val="18"/>
                  <w:lang w:eastAsia="en-US"/>
                </w:rPr>
                <w:delText>GRAPHITE DESIGN INC</w:delText>
              </w:r>
            </w:del>
          </w:p>
        </w:tc>
        <w:tc>
          <w:tcPr>
            <w:tcW w:w="846" w:type="pct"/>
            <w:tcBorders>
              <w:top w:val="nil"/>
              <w:left w:val="nil"/>
              <w:bottom w:val="single" w:sz="4" w:space="0" w:color="auto"/>
              <w:right w:val="single" w:sz="4" w:space="0" w:color="auto"/>
            </w:tcBorders>
            <w:vAlign w:val="center"/>
            <w:hideMark/>
          </w:tcPr>
          <w:p w14:paraId="23024244" w14:textId="77777777" w:rsidR="00322061" w:rsidRPr="00322061" w:rsidRDefault="00322061" w:rsidP="00322061">
            <w:pPr>
              <w:jc w:val="center"/>
              <w:rPr>
                <w:del w:id="8134" w:author="KPMG_PQH" w:date="2026-04-07T11:25:00Z" w16du:dateUtc="2026-04-07T04:25:00Z"/>
                <w:rFonts w:ascii="Arial" w:hAnsi="Arial" w:cs="Arial"/>
                <w:color w:val="000000"/>
                <w:sz w:val="18"/>
                <w:szCs w:val="18"/>
                <w:lang w:eastAsia="en-US"/>
              </w:rPr>
            </w:pPr>
            <w:del w:id="8135"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8B4EA2B" w14:textId="77777777" w:rsidR="00322061" w:rsidRPr="00322061" w:rsidRDefault="00322061" w:rsidP="00322061">
            <w:pPr>
              <w:rPr>
                <w:del w:id="8136" w:author="KPMG_PQH" w:date="2026-04-07T11:25:00Z" w16du:dateUtc="2026-04-07T04:25:00Z"/>
                <w:rFonts w:ascii="Arial" w:hAnsi="Arial" w:cs="Arial"/>
                <w:color w:val="000000"/>
                <w:sz w:val="18"/>
                <w:szCs w:val="18"/>
                <w:lang w:eastAsia="en-US"/>
              </w:rPr>
            </w:pPr>
            <w:del w:id="813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CE0339A" w14:textId="77777777" w:rsidTr="003B3AC8">
        <w:trPr>
          <w:trHeight w:val="20"/>
          <w:del w:id="813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A33237F" w14:textId="77777777" w:rsidR="00322061" w:rsidRPr="00322061" w:rsidRDefault="00322061" w:rsidP="00322061">
            <w:pPr>
              <w:jc w:val="center"/>
              <w:rPr>
                <w:del w:id="8139" w:author="KPMG_PQH" w:date="2026-04-07T11:25:00Z" w16du:dateUtc="2026-04-07T04:25:00Z"/>
                <w:rFonts w:ascii="Arial" w:hAnsi="Arial" w:cs="Arial"/>
                <w:color w:val="000000"/>
                <w:sz w:val="18"/>
                <w:szCs w:val="18"/>
                <w:lang w:eastAsia="en-US"/>
              </w:rPr>
            </w:pPr>
            <w:del w:id="8140" w:author="KPMG_PQH" w:date="2026-04-07T11:25:00Z" w16du:dateUtc="2026-04-07T04:25:00Z">
              <w:r w:rsidRPr="00322061">
                <w:rPr>
                  <w:rFonts w:ascii="Arial" w:hAnsi="Arial" w:cs="Arial"/>
                  <w:color w:val="000000"/>
                  <w:sz w:val="18"/>
                  <w:szCs w:val="18"/>
                  <w:lang w:eastAsia="en-US"/>
                </w:rPr>
                <w:lastRenderedPageBreak/>
                <w:delText>106</w:delText>
              </w:r>
            </w:del>
          </w:p>
        </w:tc>
        <w:tc>
          <w:tcPr>
            <w:tcW w:w="2352" w:type="pct"/>
            <w:tcBorders>
              <w:top w:val="nil"/>
              <w:left w:val="nil"/>
              <w:bottom w:val="single" w:sz="4" w:space="0" w:color="auto"/>
              <w:right w:val="single" w:sz="4" w:space="0" w:color="auto"/>
            </w:tcBorders>
            <w:vAlign w:val="center"/>
            <w:hideMark/>
          </w:tcPr>
          <w:p w14:paraId="46E5A2F1" w14:textId="77777777" w:rsidR="00322061" w:rsidRPr="00322061" w:rsidRDefault="00322061" w:rsidP="00322061">
            <w:pPr>
              <w:rPr>
                <w:del w:id="8141" w:author="KPMG_PQH" w:date="2026-04-07T11:25:00Z" w16du:dateUtc="2026-04-07T04:25:00Z"/>
                <w:rFonts w:ascii="Arial" w:hAnsi="Arial" w:cs="Arial"/>
                <w:color w:val="000000"/>
                <w:sz w:val="18"/>
                <w:szCs w:val="18"/>
                <w:lang w:eastAsia="en-US"/>
              </w:rPr>
            </w:pPr>
            <w:del w:id="8142" w:author="KPMG_PQH" w:date="2026-04-07T11:25:00Z" w16du:dateUtc="2026-04-07T04:25:00Z">
              <w:r w:rsidRPr="00322061">
                <w:rPr>
                  <w:rFonts w:ascii="Arial" w:hAnsi="Arial" w:cs="Arial"/>
                  <w:color w:val="000000"/>
                  <w:sz w:val="18"/>
                  <w:szCs w:val="18"/>
                  <w:lang w:eastAsia="en-US"/>
                </w:rPr>
                <w:delText>GUANGDONG BAOLIHUA NEW ENERGY STOCK COMPANY LIMITED</w:delText>
              </w:r>
            </w:del>
          </w:p>
        </w:tc>
        <w:tc>
          <w:tcPr>
            <w:tcW w:w="846" w:type="pct"/>
            <w:tcBorders>
              <w:top w:val="nil"/>
              <w:left w:val="nil"/>
              <w:bottom w:val="single" w:sz="4" w:space="0" w:color="auto"/>
              <w:right w:val="single" w:sz="4" w:space="0" w:color="auto"/>
            </w:tcBorders>
            <w:vAlign w:val="center"/>
            <w:hideMark/>
          </w:tcPr>
          <w:p w14:paraId="72A8CF4A" w14:textId="77777777" w:rsidR="00322061" w:rsidRPr="00322061" w:rsidRDefault="00322061" w:rsidP="00322061">
            <w:pPr>
              <w:jc w:val="center"/>
              <w:rPr>
                <w:del w:id="8143" w:author="KPMG_PQH" w:date="2026-04-07T11:25:00Z" w16du:dateUtc="2026-04-07T04:25:00Z"/>
                <w:rFonts w:ascii="Arial" w:hAnsi="Arial" w:cs="Arial"/>
                <w:color w:val="000000"/>
                <w:sz w:val="18"/>
                <w:szCs w:val="18"/>
                <w:lang w:eastAsia="en-US"/>
              </w:rPr>
            </w:pPr>
            <w:del w:id="814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1253E9F" w14:textId="77777777" w:rsidR="00322061" w:rsidRPr="00322061" w:rsidRDefault="00322061" w:rsidP="00322061">
            <w:pPr>
              <w:rPr>
                <w:del w:id="8145" w:author="KPMG_PQH" w:date="2026-04-07T11:25:00Z" w16du:dateUtc="2026-04-07T04:25:00Z"/>
                <w:rFonts w:ascii="Arial" w:hAnsi="Arial" w:cs="Arial"/>
                <w:color w:val="000000"/>
                <w:sz w:val="18"/>
                <w:szCs w:val="18"/>
                <w:lang w:eastAsia="en-US"/>
              </w:rPr>
            </w:pPr>
            <w:del w:id="8146"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B7CD293" w14:textId="77777777" w:rsidTr="003B3AC8">
        <w:trPr>
          <w:trHeight w:val="20"/>
          <w:del w:id="814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0286C9E" w14:textId="77777777" w:rsidR="00322061" w:rsidRPr="00322061" w:rsidRDefault="00322061" w:rsidP="00322061">
            <w:pPr>
              <w:jc w:val="center"/>
              <w:rPr>
                <w:del w:id="8148" w:author="KPMG_PQH" w:date="2026-04-07T11:25:00Z" w16du:dateUtc="2026-04-07T04:25:00Z"/>
                <w:rFonts w:ascii="Arial" w:hAnsi="Arial" w:cs="Arial"/>
                <w:color w:val="000000"/>
                <w:sz w:val="18"/>
                <w:szCs w:val="18"/>
                <w:lang w:eastAsia="en-US"/>
              </w:rPr>
            </w:pPr>
            <w:del w:id="8149" w:author="KPMG_PQH" w:date="2026-04-07T11:25:00Z" w16du:dateUtc="2026-04-07T04:25:00Z">
              <w:r w:rsidRPr="00322061">
                <w:rPr>
                  <w:rFonts w:ascii="Arial" w:hAnsi="Arial" w:cs="Arial"/>
                  <w:color w:val="000000"/>
                  <w:sz w:val="18"/>
                  <w:szCs w:val="18"/>
                  <w:lang w:eastAsia="en-US"/>
                </w:rPr>
                <w:delText>107</w:delText>
              </w:r>
            </w:del>
          </w:p>
        </w:tc>
        <w:tc>
          <w:tcPr>
            <w:tcW w:w="2352" w:type="pct"/>
            <w:tcBorders>
              <w:top w:val="nil"/>
              <w:left w:val="nil"/>
              <w:bottom w:val="single" w:sz="4" w:space="0" w:color="auto"/>
              <w:right w:val="single" w:sz="4" w:space="0" w:color="auto"/>
            </w:tcBorders>
            <w:vAlign w:val="center"/>
            <w:hideMark/>
          </w:tcPr>
          <w:p w14:paraId="09DBC2CB" w14:textId="77777777" w:rsidR="00322061" w:rsidRPr="00322061" w:rsidRDefault="00322061" w:rsidP="00322061">
            <w:pPr>
              <w:rPr>
                <w:del w:id="8150" w:author="KPMG_PQH" w:date="2026-04-07T11:25:00Z" w16du:dateUtc="2026-04-07T04:25:00Z"/>
                <w:rFonts w:ascii="Arial" w:hAnsi="Arial" w:cs="Arial"/>
                <w:color w:val="000000"/>
                <w:sz w:val="18"/>
                <w:szCs w:val="18"/>
                <w:lang w:eastAsia="en-US"/>
              </w:rPr>
            </w:pPr>
            <w:del w:id="8151" w:author="KPMG_PQH" w:date="2026-04-07T11:25:00Z" w16du:dateUtc="2026-04-07T04:25:00Z">
              <w:r w:rsidRPr="00322061">
                <w:rPr>
                  <w:rFonts w:ascii="Arial" w:hAnsi="Arial" w:cs="Arial"/>
                  <w:color w:val="000000"/>
                  <w:sz w:val="18"/>
                  <w:szCs w:val="18"/>
                  <w:lang w:eastAsia="en-US"/>
                </w:rPr>
                <w:delText>GUANGDONG BOBAOLON CO.,LTD.</w:delText>
              </w:r>
            </w:del>
          </w:p>
        </w:tc>
        <w:tc>
          <w:tcPr>
            <w:tcW w:w="846" w:type="pct"/>
            <w:tcBorders>
              <w:top w:val="nil"/>
              <w:left w:val="nil"/>
              <w:bottom w:val="single" w:sz="4" w:space="0" w:color="auto"/>
              <w:right w:val="single" w:sz="4" w:space="0" w:color="auto"/>
            </w:tcBorders>
            <w:vAlign w:val="center"/>
            <w:hideMark/>
          </w:tcPr>
          <w:p w14:paraId="4ECC8D9B" w14:textId="77777777" w:rsidR="00322061" w:rsidRPr="00322061" w:rsidRDefault="00322061" w:rsidP="00322061">
            <w:pPr>
              <w:jc w:val="center"/>
              <w:rPr>
                <w:del w:id="8152" w:author="KPMG_PQH" w:date="2026-04-07T11:25:00Z" w16du:dateUtc="2026-04-07T04:25:00Z"/>
                <w:rFonts w:ascii="Arial" w:hAnsi="Arial" w:cs="Arial"/>
                <w:color w:val="000000"/>
                <w:sz w:val="18"/>
                <w:szCs w:val="18"/>
                <w:lang w:eastAsia="en-US"/>
              </w:rPr>
            </w:pPr>
            <w:del w:id="815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861656D" w14:textId="77777777" w:rsidR="00322061" w:rsidRPr="00322061" w:rsidRDefault="00322061" w:rsidP="00322061">
            <w:pPr>
              <w:rPr>
                <w:del w:id="8154" w:author="KPMG_PQH" w:date="2026-04-07T11:25:00Z" w16du:dateUtc="2026-04-07T04:25:00Z"/>
                <w:rFonts w:ascii="Arial" w:hAnsi="Arial" w:cs="Arial"/>
                <w:color w:val="000000"/>
                <w:sz w:val="18"/>
                <w:szCs w:val="18"/>
                <w:lang w:eastAsia="en-US"/>
              </w:rPr>
            </w:pPr>
            <w:del w:id="8155"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424FF334" w14:textId="77777777" w:rsidTr="003B3AC8">
        <w:trPr>
          <w:trHeight w:val="20"/>
          <w:del w:id="815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EA73249" w14:textId="77777777" w:rsidR="00322061" w:rsidRPr="00322061" w:rsidRDefault="00322061" w:rsidP="00322061">
            <w:pPr>
              <w:jc w:val="center"/>
              <w:rPr>
                <w:del w:id="8157" w:author="KPMG_PQH" w:date="2026-04-07T11:25:00Z" w16du:dateUtc="2026-04-07T04:25:00Z"/>
                <w:rFonts w:ascii="Arial" w:hAnsi="Arial" w:cs="Arial"/>
                <w:color w:val="000000"/>
                <w:sz w:val="18"/>
                <w:szCs w:val="18"/>
                <w:lang w:eastAsia="en-US"/>
              </w:rPr>
            </w:pPr>
            <w:del w:id="8158" w:author="KPMG_PQH" w:date="2026-04-07T11:25:00Z" w16du:dateUtc="2026-04-07T04:25:00Z">
              <w:r w:rsidRPr="00322061">
                <w:rPr>
                  <w:rFonts w:ascii="Arial" w:hAnsi="Arial" w:cs="Arial"/>
                  <w:color w:val="000000"/>
                  <w:sz w:val="18"/>
                  <w:szCs w:val="18"/>
                  <w:lang w:eastAsia="en-US"/>
                </w:rPr>
                <w:delText>108</w:delText>
              </w:r>
            </w:del>
          </w:p>
        </w:tc>
        <w:tc>
          <w:tcPr>
            <w:tcW w:w="2352" w:type="pct"/>
            <w:tcBorders>
              <w:top w:val="nil"/>
              <w:left w:val="nil"/>
              <w:bottom w:val="single" w:sz="4" w:space="0" w:color="auto"/>
              <w:right w:val="single" w:sz="4" w:space="0" w:color="auto"/>
            </w:tcBorders>
            <w:vAlign w:val="center"/>
            <w:hideMark/>
          </w:tcPr>
          <w:p w14:paraId="5F40EF1D" w14:textId="77777777" w:rsidR="00322061" w:rsidRPr="00322061" w:rsidRDefault="00322061" w:rsidP="00322061">
            <w:pPr>
              <w:rPr>
                <w:del w:id="8159" w:author="KPMG_PQH" w:date="2026-04-07T11:25:00Z" w16du:dateUtc="2026-04-07T04:25:00Z"/>
                <w:rFonts w:ascii="Arial" w:hAnsi="Arial" w:cs="Arial"/>
                <w:color w:val="000000"/>
                <w:sz w:val="18"/>
                <w:szCs w:val="18"/>
                <w:lang w:eastAsia="en-US"/>
              </w:rPr>
            </w:pPr>
            <w:del w:id="8160" w:author="KPMG_PQH" w:date="2026-04-07T11:25:00Z" w16du:dateUtc="2026-04-07T04:25:00Z">
              <w:r w:rsidRPr="00322061">
                <w:rPr>
                  <w:rFonts w:ascii="Arial" w:hAnsi="Arial" w:cs="Arial"/>
                  <w:color w:val="000000"/>
                  <w:sz w:val="18"/>
                  <w:szCs w:val="18"/>
                  <w:lang w:eastAsia="en-US"/>
                </w:rPr>
                <w:delText>GUANGDONG HONGTAI FASHION CO., LTD.</w:delText>
              </w:r>
            </w:del>
          </w:p>
        </w:tc>
        <w:tc>
          <w:tcPr>
            <w:tcW w:w="846" w:type="pct"/>
            <w:tcBorders>
              <w:top w:val="nil"/>
              <w:left w:val="nil"/>
              <w:bottom w:val="single" w:sz="4" w:space="0" w:color="auto"/>
              <w:right w:val="single" w:sz="4" w:space="0" w:color="auto"/>
            </w:tcBorders>
            <w:vAlign w:val="center"/>
            <w:hideMark/>
          </w:tcPr>
          <w:p w14:paraId="59220825" w14:textId="77777777" w:rsidR="00322061" w:rsidRPr="00322061" w:rsidRDefault="00322061" w:rsidP="00322061">
            <w:pPr>
              <w:jc w:val="center"/>
              <w:rPr>
                <w:del w:id="8161" w:author="KPMG_PQH" w:date="2026-04-07T11:25:00Z" w16du:dateUtc="2026-04-07T04:25:00Z"/>
                <w:rFonts w:ascii="Arial" w:hAnsi="Arial" w:cs="Arial"/>
                <w:color w:val="000000"/>
                <w:sz w:val="18"/>
                <w:szCs w:val="18"/>
                <w:lang w:eastAsia="en-US"/>
              </w:rPr>
            </w:pPr>
            <w:del w:id="816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99F60C4" w14:textId="77777777" w:rsidR="00322061" w:rsidRPr="00322061" w:rsidRDefault="00322061" w:rsidP="00322061">
            <w:pPr>
              <w:rPr>
                <w:del w:id="8163" w:author="KPMG_PQH" w:date="2026-04-07T11:25:00Z" w16du:dateUtc="2026-04-07T04:25:00Z"/>
                <w:rFonts w:ascii="Arial" w:hAnsi="Arial" w:cs="Arial"/>
                <w:color w:val="000000"/>
                <w:sz w:val="18"/>
                <w:szCs w:val="18"/>
                <w:lang w:eastAsia="en-US"/>
              </w:rPr>
            </w:pPr>
            <w:del w:id="816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2A73C70" w14:textId="77777777" w:rsidTr="003B3AC8">
        <w:trPr>
          <w:trHeight w:val="20"/>
          <w:del w:id="816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031EDFB" w14:textId="77777777" w:rsidR="00322061" w:rsidRPr="00322061" w:rsidRDefault="00322061" w:rsidP="00322061">
            <w:pPr>
              <w:jc w:val="center"/>
              <w:rPr>
                <w:del w:id="8166" w:author="KPMG_PQH" w:date="2026-04-07T11:25:00Z" w16du:dateUtc="2026-04-07T04:25:00Z"/>
                <w:rFonts w:ascii="Arial" w:hAnsi="Arial" w:cs="Arial"/>
                <w:color w:val="000000"/>
                <w:sz w:val="18"/>
                <w:szCs w:val="18"/>
                <w:lang w:eastAsia="en-US"/>
              </w:rPr>
            </w:pPr>
            <w:del w:id="8167" w:author="KPMG_PQH" w:date="2026-04-07T11:25:00Z" w16du:dateUtc="2026-04-07T04:25:00Z">
              <w:r w:rsidRPr="00322061">
                <w:rPr>
                  <w:rFonts w:ascii="Arial" w:hAnsi="Arial" w:cs="Arial"/>
                  <w:color w:val="000000"/>
                  <w:sz w:val="18"/>
                  <w:szCs w:val="18"/>
                  <w:lang w:eastAsia="en-US"/>
                </w:rPr>
                <w:delText>109</w:delText>
              </w:r>
            </w:del>
          </w:p>
        </w:tc>
        <w:tc>
          <w:tcPr>
            <w:tcW w:w="2352" w:type="pct"/>
            <w:tcBorders>
              <w:top w:val="nil"/>
              <w:left w:val="nil"/>
              <w:bottom w:val="single" w:sz="4" w:space="0" w:color="auto"/>
              <w:right w:val="single" w:sz="4" w:space="0" w:color="auto"/>
            </w:tcBorders>
            <w:vAlign w:val="center"/>
            <w:hideMark/>
          </w:tcPr>
          <w:p w14:paraId="668372B9" w14:textId="77777777" w:rsidR="00322061" w:rsidRPr="00322061" w:rsidRDefault="00322061" w:rsidP="00322061">
            <w:pPr>
              <w:rPr>
                <w:del w:id="8168" w:author="KPMG_PQH" w:date="2026-04-07T11:25:00Z" w16du:dateUtc="2026-04-07T04:25:00Z"/>
                <w:rFonts w:ascii="Arial" w:hAnsi="Arial" w:cs="Arial"/>
                <w:color w:val="000000"/>
                <w:sz w:val="18"/>
                <w:szCs w:val="18"/>
                <w:lang w:eastAsia="en-US"/>
              </w:rPr>
            </w:pPr>
            <w:del w:id="8169" w:author="KPMG_PQH" w:date="2026-04-07T11:25:00Z" w16du:dateUtc="2026-04-07T04:25:00Z">
              <w:r w:rsidRPr="00322061">
                <w:rPr>
                  <w:rFonts w:ascii="Arial" w:hAnsi="Arial" w:cs="Arial"/>
                  <w:color w:val="000000"/>
                  <w:sz w:val="18"/>
                  <w:szCs w:val="18"/>
                  <w:lang w:eastAsia="en-US"/>
                </w:rPr>
                <w:delText>GUANGDONG HONGXING INDUSTRIAL CO.,LTD.</w:delText>
              </w:r>
            </w:del>
          </w:p>
        </w:tc>
        <w:tc>
          <w:tcPr>
            <w:tcW w:w="846" w:type="pct"/>
            <w:tcBorders>
              <w:top w:val="nil"/>
              <w:left w:val="nil"/>
              <w:bottom w:val="single" w:sz="4" w:space="0" w:color="auto"/>
              <w:right w:val="single" w:sz="4" w:space="0" w:color="auto"/>
            </w:tcBorders>
            <w:vAlign w:val="center"/>
            <w:hideMark/>
          </w:tcPr>
          <w:p w14:paraId="5BD51A6B" w14:textId="77777777" w:rsidR="00322061" w:rsidRPr="00322061" w:rsidRDefault="00322061" w:rsidP="00322061">
            <w:pPr>
              <w:jc w:val="center"/>
              <w:rPr>
                <w:del w:id="8170" w:author="KPMG_PQH" w:date="2026-04-07T11:25:00Z" w16du:dateUtc="2026-04-07T04:25:00Z"/>
                <w:rFonts w:ascii="Arial" w:hAnsi="Arial" w:cs="Arial"/>
                <w:color w:val="000000"/>
                <w:sz w:val="18"/>
                <w:szCs w:val="18"/>
                <w:lang w:eastAsia="en-US"/>
              </w:rPr>
            </w:pPr>
            <w:del w:id="8171"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9635457" w14:textId="77777777" w:rsidR="00322061" w:rsidRPr="00322061" w:rsidRDefault="00322061" w:rsidP="00322061">
            <w:pPr>
              <w:rPr>
                <w:del w:id="8172" w:author="KPMG_PQH" w:date="2026-04-07T11:25:00Z" w16du:dateUtc="2026-04-07T04:25:00Z"/>
                <w:rFonts w:ascii="Arial" w:hAnsi="Arial" w:cs="Arial"/>
                <w:color w:val="000000"/>
                <w:sz w:val="18"/>
                <w:szCs w:val="18"/>
                <w:lang w:eastAsia="en-US"/>
              </w:rPr>
            </w:pPr>
            <w:del w:id="8173"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7E806D3E" w14:textId="77777777" w:rsidTr="003B3AC8">
        <w:trPr>
          <w:trHeight w:val="20"/>
          <w:del w:id="817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4C65C52" w14:textId="77777777" w:rsidR="00322061" w:rsidRPr="00322061" w:rsidRDefault="00322061" w:rsidP="00322061">
            <w:pPr>
              <w:jc w:val="center"/>
              <w:rPr>
                <w:del w:id="8175" w:author="KPMG_PQH" w:date="2026-04-07T11:25:00Z" w16du:dateUtc="2026-04-07T04:25:00Z"/>
                <w:rFonts w:ascii="Arial" w:hAnsi="Arial" w:cs="Arial"/>
                <w:color w:val="000000"/>
                <w:sz w:val="18"/>
                <w:szCs w:val="18"/>
                <w:lang w:eastAsia="en-US"/>
              </w:rPr>
            </w:pPr>
            <w:del w:id="8176" w:author="KPMG_PQH" w:date="2026-04-07T11:25:00Z" w16du:dateUtc="2026-04-07T04:25:00Z">
              <w:r w:rsidRPr="00322061">
                <w:rPr>
                  <w:rFonts w:ascii="Arial" w:hAnsi="Arial" w:cs="Arial"/>
                  <w:color w:val="000000"/>
                  <w:sz w:val="18"/>
                  <w:szCs w:val="18"/>
                  <w:lang w:eastAsia="en-US"/>
                </w:rPr>
                <w:delText>110</w:delText>
              </w:r>
            </w:del>
          </w:p>
        </w:tc>
        <w:tc>
          <w:tcPr>
            <w:tcW w:w="2352" w:type="pct"/>
            <w:tcBorders>
              <w:top w:val="nil"/>
              <w:left w:val="nil"/>
              <w:bottom w:val="single" w:sz="4" w:space="0" w:color="auto"/>
              <w:right w:val="single" w:sz="4" w:space="0" w:color="auto"/>
            </w:tcBorders>
            <w:vAlign w:val="center"/>
            <w:hideMark/>
          </w:tcPr>
          <w:p w14:paraId="38D08224" w14:textId="77777777" w:rsidR="00322061" w:rsidRPr="00322061" w:rsidRDefault="00322061" w:rsidP="00322061">
            <w:pPr>
              <w:rPr>
                <w:del w:id="8177" w:author="KPMG_PQH" w:date="2026-04-07T11:25:00Z" w16du:dateUtc="2026-04-07T04:25:00Z"/>
                <w:rFonts w:ascii="Arial" w:hAnsi="Arial" w:cs="Arial"/>
                <w:color w:val="000000"/>
                <w:sz w:val="18"/>
                <w:szCs w:val="18"/>
                <w:lang w:eastAsia="en-US"/>
              </w:rPr>
            </w:pPr>
            <w:del w:id="8178" w:author="KPMG_PQH" w:date="2026-04-07T11:25:00Z" w16du:dateUtc="2026-04-07T04:25:00Z">
              <w:r w:rsidRPr="00322061">
                <w:rPr>
                  <w:rFonts w:ascii="Arial" w:hAnsi="Arial" w:cs="Arial"/>
                  <w:color w:val="000000"/>
                  <w:sz w:val="18"/>
                  <w:szCs w:val="18"/>
                  <w:lang w:eastAsia="en-US"/>
                </w:rPr>
                <w:delText>GUANGDONG WANLIMA INDUSTRY CO. ,LTD</w:delText>
              </w:r>
            </w:del>
          </w:p>
        </w:tc>
        <w:tc>
          <w:tcPr>
            <w:tcW w:w="846" w:type="pct"/>
            <w:tcBorders>
              <w:top w:val="nil"/>
              <w:left w:val="nil"/>
              <w:bottom w:val="single" w:sz="4" w:space="0" w:color="auto"/>
              <w:right w:val="single" w:sz="4" w:space="0" w:color="auto"/>
            </w:tcBorders>
            <w:vAlign w:val="center"/>
            <w:hideMark/>
          </w:tcPr>
          <w:p w14:paraId="321D7C71" w14:textId="77777777" w:rsidR="00322061" w:rsidRPr="00322061" w:rsidRDefault="00322061" w:rsidP="00322061">
            <w:pPr>
              <w:jc w:val="center"/>
              <w:rPr>
                <w:del w:id="8179" w:author="KPMG_PQH" w:date="2026-04-07T11:25:00Z" w16du:dateUtc="2026-04-07T04:25:00Z"/>
                <w:rFonts w:ascii="Arial" w:hAnsi="Arial" w:cs="Arial"/>
                <w:color w:val="000000"/>
                <w:sz w:val="18"/>
                <w:szCs w:val="18"/>
                <w:lang w:eastAsia="en-US"/>
              </w:rPr>
            </w:pPr>
            <w:del w:id="818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03BBAF7" w14:textId="77777777" w:rsidR="00322061" w:rsidRPr="00322061" w:rsidRDefault="00322061" w:rsidP="00322061">
            <w:pPr>
              <w:rPr>
                <w:del w:id="8181" w:author="KPMG_PQH" w:date="2026-04-07T11:25:00Z" w16du:dateUtc="2026-04-07T04:25:00Z"/>
                <w:rFonts w:ascii="Arial" w:hAnsi="Arial" w:cs="Arial"/>
                <w:color w:val="000000"/>
                <w:sz w:val="18"/>
                <w:szCs w:val="18"/>
                <w:lang w:eastAsia="en-US"/>
              </w:rPr>
            </w:pPr>
            <w:del w:id="8182"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7258AD45" w14:textId="77777777" w:rsidTr="003B3AC8">
        <w:trPr>
          <w:trHeight w:val="20"/>
          <w:del w:id="818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FEBE9B9" w14:textId="77777777" w:rsidR="00322061" w:rsidRPr="00322061" w:rsidRDefault="00322061" w:rsidP="00322061">
            <w:pPr>
              <w:jc w:val="center"/>
              <w:rPr>
                <w:del w:id="8184" w:author="KPMG_PQH" w:date="2026-04-07T11:25:00Z" w16du:dateUtc="2026-04-07T04:25:00Z"/>
                <w:rFonts w:ascii="Arial" w:hAnsi="Arial" w:cs="Arial"/>
                <w:color w:val="000000"/>
                <w:sz w:val="18"/>
                <w:szCs w:val="18"/>
                <w:lang w:eastAsia="en-US"/>
              </w:rPr>
            </w:pPr>
            <w:del w:id="8185" w:author="KPMG_PQH" w:date="2026-04-07T11:25:00Z" w16du:dateUtc="2026-04-07T04:25:00Z">
              <w:r w:rsidRPr="00322061">
                <w:rPr>
                  <w:rFonts w:ascii="Arial" w:hAnsi="Arial" w:cs="Arial"/>
                  <w:color w:val="000000"/>
                  <w:sz w:val="18"/>
                  <w:szCs w:val="18"/>
                  <w:lang w:eastAsia="en-US"/>
                </w:rPr>
                <w:delText>111</w:delText>
              </w:r>
            </w:del>
          </w:p>
        </w:tc>
        <w:tc>
          <w:tcPr>
            <w:tcW w:w="2352" w:type="pct"/>
            <w:tcBorders>
              <w:top w:val="nil"/>
              <w:left w:val="nil"/>
              <w:bottom w:val="single" w:sz="4" w:space="0" w:color="auto"/>
              <w:right w:val="single" w:sz="4" w:space="0" w:color="auto"/>
            </w:tcBorders>
            <w:vAlign w:val="center"/>
            <w:hideMark/>
          </w:tcPr>
          <w:p w14:paraId="38721DF9" w14:textId="77777777" w:rsidR="00322061" w:rsidRPr="00322061" w:rsidRDefault="00322061" w:rsidP="00322061">
            <w:pPr>
              <w:rPr>
                <w:del w:id="8186" w:author="KPMG_PQH" w:date="2026-04-07T11:25:00Z" w16du:dateUtc="2026-04-07T04:25:00Z"/>
                <w:rFonts w:ascii="Arial" w:hAnsi="Arial" w:cs="Arial"/>
                <w:color w:val="000000"/>
                <w:sz w:val="18"/>
                <w:szCs w:val="18"/>
                <w:lang w:eastAsia="en-US"/>
              </w:rPr>
            </w:pPr>
            <w:del w:id="8187" w:author="KPMG_PQH" w:date="2026-04-07T11:25:00Z" w16du:dateUtc="2026-04-07T04:25:00Z">
              <w:r w:rsidRPr="00322061">
                <w:rPr>
                  <w:rFonts w:ascii="Arial" w:hAnsi="Arial" w:cs="Arial"/>
                  <w:color w:val="000000"/>
                  <w:sz w:val="18"/>
                  <w:szCs w:val="18"/>
                  <w:lang w:eastAsia="en-US"/>
                </w:rPr>
                <w:delText>GUANGZHOU HAISAN AMUSEMENT TECHNOLOGY CO.,LTD.</w:delText>
              </w:r>
            </w:del>
          </w:p>
        </w:tc>
        <w:tc>
          <w:tcPr>
            <w:tcW w:w="846" w:type="pct"/>
            <w:tcBorders>
              <w:top w:val="nil"/>
              <w:left w:val="nil"/>
              <w:bottom w:val="single" w:sz="4" w:space="0" w:color="auto"/>
              <w:right w:val="single" w:sz="4" w:space="0" w:color="auto"/>
            </w:tcBorders>
            <w:vAlign w:val="center"/>
            <w:hideMark/>
          </w:tcPr>
          <w:p w14:paraId="0CF4A30A" w14:textId="77777777" w:rsidR="00322061" w:rsidRPr="00322061" w:rsidRDefault="00322061" w:rsidP="00322061">
            <w:pPr>
              <w:jc w:val="center"/>
              <w:rPr>
                <w:del w:id="8188" w:author="KPMG_PQH" w:date="2026-04-07T11:25:00Z" w16du:dateUtc="2026-04-07T04:25:00Z"/>
                <w:rFonts w:ascii="Arial" w:hAnsi="Arial" w:cs="Arial"/>
                <w:color w:val="000000"/>
                <w:sz w:val="18"/>
                <w:szCs w:val="18"/>
                <w:lang w:eastAsia="en-US"/>
              </w:rPr>
            </w:pPr>
            <w:del w:id="818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01F7859" w14:textId="77777777" w:rsidR="00322061" w:rsidRPr="00322061" w:rsidRDefault="00322061" w:rsidP="00322061">
            <w:pPr>
              <w:rPr>
                <w:del w:id="8190" w:author="KPMG_PQH" w:date="2026-04-07T11:25:00Z" w16du:dateUtc="2026-04-07T04:25:00Z"/>
                <w:rFonts w:ascii="Arial" w:hAnsi="Arial" w:cs="Arial"/>
                <w:color w:val="000000"/>
                <w:sz w:val="18"/>
                <w:szCs w:val="18"/>
                <w:lang w:eastAsia="en-US"/>
              </w:rPr>
            </w:pPr>
            <w:del w:id="8191"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25A1288" w14:textId="77777777" w:rsidTr="003B3AC8">
        <w:trPr>
          <w:trHeight w:val="20"/>
          <w:del w:id="819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EFC2015" w14:textId="77777777" w:rsidR="00322061" w:rsidRPr="00322061" w:rsidRDefault="00322061" w:rsidP="00322061">
            <w:pPr>
              <w:jc w:val="center"/>
              <w:rPr>
                <w:del w:id="8193" w:author="KPMG_PQH" w:date="2026-04-07T11:25:00Z" w16du:dateUtc="2026-04-07T04:25:00Z"/>
                <w:rFonts w:ascii="Arial" w:hAnsi="Arial" w:cs="Arial"/>
                <w:color w:val="000000"/>
                <w:sz w:val="18"/>
                <w:szCs w:val="18"/>
                <w:lang w:eastAsia="en-US"/>
              </w:rPr>
            </w:pPr>
            <w:del w:id="8194" w:author="KPMG_PQH" w:date="2026-04-07T11:25:00Z" w16du:dateUtc="2026-04-07T04:25:00Z">
              <w:r w:rsidRPr="00322061">
                <w:rPr>
                  <w:rFonts w:ascii="Arial" w:hAnsi="Arial" w:cs="Arial"/>
                  <w:color w:val="000000"/>
                  <w:sz w:val="18"/>
                  <w:szCs w:val="18"/>
                  <w:lang w:eastAsia="en-US"/>
                </w:rPr>
                <w:delText>112</w:delText>
              </w:r>
            </w:del>
          </w:p>
        </w:tc>
        <w:tc>
          <w:tcPr>
            <w:tcW w:w="2352" w:type="pct"/>
            <w:tcBorders>
              <w:top w:val="nil"/>
              <w:left w:val="nil"/>
              <w:bottom w:val="single" w:sz="4" w:space="0" w:color="auto"/>
              <w:right w:val="single" w:sz="4" w:space="0" w:color="auto"/>
            </w:tcBorders>
            <w:vAlign w:val="center"/>
            <w:hideMark/>
          </w:tcPr>
          <w:p w14:paraId="3967B4C0" w14:textId="77777777" w:rsidR="00322061" w:rsidRPr="00322061" w:rsidRDefault="00322061" w:rsidP="00322061">
            <w:pPr>
              <w:rPr>
                <w:del w:id="8195" w:author="KPMG_PQH" w:date="2026-04-07T11:25:00Z" w16du:dateUtc="2026-04-07T04:25:00Z"/>
                <w:rFonts w:ascii="Arial" w:hAnsi="Arial" w:cs="Arial"/>
                <w:color w:val="000000"/>
                <w:sz w:val="18"/>
                <w:szCs w:val="18"/>
                <w:lang w:eastAsia="en-US"/>
              </w:rPr>
            </w:pPr>
            <w:del w:id="8196" w:author="KPMG_PQH" w:date="2026-04-07T11:25:00Z" w16du:dateUtc="2026-04-07T04:25:00Z">
              <w:r w:rsidRPr="00322061">
                <w:rPr>
                  <w:rFonts w:ascii="Arial" w:hAnsi="Arial" w:cs="Arial"/>
                  <w:color w:val="000000"/>
                  <w:sz w:val="18"/>
                  <w:szCs w:val="18"/>
                  <w:lang w:eastAsia="en-US"/>
                </w:rPr>
                <w:delText>GUANGZHOU ZHONGGUAN INTELLIGENT TECHNOLOGY PLC.</w:delText>
              </w:r>
            </w:del>
          </w:p>
        </w:tc>
        <w:tc>
          <w:tcPr>
            <w:tcW w:w="846" w:type="pct"/>
            <w:tcBorders>
              <w:top w:val="nil"/>
              <w:left w:val="nil"/>
              <w:bottom w:val="single" w:sz="4" w:space="0" w:color="auto"/>
              <w:right w:val="single" w:sz="4" w:space="0" w:color="auto"/>
            </w:tcBorders>
            <w:vAlign w:val="center"/>
            <w:hideMark/>
          </w:tcPr>
          <w:p w14:paraId="5A8DEB89" w14:textId="77777777" w:rsidR="00322061" w:rsidRPr="00322061" w:rsidRDefault="00322061" w:rsidP="00322061">
            <w:pPr>
              <w:jc w:val="center"/>
              <w:rPr>
                <w:del w:id="8197" w:author="KPMG_PQH" w:date="2026-04-07T11:25:00Z" w16du:dateUtc="2026-04-07T04:25:00Z"/>
                <w:rFonts w:ascii="Arial" w:hAnsi="Arial" w:cs="Arial"/>
                <w:color w:val="000000"/>
                <w:sz w:val="18"/>
                <w:szCs w:val="18"/>
                <w:lang w:eastAsia="en-US"/>
              </w:rPr>
            </w:pPr>
            <w:del w:id="819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191D30B" w14:textId="77777777" w:rsidR="00322061" w:rsidRPr="00322061" w:rsidRDefault="00322061" w:rsidP="00322061">
            <w:pPr>
              <w:rPr>
                <w:del w:id="8199" w:author="KPMG_PQH" w:date="2026-04-07T11:25:00Z" w16du:dateUtc="2026-04-07T04:25:00Z"/>
                <w:rFonts w:ascii="Arial" w:hAnsi="Arial" w:cs="Arial"/>
                <w:color w:val="000000"/>
                <w:sz w:val="18"/>
                <w:szCs w:val="18"/>
                <w:lang w:eastAsia="en-US"/>
              </w:rPr>
            </w:pPr>
            <w:del w:id="820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3171168" w14:textId="77777777" w:rsidTr="003B3AC8">
        <w:trPr>
          <w:trHeight w:val="20"/>
          <w:del w:id="820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485B475" w14:textId="77777777" w:rsidR="00322061" w:rsidRPr="00322061" w:rsidRDefault="00322061" w:rsidP="00322061">
            <w:pPr>
              <w:jc w:val="center"/>
              <w:rPr>
                <w:del w:id="8202" w:author="KPMG_PQH" w:date="2026-04-07T11:25:00Z" w16du:dateUtc="2026-04-07T04:25:00Z"/>
                <w:rFonts w:ascii="Arial" w:hAnsi="Arial" w:cs="Arial"/>
                <w:color w:val="000000"/>
                <w:sz w:val="18"/>
                <w:szCs w:val="18"/>
                <w:lang w:eastAsia="en-US"/>
              </w:rPr>
            </w:pPr>
            <w:del w:id="8203" w:author="KPMG_PQH" w:date="2026-04-07T11:25:00Z" w16du:dateUtc="2026-04-07T04:25:00Z">
              <w:r w:rsidRPr="00322061">
                <w:rPr>
                  <w:rFonts w:ascii="Arial" w:hAnsi="Arial" w:cs="Arial"/>
                  <w:color w:val="000000"/>
                  <w:sz w:val="18"/>
                  <w:szCs w:val="18"/>
                  <w:lang w:eastAsia="en-US"/>
                </w:rPr>
                <w:delText>113</w:delText>
              </w:r>
            </w:del>
          </w:p>
        </w:tc>
        <w:tc>
          <w:tcPr>
            <w:tcW w:w="2352" w:type="pct"/>
            <w:tcBorders>
              <w:top w:val="nil"/>
              <w:left w:val="nil"/>
              <w:bottom w:val="single" w:sz="4" w:space="0" w:color="auto"/>
              <w:right w:val="single" w:sz="4" w:space="0" w:color="auto"/>
            </w:tcBorders>
            <w:vAlign w:val="center"/>
            <w:hideMark/>
          </w:tcPr>
          <w:p w14:paraId="4868F087" w14:textId="77777777" w:rsidR="00322061" w:rsidRPr="00322061" w:rsidRDefault="00322061" w:rsidP="00322061">
            <w:pPr>
              <w:rPr>
                <w:del w:id="8204" w:author="KPMG_PQH" w:date="2026-04-07T11:25:00Z" w16du:dateUtc="2026-04-07T04:25:00Z"/>
                <w:rFonts w:ascii="Arial" w:hAnsi="Arial" w:cs="Arial"/>
                <w:color w:val="000000"/>
                <w:sz w:val="18"/>
                <w:szCs w:val="18"/>
                <w:lang w:eastAsia="en-US"/>
              </w:rPr>
            </w:pPr>
            <w:del w:id="8205" w:author="KPMG_PQH" w:date="2026-04-07T11:25:00Z" w16du:dateUtc="2026-04-07T04:25:00Z">
              <w:r w:rsidRPr="00322061">
                <w:rPr>
                  <w:rFonts w:ascii="Arial" w:hAnsi="Arial" w:cs="Arial"/>
                  <w:color w:val="000000"/>
                  <w:sz w:val="18"/>
                  <w:szCs w:val="18"/>
                  <w:lang w:eastAsia="en-US"/>
                </w:rPr>
                <w:delText>GUIRENNIAO CO.,LTD</w:delText>
              </w:r>
            </w:del>
          </w:p>
        </w:tc>
        <w:tc>
          <w:tcPr>
            <w:tcW w:w="846" w:type="pct"/>
            <w:tcBorders>
              <w:top w:val="nil"/>
              <w:left w:val="nil"/>
              <w:bottom w:val="single" w:sz="4" w:space="0" w:color="auto"/>
              <w:right w:val="single" w:sz="4" w:space="0" w:color="auto"/>
            </w:tcBorders>
            <w:vAlign w:val="center"/>
            <w:hideMark/>
          </w:tcPr>
          <w:p w14:paraId="7CE046FA" w14:textId="77777777" w:rsidR="00322061" w:rsidRPr="00322061" w:rsidRDefault="00322061" w:rsidP="00322061">
            <w:pPr>
              <w:jc w:val="center"/>
              <w:rPr>
                <w:del w:id="8206" w:author="KPMG_PQH" w:date="2026-04-07T11:25:00Z" w16du:dateUtc="2026-04-07T04:25:00Z"/>
                <w:rFonts w:ascii="Arial" w:hAnsi="Arial" w:cs="Arial"/>
                <w:color w:val="000000"/>
                <w:sz w:val="18"/>
                <w:szCs w:val="18"/>
                <w:lang w:eastAsia="en-US"/>
              </w:rPr>
            </w:pPr>
            <w:del w:id="820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30FE027" w14:textId="77777777" w:rsidR="00322061" w:rsidRPr="00322061" w:rsidRDefault="00322061" w:rsidP="00322061">
            <w:pPr>
              <w:rPr>
                <w:del w:id="8208" w:author="KPMG_PQH" w:date="2026-04-07T11:25:00Z" w16du:dateUtc="2026-04-07T04:25:00Z"/>
                <w:rFonts w:ascii="Arial" w:hAnsi="Arial" w:cs="Arial"/>
                <w:color w:val="000000"/>
                <w:sz w:val="18"/>
                <w:szCs w:val="18"/>
                <w:lang w:eastAsia="en-US"/>
              </w:rPr>
            </w:pPr>
            <w:del w:id="820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71B019B" w14:textId="77777777" w:rsidTr="003B3AC8">
        <w:trPr>
          <w:trHeight w:val="20"/>
          <w:del w:id="821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703A96F" w14:textId="77777777" w:rsidR="00322061" w:rsidRPr="00322061" w:rsidRDefault="00322061" w:rsidP="00322061">
            <w:pPr>
              <w:jc w:val="center"/>
              <w:rPr>
                <w:del w:id="8211" w:author="KPMG_PQH" w:date="2026-04-07T11:25:00Z" w16du:dateUtc="2026-04-07T04:25:00Z"/>
                <w:rFonts w:ascii="Arial" w:hAnsi="Arial" w:cs="Arial"/>
                <w:color w:val="000000"/>
                <w:sz w:val="18"/>
                <w:szCs w:val="18"/>
                <w:lang w:eastAsia="en-US"/>
              </w:rPr>
            </w:pPr>
            <w:del w:id="8212" w:author="KPMG_PQH" w:date="2026-04-07T11:25:00Z" w16du:dateUtc="2026-04-07T04:25:00Z">
              <w:r w:rsidRPr="00322061">
                <w:rPr>
                  <w:rFonts w:ascii="Arial" w:hAnsi="Arial" w:cs="Arial"/>
                  <w:color w:val="000000"/>
                  <w:sz w:val="18"/>
                  <w:szCs w:val="18"/>
                  <w:lang w:eastAsia="en-US"/>
                </w:rPr>
                <w:delText>114</w:delText>
              </w:r>
            </w:del>
          </w:p>
        </w:tc>
        <w:tc>
          <w:tcPr>
            <w:tcW w:w="2352" w:type="pct"/>
            <w:tcBorders>
              <w:top w:val="nil"/>
              <w:left w:val="nil"/>
              <w:bottom w:val="single" w:sz="4" w:space="0" w:color="auto"/>
              <w:right w:val="single" w:sz="4" w:space="0" w:color="auto"/>
            </w:tcBorders>
            <w:vAlign w:val="center"/>
            <w:hideMark/>
          </w:tcPr>
          <w:p w14:paraId="2287DB52" w14:textId="77777777" w:rsidR="00322061" w:rsidRPr="00322061" w:rsidRDefault="00322061" w:rsidP="00322061">
            <w:pPr>
              <w:rPr>
                <w:del w:id="8213" w:author="KPMG_PQH" w:date="2026-04-07T11:25:00Z" w16du:dateUtc="2026-04-07T04:25:00Z"/>
                <w:rFonts w:ascii="Arial" w:hAnsi="Arial" w:cs="Arial"/>
                <w:color w:val="000000"/>
                <w:sz w:val="18"/>
                <w:szCs w:val="18"/>
                <w:lang w:eastAsia="en-US"/>
              </w:rPr>
            </w:pPr>
            <w:del w:id="8214" w:author="KPMG_PQH" w:date="2026-04-07T11:25:00Z" w16du:dateUtc="2026-04-07T04:25:00Z">
              <w:r w:rsidRPr="00322061">
                <w:rPr>
                  <w:rFonts w:ascii="Arial" w:hAnsi="Arial" w:cs="Arial"/>
                  <w:color w:val="000000"/>
                  <w:sz w:val="18"/>
                  <w:szCs w:val="18"/>
                  <w:lang w:eastAsia="en-US"/>
                </w:rPr>
                <w:delText>HAKERS ENTERPRISE CO., LTD.</w:delText>
              </w:r>
            </w:del>
          </w:p>
        </w:tc>
        <w:tc>
          <w:tcPr>
            <w:tcW w:w="846" w:type="pct"/>
            <w:tcBorders>
              <w:top w:val="nil"/>
              <w:left w:val="nil"/>
              <w:bottom w:val="single" w:sz="4" w:space="0" w:color="auto"/>
              <w:right w:val="single" w:sz="4" w:space="0" w:color="auto"/>
            </w:tcBorders>
            <w:vAlign w:val="center"/>
            <w:hideMark/>
          </w:tcPr>
          <w:p w14:paraId="50F5A404" w14:textId="77777777" w:rsidR="00322061" w:rsidRPr="00322061" w:rsidRDefault="00322061" w:rsidP="00322061">
            <w:pPr>
              <w:jc w:val="center"/>
              <w:rPr>
                <w:del w:id="8215" w:author="KPMG_PQH" w:date="2026-04-07T11:25:00Z" w16du:dateUtc="2026-04-07T04:25:00Z"/>
                <w:rFonts w:ascii="Arial" w:hAnsi="Arial" w:cs="Arial"/>
                <w:color w:val="000000"/>
                <w:sz w:val="18"/>
                <w:szCs w:val="18"/>
                <w:lang w:eastAsia="en-US"/>
              </w:rPr>
            </w:pPr>
            <w:del w:id="8216"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AA21560" w14:textId="77777777" w:rsidR="00322061" w:rsidRPr="00322061" w:rsidRDefault="00322061" w:rsidP="00322061">
            <w:pPr>
              <w:rPr>
                <w:del w:id="8217" w:author="KPMG_PQH" w:date="2026-04-07T11:25:00Z" w16du:dateUtc="2026-04-07T04:25:00Z"/>
                <w:rFonts w:ascii="Arial" w:hAnsi="Arial" w:cs="Arial"/>
                <w:color w:val="000000"/>
                <w:sz w:val="18"/>
                <w:szCs w:val="18"/>
                <w:lang w:eastAsia="en-US"/>
              </w:rPr>
            </w:pPr>
            <w:del w:id="821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A087A58" w14:textId="77777777" w:rsidTr="003B3AC8">
        <w:trPr>
          <w:trHeight w:val="20"/>
          <w:del w:id="821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219695B" w14:textId="77777777" w:rsidR="00322061" w:rsidRPr="00322061" w:rsidRDefault="00322061" w:rsidP="00322061">
            <w:pPr>
              <w:jc w:val="center"/>
              <w:rPr>
                <w:del w:id="8220" w:author="KPMG_PQH" w:date="2026-04-07T11:25:00Z" w16du:dateUtc="2026-04-07T04:25:00Z"/>
                <w:rFonts w:ascii="Arial" w:hAnsi="Arial" w:cs="Arial"/>
                <w:color w:val="000000"/>
                <w:sz w:val="18"/>
                <w:szCs w:val="18"/>
                <w:lang w:eastAsia="en-US"/>
              </w:rPr>
            </w:pPr>
            <w:del w:id="8221" w:author="KPMG_PQH" w:date="2026-04-07T11:25:00Z" w16du:dateUtc="2026-04-07T04:25:00Z">
              <w:r w:rsidRPr="00322061">
                <w:rPr>
                  <w:rFonts w:ascii="Arial" w:hAnsi="Arial" w:cs="Arial"/>
                  <w:color w:val="000000"/>
                  <w:sz w:val="18"/>
                  <w:szCs w:val="18"/>
                  <w:lang w:eastAsia="en-US"/>
                </w:rPr>
                <w:delText>115</w:delText>
              </w:r>
            </w:del>
          </w:p>
        </w:tc>
        <w:tc>
          <w:tcPr>
            <w:tcW w:w="2352" w:type="pct"/>
            <w:tcBorders>
              <w:top w:val="nil"/>
              <w:left w:val="nil"/>
              <w:bottom w:val="single" w:sz="4" w:space="0" w:color="auto"/>
              <w:right w:val="single" w:sz="4" w:space="0" w:color="auto"/>
            </w:tcBorders>
            <w:vAlign w:val="center"/>
            <w:hideMark/>
          </w:tcPr>
          <w:p w14:paraId="43EB9DED" w14:textId="77777777" w:rsidR="00322061" w:rsidRPr="00322061" w:rsidRDefault="00322061" w:rsidP="00322061">
            <w:pPr>
              <w:rPr>
                <w:del w:id="8222" w:author="KPMG_PQH" w:date="2026-04-07T11:25:00Z" w16du:dateUtc="2026-04-07T04:25:00Z"/>
                <w:rFonts w:ascii="Arial" w:hAnsi="Arial" w:cs="Arial"/>
                <w:color w:val="000000"/>
                <w:sz w:val="18"/>
                <w:szCs w:val="18"/>
                <w:lang w:eastAsia="en-US"/>
              </w:rPr>
            </w:pPr>
            <w:del w:id="8223" w:author="KPMG_PQH" w:date="2026-04-07T11:25:00Z" w16du:dateUtc="2026-04-07T04:25:00Z">
              <w:r w:rsidRPr="00322061">
                <w:rPr>
                  <w:rFonts w:ascii="Arial" w:hAnsi="Arial" w:cs="Arial"/>
                  <w:color w:val="000000"/>
                  <w:sz w:val="18"/>
                  <w:szCs w:val="18"/>
                  <w:lang w:eastAsia="en-US"/>
                </w:rPr>
                <w:delText>HARI TEXTILE MILLS LTD</w:delText>
              </w:r>
            </w:del>
          </w:p>
        </w:tc>
        <w:tc>
          <w:tcPr>
            <w:tcW w:w="846" w:type="pct"/>
            <w:tcBorders>
              <w:top w:val="nil"/>
              <w:left w:val="nil"/>
              <w:bottom w:val="single" w:sz="4" w:space="0" w:color="auto"/>
              <w:right w:val="single" w:sz="4" w:space="0" w:color="auto"/>
            </w:tcBorders>
            <w:vAlign w:val="center"/>
            <w:hideMark/>
          </w:tcPr>
          <w:p w14:paraId="41166D15" w14:textId="77777777" w:rsidR="00322061" w:rsidRPr="00322061" w:rsidRDefault="00322061" w:rsidP="00322061">
            <w:pPr>
              <w:jc w:val="center"/>
              <w:rPr>
                <w:del w:id="8224" w:author="KPMG_PQH" w:date="2026-04-07T11:25:00Z" w16du:dateUtc="2026-04-07T04:25:00Z"/>
                <w:rFonts w:ascii="Arial" w:hAnsi="Arial" w:cs="Arial"/>
                <w:color w:val="000000"/>
                <w:sz w:val="18"/>
                <w:szCs w:val="18"/>
                <w:lang w:eastAsia="en-US"/>
              </w:rPr>
            </w:pPr>
            <w:del w:id="8225"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4638C42" w14:textId="77777777" w:rsidR="00322061" w:rsidRPr="00322061" w:rsidRDefault="00322061" w:rsidP="00322061">
            <w:pPr>
              <w:rPr>
                <w:del w:id="8226" w:author="KPMG_PQH" w:date="2026-04-07T11:25:00Z" w16du:dateUtc="2026-04-07T04:25:00Z"/>
                <w:rFonts w:ascii="Arial" w:hAnsi="Arial" w:cs="Arial"/>
                <w:color w:val="000000"/>
                <w:sz w:val="18"/>
                <w:szCs w:val="18"/>
                <w:lang w:eastAsia="en-US"/>
              </w:rPr>
            </w:pPr>
            <w:del w:id="8227"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0D9012CB" w14:textId="77777777" w:rsidTr="003B3AC8">
        <w:trPr>
          <w:trHeight w:val="20"/>
          <w:del w:id="822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24A6EEA" w14:textId="77777777" w:rsidR="00322061" w:rsidRPr="00322061" w:rsidRDefault="00322061" w:rsidP="00322061">
            <w:pPr>
              <w:jc w:val="center"/>
              <w:rPr>
                <w:del w:id="8229" w:author="KPMG_PQH" w:date="2026-04-07T11:25:00Z" w16du:dateUtc="2026-04-07T04:25:00Z"/>
                <w:rFonts w:ascii="Arial" w:hAnsi="Arial" w:cs="Arial"/>
                <w:color w:val="000000"/>
                <w:sz w:val="18"/>
                <w:szCs w:val="18"/>
                <w:lang w:eastAsia="en-US"/>
              </w:rPr>
            </w:pPr>
            <w:del w:id="8230" w:author="KPMG_PQH" w:date="2026-04-07T11:25:00Z" w16du:dateUtc="2026-04-07T04:25:00Z">
              <w:r w:rsidRPr="00322061">
                <w:rPr>
                  <w:rFonts w:ascii="Arial" w:hAnsi="Arial" w:cs="Arial"/>
                  <w:color w:val="000000"/>
                  <w:sz w:val="18"/>
                  <w:szCs w:val="18"/>
                  <w:lang w:eastAsia="en-US"/>
                </w:rPr>
                <w:delText>116</w:delText>
              </w:r>
            </w:del>
          </w:p>
        </w:tc>
        <w:tc>
          <w:tcPr>
            <w:tcW w:w="2352" w:type="pct"/>
            <w:tcBorders>
              <w:top w:val="nil"/>
              <w:left w:val="nil"/>
              <w:bottom w:val="single" w:sz="4" w:space="0" w:color="auto"/>
              <w:right w:val="single" w:sz="4" w:space="0" w:color="auto"/>
            </w:tcBorders>
            <w:vAlign w:val="center"/>
            <w:hideMark/>
          </w:tcPr>
          <w:p w14:paraId="3C8DE4E5" w14:textId="77777777" w:rsidR="00322061" w:rsidRPr="00322061" w:rsidRDefault="00322061" w:rsidP="00322061">
            <w:pPr>
              <w:rPr>
                <w:del w:id="8231" w:author="KPMG_PQH" w:date="2026-04-07T11:25:00Z" w16du:dateUtc="2026-04-07T04:25:00Z"/>
                <w:rFonts w:ascii="Arial" w:hAnsi="Arial" w:cs="Arial"/>
                <w:color w:val="000000"/>
                <w:sz w:val="18"/>
                <w:szCs w:val="18"/>
                <w:lang w:eastAsia="en-US"/>
              </w:rPr>
            </w:pPr>
            <w:del w:id="8232" w:author="KPMG_PQH" w:date="2026-04-07T11:25:00Z" w16du:dateUtc="2026-04-07T04:25:00Z">
              <w:r w:rsidRPr="00322061">
                <w:rPr>
                  <w:rFonts w:ascii="Arial" w:hAnsi="Arial" w:cs="Arial"/>
                  <w:color w:val="000000"/>
                  <w:sz w:val="18"/>
                  <w:szCs w:val="18"/>
                  <w:lang w:eastAsia="en-US"/>
                </w:rPr>
                <w:delText>HARTALEGA HOLDINGS BERHAD</w:delText>
              </w:r>
            </w:del>
          </w:p>
        </w:tc>
        <w:tc>
          <w:tcPr>
            <w:tcW w:w="846" w:type="pct"/>
            <w:tcBorders>
              <w:top w:val="nil"/>
              <w:left w:val="nil"/>
              <w:bottom w:val="single" w:sz="4" w:space="0" w:color="auto"/>
              <w:right w:val="single" w:sz="4" w:space="0" w:color="auto"/>
            </w:tcBorders>
            <w:vAlign w:val="center"/>
            <w:hideMark/>
          </w:tcPr>
          <w:p w14:paraId="2A92EF86" w14:textId="77777777" w:rsidR="00322061" w:rsidRPr="00322061" w:rsidRDefault="00322061" w:rsidP="00322061">
            <w:pPr>
              <w:jc w:val="center"/>
              <w:rPr>
                <w:del w:id="8233" w:author="KPMG_PQH" w:date="2026-04-07T11:25:00Z" w16du:dateUtc="2026-04-07T04:25:00Z"/>
                <w:rFonts w:ascii="Arial" w:hAnsi="Arial" w:cs="Arial"/>
                <w:color w:val="000000"/>
                <w:sz w:val="18"/>
                <w:szCs w:val="18"/>
                <w:lang w:eastAsia="en-US"/>
              </w:rPr>
            </w:pPr>
            <w:del w:id="8234"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61FBA259" w14:textId="77777777" w:rsidR="00322061" w:rsidRPr="00322061" w:rsidRDefault="00322061" w:rsidP="00322061">
            <w:pPr>
              <w:rPr>
                <w:del w:id="8235" w:author="KPMG_PQH" w:date="2026-04-07T11:25:00Z" w16du:dateUtc="2026-04-07T04:25:00Z"/>
                <w:rFonts w:ascii="Arial" w:hAnsi="Arial" w:cs="Arial"/>
                <w:color w:val="000000"/>
                <w:sz w:val="18"/>
                <w:szCs w:val="18"/>
                <w:lang w:eastAsia="en-US"/>
              </w:rPr>
            </w:pPr>
            <w:del w:id="8236"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4F05BDFB" w14:textId="77777777" w:rsidTr="003B3AC8">
        <w:trPr>
          <w:trHeight w:val="20"/>
          <w:del w:id="823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B2D9CC8" w14:textId="77777777" w:rsidR="00322061" w:rsidRPr="00322061" w:rsidRDefault="00322061" w:rsidP="00322061">
            <w:pPr>
              <w:jc w:val="center"/>
              <w:rPr>
                <w:del w:id="8238" w:author="KPMG_PQH" w:date="2026-04-07T11:25:00Z" w16du:dateUtc="2026-04-07T04:25:00Z"/>
                <w:rFonts w:ascii="Arial" w:hAnsi="Arial" w:cs="Arial"/>
                <w:color w:val="000000"/>
                <w:sz w:val="18"/>
                <w:szCs w:val="18"/>
                <w:lang w:eastAsia="en-US"/>
              </w:rPr>
            </w:pPr>
            <w:del w:id="8239" w:author="KPMG_PQH" w:date="2026-04-07T11:25:00Z" w16du:dateUtc="2026-04-07T04:25:00Z">
              <w:r w:rsidRPr="00322061">
                <w:rPr>
                  <w:rFonts w:ascii="Arial" w:hAnsi="Arial" w:cs="Arial"/>
                  <w:color w:val="000000"/>
                  <w:sz w:val="18"/>
                  <w:szCs w:val="18"/>
                  <w:lang w:eastAsia="en-US"/>
                </w:rPr>
                <w:delText>117</w:delText>
              </w:r>
            </w:del>
          </w:p>
        </w:tc>
        <w:tc>
          <w:tcPr>
            <w:tcW w:w="2352" w:type="pct"/>
            <w:tcBorders>
              <w:top w:val="nil"/>
              <w:left w:val="nil"/>
              <w:bottom w:val="single" w:sz="4" w:space="0" w:color="auto"/>
              <w:right w:val="single" w:sz="4" w:space="0" w:color="auto"/>
            </w:tcBorders>
            <w:vAlign w:val="center"/>
            <w:hideMark/>
          </w:tcPr>
          <w:p w14:paraId="4FE496D9" w14:textId="77777777" w:rsidR="00322061" w:rsidRPr="00322061" w:rsidRDefault="00322061" w:rsidP="00322061">
            <w:pPr>
              <w:rPr>
                <w:del w:id="8240" w:author="KPMG_PQH" w:date="2026-04-07T11:25:00Z" w16du:dateUtc="2026-04-07T04:25:00Z"/>
                <w:rFonts w:ascii="Arial" w:hAnsi="Arial" w:cs="Arial"/>
                <w:color w:val="000000"/>
                <w:sz w:val="18"/>
                <w:szCs w:val="18"/>
                <w:lang w:eastAsia="en-US"/>
              </w:rPr>
            </w:pPr>
            <w:del w:id="8241" w:author="KPMG_PQH" w:date="2026-04-07T11:25:00Z" w16du:dateUtc="2026-04-07T04:25:00Z">
              <w:r w:rsidRPr="00322061">
                <w:rPr>
                  <w:rFonts w:ascii="Arial" w:hAnsi="Arial" w:cs="Arial"/>
                  <w:color w:val="000000"/>
                  <w:sz w:val="18"/>
                  <w:szCs w:val="18"/>
                  <w:lang w:eastAsia="en-US"/>
                </w:rPr>
                <w:delText>HDC HYUNDAI ENGINEERING PLASTICS CO.,LTD.</w:delText>
              </w:r>
            </w:del>
          </w:p>
        </w:tc>
        <w:tc>
          <w:tcPr>
            <w:tcW w:w="846" w:type="pct"/>
            <w:tcBorders>
              <w:top w:val="nil"/>
              <w:left w:val="nil"/>
              <w:bottom w:val="single" w:sz="4" w:space="0" w:color="auto"/>
              <w:right w:val="single" w:sz="4" w:space="0" w:color="auto"/>
            </w:tcBorders>
            <w:vAlign w:val="center"/>
            <w:hideMark/>
          </w:tcPr>
          <w:p w14:paraId="0F7BD5C8" w14:textId="77777777" w:rsidR="00322061" w:rsidRPr="00322061" w:rsidRDefault="00322061" w:rsidP="00322061">
            <w:pPr>
              <w:jc w:val="center"/>
              <w:rPr>
                <w:del w:id="8242" w:author="KPMG_PQH" w:date="2026-04-07T11:25:00Z" w16du:dateUtc="2026-04-07T04:25:00Z"/>
                <w:rFonts w:ascii="Arial" w:hAnsi="Arial" w:cs="Arial"/>
                <w:color w:val="000000"/>
                <w:sz w:val="18"/>
                <w:szCs w:val="18"/>
                <w:lang w:eastAsia="en-US"/>
              </w:rPr>
            </w:pPr>
            <w:del w:id="8243"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1CC5100F" w14:textId="77777777" w:rsidR="00322061" w:rsidRPr="00322061" w:rsidRDefault="00322061" w:rsidP="00322061">
            <w:pPr>
              <w:rPr>
                <w:del w:id="8244" w:author="KPMG_PQH" w:date="2026-04-07T11:25:00Z" w16du:dateUtc="2026-04-07T04:25:00Z"/>
                <w:rFonts w:ascii="Arial" w:hAnsi="Arial" w:cs="Arial"/>
                <w:color w:val="000000"/>
                <w:sz w:val="18"/>
                <w:szCs w:val="18"/>
                <w:lang w:eastAsia="en-US"/>
              </w:rPr>
            </w:pPr>
            <w:del w:id="824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0903697" w14:textId="77777777" w:rsidTr="003B3AC8">
        <w:trPr>
          <w:trHeight w:val="20"/>
          <w:del w:id="824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A56184F" w14:textId="77777777" w:rsidR="00322061" w:rsidRPr="00322061" w:rsidRDefault="00322061" w:rsidP="00322061">
            <w:pPr>
              <w:jc w:val="center"/>
              <w:rPr>
                <w:del w:id="8247" w:author="KPMG_PQH" w:date="2026-04-07T11:25:00Z" w16du:dateUtc="2026-04-07T04:25:00Z"/>
                <w:rFonts w:ascii="Arial" w:hAnsi="Arial" w:cs="Arial"/>
                <w:color w:val="000000"/>
                <w:sz w:val="18"/>
                <w:szCs w:val="18"/>
                <w:lang w:eastAsia="en-US"/>
              </w:rPr>
            </w:pPr>
            <w:del w:id="8248" w:author="KPMG_PQH" w:date="2026-04-07T11:25:00Z" w16du:dateUtc="2026-04-07T04:25:00Z">
              <w:r w:rsidRPr="00322061">
                <w:rPr>
                  <w:rFonts w:ascii="Arial" w:hAnsi="Arial" w:cs="Arial"/>
                  <w:color w:val="000000"/>
                  <w:sz w:val="18"/>
                  <w:szCs w:val="18"/>
                  <w:lang w:eastAsia="en-US"/>
                </w:rPr>
                <w:delText>118</w:delText>
              </w:r>
            </w:del>
          </w:p>
        </w:tc>
        <w:tc>
          <w:tcPr>
            <w:tcW w:w="2352" w:type="pct"/>
            <w:tcBorders>
              <w:top w:val="nil"/>
              <w:left w:val="nil"/>
              <w:bottom w:val="single" w:sz="4" w:space="0" w:color="auto"/>
              <w:right w:val="single" w:sz="4" w:space="0" w:color="auto"/>
            </w:tcBorders>
            <w:vAlign w:val="center"/>
            <w:hideMark/>
          </w:tcPr>
          <w:p w14:paraId="43EF452C" w14:textId="77777777" w:rsidR="00322061" w:rsidRPr="00322061" w:rsidRDefault="00322061" w:rsidP="00322061">
            <w:pPr>
              <w:rPr>
                <w:del w:id="8249" w:author="KPMG_PQH" w:date="2026-04-07T11:25:00Z" w16du:dateUtc="2026-04-07T04:25:00Z"/>
                <w:rFonts w:ascii="Arial" w:hAnsi="Arial" w:cs="Arial"/>
                <w:color w:val="000000"/>
                <w:sz w:val="18"/>
                <w:szCs w:val="18"/>
                <w:lang w:eastAsia="en-US"/>
              </w:rPr>
            </w:pPr>
            <w:del w:id="8250" w:author="KPMG_PQH" w:date="2026-04-07T11:25:00Z" w16du:dateUtc="2026-04-07T04:25:00Z">
              <w:r w:rsidRPr="00322061">
                <w:rPr>
                  <w:rFonts w:ascii="Arial" w:hAnsi="Arial" w:cs="Arial"/>
                  <w:color w:val="000000"/>
                  <w:sz w:val="18"/>
                  <w:szCs w:val="18"/>
                  <w:lang w:eastAsia="en-US"/>
                </w:rPr>
                <w:delText>HEADS UP VENTURES LIMITED</w:delText>
              </w:r>
            </w:del>
          </w:p>
        </w:tc>
        <w:tc>
          <w:tcPr>
            <w:tcW w:w="846" w:type="pct"/>
            <w:tcBorders>
              <w:top w:val="nil"/>
              <w:left w:val="nil"/>
              <w:bottom w:val="single" w:sz="4" w:space="0" w:color="auto"/>
              <w:right w:val="single" w:sz="4" w:space="0" w:color="auto"/>
            </w:tcBorders>
            <w:vAlign w:val="center"/>
            <w:hideMark/>
          </w:tcPr>
          <w:p w14:paraId="4D3D84D9" w14:textId="77777777" w:rsidR="00322061" w:rsidRPr="00322061" w:rsidRDefault="00322061" w:rsidP="00322061">
            <w:pPr>
              <w:jc w:val="center"/>
              <w:rPr>
                <w:del w:id="8251" w:author="KPMG_PQH" w:date="2026-04-07T11:25:00Z" w16du:dateUtc="2026-04-07T04:25:00Z"/>
                <w:rFonts w:ascii="Arial" w:hAnsi="Arial" w:cs="Arial"/>
                <w:color w:val="000000"/>
                <w:sz w:val="18"/>
                <w:szCs w:val="18"/>
                <w:lang w:eastAsia="en-US"/>
              </w:rPr>
            </w:pPr>
            <w:del w:id="8252"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C1E46D5" w14:textId="77777777" w:rsidR="00322061" w:rsidRPr="00322061" w:rsidRDefault="00322061" w:rsidP="00322061">
            <w:pPr>
              <w:rPr>
                <w:del w:id="8253" w:author="KPMG_PQH" w:date="2026-04-07T11:25:00Z" w16du:dateUtc="2026-04-07T04:25:00Z"/>
                <w:rFonts w:ascii="Arial" w:hAnsi="Arial" w:cs="Arial"/>
                <w:color w:val="000000"/>
                <w:sz w:val="18"/>
                <w:szCs w:val="18"/>
                <w:lang w:eastAsia="en-US"/>
              </w:rPr>
            </w:pPr>
            <w:del w:id="825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70F166C" w14:textId="77777777" w:rsidTr="003B3AC8">
        <w:trPr>
          <w:trHeight w:val="20"/>
          <w:del w:id="825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78B1731" w14:textId="77777777" w:rsidR="00322061" w:rsidRPr="00322061" w:rsidRDefault="00322061" w:rsidP="00322061">
            <w:pPr>
              <w:jc w:val="center"/>
              <w:rPr>
                <w:del w:id="8256" w:author="KPMG_PQH" w:date="2026-04-07T11:25:00Z" w16du:dateUtc="2026-04-07T04:25:00Z"/>
                <w:rFonts w:ascii="Arial" w:hAnsi="Arial" w:cs="Arial"/>
                <w:color w:val="000000"/>
                <w:sz w:val="18"/>
                <w:szCs w:val="18"/>
                <w:lang w:eastAsia="en-US"/>
              </w:rPr>
            </w:pPr>
            <w:del w:id="8257" w:author="KPMG_PQH" w:date="2026-04-07T11:25:00Z" w16du:dateUtc="2026-04-07T04:25:00Z">
              <w:r w:rsidRPr="00322061">
                <w:rPr>
                  <w:rFonts w:ascii="Arial" w:hAnsi="Arial" w:cs="Arial"/>
                  <w:color w:val="000000"/>
                  <w:sz w:val="18"/>
                  <w:szCs w:val="18"/>
                  <w:lang w:eastAsia="en-US"/>
                </w:rPr>
                <w:delText>119</w:delText>
              </w:r>
            </w:del>
          </w:p>
        </w:tc>
        <w:tc>
          <w:tcPr>
            <w:tcW w:w="2352" w:type="pct"/>
            <w:tcBorders>
              <w:top w:val="nil"/>
              <w:left w:val="nil"/>
              <w:bottom w:val="single" w:sz="4" w:space="0" w:color="auto"/>
              <w:right w:val="single" w:sz="4" w:space="0" w:color="auto"/>
            </w:tcBorders>
            <w:vAlign w:val="center"/>
            <w:hideMark/>
          </w:tcPr>
          <w:p w14:paraId="2E05B8ED" w14:textId="77777777" w:rsidR="00322061" w:rsidRPr="00322061" w:rsidRDefault="00322061" w:rsidP="00322061">
            <w:pPr>
              <w:rPr>
                <w:del w:id="8258" w:author="KPMG_PQH" w:date="2026-04-07T11:25:00Z" w16du:dateUtc="2026-04-07T04:25:00Z"/>
                <w:rFonts w:ascii="Arial" w:hAnsi="Arial" w:cs="Arial"/>
                <w:color w:val="000000"/>
                <w:sz w:val="18"/>
                <w:szCs w:val="18"/>
                <w:lang w:eastAsia="en-US"/>
              </w:rPr>
            </w:pPr>
            <w:del w:id="8259" w:author="KPMG_PQH" w:date="2026-04-07T11:25:00Z" w16du:dateUtc="2026-04-07T04:25:00Z">
              <w:r w:rsidRPr="00322061">
                <w:rPr>
                  <w:rFonts w:ascii="Arial" w:hAnsi="Arial" w:cs="Arial"/>
                  <w:color w:val="000000"/>
                  <w:sz w:val="18"/>
                  <w:szCs w:val="18"/>
                  <w:lang w:eastAsia="en-US"/>
                </w:rPr>
                <w:delText>HEXTAR HEALTHCARE BERHAD</w:delText>
              </w:r>
            </w:del>
          </w:p>
        </w:tc>
        <w:tc>
          <w:tcPr>
            <w:tcW w:w="846" w:type="pct"/>
            <w:tcBorders>
              <w:top w:val="nil"/>
              <w:left w:val="nil"/>
              <w:bottom w:val="single" w:sz="4" w:space="0" w:color="auto"/>
              <w:right w:val="single" w:sz="4" w:space="0" w:color="auto"/>
            </w:tcBorders>
            <w:vAlign w:val="center"/>
            <w:hideMark/>
          </w:tcPr>
          <w:p w14:paraId="2C9414F8" w14:textId="77777777" w:rsidR="00322061" w:rsidRPr="00322061" w:rsidRDefault="00322061" w:rsidP="00322061">
            <w:pPr>
              <w:jc w:val="center"/>
              <w:rPr>
                <w:del w:id="8260" w:author="KPMG_PQH" w:date="2026-04-07T11:25:00Z" w16du:dateUtc="2026-04-07T04:25:00Z"/>
                <w:rFonts w:ascii="Arial" w:hAnsi="Arial" w:cs="Arial"/>
                <w:color w:val="000000"/>
                <w:sz w:val="18"/>
                <w:szCs w:val="18"/>
                <w:lang w:eastAsia="en-US"/>
              </w:rPr>
            </w:pPr>
            <w:del w:id="8261"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7F542C3" w14:textId="77777777" w:rsidR="00322061" w:rsidRPr="00322061" w:rsidRDefault="00322061" w:rsidP="00322061">
            <w:pPr>
              <w:rPr>
                <w:del w:id="8262" w:author="KPMG_PQH" w:date="2026-04-07T11:25:00Z" w16du:dateUtc="2026-04-07T04:25:00Z"/>
                <w:rFonts w:ascii="Arial" w:hAnsi="Arial" w:cs="Arial"/>
                <w:color w:val="000000"/>
                <w:sz w:val="18"/>
                <w:szCs w:val="18"/>
                <w:lang w:eastAsia="en-US"/>
              </w:rPr>
            </w:pPr>
            <w:del w:id="826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3D233AC" w14:textId="77777777" w:rsidTr="003B3AC8">
        <w:trPr>
          <w:trHeight w:val="20"/>
          <w:del w:id="826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8DBF013" w14:textId="77777777" w:rsidR="00322061" w:rsidRPr="00322061" w:rsidRDefault="00322061" w:rsidP="00322061">
            <w:pPr>
              <w:jc w:val="center"/>
              <w:rPr>
                <w:del w:id="8265" w:author="KPMG_PQH" w:date="2026-04-07T11:25:00Z" w16du:dateUtc="2026-04-07T04:25:00Z"/>
                <w:rFonts w:ascii="Arial" w:hAnsi="Arial" w:cs="Arial"/>
                <w:color w:val="000000"/>
                <w:sz w:val="18"/>
                <w:szCs w:val="18"/>
                <w:lang w:eastAsia="en-US"/>
              </w:rPr>
            </w:pPr>
            <w:del w:id="8266" w:author="KPMG_PQH" w:date="2026-04-07T11:25:00Z" w16du:dateUtc="2026-04-07T04:25:00Z">
              <w:r w:rsidRPr="00322061">
                <w:rPr>
                  <w:rFonts w:ascii="Arial" w:hAnsi="Arial" w:cs="Arial"/>
                  <w:color w:val="000000"/>
                  <w:sz w:val="18"/>
                  <w:szCs w:val="18"/>
                  <w:lang w:eastAsia="en-US"/>
                </w:rPr>
                <w:delText>120</w:delText>
              </w:r>
            </w:del>
          </w:p>
        </w:tc>
        <w:tc>
          <w:tcPr>
            <w:tcW w:w="2352" w:type="pct"/>
            <w:tcBorders>
              <w:top w:val="nil"/>
              <w:left w:val="nil"/>
              <w:bottom w:val="single" w:sz="4" w:space="0" w:color="auto"/>
              <w:right w:val="single" w:sz="4" w:space="0" w:color="auto"/>
            </w:tcBorders>
            <w:vAlign w:val="center"/>
            <w:hideMark/>
          </w:tcPr>
          <w:p w14:paraId="7895BD46" w14:textId="77777777" w:rsidR="00322061" w:rsidRPr="00322061" w:rsidRDefault="00322061" w:rsidP="00322061">
            <w:pPr>
              <w:rPr>
                <w:del w:id="8267" w:author="KPMG_PQH" w:date="2026-04-07T11:25:00Z" w16du:dateUtc="2026-04-07T04:25:00Z"/>
                <w:rFonts w:ascii="Arial" w:hAnsi="Arial" w:cs="Arial"/>
                <w:color w:val="000000"/>
                <w:sz w:val="18"/>
                <w:szCs w:val="18"/>
                <w:lang w:eastAsia="en-US"/>
              </w:rPr>
            </w:pPr>
            <w:del w:id="8268" w:author="KPMG_PQH" w:date="2026-04-07T11:25:00Z" w16du:dateUtc="2026-04-07T04:25:00Z">
              <w:r w:rsidRPr="00322061">
                <w:rPr>
                  <w:rFonts w:ascii="Arial" w:hAnsi="Arial" w:cs="Arial"/>
                  <w:color w:val="000000"/>
                  <w:sz w:val="18"/>
                  <w:szCs w:val="18"/>
                  <w:lang w:eastAsia="en-US"/>
                </w:rPr>
                <w:delText>HINDALCO INDUSTRIES LIMITED</w:delText>
              </w:r>
            </w:del>
          </w:p>
        </w:tc>
        <w:tc>
          <w:tcPr>
            <w:tcW w:w="846" w:type="pct"/>
            <w:tcBorders>
              <w:top w:val="nil"/>
              <w:left w:val="nil"/>
              <w:bottom w:val="single" w:sz="4" w:space="0" w:color="auto"/>
              <w:right w:val="single" w:sz="4" w:space="0" w:color="auto"/>
            </w:tcBorders>
            <w:vAlign w:val="center"/>
            <w:hideMark/>
          </w:tcPr>
          <w:p w14:paraId="238B255C" w14:textId="77777777" w:rsidR="00322061" w:rsidRPr="00322061" w:rsidRDefault="00322061" w:rsidP="00322061">
            <w:pPr>
              <w:jc w:val="center"/>
              <w:rPr>
                <w:del w:id="8269" w:author="KPMG_PQH" w:date="2026-04-07T11:25:00Z" w16du:dateUtc="2026-04-07T04:25:00Z"/>
                <w:rFonts w:ascii="Arial" w:hAnsi="Arial" w:cs="Arial"/>
                <w:color w:val="000000"/>
                <w:sz w:val="18"/>
                <w:szCs w:val="18"/>
                <w:lang w:eastAsia="en-US"/>
              </w:rPr>
            </w:pPr>
            <w:del w:id="827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C2508E0" w14:textId="77777777" w:rsidR="00322061" w:rsidRPr="00322061" w:rsidRDefault="00322061" w:rsidP="00322061">
            <w:pPr>
              <w:rPr>
                <w:del w:id="8271" w:author="KPMG_PQH" w:date="2026-04-07T11:25:00Z" w16du:dateUtc="2026-04-07T04:25:00Z"/>
                <w:rFonts w:ascii="Arial" w:hAnsi="Arial" w:cs="Arial"/>
                <w:color w:val="000000"/>
                <w:sz w:val="18"/>
                <w:szCs w:val="18"/>
                <w:lang w:eastAsia="en-US"/>
              </w:rPr>
            </w:pPr>
            <w:del w:id="827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2655B4F" w14:textId="77777777" w:rsidTr="003B3AC8">
        <w:trPr>
          <w:trHeight w:val="20"/>
          <w:del w:id="827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2150D19" w14:textId="77777777" w:rsidR="00322061" w:rsidRPr="00322061" w:rsidRDefault="00322061" w:rsidP="00322061">
            <w:pPr>
              <w:jc w:val="center"/>
              <w:rPr>
                <w:del w:id="8274" w:author="KPMG_PQH" w:date="2026-04-07T11:25:00Z" w16du:dateUtc="2026-04-07T04:25:00Z"/>
                <w:rFonts w:ascii="Arial" w:hAnsi="Arial" w:cs="Arial"/>
                <w:color w:val="000000"/>
                <w:sz w:val="18"/>
                <w:szCs w:val="18"/>
                <w:lang w:eastAsia="en-US"/>
              </w:rPr>
            </w:pPr>
            <w:del w:id="8275" w:author="KPMG_PQH" w:date="2026-04-07T11:25:00Z" w16du:dateUtc="2026-04-07T04:25:00Z">
              <w:r w:rsidRPr="00322061">
                <w:rPr>
                  <w:rFonts w:ascii="Arial" w:hAnsi="Arial" w:cs="Arial"/>
                  <w:color w:val="000000"/>
                  <w:sz w:val="18"/>
                  <w:szCs w:val="18"/>
                  <w:lang w:eastAsia="en-US"/>
                </w:rPr>
                <w:delText>121</w:delText>
              </w:r>
            </w:del>
          </w:p>
        </w:tc>
        <w:tc>
          <w:tcPr>
            <w:tcW w:w="2352" w:type="pct"/>
            <w:tcBorders>
              <w:top w:val="nil"/>
              <w:left w:val="nil"/>
              <w:bottom w:val="single" w:sz="4" w:space="0" w:color="auto"/>
              <w:right w:val="single" w:sz="4" w:space="0" w:color="auto"/>
            </w:tcBorders>
            <w:vAlign w:val="center"/>
            <w:hideMark/>
          </w:tcPr>
          <w:p w14:paraId="0CA45A17" w14:textId="77777777" w:rsidR="00322061" w:rsidRPr="00322061" w:rsidRDefault="00322061" w:rsidP="00322061">
            <w:pPr>
              <w:rPr>
                <w:del w:id="8276" w:author="KPMG_PQH" w:date="2026-04-07T11:25:00Z" w16du:dateUtc="2026-04-07T04:25:00Z"/>
                <w:rFonts w:ascii="Arial" w:hAnsi="Arial" w:cs="Arial"/>
                <w:color w:val="000000"/>
                <w:sz w:val="18"/>
                <w:szCs w:val="18"/>
                <w:lang w:eastAsia="en-US"/>
              </w:rPr>
            </w:pPr>
            <w:del w:id="8277" w:author="KPMG_PQH" w:date="2026-04-07T11:25:00Z" w16du:dateUtc="2026-04-07T04:25:00Z">
              <w:r w:rsidRPr="00322061">
                <w:rPr>
                  <w:rFonts w:ascii="Arial" w:hAnsi="Arial" w:cs="Arial"/>
                  <w:color w:val="000000"/>
                  <w:sz w:val="18"/>
                  <w:szCs w:val="18"/>
                  <w:lang w:eastAsia="en-US"/>
                </w:rPr>
                <w:delText>HLT GLOBAL BERHAD</w:delText>
              </w:r>
            </w:del>
          </w:p>
        </w:tc>
        <w:tc>
          <w:tcPr>
            <w:tcW w:w="846" w:type="pct"/>
            <w:tcBorders>
              <w:top w:val="nil"/>
              <w:left w:val="nil"/>
              <w:bottom w:val="single" w:sz="4" w:space="0" w:color="auto"/>
              <w:right w:val="single" w:sz="4" w:space="0" w:color="auto"/>
            </w:tcBorders>
            <w:vAlign w:val="center"/>
            <w:hideMark/>
          </w:tcPr>
          <w:p w14:paraId="1820EE50" w14:textId="77777777" w:rsidR="00322061" w:rsidRPr="00322061" w:rsidRDefault="00322061" w:rsidP="00322061">
            <w:pPr>
              <w:jc w:val="center"/>
              <w:rPr>
                <w:del w:id="8278" w:author="KPMG_PQH" w:date="2026-04-07T11:25:00Z" w16du:dateUtc="2026-04-07T04:25:00Z"/>
                <w:rFonts w:ascii="Arial" w:hAnsi="Arial" w:cs="Arial"/>
                <w:color w:val="000000"/>
                <w:sz w:val="18"/>
                <w:szCs w:val="18"/>
                <w:lang w:eastAsia="en-US"/>
              </w:rPr>
            </w:pPr>
            <w:del w:id="8279"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2633141" w14:textId="77777777" w:rsidR="00322061" w:rsidRPr="00322061" w:rsidRDefault="00322061" w:rsidP="00322061">
            <w:pPr>
              <w:rPr>
                <w:del w:id="8280" w:author="KPMG_PQH" w:date="2026-04-07T11:25:00Z" w16du:dateUtc="2026-04-07T04:25:00Z"/>
                <w:rFonts w:ascii="Arial" w:hAnsi="Arial" w:cs="Arial"/>
                <w:color w:val="000000"/>
                <w:sz w:val="18"/>
                <w:szCs w:val="18"/>
                <w:lang w:eastAsia="en-US"/>
              </w:rPr>
            </w:pPr>
            <w:del w:id="828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751B41E2" w14:textId="77777777" w:rsidTr="003B3AC8">
        <w:trPr>
          <w:trHeight w:val="20"/>
          <w:del w:id="828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56CD797" w14:textId="77777777" w:rsidR="00322061" w:rsidRPr="00322061" w:rsidRDefault="00322061" w:rsidP="00322061">
            <w:pPr>
              <w:jc w:val="center"/>
              <w:rPr>
                <w:del w:id="8283" w:author="KPMG_PQH" w:date="2026-04-07T11:25:00Z" w16du:dateUtc="2026-04-07T04:25:00Z"/>
                <w:rFonts w:ascii="Arial" w:hAnsi="Arial" w:cs="Arial"/>
                <w:color w:val="000000"/>
                <w:sz w:val="18"/>
                <w:szCs w:val="18"/>
                <w:lang w:eastAsia="en-US"/>
              </w:rPr>
            </w:pPr>
            <w:del w:id="8284" w:author="KPMG_PQH" w:date="2026-04-07T11:25:00Z" w16du:dateUtc="2026-04-07T04:25:00Z">
              <w:r w:rsidRPr="00322061">
                <w:rPr>
                  <w:rFonts w:ascii="Arial" w:hAnsi="Arial" w:cs="Arial"/>
                  <w:color w:val="000000"/>
                  <w:sz w:val="18"/>
                  <w:szCs w:val="18"/>
                  <w:lang w:eastAsia="en-US"/>
                </w:rPr>
                <w:delText>122</w:delText>
              </w:r>
            </w:del>
          </w:p>
        </w:tc>
        <w:tc>
          <w:tcPr>
            <w:tcW w:w="2352" w:type="pct"/>
            <w:tcBorders>
              <w:top w:val="nil"/>
              <w:left w:val="nil"/>
              <w:bottom w:val="single" w:sz="4" w:space="0" w:color="auto"/>
              <w:right w:val="single" w:sz="4" w:space="0" w:color="auto"/>
            </w:tcBorders>
            <w:vAlign w:val="center"/>
            <w:hideMark/>
          </w:tcPr>
          <w:p w14:paraId="2B97994B" w14:textId="77777777" w:rsidR="00322061" w:rsidRPr="00322061" w:rsidRDefault="00322061" w:rsidP="00322061">
            <w:pPr>
              <w:rPr>
                <w:del w:id="8285" w:author="KPMG_PQH" w:date="2026-04-07T11:25:00Z" w16du:dateUtc="2026-04-07T04:25:00Z"/>
                <w:rFonts w:ascii="Arial" w:hAnsi="Arial" w:cs="Arial"/>
                <w:color w:val="000000"/>
                <w:sz w:val="18"/>
                <w:szCs w:val="18"/>
                <w:lang w:eastAsia="en-US"/>
              </w:rPr>
            </w:pPr>
            <w:del w:id="8286" w:author="KPMG_PQH" w:date="2026-04-07T11:25:00Z" w16du:dateUtc="2026-04-07T04:25:00Z">
              <w:r w:rsidRPr="00322061">
                <w:rPr>
                  <w:rFonts w:ascii="Arial" w:hAnsi="Arial" w:cs="Arial"/>
                  <w:color w:val="000000"/>
                  <w:sz w:val="18"/>
                  <w:szCs w:val="18"/>
                  <w:lang w:eastAsia="en-US"/>
                </w:rPr>
                <w:delText>HOJEON LIMITED</w:delText>
              </w:r>
            </w:del>
          </w:p>
        </w:tc>
        <w:tc>
          <w:tcPr>
            <w:tcW w:w="846" w:type="pct"/>
            <w:tcBorders>
              <w:top w:val="nil"/>
              <w:left w:val="nil"/>
              <w:bottom w:val="single" w:sz="4" w:space="0" w:color="auto"/>
              <w:right w:val="single" w:sz="4" w:space="0" w:color="auto"/>
            </w:tcBorders>
            <w:vAlign w:val="center"/>
            <w:hideMark/>
          </w:tcPr>
          <w:p w14:paraId="71E09920" w14:textId="77777777" w:rsidR="00322061" w:rsidRPr="00322061" w:rsidRDefault="00322061" w:rsidP="00322061">
            <w:pPr>
              <w:jc w:val="center"/>
              <w:rPr>
                <w:del w:id="8287" w:author="KPMG_PQH" w:date="2026-04-07T11:25:00Z" w16du:dateUtc="2026-04-07T04:25:00Z"/>
                <w:rFonts w:ascii="Arial" w:hAnsi="Arial" w:cs="Arial"/>
                <w:color w:val="000000"/>
                <w:sz w:val="18"/>
                <w:szCs w:val="18"/>
                <w:lang w:eastAsia="en-US"/>
              </w:rPr>
            </w:pPr>
            <w:del w:id="8288"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505F5A62" w14:textId="77777777" w:rsidR="00322061" w:rsidRPr="00322061" w:rsidRDefault="00322061" w:rsidP="00322061">
            <w:pPr>
              <w:rPr>
                <w:del w:id="8289" w:author="KPMG_PQH" w:date="2026-04-07T11:25:00Z" w16du:dateUtc="2026-04-07T04:25:00Z"/>
                <w:rFonts w:ascii="Arial" w:hAnsi="Arial" w:cs="Arial"/>
                <w:color w:val="000000"/>
                <w:sz w:val="18"/>
                <w:szCs w:val="18"/>
                <w:lang w:eastAsia="en-US"/>
              </w:rPr>
            </w:pPr>
            <w:del w:id="8290"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1673250" w14:textId="77777777" w:rsidTr="003B3AC8">
        <w:trPr>
          <w:trHeight w:val="20"/>
          <w:del w:id="829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1BB649A" w14:textId="77777777" w:rsidR="00322061" w:rsidRPr="00322061" w:rsidRDefault="00322061" w:rsidP="00322061">
            <w:pPr>
              <w:jc w:val="center"/>
              <w:rPr>
                <w:del w:id="8292" w:author="KPMG_PQH" w:date="2026-04-07T11:25:00Z" w16du:dateUtc="2026-04-07T04:25:00Z"/>
                <w:rFonts w:ascii="Arial" w:hAnsi="Arial" w:cs="Arial"/>
                <w:color w:val="000000"/>
                <w:sz w:val="18"/>
                <w:szCs w:val="18"/>
                <w:lang w:eastAsia="en-US"/>
              </w:rPr>
            </w:pPr>
            <w:del w:id="8293" w:author="KPMG_PQH" w:date="2026-04-07T11:25:00Z" w16du:dateUtc="2026-04-07T04:25:00Z">
              <w:r w:rsidRPr="00322061">
                <w:rPr>
                  <w:rFonts w:ascii="Arial" w:hAnsi="Arial" w:cs="Arial"/>
                  <w:color w:val="000000"/>
                  <w:sz w:val="18"/>
                  <w:szCs w:val="18"/>
                  <w:lang w:eastAsia="en-US"/>
                </w:rPr>
                <w:delText>123</w:delText>
              </w:r>
            </w:del>
          </w:p>
        </w:tc>
        <w:tc>
          <w:tcPr>
            <w:tcW w:w="2352" w:type="pct"/>
            <w:tcBorders>
              <w:top w:val="nil"/>
              <w:left w:val="nil"/>
              <w:bottom w:val="single" w:sz="4" w:space="0" w:color="auto"/>
              <w:right w:val="single" w:sz="4" w:space="0" w:color="auto"/>
            </w:tcBorders>
            <w:vAlign w:val="center"/>
            <w:hideMark/>
          </w:tcPr>
          <w:p w14:paraId="7D0F3831" w14:textId="77777777" w:rsidR="00322061" w:rsidRPr="00322061" w:rsidRDefault="00322061" w:rsidP="00322061">
            <w:pPr>
              <w:rPr>
                <w:del w:id="8294" w:author="KPMG_PQH" w:date="2026-04-07T11:25:00Z" w16du:dateUtc="2026-04-07T04:25:00Z"/>
                <w:rFonts w:ascii="Arial" w:hAnsi="Arial" w:cs="Arial"/>
                <w:color w:val="000000"/>
                <w:sz w:val="18"/>
                <w:szCs w:val="18"/>
                <w:lang w:eastAsia="en-US"/>
              </w:rPr>
            </w:pPr>
            <w:del w:id="8295" w:author="KPMG_PQH" w:date="2026-04-07T11:25:00Z" w16du:dateUtc="2026-04-07T04:25:00Z">
              <w:r w:rsidRPr="00322061">
                <w:rPr>
                  <w:rFonts w:ascii="Arial" w:hAnsi="Arial" w:cs="Arial"/>
                  <w:color w:val="000000"/>
                  <w:sz w:val="18"/>
                  <w:szCs w:val="18"/>
                  <w:lang w:eastAsia="en-US"/>
                </w:rPr>
                <w:delText>HOTAI FINANCE CO., LTD.</w:delText>
              </w:r>
            </w:del>
          </w:p>
        </w:tc>
        <w:tc>
          <w:tcPr>
            <w:tcW w:w="846" w:type="pct"/>
            <w:tcBorders>
              <w:top w:val="nil"/>
              <w:left w:val="nil"/>
              <w:bottom w:val="single" w:sz="4" w:space="0" w:color="auto"/>
              <w:right w:val="single" w:sz="4" w:space="0" w:color="auto"/>
            </w:tcBorders>
            <w:vAlign w:val="center"/>
            <w:hideMark/>
          </w:tcPr>
          <w:p w14:paraId="4BEB9E3F" w14:textId="77777777" w:rsidR="00322061" w:rsidRPr="00322061" w:rsidRDefault="00322061" w:rsidP="00322061">
            <w:pPr>
              <w:jc w:val="center"/>
              <w:rPr>
                <w:del w:id="8296" w:author="KPMG_PQH" w:date="2026-04-07T11:25:00Z" w16du:dateUtc="2026-04-07T04:25:00Z"/>
                <w:rFonts w:ascii="Arial" w:hAnsi="Arial" w:cs="Arial"/>
                <w:color w:val="000000"/>
                <w:sz w:val="18"/>
                <w:szCs w:val="18"/>
                <w:lang w:eastAsia="en-US"/>
              </w:rPr>
            </w:pPr>
            <w:del w:id="8297"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2922A6D6" w14:textId="77777777" w:rsidR="00322061" w:rsidRPr="00322061" w:rsidRDefault="00322061" w:rsidP="00322061">
            <w:pPr>
              <w:rPr>
                <w:del w:id="8298" w:author="KPMG_PQH" w:date="2026-04-07T11:25:00Z" w16du:dateUtc="2026-04-07T04:25:00Z"/>
                <w:rFonts w:ascii="Arial" w:hAnsi="Arial" w:cs="Arial"/>
                <w:color w:val="000000"/>
                <w:sz w:val="18"/>
                <w:szCs w:val="18"/>
                <w:lang w:eastAsia="en-US"/>
              </w:rPr>
            </w:pPr>
            <w:del w:id="829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1BF35E4" w14:textId="77777777" w:rsidTr="003B3AC8">
        <w:trPr>
          <w:trHeight w:val="20"/>
          <w:del w:id="830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F020758" w14:textId="77777777" w:rsidR="00322061" w:rsidRPr="00322061" w:rsidRDefault="00322061" w:rsidP="00322061">
            <w:pPr>
              <w:jc w:val="center"/>
              <w:rPr>
                <w:del w:id="8301" w:author="KPMG_PQH" w:date="2026-04-07T11:25:00Z" w16du:dateUtc="2026-04-07T04:25:00Z"/>
                <w:rFonts w:ascii="Arial" w:hAnsi="Arial" w:cs="Arial"/>
                <w:color w:val="000000"/>
                <w:sz w:val="18"/>
                <w:szCs w:val="18"/>
                <w:lang w:eastAsia="en-US"/>
              </w:rPr>
            </w:pPr>
            <w:del w:id="8302" w:author="KPMG_PQH" w:date="2026-04-07T11:25:00Z" w16du:dateUtc="2026-04-07T04:25:00Z">
              <w:r w:rsidRPr="00322061">
                <w:rPr>
                  <w:rFonts w:ascii="Arial" w:hAnsi="Arial" w:cs="Arial"/>
                  <w:color w:val="000000"/>
                  <w:sz w:val="18"/>
                  <w:szCs w:val="18"/>
                  <w:lang w:eastAsia="en-US"/>
                </w:rPr>
                <w:delText>124</w:delText>
              </w:r>
            </w:del>
          </w:p>
        </w:tc>
        <w:tc>
          <w:tcPr>
            <w:tcW w:w="2352" w:type="pct"/>
            <w:tcBorders>
              <w:top w:val="nil"/>
              <w:left w:val="nil"/>
              <w:bottom w:val="single" w:sz="4" w:space="0" w:color="auto"/>
              <w:right w:val="single" w:sz="4" w:space="0" w:color="auto"/>
            </w:tcBorders>
            <w:vAlign w:val="center"/>
            <w:hideMark/>
          </w:tcPr>
          <w:p w14:paraId="6BE0A477" w14:textId="77777777" w:rsidR="00322061" w:rsidRPr="00322061" w:rsidRDefault="00322061" w:rsidP="00322061">
            <w:pPr>
              <w:rPr>
                <w:del w:id="8303" w:author="KPMG_PQH" w:date="2026-04-07T11:25:00Z" w16du:dateUtc="2026-04-07T04:25:00Z"/>
                <w:rFonts w:ascii="Arial" w:hAnsi="Arial" w:cs="Arial"/>
                <w:color w:val="000000"/>
                <w:sz w:val="18"/>
                <w:szCs w:val="18"/>
                <w:lang w:eastAsia="en-US"/>
              </w:rPr>
            </w:pPr>
            <w:del w:id="8304" w:author="KPMG_PQH" w:date="2026-04-07T11:25:00Z" w16du:dateUtc="2026-04-07T04:25:00Z">
              <w:r w:rsidRPr="00322061">
                <w:rPr>
                  <w:rFonts w:ascii="Arial" w:hAnsi="Arial" w:cs="Arial"/>
                  <w:color w:val="000000"/>
                  <w:sz w:val="18"/>
                  <w:szCs w:val="18"/>
                  <w:lang w:eastAsia="en-US"/>
                </w:rPr>
                <w:delText>HSIN-LI CHEMICAL INDUSTRIAL CORP</w:delText>
              </w:r>
            </w:del>
          </w:p>
        </w:tc>
        <w:tc>
          <w:tcPr>
            <w:tcW w:w="846" w:type="pct"/>
            <w:tcBorders>
              <w:top w:val="nil"/>
              <w:left w:val="nil"/>
              <w:bottom w:val="single" w:sz="4" w:space="0" w:color="auto"/>
              <w:right w:val="single" w:sz="4" w:space="0" w:color="auto"/>
            </w:tcBorders>
            <w:vAlign w:val="center"/>
            <w:hideMark/>
          </w:tcPr>
          <w:p w14:paraId="24125FD8" w14:textId="77777777" w:rsidR="00322061" w:rsidRPr="00322061" w:rsidRDefault="00322061" w:rsidP="00322061">
            <w:pPr>
              <w:jc w:val="center"/>
              <w:rPr>
                <w:del w:id="8305" w:author="KPMG_PQH" w:date="2026-04-07T11:25:00Z" w16du:dateUtc="2026-04-07T04:25:00Z"/>
                <w:rFonts w:ascii="Arial" w:hAnsi="Arial" w:cs="Arial"/>
                <w:color w:val="000000"/>
                <w:sz w:val="18"/>
                <w:szCs w:val="18"/>
                <w:lang w:eastAsia="en-US"/>
              </w:rPr>
            </w:pPr>
            <w:del w:id="8306"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6FF3A99F" w14:textId="77777777" w:rsidR="00322061" w:rsidRPr="00322061" w:rsidRDefault="00322061" w:rsidP="00322061">
            <w:pPr>
              <w:rPr>
                <w:del w:id="8307" w:author="KPMG_PQH" w:date="2026-04-07T11:25:00Z" w16du:dateUtc="2026-04-07T04:25:00Z"/>
                <w:rFonts w:ascii="Arial" w:hAnsi="Arial" w:cs="Arial"/>
                <w:color w:val="000000"/>
                <w:sz w:val="18"/>
                <w:szCs w:val="18"/>
                <w:lang w:eastAsia="en-US"/>
              </w:rPr>
            </w:pPr>
            <w:del w:id="830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004E1D32" w14:textId="77777777" w:rsidTr="003B3AC8">
        <w:trPr>
          <w:trHeight w:val="20"/>
          <w:del w:id="830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8352DB" w14:textId="77777777" w:rsidR="00322061" w:rsidRPr="00322061" w:rsidRDefault="00322061" w:rsidP="00322061">
            <w:pPr>
              <w:jc w:val="center"/>
              <w:rPr>
                <w:del w:id="8310" w:author="KPMG_PQH" w:date="2026-04-07T11:25:00Z" w16du:dateUtc="2026-04-07T04:25:00Z"/>
                <w:rFonts w:ascii="Arial" w:hAnsi="Arial" w:cs="Arial"/>
                <w:color w:val="000000"/>
                <w:sz w:val="18"/>
                <w:szCs w:val="18"/>
                <w:lang w:eastAsia="en-US"/>
              </w:rPr>
            </w:pPr>
            <w:del w:id="8311" w:author="KPMG_PQH" w:date="2026-04-07T11:25:00Z" w16du:dateUtc="2026-04-07T04:25:00Z">
              <w:r w:rsidRPr="00322061">
                <w:rPr>
                  <w:rFonts w:ascii="Arial" w:hAnsi="Arial" w:cs="Arial"/>
                  <w:color w:val="000000"/>
                  <w:sz w:val="18"/>
                  <w:szCs w:val="18"/>
                  <w:lang w:eastAsia="en-US"/>
                </w:rPr>
                <w:delText>125</w:delText>
              </w:r>
            </w:del>
          </w:p>
        </w:tc>
        <w:tc>
          <w:tcPr>
            <w:tcW w:w="2352" w:type="pct"/>
            <w:tcBorders>
              <w:top w:val="nil"/>
              <w:left w:val="nil"/>
              <w:bottom w:val="single" w:sz="4" w:space="0" w:color="auto"/>
              <w:right w:val="single" w:sz="4" w:space="0" w:color="auto"/>
            </w:tcBorders>
            <w:vAlign w:val="center"/>
            <w:hideMark/>
          </w:tcPr>
          <w:p w14:paraId="7C0E6C1A" w14:textId="77777777" w:rsidR="00322061" w:rsidRPr="00322061" w:rsidRDefault="00322061" w:rsidP="00322061">
            <w:pPr>
              <w:rPr>
                <w:del w:id="8312" w:author="KPMG_PQH" w:date="2026-04-07T11:25:00Z" w16du:dateUtc="2026-04-07T04:25:00Z"/>
                <w:rFonts w:ascii="Arial" w:hAnsi="Arial" w:cs="Arial"/>
                <w:color w:val="000000"/>
                <w:sz w:val="18"/>
                <w:szCs w:val="18"/>
                <w:lang w:eastAsia="en-US"/>
              </w:rPr>
            </w:pPr>
            <w:del w:id="8313" w:author="KPMG_PQH" w:date="2026-04-07T11:25:00Z" w16du:dateUtc="2026-04-07T04:25:00Z">
              <w:r w:rsidRPr="00322061">
                <w:rPr>
                  <w:rFonts w:ascii="Arial" w:hAnsi="Arial" w:cs="Arial"/>
                  <w:color w:val="000000"/>
                  <w:sz w:val="18"/>
                  <w:szCs w:val="18"/>
                  <w:lang w:eastAsia="en-US"/>
                </w:rPr>
                <w:delText>HTC CORPORATION</w:delText>
              </w:r>
            </w:del>
          </w:p>
        </w:tc>
        <w:tc>
          <w:tcPr>
            <w:tcW w:w="846" w:type="pct"/>
            <w:tcBorders>
              <w:top w:val="nil"/>
              <w:left w:val="nil"/>
              <w:bottom w:val="single" w:sz="4" w:space="0" w:color="auto"/>
              <w:right w:val="single" w:sz="4" w:space="0" w:color="auto"/>
            </w:tcBorders>
            <w:vAlign w:val="center"/>
            <w:hideMark/>
          </w:tcPr>
          <w:p w14:paraId="50562BC3" w14:textId="77777777" w:rsidR="00322061" w:rsidRPr="00322061" w:rsidRDefault="00322061" w:rsidP="00322061">
            <w:pPr>
              <w:jc w:val="center"/>
              <w:rPr>
                <w:del w:id="8314" w:author="KPMG_PQH" w:date="2026-04-07T11:25:00Z" w16du:dateUtc="2026-04-07T04:25:00Z"/>
                <w:rFonts w:ascii="Arial" w:hAnsi="Arial" w:cs="Arial"/>
                <w:color w:val="000000"/>
                <w:sz w:val="18"/>
                <w:szCs w:val="18"/>
                <w:lang w:eastAsia="en-US"/>
              </w:rPr>
            </w:pPr>
            <w:del w:id="8315"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4D9BDAC" w14:textId="77777777" w:rsidR="00322061" w:rsidRPr="00322061" w:rsidRDefault="00322061" w:rsidP="00322061">
            <w:pPr>
              <w:rPr>
                <w:del w:id="8316" w:author="KPMG_PQH" w:date="2026-04-07T11:25:00Z" w16du:dateUtc="2026-04-07T04:25:00Z"/>
                <w:rFonts w:ascii="Arial" w:hAnsi="Arial" w:cs="Arial"/>
                <w:color w:val="000000"/>
                <w:sz w:val="18"/>
                <w:szCs w:val="18"/>
                <w:lang w:eastAsia="en-US"/>
              </w:rPr>
            </w:pPr>
            <w:del w:id="8317"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EA325D5" w14:textId="77777777" w:rsidTr="003B3AC8">
        <w:trPr>
          <w:trHeight w:val="20"/>
          <w:del w:id="831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C2B2FF" w14:textId="77777777" w:rsidR="00322061" w:rsidRPr="00322061" w:rsidRDefault="00322061" w:rsidP="00322061">
            <w:pPr>
              <w:jc w:val="center"/>
              <w:rPr>
                <w:del w:id="8319" w:author="KPMG_PQH" w:date="2026-04-07T11:25:00Z" w16du:dateUtc="2026-04-07T04:25:00Z"/>
                <w:rFonts w:ascii="Arial" w:hAnsi="Arial" w:cs="Arial"/>
                <w:color w:val="000000"/>
                <w:sz w:val="18"/>
                <w:szCs w:val="18"/>
                <w:lang w:eastAsia="en-US"/>
              </w:rPr>
            </w:pPr>
            <w:del w:id="8320" w:author="KPMG_PQH" w:date="2026-04-07T11:25:00Z" w16du:dateUtc="2026-04-07T04:25:00Z">
              <w:r w:rsidRPr="00322061">
                <w:rPr>
                  <w:rFonts w:ascii="Arial" w:hAnsi="Arial" w:cs="Arial"/>
                  <w:color w:val="000000"/>
                  <w:sz w:val="18"/>
                  <w:szCs w:val="18"/>
                  <w:lang w:eastAsia="en-US"/>
                </w:rPr>
                <w:delText>126</w:delText>
              </w:r>
            </w:del>
          </w:p>
        </w:tc>
        <w:tc>
          <w:tcPr>
            <w:tcW w:w="2352" w:type="pct"/>
            <w:tcBorders>
              <w:top w:val="nil"/>
              <w:left w:val="nil"/>
              <w:bottom w:val="single" w:sz="4" w:space="0" w:color="auto"/>
              <w:right w:val="single" w:sz="4" w:space="0" w:color="auto"/>
            </w:tcBorders>
            <w:vAlign w:val="center"/>
            <w:hideMark/>
          </w:tcPr>
          <w:p w14:paraId="7B59C470" w14:textId="77777777" w:rsidR="00322061" w:rsidRPr="00322061" w:rsidRDefault="00322061" w:rsidP="00322061">
            <w:pPr>
              <w:rPr>
                <w:del w:id="8321" w:author="KPMG_PQH" w:date="2026-04-07T11:25:00Z" w16du:dateUtc="2026-04-07T04:25:00Z"/>
                <w:rFonts w:ascii="Arial" w:hAnsi="Arial" w:cs="Arial"/>
                <w:color w:val="000000"/>
                <w:sz w:val="18"/>
                <w:szCs w:val="18"/>
                <w:lang w:eastAsia="en-US"/>
              </w:rPr>
            </w:pPr>
            <w:del w:id="8322" w:author="KPMG_PQH" w:date="2026-04-07T11:25:00Z" w16du:dateUtc="2026-04-07T04:25:00Z">
              <w:r w:rsidRPr="00322061">
                <w:rPr>
                  <w:rFonts w:ascii="Arial" w:hAnsi="Arial" w:cs="Arial"/>
                  <w:color w:val="000000"/>
                  <w:sz w:val="18"/>
                  <w:szCs w:val="18"/>
                  <w:lang w:eastAsia="en-US"/>
                </w:rPr>
                <w:delText>HUAFON MICROFIBRE (SHANGHAI) CO., LTD.</w:delText>
              </w:r>
            </w:del>
          </w:p>
        </w:tc>
        <w:tc>
          <w:tcPr>
            <w:tcW w:w="846" w:type="pct"/>
            <w:tcBorders>
              <w:top w:val="nil"/>
              <w:left w:val="nil"/>
              <w:bottom w:val="single" w:sz="4" w:space="0" w:color="auto"/>
              <w:right w:val="single" w:sz="4" w:space="0" w:color="auto"/>
            </w:tcBorders>
            <w:vAlign w:val="center"/>
            <w:hideMark/>
          </w:tcPr>
          <w:p w14:paraId="3DD2092E" w14:textId="77777777" w:rsidR="00322061" w:rsidRPr="00322061" w:rsidRDefault="00322061" w:rsidP="00322061">
            <w:pPr>
              <w:jc w:val="center"/>
              <w:rPr>
                <w:del w:id="8323" w:author="KPMG_PQH" w:date="2026-04-07T11:25:00Z" w16du:dateUtc="2026-04-07T04:25:00Z"/>
                <w:rFonts w:ascii="Arial" w:hAnsi="Arial" w:cs="Arial"/>
                <w:color w:val="000000"/>
                <w:sz w:val="18"/>
                <w:szCs w:val="18"/>
                <w:lang w:eastAsia="en-US"/>
              </w:rPr>
            </w:pPr>
            <w:del w:id="832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DB6F35E" w14:textId="77777777" w:rsidR="00322061" w:rsidRPr="00322061" w:rsidRDefault="00322061" w:rsidP="00322061">
            <w:pPr>
              <w:rPr>
                <w:del w:id="8325" w:author="KPMG_PQH" w:date="2026-04-07T11:25:00Z" w16du:dateUtc="2026-04-07T04:25:00Z"/>
                <w:rFonts w:ascii="Arial" w:hAnsi="Arial" w:cs="Arial"/>
                <w:color w:val="000000"/>
                <w:sz w:val="18"/>
                <w:szCs w:val="18"/>
                <w:lang w:eastAsia="en-US"/>
              </w:rPr>
            </w:pPr>
            <w:del w:id="832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053CFCD" w14:textId="77777777" w:rsidTr="003B3AC8">
        <w:trPr>
          <w:trHeight w:val="20"/>
          <w:del w:id="832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3EF1733" w14:textId="77777777" w:rsidR="00322061" w:rsidRPr="00322061" w:rsidRDefault="00322061" w:rsidP="00322061">
            <w:pPr>
              <w:jc w:val="center"/>
              <w:rPr>
                <w:del w:id="8328" w:author="KPMG_PQH" w:date="2026-04-07T11:25:00Z" w16du:dateUtc="2026-04-07T04:25:00Z"/>
                <w:rFonts w:ascii="Arial" w:hAnsi="Arial" w:cs="Arial"/>
                <w:color w:val="000000"/>
                <w:sz w:val="18"/>
                <w:szCs w:val="18"/>
                <w:lang w:eastAsia="en-US"/>
              </w:rPr>
            </w:pPr>
            <w:del w:id="8329" w:author="KPMG_PQH" w:date="2026-04-07T11:25:00Z" w16du:dateUtc="2026-04-07T04:25:00Z">
              <w:r w:rsidRPr="00322061">
                <w:rPr>
                  <w:rFonts w:ascii="Arial" w:hAnsi="Arial" w:cs="Arial"/>
                  <w:color w:val="000000"/>
                  <w:sz w:val="18"/>
                  <w:szCs w:val="18"/>
                  <w:lang w:eastAsia="en-US"/>
                </w:rPr>
                <w:delText>127</w:delText>
              </w:r>
            </w:del>
          </w:p>
        </w:tc>
        <w:tc>
          <w:tcPr>
            <w:tcW w:w="2352" w:type="pct"/>
            <w:tcBorders>
              <w:top w:val="nil"/>
              <w:left w:val="nil"/>
              <w:bottom w:val="single" w:sz="4" w:space="0" w:color="auto"/>
              <w:right w:val="single" w:sz="4" w:space="0" w:color="auto"/>
            </w:tcBorders>
            <w:vAlign w:val="center"/>
            <w:hideMark/>
          </w:tcPr>
          <w:p w14:paraId="4659C98E" w14:textId="77777777" w:rsidR="00322061" w:rsidRPr="00322061" w:rsidRDefault="00322061" w:rsidP="00322061">
            <w:pPr>
              <w:rPr>
                <w:del w:id="8330" w:author="KPMG_PQH" w:date="2026-04-07T11:25:00Z" w16du:dateUtc="2026-04-07T04:25:00Z"/>
                <w:rFonts w:ascii="Arial" w:hAnsi="Arial" w:cs="Arial"/>
                <w:color w:val="000000"/>
                <w:sz w:val="18"/>
                <w:szCs w:val="18"/>
                <w:lang w:eastAsia="en-US"/>
              </w:rPr>
            </w:pPr>
            <w:del w:id="8331" w:author="KPMG_PQH" w:date="2026-04-07T11:25:00Z" w16du:dateUtc="2026-04-07T04:25:00Z">
              <w:r w:rsidRPr="00322061">
                <w:rPr>
                  <w:rFonts w:ascii="Arial" w:hAnsi="Arial" w:cs="Arial"/>
                  <w:color w:val="000000"/>
                  <w:sz w:val="18"/>
                  <w:szCs w:val="18"/>
                  <w:lang w:eastAsia="en-US"/>
                </w:rPr>
                <w:delText>HUASI HOLDING COMPANY LIMITED</w:delText>
              </w:r>
            </w:del>
          </w:p>
        </w:tc>
        <w:tc>
          <w:tcPr>
            <w:tcW w:w="846" w:type="pct"/>
            <w:tcBorders>
              <w:top w:val="nil"/>
              <w:left w:val="nil"/>
              <w:bottom w:val="single" w:sz="4" w:space="0" w:color="auto"/>
              <w:right w:val="single" w:sz="4" w:space="0" w:color="auto"/>
            </w:tcBorders>
            <w:vAlign w:val="center"/>
            <w:hideMark/>
          </w:tcPr>
          <w:p w14:paraId="7D96381B" w14:textId="77777777" w:rsidR="00322061" w:rsidRPr="00322061" w:rsidRDefault="00322061" w:rsidP="00322061">
            <w:pPr>
              <w:jc w:val="center"/>
              <w:rPr>
                <w:del w:id="8332" w:author="KPMG_PQH" w:date="2026-04-07T11:25:00Z" w16du:dateUtc="2026-04-07T04:25:00Z"/>
                <w:rFonts w:ascii="Arial" w:hAnsi="Arial" w:cs="Arial"/>
                <w:color w:val="000000"/>
                <w:sz w:val="18"/>
                <w:szCs w:val="18"/>
                <w:lang w:eastAsia="en-US"/>
              </w:rPr>
            </w:pPr>
            <w:del w:id="833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6F356C1" w14:textId="77777777" w:rsidR="00322061" w:rsidRPr="00322061" w:rsidRDefault="00322061" w:rsidP="00322061">
            <w:pPr>
              <w:rPr>
                <w:del w:id="8334" w:author="KPMG_PQH" w:date="2026-04-07T11:25:00Z" w16du:dateUtc="2026-04-07T04:25:00Z"/>
                <w:rFonts w:ascii="Arial" w:hAnsi="Arial" w:cs="Arial"/>
                <w:color w:val="000000"/>
                <w:sz w:val="18"/>
                <w:szCs w:val="18"/>
                <w:lang w:eastAsia="en-US"/>
              </w:rPr>
            </w:pPr>
            <w:del w:id="833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BDCE716" w14:textId="77777777" w:rsidTr="003B3AC8">
        <w:trPr>
          <w:trHeight w:val="20"/>
          <w:del w:id="833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A57D352" w14:textId="77777777" w:rsidR="00322061" w:rsidRPr="00322061" w:rsidRDefault="00322061" w:rsidP="00322061">
            <w:pPr>
              <w:jc w:val="center"/>
              <w:rPr>
                <w:del w:id="8337" w:author="KPMG_PQH" w:date="2026-04-07T11:25:00Z" w16du:dateUtc="2026-04-07T04:25:00Z"/>
                <w:rFonts w:ascii="Arial" w:hAnsi="Arial" w:cs="Arial"/>
                <w:color w:val="000000"/>
                <w:sz w:val="18"/>
                <w:szCs w:val="18"/>
                <w:lang w:eastAsia="en-US"/>
              </w:rPr>
            </w:pPr>
            <w:del w:id="8338" w:author="KPMG_PQH" w:date="2026-04-07T11:25:00Z" w16du:dateUtc="2026-04-07T04:25:00Z">
              <w:r w:rsidRPr="00322061">
                <w:rPr>
                  <w:rFonts w:ascii="Arial" w:hAnsi="Arial" w:cs="Arial"/>
                  <w:color w:val="000000"/>
                  <w:sz w:val="18"/>
                  <w:szCs w:val="18"/>
                  <w:lang w:eastAsia="en-US"/>
                </w:rPr>
                <w:delText>128</w:delText>
              </w:r>
            </w:del>
          </w:p>
        </w:tc>
        <w:tc>
          <w:tcPr>
            <w:tcW w:w="2352" w:type="pct"/>
            <w:tcBorders>
              <w:top w:val="nil"/>
              <w:left w:val="nil"/>
              <w:bottom w:val="single" w:sz="4" w:space="0" w:color="auto"/>
              <w:right w:val="single" w:sz="4" w:space="0" w:color="auto"/>
            </w:tcBorders>
            <w:vAlign w:val="center"/>
            <w:hideMark/>
          </w:tcPr>
          <w:p w14:paraId="4652E78D" w14:textId="77777777" w:rsidR="00322061" w:rsidRPr="00322061" w:rsidRDefault="00322061" w:rsidP="00322061">
            <w:pPr>
              <w:rPr>
                <w:del w:id="8339" w:author="KPMG_PQH" w:date="2026-04-07T11:25:00Z" w16du:dateUtc="2026-04-07T04:25:00Z"/>
                <w:rFonts w:ascii="Arial" w:hAnsi="Arial" w:cs="Arial"/>
                <w:color w:val="000000"/>
                <w:sz w:val="18"/>
                <w:szCs w:val="18"/>
                <w:lang w:eastAsia="en-US"/>
              </w:rPr>
            </w:pPr>
            <w:del w:id="8340" w:author="KPMG_PQH" w:date="2026-04-07T11:25:00Z" w16du:dateUtc="2026-04-07T04:25:00Z">
              <w:r w:rsidRPr="00322061">
                <w:rPr>
                  <w:rFonts w:ascii="Arial" w:hAnsi="Arial" w:cs="Arial"/>
                  <w:color w:val="000000"/>
                  <w:sz w:val="18"/>
                  <w:szCs w:val="18"/>
                  <w:lang w:eastAsia="en-US"/>
                </w:rPr>
                <w:delText>HUNAN MELOON INFORMATION TECHNOLOGY CO.,LTD.</w:delText>
              </w:r>
            </w:del>
          </w:p>
        </w:tc>
        <w:tc>
          <w:tcPr>
            <w:tcW w:w="846" w:type="pct"/>
            <w:tcBorders>
              <w:top w:val="nil"/>
              <w:left w:val="nil"/>
              <w:bottom w:val="single" w:sz="4" w:space="0" w:color="auto"/>
              <w:right w:val="single" w:sz="4" w:space="0" w:color="auto"/>
            </w:tcBorders>
            <w:vAlign w:val="center"/>
            <w:hideMark/>
          </w:tcPr>
          <w:p w14:paraId="7589E23D" w14:textId="77777777" w:rsidR="00322061" w:rsidRPr="00322061" w:rsidRDefault="00322061" w:rsidP="00322061">
            <w:pPr>
              <w:jc w:val="center"/>
              <w:rPr>
                <w:del w:id="8341" w:author="KPMG_PQH" w:date="2026-04-07T11:25:00Z" w16du:dateUtc="2026-04-07T04:25:00Z"/>
                <w:rFonts w:ascii="Arial" w:hAnsi="Arial" w:cs="Arial"/>
                <w:color w:val="000000"/>
                <w:sz w:val="18"/>
                <w:szCs w:val="18"/>
                <w:lang w:eastAsia="en-US"/>
              </w:rPr>
            </w:pPr>
            <w:del w:id="834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5B92C14" w14:textId="77777777" w:rsidR="00322061" w:rsidRPr="00322061" w:rsidRDefault="00322061" w:rsidP="00322061">
            <w:pPr>
              <w:rPr>
                <w:del w:id="8343" w:author="KPMG_PQH" w:date="2026-04-07T11:25:00Z" w16du:dateUtc="2026-04-07T04:25:00Z"/>
                <w:rFonts w:ascii="Arial" w:hAnsi="Arial" w:cs="Arial"/>
                <w:color w:val="000000"/>
                <w:sz w:val="18"/>
                <w:szCs w:val="18"/>
                <w:lang w:eastAsia="en-US"/>
              </w:rPr>
            </w:pPr>
            <w:del w:id="834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7F242CC4" w14:textId="77777777" w:rsidTr="003B3AC8">
        <w:trPr>
          <w:trHeight w:val="20"/>
          <w:del w:id="834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49A1F72" w14:textId="77777777" w:rsidR="00322061" w:rsidRPr="00322061" w:rsidRDefault="00322061" w:rsidP="00322061">
            <w:pPr>
              <w:jc w:val="center"/>
              <w:rPr>
                <w:del w:id="8346" w:author="KPMG_PQH" w:date="2026-04-07T11:25:00Z" w16du:dateUtc="2026-04-07T04:25:00Z"/>
                <w:rFonts w:ascii="Arial" w:hAnsi="Arial" w:cs="Arial"/>
                <w:color w:val="000000"/>
                <w:sz w:val="18"/>
                <w:szCs w:val="18"/>
                <w:lang w:eastAsia="en-US"/>
              </w:rPr>
            </w:pPr>
            <w:del w:id="8347" w:author="KPMG_PQH" w:date="2026-04-07T11:25:00Z" w16du:dateUtc="2026-04-07T04:25:00Z">
              <w:r w:rsidRPr="00322061">
                <w:rPr>
                  <w:rFonts w:ascii="Arial" w:hAnsi="Arial" w:cs="Arial"/>
                  <w:color w:val="000000"/>
                  <w:sz w:val="18"/>
                  <w:szCs w:val="18"/>
                  <w:lang w:eastAsia="en-US"/>
                </w:rPr>
                <w:delText>129</w:delText>
              </w:r>
            </w:del>
          </w:p>
        </w:tc>
        <w:tc>
          <w:tcPr>
            <w:tcW w:w="2352" w:type="pct"/>
            <w:tcBorders>
              <w:top w:val="nil"/>
              <w:left w:val="nil"/>
              <w:bottom w:val="single" w:sz="4" w:space="0" w:color="auto"/>
              <w:right w:val="single" w:sz="4" w:space="0" w:color="auto"/>
            </w:tcBorders>
            <w:vAlign w:val="center"/>
            <w:hideMark/>
          </w:tcPr>
          <w:p w14:paraId="77B513FB" w14:textId="77777777" w:rsidR="00322061" w:rsidRPr="00322061" w:rsidRDefault="00322061" w:rsidP="00322061">
            <w:pPr>
              <w:rPr>
                <w:del w:id="8348" w:author="KPMG_PQH" w:date="2026-04-07T11:25:00Z" w16du:dateUtc="2026-04-07T04:25:00Z"/>
                <w:rFonts w:ascii="Arial" w:hAnsi="Arial" w:cs="Arial"/>
                <w:color w:val="000000"/>
                <w:sz w:val="18"/>
                <w:szCs w:val="18"/>
                <w:lang w:eastAsia="en-US"/>
              </w:rPr>
            </w:pPr>
            <w:del w:id="8349" w:author="KPMG_PQH" w:date="2026-04-07T11:25:00Z" w16du:dateUtc="2026-04-07T04:25:00Z">
              <w:r w:rsidRPr="00322061">
                <w:rPr>
                  <w:rFonts w:ascii="Arial" w:hAnsi="Arial" w:cs="Arial"/>
                  <w:color w:val="000000"/>
                  <w:sz w:val="18"/>
                  <w:szCs w:val="18"/>
                  <w:lang w:eastAsia="en-US"/>
                </w:rPr>
                <w:delText>I JANG INDUSTRIAL COMPANY LIMITED</w:delText>
              </w:r>
            </w:del>
          </w:p>
        </w:tc>
        <w:tc>
          <w:tcPr>
            <w:tcW w:w="846" w:type="pct"/>
            <w:tcBorders>
              <w:top w:val="nil"/>
              <w:left w:val="nil"/>
              <w:bottom w:val="single" w:sz="4" w:space="0" w:color="auto"/>
              <w:right w:val="single" w:sz="4" w:space="0" w:color="auto"/>
            </w:tcBorders>
            <w:vAlign w:val="center"/>
            <w:hideMark/>
          </w:tcPr>
          <w:p w14:paraId="78CC6D88" w14:textId="77777777" w:rsidR="00322061" w:rsidRPr="00322061" w:rsidRDefault="00322061" w:rsidP="00322061">
            <w:pPr>
              <w:jc w:val="center"/>
              <w:rPr>
                <w:del w:id="8350" w:author="KPMG_PQH" w:date="2026-04-07T11:25:00Z" w16du:dateUtc="2026-04-07T04:25:00Z"/>
                <w:rFonts w:ascii="Arial" w:hAnsi="Arial" w:cs="Arial"/>
                <w:color w:val="000000"/>
                <w:sz w:val="18"/>
                <w:szCs w:val="18"/>
                <w:lang w:eastAsia="en-US"/>
              </w:rPr>
            </w:pPr>
            <w:del w:id="835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5592E33B" w14:textId="77777777" w:rsidR="00322061" w:rsidRPr="00322061" w:rsidRDefault="00322061" w:rsidP="00322061">
            <w:pPr>
              <w:rPr>
                <w:del w:id="8352" w:author="KPMG_PQH" w:date="2026-04-07T11:25:00Z" w16du:dateUtc="2026-04-07T04:25:00Z"/>
                <w:rFonts w:ascii="Arial" w:hAnsi="Arial" w:cs="Arial"/>
                <w:color w:val="000000"/>
                <w:sz w:val="18"/>
                <w:szCs w:val="18"/>
                <w:lang w:eastAsia="en-US"/>
              </w:rPr>
            </w:pPr>
            <w:del w:id="835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38CF49A" w14:textId="77777777" w:rsidTr="003B3AC8">
        <w:trPr>
          <w:trHeight w:val="20"/>
          <w:del w:id="835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9D64F58" w14:textId="77777777" w:rsidR="00322061" w:rsidRPr="00322061" w:rsidRDefault="00322061" w:rsidP="00322061">
            <w:pPr>
              <w:jc w:val="center"/>
              <w:rPr>
                <w:del w:id="8355" w:author="KPMG_PQH" w:date="2026-04-07T11:25:00Z" w16du:dateUtc="2026-04-07T04:25:00Z"/>
                <w:rFonts w:ascii="Arial" w:hAnsi="Arial" w:cs="Arial"/>
                <w:color w:val="000000"/>
                <w:sz w:val="18"/>
                <w:szCs w:val="18"/>
                <w:lang w:eastAsia="en-US"/>
              </w:rPr>
            </w:pPr>
            <w:del w:id="8356" w:author="KPMG_PQH" w:date="2026-04-07T11:25:00Z" w16du:dateUtc="2026-04-07T04:25:00Z">
              <w:r w:rsidRPr="00322061">
                <w:rPr>
                  <w:rFonts w:ascii="Arial" w:hAnsi="Arial" w:cs="Arial"/>
                  <w:color w:val="000000"/>
                  <w:sz w:val="18"/>
                  <w:szCs w:val="18"/>
                  <w:lang w:eastAsia="en-US"/>
                </w:rPr>
                <w:delText>130</w:delText>
              </w:r>
            </w:del>
          </w:p>
        </w:tc>
        <w:tc>
          <w:tcPr>
            <w:tcW w:w="2352" w:type="pct"/>
            <w:tcBorders>
              <w:top w:val="nil"/>
              <w:left w:val="nil"/>
              <w:bottom w:val="single" w:sz="4" w:space="0" w:color="auto"/>
              <w:right w:val="single" w:sz="4" w:space="0" w:color="auto"/>
            </w:tcBorders>
            <w:vAlign w:val="center"/>
            <w:hideMark/>
          </w:tcPr>
          <w:p w14:paraId="1DAEAB6D" w14:textId="77777777" w:rsidR="00322061" w:rsidRPr="00322061" w:rsidRDefault="00322061" w:rsidP="00322061">
            <w:pPr>
              <w:rPr>
                <w:del w:id="8357" w:author="KPMG_PQH" w:date="2026-04-07T11:25:00Z" w16du:dateUtc="2026-04-07T04:25:00Z"/>
                <w:rFonts w:ascii="Arial" w:hAnsi="Arial" w:cs="Arial"/>
                <w:color w:val="000000"/>
                <w:sz w:val="18"/>
                <w:szCs w:val="18"/>
                <w:lang w:eastAsia="en-US"/>
              </w:rPr>
            </w:pPr>
            <w:del w:id="8358" w:author="KPMG_PQH" w:date="2026-04-07T11:25:00Z" w16du:dateUtc="2026-04-07T04:25:00Z">
              <w:r w:rsidRPr="00322061">
                <w:rPr>
                  <w:rFonts w:ascii="Arial" w:hAnsi="Arial" w:cs="Arial"/>
                  <w:color w:val="000000"/>
                  <w:sz w:val="18"/>
                  <w:szCs w:val="18"/>
                  <w:lang w:eastAsia="en-US"/>
                </w:rPr>
                <w:delText>IDEAL BIKE CORPORATION</w:delText>
              </w:r>
            </w:del>
          </w:p>
        </w:tc>
        <w:tc>
          <w:tcPr>
            <w:tcW w:w="846" w:type="pct"/>
            <w:tcBorders>
              <w:top w:val="nil"/>
              <w:left w:val="nil"/>
              <w:bottom w:val="single" w:sz="4" w:space="0" w:color="auto"/>
              <w:right w:val="single" w:sz="4" w:space="0" w:color="auto"/>
            </w:tcBorders>
            <w:vAlign w:val="center"/>
            <w:hideMark/>
          </w:tcPr>
          <w:p w14:paraId="50F340E0" w14:textId="77777777" w:rsidR="00322061" w:rsidRPr="00322061" w:rsidRDefault="00322061" w:rsidP="00322061">
            <w:pPr>
              <w:jc w:val="center"/>
              <w:rPr>
                <w:del w:id="8359" w:author="KPMG_PQH" w:date="2026-04-07T11:25:00Z" w16du:dateUtc="2026-04-07T04:25:00Z"/>
                <w:rFonts w:ascii="Arial" w:hAnsi="Arial" w:cs="Arial"/>
                <w:color w:val="000000"/>
                <w:sz w:val="18"/>
                <w:szCs w:val="18"/>
                <w:lang w:eastAsia="en-US"/>
              </w:rPr>
            </w:pPr>
            <w:del w:id="8360"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F0CA7C5" w14:textId="77777777" w:rsidR="00322061" w:rsidRPr="00322061" w:rsidRDefault="00322061" w:rsidP="00322061">
            <w:pPr>
              <w:rPr>
                <w:del w:id="8361" w:author="KPMG_PQH" w:date="2026-04-07T11:25:00Z" w16du:dateUtc="2026-04-07T04:25:00Z"/>
                <w:rFonts w:ascii="Arial" w:hAnsi="Arial" w:cs="Arial"/>
                <w:color w:val="000000"/>
                <w:sz w:val="18"/>
                <w:szCs w:val="18"/>
                <w:lang w:eastAsia="en-US"/>
              </w:rPr>
            </w:pPr>
            <w:del w:id="836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907C962" w14:textId="77777777" w:rsidTr="003B3AC8">
        <w:trPr>
          <w:trHeight w:val="20"/>
          <w:del w:id="836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1908F17" w14:textId="77777777" w:rsidR="00322061" w:rsidRPr="00322061" w:rsidRDefault="00322061" w:rsidP="00322061">
            <w:pPr>
              <w:jc w:val="center"/>
              <w:rPr>
                <w:del w:id="8364" w:author="KPMG_PQH" w:date="2026-04-07T11:25:00Z" w16du:dateUtc="2026-04-07T04:25:00Z"/>
                <w:rFonts w:ascii="Arial" w:hAnsi="Arial" w:cs="Arial"/>
                <w:color w:val="000000"/>
                <w:sz w:val="18"/>
                <w:szCs w:val="18"/>
                <w:lang w:eastAsia="en-US"/>
              </w:rPr>
            </w:pPr>
            <w:del w:id="8365" w:author="KPMG_PQH" w:date="2026-04-07T11:25:00Z" w16du:dateUtc="2026-04-07T04:25:00Z">
              <w:r w:rsidRPr="00322061">
                <w:rPr>
                  <w:rFonts w:ascii="Arial" w:hAnsi="Arial" w:cs="Arial"/>
                  <w:color w:val="000000"/>
                  <w:sz w:val="18"/>
                  <w:szCs w:val="18"/>
                  <w:lang w:eastAsia="en-US"/>
                </w:rPr>
                <w:delText>131</w:delText>
              </w:r>
            </w:del>
          </w:p>
        </w:tc>
        <w:tc>
          <w:tcPr>
            <w:tcW w:w="2352" w:type="pct"/>
            <w:tcBorders>
              <w:top w:val="nil"/>
              <w:left w:val="nil"/>
              <w:bottom w:val="single" w:sz="4" w:space="0" w:color="auto"/>
              <w:right w:val="single" w:sz="4" w:space="0" w:color="auto"/>
            </w:tcBorders>
            <w:vAlign w:val="center"/>
            <w:hideMark/>
          </w:tcPr>
          <w:p w14:paraId="71CE2258" w14:textId="77777777" w:rsidR="00322061" w:rsidRPr="00322061" w:rsidRDefault="00322061" w:rsidP="00322061">
            <w:pPr>
              <w:rPr>
                <w:del w:id="8366" w:author="KPMG_PQH" w:date="2026-04-07T11:25:00Z" w16du:dateUtc="2026-04-07T04:25:00Z"/>
                <w:rFonts w:ascii="Arial" w:hAnsi="Arial" w:cs="Arial"/>
                <w:color w:val="000000"/>
                <w:sz w:val="18"/>
                <w:szCs w:val="18"/>
                <w:lang w:eastAsia="en-US"/>
              </w:rPr>
            </w:pPr>
            <w:del w:id="8367" w:author="KPMG_PQH" w:date="2026-04-07T11:25:00Z" w16du:dateUtc="2026-04-07T04:25:00Z">
              <w:r w:rsidRPr="00322061">
                <w:rPr>
                  <w:rFonts w:ascii="Arial" w:hAnsi="Arial" w:cs="Arial"/>
                  <w:color w:val="000000"/>
                  <w:sz w:val="18"/>
                  <w:szCs w:val="18"/>
                  <w:lang w:eastAsia="en-US"/>
                </w:rPr>
                <w:delText>IMPROVE MEDICAL INSTRUMENTS CO. LTD.</w:delText>
              </w:r>
            </w:del>
          </w:p>
        </w:tc>
        <w:tc>
          <w:tcPr>
            <w:tcW w:w="846" w:type="pct"/>
            <w:tcBorders>
              <w:top w:val="nil"/>
              <w:left w:val="nil"/>
              <w:bottom w:val="single" w:sz="4" w:space="0" w:color="auto"/>
              <w:right w:val="single" w:sz="4" w:space="0" w:color="auto"/>
            </w:tcBorders>
            <w:vAlign w:val="center"/>
            <w:hideMark/>
          </w:tcPr>
          <w:p w14:paraId="0C0884A1" w14:textId="77777777" w:rsidR="00322061" w:rsidRPr="00322061" w:rsidRDefault="00322061" w:rsidP="00322061">
            <w:pPr>
              <w:jc w:val="center"/>
              <w:rPr>
                <w:del w:id="8368" w:author="KPMG_PQH" w:date="2026-04-07T11:25:00Z" w16du:dateUtc="2026-04-07T04:25:00Z"/>
                <w:rFonts w:ascii="Arial" w:hAnsi="Arial" w:cs="Arial"/>
                <w:color w:val="000000"/>
                <w:sz w:val="18"/>
                <w:szCs w:val="18"/>
                <w:lang w:eastAsia="en-US"/>
              </w:rPr>
            </w:pPr>
            <w:del w:id="836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DD4D54D" w14:textId="77777777" w:rsidR="00322061" w:rsidRPr="00322061" w:rsidRDefault="00322061" w:rsidP="00322061">
            <w:pPr>
              <w:rPr>
                <w:del w:id="8370" w:author="KPMG_PQH" w:date="2026-04-07T11:25:00Z" w16du:dateUtc="2026-04-07T04:25:00Z"/>
                <w:rFonts w:ascii="Arial" w:hAnsi="Arial" w:cs="Arial"/>
                <w:color w:val="000000"/>
                <w:sz w:val="18"/>
                <w:szCs w:val="18"/>
                <w:lang w:eastAsia="en-US"/>
              </w:rPr>
            </w:pPr>
            <w:del w:id="837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3D6BACE" w14:textId="77777777" w:rsidTr="003B3AC8">
        <w:trPr>
          <w:trHeight w:val="20"/>
          <w:del w:id="837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AC58959" w14:textId="77777777" w:rsidR="00322061" w:rsidRPr="00322061" w:rsidRDefault="00322061" w:rsidP="00322061">
            <w:pPr>
              <w:jc w:val="center"/>
              <w:rPr>
                <w:del w:id="8373" w:author="KPMG_PQH" w:date="2026-04-07T11:25:00Z" w16du:dateUtc="2026-04-07T04:25:00Z"/>
                <w:rFonts w:ascii="Arial" w:hAnsi="Arial" w:cs="Arial"/>
                <w:color w:val="000000"/>
                <w:sz w:val="18"/>
                <w:szCs w:val="18"/>
                <w:lang w:eastAsia="en-US"/>
              </w:rPr>
            </w:pPr>
            <w:del w:id="8374" w:author="KPMG_PQH" w:date="2026-04-07T11:25:00Z" w16du:dateUtc="2026-04-07T04:25:00Z">
              <w:r w:rsidRPr="00322061">
                <w:rPr>
                  <w:rFonts w:ascii="Arial" w:hAnsi="Arial" w:cs="Arial"/>
                  <w:color w:val="000000"/>
                  <w:sz w:val="18"/>
                  <w:szCs w:val="18"/>
                  <w:lang w:eastAsia="en-US"/>
                </w:rPr>
                <w:delText>132</w:delText>
              </w:r>
            </w:del>
          </w:p>
        </w:tc>
        <w:tc>
          <w:tcPr>
            <w:tcW w:w="2352" w:type="pct"/>
            <w:tcBorders>
              <w:top w:val="nil"/>
              <w:left w:val="nil"/>
              <w:bottom w:val="single" w:sz="4" w:space="0" w:color="auto"/>
              <w:right w:val="single" w:sz="4" w:space="0" w:color="auto"/>
            </w:tcBorders>
            <w:vAlign w:val="center"/>
            <w:hideMark/>
          </w:tcPr>
          <w:p w14:paraId="7732DF84" w14:textId="77777777" w:rsidR="00322061" w:rsidRPr="00322061" w:rsidRDefault="00322061" w:rsidP="00322061">
            <w:pPr>
              <w:rPr>
                <w:del w:id="8375" w:author="KPMG_PQH" w:date="2026-04-07T11:25:00Z" w16du:dateUtc="2026-04-07T04:25:00Z"/>
                <w:rFonts w:ascii="Arial" w:hAnsi="Arial" w:cs="Arial"/>
                <w:color w:val="000000"/>
                <w:sz w:val="18"/>
                <w:szCs w:val="18"/>
                <w:lang w:eastAsia="en-US"/>
              </w:rPr>
            </w:pPr>
            <w:del w:id="8376" w:author="KPMG_PQH" w:date="2026-04-07T11:25:00Z" w16du:dateUtc="2026-04-07T04:25:00Z">
              <w:r w:rsidRPr="00322061">
                <w:rPr>
                  <w:rFonts w:ascii="Arial" w:hAnsi="Arial" w:cs="Arial"/>
                  <w:color w:val="000000"/>
                  <w:sz w:val="18"/>
                  <w:szCs w:val="18"/>
                  <w:lang w:eastAsia="en-US"/>
                </w:rPr>
                <w:delText>IMPULSE (QINGDAO) HEALTH TECH CO.,LTD.</w:delText>
              </w:r>
            </w:del>
          </w:p>
        </w:tc>
        <w:tc>
          <w:tcPr>
            <w:tcW w:w="846" w:type="pct"/>
            <w:tcBorders>
              <w:top w:val="nil"/>
              <w:left w:val="nil"/>
              <w:bottom w:val="single" w:sz="4" w:space="0" w:color="auto"/>
              <w:right w:val="single" w:sz="4" w:space="0" w:color="auto"/>
            </w:tcBorders>
            <w:vAlign w:val="center"/>
            <w:hideMark/>
          </w:tcPr>
          <w:p w14:paraId="75B5B007" w14:textId="77777777" w:rsidR="00322061" w:rsidRPr="00322061" w:rsidRDefault="00322061" w:rsidP="00322061">
            <w:pPr>
              <w:jc w:val="center"/>
              <w:rPr>
                <w:del w:id="8377" w:author="KPMG_PQH" w:date="2026-04-07T11:25:00Z" w16du:dateUtc="2026-04-07T04:25:00Z"/>
                <w:rFonts w:ascii="Arial" w:hAnsi="Arial" w:cs="Arial"/>
                <w:color w:val="000000"/>
                <w:sz w:val="18"/>
                <w:szCs w:val="18"/>
                <w:lang w:eastAsia="en-US"/>
              </w:rPr>
            </w:pPr>
            <w:del w:id="837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62EFE18" w14:textId="77777777" w:rsidR="00322061" w:rsidRPr="00322061" w:rsidRDefault="00322061" w:rsidP="00322061">
            <w:pPr>
              <w:rPr>
                <w:del w:id="8379" w:author="KPMG_PQH" w:date="2026-04-07T11:25:00Z" w16du:dateUtc="2026-04-07T04:25:00Z"/>
                <w:rFonts w:ascii="Arial" w:hAnsi="Arial" w:cs="Arial"/>
                <w:color w:val="000000"/>
                <w:sz w:val="18"/>
                <w:szCs w:val="18"/>
                <w:lang w:eastAsia="en-US"/>
              </w:rPr>
            </w:pPr>
            <w:del w:id="8380"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6DBAC96" w14:textId="77777777" w:rsidTr="003B3AC8">
        <w:trPr>
          <w:trHeight w:val="20"/>
          <w:del w:id="838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FC953BE" w14:textId="77777777" w:rsidR="00322061" w:rsidRPr="00322061" w:rsidRDefault="00322061" w:rsidP="00322061">
            <w:pPr>
              <w:jc w:val="center"/>
              <w:rPr>
                <w:del w:id="8382" w:author="KPMG_PQH" w:date="2026-04-07T11:25:00Z" w16du:dateUtc="2026-04-07T04:25:00Z"/>
                <w:rFonts w:ascii="Arial" w:hAnsi="Arial" w:cs="Arial"/>
                <w:color w:val="000000"/>
                <w:sz w:val="18"/>
                <w:szCs w:val="18"/>
                <w:lang w:eastAsia="en-US"/>
              </w:rPr>
            </w:pPr>
            <w:del w:id="8383" w:author="KPMG_PQH" w:date="2026-04-07T11:25:00Z" w16du:dateUtc="2026-04-07T04:25:00Z">
              <w:r w:rsidRPr="00322061">
                <w:rPr>
                  <w:rFonts w:ascii="Arial" w:hAnsi="Arial" w:cs="Arial"/>
                  <w:color w:val="000000"/>
                  <w:sz w:val="18"/>
                  <w:szCs w:val="18"/>
                  <w:lang w:eastAsia="en-US"/>
                </w:rPr>
                <w:lastRenderedPageBreak/>
                <w:delText>133</w:delText>
              </w:r>
            </w:del>
          </w:p>
        </w:tc>
        <w:tc>
          <w:tcPr>
            <w:tcW w:w="2352" w:type="pct"/>
            <w:tcBorders>
              <w:top w:val="nil"/>
              <w:left w:val="nil"/>
              <w:bottom w:val="single" w:sz="4" w:space="0" w:color="auto"/>
              <w:right w:val="single" w:sz="4" w:space="0" w:color="auto"/>
            </w:tcBorders>
            <w:vAlign w:val="center"/>
            <w:hideMark/>
          </w:tcPr>
          <w:p w14:paraId="299E70DF" w14:textId="77777777" w:rsidR="00322061" w:rsidRPr="00322061" w:rsidRDefault="00322061" w:rsidP="00322061">
            <w:pPr>
              <w:rPr>
                <w:del w:id="8384" w:author="KPMG_PQH" w:date="2026-04-07T11:25:00Z" w16du:dateUtc="2026-04-07T04:25:00Z"/>
                <w:rFonts w:ascii="Arial" w:hAnsi="Arial" w:cs="Arial"/>
                <w:color w:val="000000"/>
                <w:sz w:val="18"/>
                <w:szCs w:val="18"/>
                <w:lang w:eastAsia="en-US"/>
              </w:rPr>
            </w:pPr>
            <w:del w:id="8385" w:author="KPMG_PQH" w:date="2026-04-07T11:25:00Z" w16du:dateUtc="2026-04-07T04:25:00Z">
              <w:r w:rsidRPr="00322061">
                <w:rPr>
                  <w:rFonts w:ascii="Arial" w:hAnsi="Arial" w:cs="Arial"/>
                  <w:color w:val="000000"/>
                  <w:sz w:val="18"/>
                  <w:szCs w:val="18"/>
                  <w:lang w:eastAsia="en-US"/>
                </w:rPr>
                <w:delText>INDIAN TERRAIN FASHIONS LIMITED</w:delText>
              </w:r>
            </w:del>
          </w:p>
        </w:tc>
        <w:tc>
          <w:tcPr>
            <w:tcW w:w="846" w:type="pct"/>
            <w:tcBorders>
              <w:top w:val="nil"/>
              <w:left w:val="nil"/>
              <w:bottom w:val="single" w:sz="4" w:space="0" w:color="auto"/>
              <w:right w:val="single" w:sz="4" w:space="0" w:color="auto"/>
            </w:tcBorders>
            <w:vAlign w:val="center"/>
            <w:hideMark/>
          </w:tcPr>
          <w:p w14:paraId="3E5CF47A" w14:textId="77777777" w:rsidR="00322061" w:rsidRPr="00322061" w:rsidRDefault="00322061" w:rsidP="00322061">
            <w:pPr>
              <w:jc w:val="center"/>
              <w:rPr>
                <w:del w:id="8386" w:author="KPMG_PQH" w:date="2026-04-07T11:25:00Z" w16du:dateUtc="2026-04-07T04:25:00Z"/>
                <w:rFonts w:ascii="Arial" w:hAnsi="Arial" w:cs="Arial"/>
                <w:color w:val="000000"/>
                <w:sz w:val="18"/>
                <w:szCs w:val="18"/>
                <w:lang w:eastAsia="en-US"/>
              </w:rPr>
            </w:pPr>
            <w:del w:id="838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0F1BC184" w14:textId="77777777" w:rsidR="00322061" w:rsidRPr="00322061" w:rsidRDefault="00322061" w:rsidP="00322061">
            <w:pPr>
              <w:rPr>
                <w:del w:id="8388" w:author="KPMG_PQH" w:date="2026-04-07T11:25:00Z" w16du:dateUtc="2026-04-07T04:25:00Z"/>
                <w:rFonts w:ascii="Arial" w:hAnsi="Arial" w:cs="Arial"/>
                <w:color w:val="000000"/>
                <w:sz w:val="18"/>
                <w:szCs w:val="18"/>
                <w:lang w:eastAsia="en-US"/>
              </w:rPr>
            </w:pPr>
            <w:del w:id="838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6D128AD" w14:textId="77777777" w:rsidTr="003B3AC8">
        <w:trPr>
          <w:trHeight w:val="20"/>
          <w:del w:id="839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478C2D9" w14:textId="77777777" w:rsidR="00322061" w:rsidRPr="00322061" w:rsidRDefault="00322061" w:rsidP="00322061">
            <w:pPr>
              <w:jc w:val="center"/>
              <w:rPr>
                <w:del w:id="8391" w:author="KPMG_PQH" w:date="2026-04-07T11:25:00Z" w16du:dateUtc="2026-04-07T04:25:00Z"/>
                <w:rFonts w:ascii="Arial" w:hAnsi="Arial" w:cs="Arial"/>
                <w:color w:val="000000"/>
                <w:sz w:val="18"/>
                <w:szCs w:val="18"/>
                <w:lang w:eastAsia="en-US"/>
              </w:rPr>
            </w:pPr>
            <w:del w:id="8392" w:author="KPMG_PQH" w:date="2026-04-07T11:25:00Z" w16du:dateUtc="2026-04-07T04:25:00Z">
              <w:r w:rsidRPr="00322061">
                <w:rPr>
                  <w:rFonts w:ascii="Arial" w:hAnsi="Arial" w:cs="Arial"/>
                  <w:color w:val="000000"/>
                  <w:sz w:val="18"/>
                  <w:szCs w:val="18"/>
                  <w:lang w:eastAsia="en-US"/>
                </w:rPr>
                <w:delText>134</w:delText>
              </w:r>
            </w:del>
          </w:p>
        </w:tc>
        <w:tc>
          <w:tcPr>
            <w:tcW w:w="2352" w:type="pct"/>
            <w:tcBorders>
              <w:top w:val="nil"/>
              <w:left w:val="nil"/>
              <w:bottom w:val="single" w:sz="4" w:space="0" w:color="auto"/>
              <w:right w:val="single" w:sz="4" w:space="0" w:color="auto"/>
            </w:tcBorders>
            <w:vAlign w:val="center"/>
            <w:hideMark/>
          </w:tcPr>
          <w:p w14:paraId="47D7B5D4" w14:textId="77777777" w:rsidR="00322061" w:rsidRPr="00322061" w:rsidRDefault="00322061" w:rsidP="00322061">
            <w:pPr>
              <w:rPr>
                <w:del w:id="8393" w:author="KPMG_PQH" w:date="2026-04-07T11:25:00Z" w16du:dateUtc="2026-04-07T04:25:00Z"/>
                <w:rFonts w:ascii="Arial" w:hAnsi="Arial" w:cs="Arial"/>
                <w:color w:val="000000"/>
                <w:sz w:val="18"/>
                <w:szCs w:val="18"/>
                <w:lang w:eastAsia="en-US"/>
              </w:rPr>
            </w:pPr>
            <w:del w:id="8394" w:author="KPMG_PQH" w:date="2026-04-07T11:25:00Z" w16du:dateUtc="2026-04-07T04:25:00Z">
              <w:r w:rsidRPr="00322061">
                <w:rPr>
                  <w:rFonts w:ascii="Arial" w:hAnsi="Arial" w:cs="Arial"/>
                  <w:color w:val="000000"/>
                  <w:sz w:val="18"/>
                  <w:szCs w:val="18"/>
                  <w:lang w:eastAsia="en-US"/>
                </w:rPr>
                <w:delText>INSAS BHD</w:delText>
              </w:r>
            </w:del>
          </w:p>
        </w:tc>
        <w:tc>
          <w:tcPr>
            <w:tcW w:w="846" w:type="pct"/>
            <w:tcBorders>
              <w:top w:val="nil"/>
              <w:left w:val="nil"/>
              <w:bottom w:val="single" w:sz="4" w:space="0" w:color="auto"/>
              <w:right w:val="single" w:sz="4" w:space="0" w:color="auto"/>
            </w:tcBorders>
            <w:vAlign w:val="center"/>
            <w:hideMark/>
          </w:tcPr>
          <w:p w14:paraId="39676C4B" w14:textId="77777777" w:rsidR="00322061" w:rsidRPr="00322061" w:rsidRDefault="00322061" w:rsidP="00322061">
            <w:pPr>
              <w:jc w:val="center"/>
              <w:rPr>
                <w:del w:id="8395" w:author="KPMG_PQH" w:date="2026-04-07T11:25:00Z" w16du:dateUtc="2026-04-07T04:25:00Z"/>
                <w:rFonts w:ascii="Arial" w:hAnsi="Arial" w:cs="Arial"/>
                <w:color w:val="000000"/>
                <w:sz w:val="18"/>
                <w:szCs w:val="18"/>
                <w:lang w:eastAsia="en-US"/>
              </w:rPr>
            </w:pPr>
            <w:del w:id="8396"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FB250C3" w14:textId="77777777" w:rsidR="00322061" w:rsidRPr="00322061" w:rsidRDefault="00322061" w:rsidP="00322061">
            <w:pPr>
              <w:rPr>
                <w:del w:id="8397" w:author="KPMG_PQH" w:date="2026-04-07T11:25:00Z" w16du:dateUtc="2026-04-07T04:25:00Z"/>
                <w:rFonts w:ascii="Arial" w:hAnsi="Arial" w:cs="Arial"/>
                <w:color w:val="000000"/>
                <w:sz w:val="18"/>
                <w:szCs w:val="18"/>
                <w:lang w:eastAsia="en-US"/>
              </w:rPr>
            </w:pPr>
            <w:del w:id="839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2A9C09C" w14:textId="77777777" w:rsidTr="003B3AC8">
        <w:trPr>
          <w:trHeight w:val="20"/>
          <w:del w:id="839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112348A" w14:textId="77777777" w:rsidR="00322061" w:rsidRPr="00322061" w:rsidRDefault="00322061" w:rsidP="00322061">
            <w:pPr>
              <w:jc w:val="center"/>
              <w:rPr>
                <w:del w:id="8400" w:author="KPMG_PQH" w:date="2026-04-07T11:25:00Z" w16du:dateUtc="2026-04-07T04:25:00Z"/>
                <w:rFonts w:ascii="Arial" w:hAnsi="Arial" w:cs="Arial"/>
                <w:color w:val="000000"/>
                <w:sz w:val="18"/>
                <w:szCs w:val="18"/>
                <w:lang w:eastAsia="en-US"/>
              </w:rPr>
            </w:pPr>
            <w:del w:id="8401" w:author="KPMG_PQH" w:date="2026-04-07T11:25:00Z" w16du:dateUtc="2026-04-07T04:25:00Z">
              <w:r w:rsidRPr="00322061">
                <w:rPr>
                  <w:rFonts w:ascii="Arial" w:hAnsi="Arial" w:cs="Arial"/>
                  <w:color w:val="000000"/>
                  <w:sz w:val="18"/>
                  <w:szCs w:val="18"/>
                  <w:lang w:eastAsia="en-US"/>
                </w:rPr>
                <w:delText>135</w:delText>
              </w:r>
            </w:del>
          </w:p>
        </w:tc>
        <w:tc>
          <w:tcPr>
            <w:tcW w:w="2352" w:type="pct"/>
            <w:tcBorders>
              <w:top w:val="nil"/>
              <w:left w:val="nil"/>
              <w:bottom w:val="single" w:sz="4" w:space="0" w:color="auto"/>
              <w:right w:val="single" w:sz="4" w:space="0" w:color="auto"/>
            </w:tcBorders>
            <w:vAlign w:val="center"/>
            <w:hideMark/>
          </w:tcPr>
          <w:p w14:paraId="527654BE" w14:textId="77777777" w:rsidR="00322061" w:rsidRPr="00322061" w:rsidRDefault="00322061" w:rsidP="00322061">
            <w:pPr>
              <w:rPr>
                <w:del w:id="8402" w:author="KPMG_PQH" w:date="2026-04-07T11:25:00Z" w16du:dateUtc="2026-04-07T04:25:00Z"/>
                <w:rFonts w:ascii="Arial" w:hAnsi="Arial" w:cs="Arial"/>
                <w:color w:val="000000"/>
                <w:sz w:val="18"/>
                <w:szCs w:val="18"/>
                <w:lang w:eastAsia="en-US"/>
              </w:rPr>
            </w:pPr>
            <w:del w:id="8403" w:author="KPMG_PQH" w:date="2026-04-07T11:25:00Z" w16du:dateUtc="2026-04-07T04:25:00Z">
              <w:r w:rsidRPr="00322061">
                <w:rPr>
                  <w:rFonts w:ascii="Arial" w:hAnsi="Arial" w:cs="Arial"/>
                  <w:color w:val="000000"/>
                  <w:sz w:val="18"/>
                  <w:szCs w:val="18"/>
                  <w:lang w:eastAsia="en-US"/>
                </w:rPr>
                <w:delText>INTCO MEDICAL TECHNOLOGY CO., LTD.</w:delText>
              </w:r>
            </w:del>
          </w:p>
        </w:tc>
        <w:tc>
          <w:tcPr>
            <w:tcW w:w="846" w:type="pct"/>
            <w:tcBorders>
              <w:top w:val="nil"/>
              <w:left w:val="nil"/>
              <w:bottom w:val="single" w:sz="4" w:space="0" w:color="auto"/>
              <w:right w:val="single" w:sz="4" w:space="0" w:color="auto"/>
            </w:tcBorders>
            <w:vAlign w:val="center"/>
            <w:hideMark/>
          </w:tcPr>
          <w:p w14:paraId="209DE939" w14:textId="77777777" w:rsidR="00322061" w:rsidRPr="00322061" w:rsidRDefault="00322061" w:rsidP="00322061">
            <w:pPr>
              <w:jc w:val="center"/>
              <w:rPr>
                <w:del w:id="8404" w:author="KPMG_PQH" w:date="2026-04-07T11:25:00Z" w16du:dateUtc="2026-04-07T04:25:00Z"/>
                <w:rFonts w:ascii="Arial" w:hAnsi="Arial" w:cs="Arial"/>
                <w:color w:val="000000"/>
                <w:sz w:val="18"/>
                <w:szCs w:val="18"/>
                <w:lang w:eastAsia="en-US"/>
              </w:rPr>
            </w:pPr>
            <w:del w:id="840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508EE45" w14:textId="77777777" w:rsidR="00322061" w:rsidRPr="00322061" w:rsidRDefault="00322061" w:rsidP="00322061">
            <w:pPr>
              <w:rPr>
                <w:del w:id="8406" w:author="KPMG_PQH" w:date="2026-04-07T11:25:00Z" w16du:dateUtc="2026-04-07T04:25:00Z"/>
                <w:rFonts w:ascii="Arial" w:hAnsi="Arial" w:cs="Arial"/>
                <w:color w:val="000000"/>
                <w:sz w:val="18"/>
                <w:szCs w:val="18"/>
                <w:lang w:eastAsia="en-US"/>
              </w:rPr>
            </w:pPr>
            <w:del w:id="840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5B17EB1" w14:textId="77777777" w:rsidTr="003B3AC8">
        <w:trPr>
          <w:trHeight w:val="20"/>
          <w:del w:id="840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4ED798" w14:textId="77777777" w:rsidR="00322061" w:rsidRPr="00322061" w:rsidRDefault="00322061" w:rsidP="00322061">
            <w:pPr>
              <w:jc w:val="center"/>
              <w:rPr>
                <w:del w:id="8409" w:author="KPMG_PQH" w:date="2026-04-07T11:25:00Z" w16du:dateUtc="2026-04-07T04:25:00Z"/>
                <w:rFonts w:ascii="Arial" w:hAnsi="Arial" w:cs="Arial"/>
                <w:color w:val="000000"/>
                <w:sz w:val="18"/>
                <w:szCs w:val="18"/>
                <w:lang w:eastAsia="en-US"/>
              </w:rPr>
            </w:pPr>
            <w:del w:id="8410" w:author="KPMG_PQH" w:date="2026-04-07T11:25:00Z" w16du:dateUtc="2026-04-07T04:25:00Z">
              <w:r w:rsidRPr="00322061">
                <w:rPr>
                  <w:rFonts w:ascii="Arial" w:hAnsi="Arial" w:cs="Arial"/>
                  <w:color w:val="000000"/>
                  <w:sz w:val="18"/>
                  <w:szCs w:val="18"/>
                  <w:lang w:eastAsia="en-US"/>
                </w:rPr>
                <w:delText>136</w:delText>
              </w:r>
            </w:del>
          </w:p>
        </w:tc>
        <w:tc>
          <w:tcPr>
            <w:tcW w:w="2352" w:type="pct"/>
            <w:tcBorders>
              <w:top w:val="nil"/>
              <w:left w:val="nil"/>
              <w:bottom w:val="single" w:sz="4" w:space="0" w:color="auto"/>
              <w:right w:val="single" w:sz="4" w:space="0" w:color="auto"/>
            </w:tcBorders>
            <w:vAlign w:val="center"/>
            <w:hideMark/>
          </w:tcPr>
          <w:p w14:paraId="1CB1C188" w14:textId="77777777" w:rsidR="00322061" w:rsidRPr="00322061" w:rsidRDefault="00322061" w:rsidP="00322061">
            <w:pPr>
              <w:rPr>
                <w:del w:id="8411" w:author="KPMG_PQH" w:date="2026-04-07T11:25:00Z" w16du:dateUtc="2026-04-07T04:25:00Z"/>
                <w:rFonts w:ascii="Arial" w:hAnsi="Arial" w:cs="Arial"/>
                <w:color w:val="000000"/>
                <w:sz w:val="18"/>
                <w:szCs w:val="18"/>
                <w:lang w:eastAsia="en-US"/>
              </w:rPr>
            </w:pPr>
            <w:del w:id="8412" w:author="KPMG_PQH" w:date="2026-04-07T11:25:00Z" w16du:dateUtc="2026-04-07T04:25:00Z">
              <w:r w:rsidRPr="00322061">
                <w:rPr>
                  <w:rFonts w:ascii="Arial" w:hAnsi="Arial" w:cs="Arial"/>
                  <w:color w:val="000000"/>
                  <w:sz w:val="18"/>
                  <w:szCs w:val="18"/>
                  <w:lang w:eastAsia="en-US"/>
                </w:rPr>
                <w:delText>INTERHIDES PCL</w:delText>
              </w:r>
            </w:del>
          </w:p>
        </w:tc>
        <w:tc>
          <w:tcPr>
            <w:tcW w:w="846" w:type="pct"/>
            <w:tcBorders>
              <w:top w:val="nil"/>
              <w:left w:val="nil"/>
              <w:bottom w:val="single" w:sz="4" w:space="0" w:color="auto"/>
              <w:right w:val="single" w:sz="4" w:space="0" w:color="auto"/>
            </w:tcBorders>
            <w:vAlign w:val="center"/>
            <w:hideMark/>
          </w:tcPr>
          <w:p w14:paraId="6A5A33AE" w14:textId="77777777" w:rsidR="00322061" w:rsidRPr="00322061" w:rsidRDefault="00322061" w:rsidP="00322061">
            <w:pPr>
              <w:jc w:val="center"/>
              <w:rPr>
                <w:del w:id="8413" w:author="KPMG_PQH" w:date="2026-04-07T11:25:00Z" w16du:dateUtc="2026-04-07T04:25:00Z"/>
                <w:rFonts w:ascii="Arial" w:hAnsi="Arial" w:cs="Arial"/>
                <w:color w:val="000000"/>
                <w:sz w:val="18"/>
                <w:szCs w:val="18"/>
                <w:lang w:eastAsia="en-US"/>
              </w:rPr>
            </w:pPr>
            <w:del w:id="8414"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217D79AC" w14:textId="77777777" w:rsidR="00322061" w:rsidRPr="00322061" w:rsidRDefault="00322061" w:rsidP="00322061">
            <w:pPr>
              <w:rPr>
                <w:del w:id="8415" w:author="KPMG_PQH" w:date="2026-04-07T11:25:00Z" w16du:dateUtc="2026-04-07T04:25:00Z"/>
                <w:rFonts w:ascii="Arial" w:hAnsi="Arial" w:cs="Arial"/>
                <w:color w:val="000000"/>
                <w:sz w:val="18"/>
                <w:szCs w:val="18"/>
                <w:lang w:eastAsia="en-US"/>
              </w:rPr>
            </w:pPr>
            <w:del w:id="841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533391A" w14:textId="77777777" w:rsidTr="003B3AC8">
        <w:trPr>
          <w:trHeight w:val="20"/>
          <w:del w:id="841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5649E1" w14:textId="77777777" w:rsidR="00322061" w:rsidRPr="00322061" w:rsidRDefault="00322061" w:rsidP="00322061">
            <w:pPr>
              <w:jc w:val="center"/>
              <w:rPr>
                <w:del w:id="8418" w:author="KPMG_PQH" w:date="2026-04-07T11:25:00Z" w16du:dateUtc="2026-04-07T04:25:00Z"/>
                <w:rFonts w:ascii="Arial" w:hAnsi="Arial" w:cs="Arial"/>
                <w:color w:val="000000"/>
                <w:sz w:val="18"/>
                <w:szCs w:val="18"/>
                <w:lang w:eastAsia="en-US"/>
              </w:rPr>
            </w:pPr>
            <w:del w:id="8419" w:author="KPMG_PQH" w:date="2026-04-07T11:25:00Z" w16du:dateUtc="2026-04-07T04:25:00Z">
              <w:r w:rsidRPr="00322061">
                <w:rPr>
                  <w:rFonts w:ascii="Arial" w:hAnsi="Arial" w:cs="Arial"/>
                  <w:color w:val="000000"/>
                  <w:sz w:val="18"/>
                  <w:szCs w:val="18"/>
                  <w:lang w:eastAsia="en-US"/>
                </w:rPr>
                <w:delText>137</w:delText>
              </w:r>
            </w:del>
          </w:p>
        </w:tc>
        <w:tc>
          <w:tcPr>
            <w:tcW w:w="2352" w:type="pct"/>
            <w:tcBorders>
              <w:top w:val="nil"/>
              <w:left w:val="nil"/>
              <w:bottom w:val="single" w:sz="4" w:space="0" w:color="auto"/>
              <w:right w:val="single" w:sz="4" w:space="0" w:color="auto"/>
            </w:tcBorders>
            <w:vAlign w:val="center"/>
            <w:hideMark/>
          </w:tcPr>
          <w:p w14:paraId="3A5D2710" w14:textId="77777777" w:rsidR="00322061" w:rsidRPr="00322061" w:rsidRDefault="00322061" w:rsidP="00322061">
            <w:pPr>
              <w:rPr>
                <w:del w:id="8420" w:author="KPMG_PQH" w:date="2026-04-07T11:25:00Z" w16du:dateUtc="2026-04-07T04:25:00Z"/>
                <w:rFonts w:ascii="Arial" w:hAnsi="Arial" w:cs="Arial"/>
                <w:color w:val="000000"/>
                <w:sz w:val="18"/>
                <w:szCs w:val="18"/>
                <w:lang w:eastAsia="en-US"/>
              </w:rPr>
            </w:pPr>
            <w:del w:id="8421" w:author="KPMG_PQH" w:date="2026-04-07T11:25:00Z" w16du:dateUtc="2026-04-07T04:25:00Z">
              <w:r w:rsidRPr="00322061">
                <w:rPr>
                  <w:rFonts w:ascii="Arial" w:hAnsi="Arial" w:cs="Arial"/>
                  <w:color w:val="000000"/>
                  <w:sz w:val="18"/>
                  <w:szCs w:val="18"/>
                  <w:lang w:eastAsia="en-US"/>
                </w:rPr>
                <w:delText>IRIS CLOTHINGS LIMITED</w:delText>
              </w:r>
            </w:del>
          </w:p>
        </w:tc>
        <w:tc>
          <w:tcPr>
            <w:tcW w:w="846" w:type="pct"/>
            <w:tcBorders>
              <w:top w:val="nil"/>
              <w:left w:val="nil"/>
              <w:bottom w:val="single" w:sz="4" w:space="0" w:color="auto"/>
              <w:right w:val="single" w:sz="4" w:space="0" w:color="auto"/>
            </w:tcBorders>
            <w:vAlign w:val="center"/>
            <w:hideMark/>
          </w:tcPr>
          <w:p w14:paraId="22B060FD" w14:textId="77777777" w:rsidR="00322061" w:rsidRPr="00322061" w:rsidRDefault="00322061" w:rsidP="00322061">
            <w:pPr>
              <w:jc w:val="center"/>
              <w:rPr>
                <w:del w:id="8422" w:author="KPMG_PQH" w:date="2026-04-07T11:25:00Z" w16du:dateUtc="2026-04-07T04:25:00Z"/>
                <w:rFonts w:ascii="Arial" w:hAnsi="Arial" w:cs="Arial"/>
                <w:color w:val="000000"/>
                <w:sz w:val="18"/>
                <w:szCs w:val="18"/>
                <w:lang w:eastAsia="en-US"/>
              </w:rPr>
            </w:pPr>
            <w:del w:id="842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63858B05" w14:textId="77777777" w:rsidR="00322061" w:rsidRPr="00322061" w:rsidRDefault="00322061" w:rsidP="00322061">
            <w:pPr>
              <w:rPr>
                <w:del w:id="8424" w:author="KPMG_PQH" w:date="2026-04-07T11:25:00Z" w16du:dateUtc="2026-04-07T04:25:00Z"/>
                <w:rFonts w:ascii="Arial" w:hAnsi="Arial" w:cs="Arial"/>
                <w:color w:val="000000"/>
                <w:sz w:val="18"/>
                <w:szCs w:val="18"/>
                <w:lang w:eastAsia="en-US"/>
              </w:rPr>
            </w:pPr>
            <w:del w:id="8425"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2EC5306" w14:textId="77777777" w:rsidTr="003B3AC8">
        <w:trPr>
          <w:trHeight w:val="20"/>
          <w:del w:id="842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9225EB4" w14:textId="77777777" w:rsidR="00322061" w:rsidRPr="00322061" w:rsidRDefault="00322061" w:rsidP="00322061">
            <w:pPr>
              <w:jc w:val="center"/>
              <w:rPr>
                <w:del w:id="8427" w:author="KPMG_PQH" w:date="2026-04-07T11:25:00Z" w16du:dateUtc="2026-04-07T04:25:00Z"/>
                <w:rFonts w:ascii="Arial" w:hAnsi="Arial" w:cs="Arial"/>
                <w:color w:val="000000"/>
                <w:sz w:val="18"/>
                <w:szCs w:val="18"/>
                <w:lang w:eastAsia="en-US"/>
              </w:rPr>
            </w:pPr>
            <w:del w:id="8428" w:author="KPMG_PQH" w:date="2026-04-07T11:25:00Z" w16du:dateUtc="2026-04-07T04:25:00Z">
              <w:r w:rsidRPr="00322061">
                <w:rPr>
                  <w:rFonts w:ascii="Arial" w:hAnsi="Arial" w:cs="Arial"/>
                  <w:color w:val="000000"/>
                  <w:sz w:val="18"/>
                  <w:szCs w:val="18"/>
                  <w:lang w:eastAsia="en-US"/>
                </w:rPr>
                <w:delText>138</w:delText>
              </w:r>
            </w:del>
          </w:p>
        </w:tc>
        <w:tc>
          <w:tcPr>
            <w:tcW w:w="2352" w:type="pct"/>
            <w:tcBorders>
              <w:top w:val="nil"/>
              <w:left w:val="nil"/>
              <w:bottom w:val="single" w:sz="4" w:space="0" w:color="auto"/>
              <w:right w:val="single" w:sz="4" w:space="0" w:color="auto"/>
            </w:tcBorders>
            <w:vAlign w:val="center"/>
            <w:hideMark/>
          </w:tcPr>
          <w:p w14:paraId="66980B6F" w14:textId="77777777" w:rsidR="00322061" w:rsidRPr="00322061" w:rsidRDefault="00322061" w:rsidP="00322061">
            <w:pPr>
              <w:rPr>
                <w:del w:id="8429" w:author="KPMG_PQH" w:date="2026-04-07T11:25:00Z" w16du:dateUtc="2026-04-07T04:25:00Z"/>
                <w:rFonts w:ascii="Arial" w:hAnsi="Arial" w:cs="Arial"/>
                <w:color w:val="000000"/>
                <w:sz w:val="18"/>
                <w:szCs w:val="18"/>
                <w:lang w:eastAsia="en-US"/>
              </w:rPr>
            </w:pPr>
            <w:del w:id="8430" w:author="KPMG_PQH" w:date="2026-04-07T11:25:00Z" w16du:dateUtc="2026-04-07T04:25:00Z">
              <w:r w:rsidRPr="00322061">
                <w:rPr>
                  <w:rFonts w:ascii="Arial" w:hAnsi="Arial" w:cs="Arial"/>
                  <w:color w:val="000000"/>
                  <w:sz w:val="18"/>
                  <w:szCs w:val="18"/>
                  <w:lang w:eastAsia="en-US"/>
                </w:rPr>
                <w:delText>J.ESTINA CO.,LTD</w:delText>
              </w:r>
            </w:del>
          </w:p>
        </w:tc>
        <w:tc>
          <w:tcPr>
            <w:tcW w:w="846" w:type="pct"/>
            <w:tcBorders>
              <w:top w:val="nil"/>
              <w:left w:val="nil"/>
              <w:bottom w:val="single" w:sz="4" w:space="0" w:color="auto"/>
              <w:right w:val="single" w:sz="4" w:space="0" w:color="auto"/>
            </w:tcBorders>
            <w:vAlign w:val="center"/>
            <w:hideMark/>
          </w:tcPr>
          <w:p w14:paraId="71FB9EAD" w14:textId="77777777" w:rsidR="00322061" w:rsidRPr="00322061" w:rsidRDefault="00322061" w:rsidP="00322061">
            <w:pPr>
              <w:jc w:val="center"/>
              <w:rPr>
                <w:del w:id="8431" w:author="KPMG_PQH" w:date="2026-04-07T11:25:00Z" w16du:dateUtc="2026-04-07T04:25:00Z"/>
                <w:rFonts w:ascii="Arial" w:hAnsi="Arial" w:cs="Arial"/>
                <w:color w:val="000000"/>
                <w:sz w:val="18"/>
                <w:szCs w:val="18"/>
                <w:lang w:eastAsia="en-US"/>
              </w:rPr>
            </w:pPr>
            <w:del w:id="8432"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5D034EA1" w14:textId="77777777" w:rsidR="00322061" w:rsidRPr="00322061" w:rsidRDefault="00322061" w:rsidP="00322061">
            <w:pPr>
              <w:rPr>
                <w:del w:id="8433" w:author="KPMG_PQH" w:date="2026-04-07T11:25:00Z" w16du:dateUtc="2026-04-07T04:25:00Z"/>
                <w:rFonts w:ascii="Arial" w:hAnsi="Arial" w:cs="Arial"/>
                <w:color w:val="000000"/>
                <w:sz w:val="18"/>
                <w:szCs w:val="18"/>
                <w:lang w:eastAsia="en-US"/>
              </w:rPr>
            </w:pPr>
            <w:del w:id="843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8996B7B" w14:textId="77777777" w:rsidTr="003B3AC8">
        <w:trPr>
          <w:trHeight w:val="20"/>
          <w:del w:id="843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F39F389" w14:textId="77777777" w:rsidR="00322061" w:rsidRPr="00322061" w:rsidRDefault="00322061" w:rsidP="00322061">
            <w:pPr>
              <w:jc w:val="center"/>
              <w:rPr>
                <w:del w:id="8436" w:author="KPMG_PQH" w:date="2026-04-07T11:25:00Z" w16du:dateUtc="2026-04-07T04:25:00Z"/>
                <w:rFonts w:ascii="Arial" w:hAnsi="Arial" w:cs="Arial"/>
                <w:color w:val="000000"/>
                <w:sz w:val="18"/>
                <w:szCs w:val="18"/>
                <w:lang w:eastAsia="en-US"/>
              </w:rPr>
            </w:pPr>
            <w:del w:id="8437" w:author="KPMG_PQH" w:date="2026-04-07T11:25:00Z" w16du:dateUtc="2026-04-07T04:25:00Z">
              <w:r w:rsidRPr="00322061">
                <w:rPr>
                  <w:rFonts w:ascii="Arial" w:hAnsi="Arial" w:cs="Arial"/>
                  <w:color w:val="000000"/>
                  <w:sz w:val="18"/>
                  <w:szCs w:val="18"/>
                  <w:lang w:eastAsia="en-US"/>
                </w:rPr>
                <w:delText>139</w:delText>
              </w:r>
            </w:del>
          </w:p>
        </w:tc>
        <w:tc>
          <w:tcPr>
            <w:tcW w:w="2352" w:type="pct"/>
            <w:tcBorders>
              <w:top w:val="nil"/>
              <w:left w:val="nil"/>
              <w:bottom w:val="single" w:sz="4" w:space="0" w:color="auto"/>
              <w:right w:val="single" w:sz="4" w:space="0" w:color="auto"/>
            </w:tcBorders>
            <w:vAlign w:val="center"/>
            <w:hideMark/>
          </w:tcPr>
          <w:p w14:paraId="0D4086E5" w14:textId="77777777" w:rsidR="00322061" w:rsidRPr="00322061" w:rsidRDefault="00322061" w:rsidP="00322061">
            <w:pPr>
              <w:rPr>
                <w:del w:id="8438" w:author="KPMG_PQH" w:date="2026-04-07T11:25:00Z" w16du:dateUtc="2026-04-07T04:25:00Z"/>
                <w:rFonts w:ascii="Arial" w:hAnsi="Arial" w:cs="Arial"/>
                <w:color w:val="000000"/>
                <w:sz w:val="18"/>
                <w:szCs w:val="18"/>
                <w:lang w:eastAsia="en-US"/>
              </w:rPr>
            </w:pPr>
            <w:del w:id="8439" w:author="KPMG_PQH" w:date="2026-04-07T11:25:00Z" w16du:dateUtc="2026-04-07T04:25:00Z">
              <w:r w:rsidRPr="00322061">
                <w:rPr>
                  <w:rFonts w:ascii="Arial" w:hAnsi="Arial" w:cs="Arial"/>
                  <w:color w:val="000000"/>
                  <w:sz w:val="18"/>
                  <w:szCs w:val="18"/>
                  <w:lang w:eastAsia="en-US"/>
                </w:rPr>
                <w:delText>JAYATMA ENTERPRISES LIMITED</w:delText>
              </w:r>
            </w:del>
          </w:p>
        </w:tc>
        <w:tc>
          <w:tcPr>
            <w:tcW w:w="846" w:type="pct"/>
            <w:tcBorders>
              <w:top w:val="nil"/>
              <w:left w:val="nil"/>
              <w:bottom w:val="single" w:sz="4" w:space="0" w:color="auto"/>
              <w:right w:val="single" w:sz="4" w:space="0" w:color="auto"/>
            </w:tcBorders>
            <w:vAlign w:val="center"/>
            <w:hideMark/>
          </w:tcPr>
          <w:p w14:paraId="7F83B489" w14:textId="77777777" w:rsidR="00322061" w:rsidRPr="00322061" w:rsidRDefault="00322061" w:rsidP="00322061">
            <w:pPr>
              <w:jc w:val="center"/>
              <w:rPr>
                <w:del w:id="8440" w:author="KPMG_PQH" w:date="2026-04-07T11:25:00Z" w16du:dateUtc="2026-04-07T04:25:00Z"/>
                <w:rFonts w:ascii="Arial" w:hAnsi="Arial" w:cs="Arial"/>
                <w:color w:val="000000"/>
                <w:sz w:val="18"/>
                <w:szCs w:val="18"/>
                <w:lang w:eastAsia="en-US"/>
              </w:rPr>
            </w:pPr>
            <w:del w:id="844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AB1F88E" w14:textId="77777777" w:rsidR="00322061" w:rsidRPr="00322061" w:rsidRDefault="00322061" w:rsidP="00322061">
            <w:pPr>
              <w:rPr>
                <w:del w:id="8442" w:author="KPMG_PQH" w:date="2026-04-07T11:25:00Z" w16du:dateUtc="2026-04-07T04:25:00Z"/>
                <w:rFonts w:ascii="Arial" w:hAnsi="Arial" w:cs="Arial"/>
                <w:color w:val="000000"/>
                <w:sz w:val="18"/>
                <w:szCs w:val="18"/>
                <w:lang w:eastAsia="en-US"/>
              </w:rPr>
            </w:pPr>
            <w:del w:id="844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4FF277A8" w14:textId="77777777" w:rsidTr="003B3AC8">
        <w:trPr>
          <w:trHeight w:val="20"/>
          <w:del w:id="844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0BD05F4" w14:textId="77777777" w:rsidR="00322061" w:rsidRPr="00322061" w:rsidRDefault="00322061" w:rsidP="00322061">
            <w:pPr>
              <w:jc w:val="center"/>
              <w:rPr>
                <w:del w:id="8445" w:author="KPMG_PQH" w:date="2026-04-07T11:25:00Z" w16du:dateUtc="2026-04-07T04:25:00Z"/>
                <w:rFonts w:ascii="Arial" w:hAnsi="Arial" w:cs="Arial"/>
                <w:color w:val="000000"/>
                <w:sz w:val="18"/>
                <w:szCs w:val="18"/>
                <w:lang w:eastAsia="en-US"/>
              </w:rPr>
            </w:pPr>
            <w:del w:id="8446" w:author="KPMG_PQH" w:date="2026-04-07T11:25:00Z" w16du:dateUtc="2026-04-07T04:25:00Z">
              <w:r w:rsidRPr="00322061">
                <w:rPr>
                  <w:rFonts w:ascii="Arial" w:hAnsi="Arial" w:cs="Arial"/>
                  <w:color w:val="000000"/>
                  <w:sz w:val="18"/>
                  <w:szCs w:val="18"/>
                  <w:lang w:eastAsia="en-US"/>
                </w:rPr>
                <w:delText>140</w:delText>
              </w:r>
            </w:del>
          </w:p>
        </w:tc>
        <w:tc>
          <w:tcPr>
            <w:tcW w:w="2352" w:type="pct"/>
            <w:tcBorders>
              <w:top w:val="nil"/>
              <w:left w:val="nil"/>
              <w:bottom w:val="single" w:sz="4" w:space="0" w:color="auto"/>
              <w:right w:val="single" w:sz="4" w:space="0" w:color="auto"/>
            </w:tcBorders>
            <w:vAlign w:val="center"/>
            <w:hideMark/>
          </w:tcPr>
          <w:p w14:paraId="7E9A4B49" w14:textId="77777777" w:rsidR="00322061" w:rsidRPr="00322061" w:rsidRDefault="00322061" w:rsidP="00322061">
            <w:pPr>
              <w:rPr>
                <w:del w:id="8447" w:author="KPMG_PQH" w:date="2026-04-07T11:25:00Z" w16du:dateUtc="2026-04-07T04:25:00Z"/>
                <w:rFonts w:ascii="Arial" w:hAnsi="Arial" w:cs="Arial"/>
                <w:color w:val="000000"/>
                <w:sz w:val="18"/>
                <w:szCs w:val="18"/>
                <w:lang w:eastAsia="en-US"/>
              </w:rPr>
            </w:pPr>
            <w:del w:id="8448" w:author="KPMG_PQH" w:date="2026-04-07T11:25:00Z" w16du:dateUtc="2026-04-07T04:25:00Z">
              <w:r w:rsidRPr="00322061">
                <w:rPr>
                  <w:rFonts w:ascii="Arial" w:hAnsi="Arial" w:cs="Arial"/>
                  <w:color w:val="000000"/>
                  <w:sz w:val="18"/>
                  <w:szCs w:val="18"/>
                  <w:lang w:eastAsia="en-US"/>
                </w:rPr>
                <w:delText>JAYJUN COSMETIC CO.,LTD.</w:delText>
              </w:r>
            </w:del>
          </w:p>
        </w:tc>
        <w:tc>
          <w:tcPr>
            <w:tcW w:w="846" w:type="pct"/>
            <w:tcBorders>
              <w:top w:val="nil"/>
              <w:left w:val="nil"/>
              <w:bottom w:val="single" w:sz="4" w:space="0" w:color="auto"/>
              <w:right w:val="single" w:sz="4" w:space="0" w:color="auto"/>
            </w:tcBorders>
            <w:vAlign w:val="center"/>
            <w:hideMark/>
          </w:tcPr>
          <w:p w14:paraId="00473412" w14:textId="77777777" w:rsidR="00322061" w:rsidRPr="00322061" w:rsidRDefault="00322061" w:rsidP="00322061">
            <w:pPr>
              <w:jc w:val="center"/>
              <w:rPr>
                <w:del w:id="8449" w:author="KPMG_PQH" w:date="2026-04-07T11:25:00Z" w16du:dateUtc="2026-04-07T04:25:00Z"/>
                <w:rFonts w:ascii="Arial" w:hAnsi="Arial" w:cs="Arial"/>
                <w:color w:val="000000"/>
                <w:sz w:val="18"/>
                <w:szCs w:val="18"/>
                <w:lang w:eastAsia="en-US"/>
              </w:rPr>
            </w:pPr>
            <w:del w:id="8450"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6A55674" w14:textId="77777777" w:rsidR="00322061" w:rsidRPr="00322061" w:rsidRDefault="00322061" w:rsidP="00322061">
            <w:pPr>
              <w:rPr>
                <w:del w:id="8451" w:author="KPMG_PQH" w:date="2026-04-07T11:25:00Z" w16du:dateUtc="2026-04-07T04:25:00Z"/>
                <w:rFonts w:ascii="Arial" w:hAnsi="Arial" w:cs="Arial"/>
                <w:color w:val="000000"/>
                <w:sz w:val="18"/>
                <w:szCs w:val="18"/>
                <w:lang w:eastAsia="en-US"/>
              </w:rPr>
            </w:pPr>
            <w:del w:id="8452"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A44A31F" w14:textId="77777777" w:rsidTr="003B3AC8">
        <w:trPr>
          <w:trHeight w:val="20"/>
          <w:del w:id="845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3E55641" w14:textId="77777777" w:rsidR="00322061" w:rsidRPr="00322061" w:rsidRDefault="00322061" w:rsidP="00322061">
            <w:pPr>
              <w:jc w:val="center"/>
              <w:rPr>
                <w:del w:id="8454" w:author="KPMG_PQH" w:date="2026-04-07T11:25:00Z" w16du:dateUtc="2026-04-07T04:25:00Z"/>
                <w:rFonts w:ascii="Arial" w:hAnsi="Arial" w:cs="Arial"/>
                <w:color w:val="000000"/>
                <w:sz w:val="18"/>
                <w:szCs w:val="18"/>
                <w:lang w:eastAsia="en-US"/>
              </w:rPr>
            </w:pPr>
            <w:del w:id="8455" w:author="KPMG_PQH" w:date="2026-04-07T11:25:00Z" w16du:dateUtc="2026-04-07T04:25:00Z">
              <w:r w:rsidRPr="00322061">
                <w:rPr>
                  <w:rFonts w:ascii="Arial" w:hAnsi="Arial" w:cs="Arial"/>
                  <w:color w:val="000000"/>
                  <w:sz w:val="18"/>
                  <w:szCs w:val="18"/>
                  <w:lang w:eastAsia="en-US"/>
                </w:rPr>
                <w:delText>141</w:delText>
              </w:r>
            </w:del>
          </w:p>
        </w:tc>
        <w:tc>
          <w:tcPr>
            <w:tcW w:w="2352" w:type="pct"/>
            <w:tcBorders>
              <w:top w:val="nil"/>
              <w:left w:val="nil"/>
              <w:bottom w:val="single" w:sz="4" w:space="0" w:color="auto"/>
              <w:right w:val="single" w:sz="4" w:space="0" w:color="auto"/>
            </w:tcBorders>
            <w:vAlign w:val="center"/>
            <w:hideMark/>
          </w:tcPr>
          <w:p w14:paraId="302AB682" w14:textId="77777777" w:rsidR="00322061" w:rsidRPr="00322061" w:rsidRDefault="00322061" w:rsidP="00322061">
            <w:pPr>
              <w:rPr>
                <w:del w:id="8456" w:author="KPMG_PQH" w:date="2026-04-07T11:25:00Z" w16du:dateUtc="2026-04-07T04:25:00Z"/>
                <w:rFonts w:ascii="Arial" w:hAnsi="Arial" w:cs="Arial"/>
                <w:color w:val="000000"/>
                <w:sz w:val="18"/>
                <w:szCs w:val="18"/>
                <w:lang w:eastAsia="en-US"/>
              </w:rPr>
            </w:pPr>
            <w:del w:id="8457" w:author="KPMG_PQH" w:date="2026-04-07T11:25:00Z" w16du:dateUtc="2026-04-07T04:25:00Z">
              <w:r w:rsidRPr="00322061">
                <w:rPr>
                  <w:rFonts w:ascii="Arial" w:hAnsi="Arial" w:cs="Arial"/>
                  <w:color w:val="000000"/>
                  <w:sz w:val="18"/>
                  <w:szCs w:val="18"/>
                  <w:lang w:eastAsia="en-US"/>
                </w:rPr>
                <w:delText>JET KNITWEARS LIMITED</w:delText>
              </w:r>
            </w:del>
          </w:p>
        </w:tc>
        <w:tc>
          <w:tcPr>
            <w:tcW w:w="846" w:type="pct"/>
            <w:tcBorders>
              <w:top w:val="nil"/>
              <w:left w:val="nil"/>
              <w:bottom w:val="single" w:sz="4" w:space="0" w:color="auto"/>
              <w:right w:val="single" w:sz="4" w:space="0" w:color="auto"/>
            </w:tcBorders>
            <w:vAlign w:val="center"/>
            <w:hideMark/>
          </w:tcPr>
          <w:p w14:paraId="71A86A39" w14:textId="77777777" w:rsidR="00322061" w:rsidRPr="00322061" w:rsidRDefault="00322061" w:rsidP="00322061">
            <w:pPr>
              <w:jc w:val="center"/>
              <w:rPr>
                <w:del w:id="8458" w:author="KPMG_PQH" w:date="2026-04-07T11:25:00Z" w16du:dateUtc="2026-04-07T04:25:00Z"/>
                <w:rFonts w:ascii="Arial" w:hAnsi="Arial" w:cs="Arial"/>
                <w:color w:val="000000"/>
                <w:sz w:val="18"/>
                <w:szCs w:val="18"/>
                <w:lang w:eastAsia="en-US"/>
              </w:rPr>
            </w:pPr>
            <w:del w:id="845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64FFF41B" w14:textId="77777777" w:rsidR="00322061" w:rsidRPr="00322061" w:rsidRDefault="00322061" w:rsidP="00322061">
            <w:pPr>
              <w:rPr>
                <w:del w:id="8460" w:author="KPMG_PQH" w:date="2026-04-07T11:25:00Z" w16du:dateUtc="2026-04-07T04:25:00Z"/>
                <w:rFonts w:ascii="Arial" w:hAnsi="Arial" w:cs="Arial"/>
                <w:color w:val="000000"/>
                <w:sz w:val="18"/>
                <w:szCs w:val="18"/>
                <w:lang w:eastAsia="en-US"/>
              </w:rPr>
            </w:pPr>
            <w:del w:id="846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08A27F3" w14:textId="77777777" w:rsidTr="003B3AC8">
        <w:trPr>
          <w:trHeight w:val="20"/>
          <w:del w:id="846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632CB01" w14:textId="77777777" w:rsidR="00322061" w:rsidRPr="00322061" w:rsidRDefault="00322061" w:rsidP="00322061">
            <w:pPr>
              <w:jc w:val="center"/>
              <w:rPr>
                <w:del w:id="8463" w:author="KPMG_PQH" w:date="2026-04-07T11:25:00Z" w16du:dateUtc="2026-04-07T04:25:00Z"/>
                <w:rFonts w:ascii="Arial" w:hAnsi="Arial" w:cs="Arial"/>
                <w:color w:val="000000"/>
                <w:sz w:val="18"/>
                <w:szCs w:val="18"/>
                <w:lang w:eastAsia="en-US"/>
              </w:rPr>
            </w:pPr>
            <w:del w:id="8464" w:author="KPMG_PQH" w:date="2026-04-07T11:25:00Z" w16du:dateUtc="2026-04-07T04:25:00Z">
              <w:r w:rsidRPr="00322061">
                <w:rPr>
                  <w:rFonts w:ascii="Arial" w:hAnsi="Arial" w:cs="Arial"/>
                  <w:color w:val="000000"/>
                  <w:sz w:val="18"/>
                  <w:szCs w:val="18"/>
                  <w:lang w:eastAsia="en-US"/>
                </w:rPr>
                <w:delText>142</w:delText>
              </w:r>
            </w:del>
          </w:p>
        </w:tc>
        <w:tc>
          <w:tcPr>
            <w:tcW w:w="2352" w:type="pct"/>
            <w:tcBorders>
              <w:top w:val="nil"/>
              <w:left w:val="nil"/>
              <w:bottom w:val="single" w:sz="4" w:space="0" w:color="auto"/>
              <w:right w:val="single" w:sz="4" w:space="0" w:color="auto"/>
            </w:tcBorders>
            <w:vAlign w:val="center"/>
            <w:hideMark/>
          </w:tcPr>
          <w:p w14:paraId="25A2D10A" w14:textId="77777777" w:rsidR="00322061" w:rsidRPr="00322061" w:rsidRDefault="00322061" w:rsidP="00322061">
            <w:pPr>
              <w:rPr>
                <w:del w:id="8465" w:author="KPMG_PQH" w:date="2026-04-07T11:25:00Z" w16du:dateUtc="2026-04-07T04:25:00Z"/>
                <w:rFonts w:ascii="Arial" w:hAnsi="Arial" w:cs="Arial"/>
                <w:color w:val="000000"/>
                <w:sz w:val="18"/>
                <w:szCs w:val="18"/>
                <w:lang w:eastAsia="en-US"/>
              </w:rPr>
            </w:pPr>
            <w:del w:id="8466" w:author="KPMG_PQH" w:date="2026-04-07T11:25:00Z" w16du:dateUtc="2026-04-07T04:25:00Z">
              <w:r w:rsidRPr="00322061">
                <w:rPr>
                  <w:rFonts w:ascii="Arial" w:hAnsi="Arial" w:cs="Arial"/>
                  <w:color w:val="000000"/>
                  <w:sz w:val="18"/>
                  <w:szCs w:val="18"/>
                  <w:lang w:eastAsia="en-US"/>
                </w:rPr>
                <w:delText>JIANGSU HOLLY CORPORATION</w:delText>
              </w:r>
            </w:del>
          </w:p>
        </w:tc>
        <w:tc>
          <w:tcPr>
            <w:tcW w:w="846" w:type="pct"/>
            <w:tcBorders>
              <w:top w:val="nil"/>
              <w:left w:val="nil"/>
              <w:bottom w:val="single" w:sz="4" w:space="0" w:color="auto"/>
              <w:right w:val="single" w:sz="4" w:space="0" w:color="auto"/>
            </w:tcBorders>
            <w:vAlign w:val="center"/>
            <w:hideMark/>
          </w:tcPr>
          <w:p w14:paraId="723A20C8" w14:textId="77777777" w:rsidR="00322061" w:rsidRPr="00322061" w:rsidRDefault="00322061" w:rsidP="00322061">
            <w:pPr>
              <w:jc w:val="center"/>
              <w:rPr>
                <w:del w:id="8467" w:author="KPMG_PQH" w:date="2026-04-07T11:25:00Z" w16du:dateUtc="2026-04-07T04:25:00Z"/>
                <w:rFonts w:ascii="Arial" w:hAnsi="Arial" w:cs="Arial"/>
                <w:color w:val="000000"/>
                <w:sz w:val="18"/>
                <w:szCs w:val="18"/>
                <w:lang w:eastAsia="en-US"/>
              </w:rPr>
            </w:pPr>
            <w:del w:id="846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B0882AE" w14:textId="77777777" w:rsidR="00322061" w:rsidRPr="00322061" w:rsidRDefault="00322061" w:rsidP="00322061">
            <w:pPr>
              <w:rPr>
                <w:del w:id="8469" w:author="KPMG_PQH" w:date="2026-04-07T11:25:00Z" w16du:dateUtc="2026-04-07T04:25:00Z"/>
                <w:rFonts w:ascii="Arial" w:hAnsi="Arial" w:cs="Arial"/>
                <w:color w:val="000000"/>
                <w:sz w:val="18"/>
                <w:szCs w:val="18"/>
                <w:lang w:eastAsia="en-US"/>
              </w:rPr>
            </w:pPr>
            <w:del w:id="847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1E90CAEB" w14:textId="77777777" w:rsidTr="003B3AC8">
        <w:trPr>
          <w:trHeight w:val="20"/>
          <w:del w:id="847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F2B6DD7" w14:textId="77777777" w:rsidR="00322061" w:rsidRPr="00322061" w:rsidRDefault="00322061" w:rsidP="00322061">
            <w:pPr>
              <w:jc w:val="center"/>
              <w:rPr>
                <w:del w:id="8472" w:author="KPMG_PQH" w:date="2026-04-07T11:25:00Z" w16du:dateUtc="2026-04-07T04:25:00Z"/>
                <w:rFonts w:ascii="Arial" w:hAnsi="Arial" w:cs="Arial"/>
                <w:color w:val="000000"/>
                <w:sz w:val="18"/>
                <w:szCs w:val="18"/>
                <w:lang w:eastAsia="en-US"/>
              </w:rPr>
            </w:pPr>
            <w:del w:id="8473" w:author="KPMG_PQH" w:date="2026-04-07T11:25:00Z" w16du:dateUtc="2026-04-07T04:25:00Z">
              <w:r w:rsidRPr="00322061">
                <w:rPr>
                  <w:rFonts w:ascii="Arial" w:hAnsi="Arial" w:cs="Arial"/>
                  <w:color w:val="000000"/>
                  <w:sz w:val="18"/>
                  <w:szCs w:val="18"/>
                  <w:lang w:eastAsia="en-US"/>
                </w:rPr>
                <w:delText>143</w:delText>
              </w:r>
            </w:del>
          </w:p>
        </w:tc>
        <w:tc>
          <w:tcPr>
            <w:tcW w:w="2352" w:type="pct"/>
            <w:tcBorders>
              <w:top w:val="nil"/>
              <w:left w:val="nil"/>
              <w:bottom w:val="single" w:sz="4" w:space="0" w:color="auto"/>
              <w:right w:val="single" w:sz="4" w:space="0" w:color="auto"/>
            </w:tcBorders>
            <w:vAlign w:val="center"/>
            <w:hideMark/>
          </w:tcPr>
          <w:p w14:paraId="2021C5C5" w14:textId="77777777" w:rsidR="00322061" w:rsidRPr="00322061" w:rsidRDefault="00322061" w:rsidP="00322061">
            <w:pPr>
              <w:rPr>
                <w:del w:id="8474" w:author="KPMG_PQH" w:date="2026-04-07T11:25:00Z" w16du:dateUtc="2026-04-07T04:25:00Z"/>
                <w:rFonts w:ascii="Arial" w:hAnsi="Arial" w:cs="Arial"/>
                <w:color w:val="000000"/>
                <w:sz w:val="18"/>
                <w:szCs w:val="18"/>
                <w:lang w:eastAsia="en-US"/>
              </w:rPr>
            </w:pPr>
            <w:del w:id="8475" w:author="KPMG_PQH" w:date="2026-04-07T11:25:00Z" w16du:dateUtc="2026-04-07T04:25:00Z">
              <w:r w:rsidRPr="00322061">
                <w:rPr>
                  <w:rFonts w:ascii="Arial" w:hAnsi="Arial" w:cs="Arial"/>
                  <w:color w:val="000000"/>
                  <w:sz w:val="18"/>
                  <w:szCs w:val="18"/>
                  <w:lang w:eastAsia="en-US"/>
                </w:rPr>
                <w:delText>JIANGSU POLYGEE ENVIRONMENTAL TECHNOLOGY CO.,LTD</w:delText>
              </w:r>
            </w:del>
          </w:p>
        </w:tc>
        <w:tc>
          <w:tcPr>
            <w:tcW w:w="846" w:type="pct"/>
            <w:tcBorders>
              <w:top w:val="nil"/>
              <w:left w:val="nil"/>
              <w:bottom w:val="single" w:sz="4" w:space="0" w:color="auto"/>
              <w:right w:val="single" w:sz="4" w:space="0" w:color="auto"/>
            </w:tcBorders>
            <w:vAlign w:val="center"/>
            <w:hideMark/>
          </w:tcPr>
          <w:p w14:paraId="4AACE949" w14:textId="77777777" w:rsidR="00322061" w:rsidRPr="00322061" w:rsidRDefault="00322061" w:rsidP="00322061">
            <w:pPr>
              <w:jc w:val="center"/>
              <w:rPr>
                <w:del w:id="8476" w:author="KPMG_PQH" w:date="2026-04-07T11:25:00Z" w16du:dateUtc="2026-04-07T04:25:00Z"/>
                <w:rFonts w:ascii="Arial" w:hAnsi="Arial" w:cs="Arial"/>
                <w:color w:val="000000"/>
                <w:sz w:val="18"/>
                <w:szCs w:val="18"/>
                <w:lang w:eastAsia="en-US"/>
              </w:rPr>
            </w:pPr>
            <w:del w:id="847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67E83BD" w14:textId="77777777" w:rsidR="00322061" w:rsidRPr="00322061" w:rsidRDefault="00322061" w:rsidP="00322061">
            <w:pPr>
              <w:rPr>
                <w:del w:id="8478" w:author="KPMG_PQH" w:date="2026-04-07T11:25:00Z" w16du:dateUtc="2026-04-07T04:25:00Z"/>
                <w:rFonts w:ascii="Arial" w:hAnsi="Arial" w:cs="Arial"/>
                <w:color w:val="000000"/>
                <w:sz w:val="18"/>
                <w:szCs w:val="18"/>
                <w:lang w:eastAsia="en-US"/>
              </w:rPr>
            </w:pPr>
            <w:del w:id="847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97ED264" w14:textId="77777777" w:rsidTr="003B3AC8">
        <w:trPr>
          <w:trHeight w:val="20"/>
          <w:del w:id="848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3C56A5F" w14:textId="77777777" w:rsidR="00322061" w:rsidRPr="00322061" w:rsidRDefault="00322061" w:rsidP="00322061">
            <w:pPr>
              <w:jc w:val="center"/>
              <w:rPr>
                <w:del w:id="8481" w:author="KPMG_PQH" w:date="2026-04-07T11:25:00Z" w16du:dateUtc="2026-04-07T04:25:00Z"/>
                <w:rFonts w:ascii="Arial" w:hAnsi="Arial" w:cs="Arial"/>
                <w:color w:val="000000"/>
                <w:sz w:val="18"/>
                <w:szCs w:val="18"/>
                <w:lang w:eastAsia="en-US"/>
              </w:rPr>
            </w:pPr>
            <w:del w:id="8482" w:author="KPMG_PQH" w:date="2026-04-07T11:25:00Z" w16du:dateUtc="2026-04-07T04:25:00Z">
              <w:r w:rsidRPr="00322061">
                <w:rPr>
                  <w:rFonts w:ascii="Arial" w:hAnsi="Arial" w:cs="Arial"/>
                  <w:color w:val="000000"/>
                  <w:sz w:val="18"/>
                  <w:szCs w:val="18"/>
                  <w:lang w:eastAsia="en-US"/>
                </w:rPr>
                <w:delText>144</w:delText>
              </w:r>
            </w:del>
          </w:p>
        </w:tc>
        <w:tc>
          <w:tcPr>
            <w:tcW w:w="2352" w:type="pct"/>
            <w:tcBorders>
              <w:top w:val="nil"/>
              <w:left w:val="nil"/>
              <w:bottom w:val="single" w:sz="4" w:space="0" w:color="auto"/>
              <w:right w:val="single" w:sz="4" w:space="0" w:color="auto"/>
            </w:tcBorders>
            <w:vAlign w:val="center"/>
            <w:hideMark/>
          </w:tcPr>
          <w:p w14:paraId="378E7F8D" w14:textId="77777777" w:rsidR="00322061" w:rsidRPr="00322061" w:rsidRDefault="00322061" w:rsidP="00322061">
            <w:pPr>
              <w:rPr>
                <w:del w:id="8483" w:author="KPMG_PQH" w:date="2026-04-07T11:25:00Z" w16du:dateUtc="2026-04-07T04:25:00Z"/>
                <w:rFonts w:ascii="Arial" w:hAnsi="Arial" w:cs="Arial"/>
                <w:color w:val="000000"/>
                <w:sz w:val="18"/>
                <w:szCs w:val="18"/>
                <w:lang w:eastAsia="en-US"/>
              </w:rPr>
            </w:pPr>
            <w:del w:id="8484" w:author="KPMG_PQH" w:date="2026-04-07T11:25:00Z" w16du:dateUtc="2026-04-07T04:25:00Z">
              <w:r w:rsidRPr="00322061">
                <w:rPr>
                  <w:rFonts w:ascii="Arial" w:hAnsi="Arial" w:cs="Arial"/>
                  <w:color w:val="000000"/>
                  <w:sz w:val="18"/>
                  <w:szCs w:val="18"/>
                  <w:lang w:eastAsia="en-US"/>
                </w:rPr>
                <w:delText>JIANGSU YIREN TEXTILE SCIENCE AND TECHNOLOGY CO.,LTD</w:delText>
              </w:r>
            </w:del>
          </w:p>
        </w:tc>
        <w:tc>
          <w:tcPr>
            <w:tcW w:w="846" w:type="pct"/>
            <w:tcBorders>
              <w:top w:val="nil"/>
              <w:left w:val="nil"/>
              <w:bottom w:val="single" w:sz="4" w:space="0" w:color="auto"/>
              <w:right w:val="single" w:sz="4" w:space="0" w:color="auto"/>
            </w:tcBorders>
            <w:vAlign w:val="center"/>
            <w:hideMark/>
          </w:tcPr>
          <w:p w14:paraId="70C0112C" w14:textId="77777777" w:rsidR="00322061" w:rsidRPr="00322061" w:rsidRDefault="00322061" w:rsidP="00322061">
            <w:pPr>
              <w:jc w:val="center"/>
              <w:rPr>
                <w:del w:id="8485" w:author="KPMG_PQH" w:date="2026-04-07T11:25:00Z" w16du:dateUtc="2026-04-07T04:25:00Z"/>
                <w:rFonts w:ascii="Arial" w:hAnsi="Arial" w:cs="Arial"/>
                <w:color w:val="000000"/>
                <w:sz w:val="18"/>
                <w:szCs w:val="18"/>
                <w:lang w:eastAsia="en-US"/>
              </w:rPr>
            </w:pPr>
            <w:del w:id="848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35FB3BB" w14:textId="77777777" w:rsidR="00322061" w:rsidRPr="00322061" w:rsidRDefault="00322061" w:rsidP="00322061">
            <w:pPr>
              <w:rPr>
                <w:del w:id="8487" w:author="KPMG_PQH" w:date="2026-04-07T11:25:00Z" w16du:dateUtc="2026-04-07T04:25:00Z"/>
                <w:rFonts w:ascii="Arial" w:hAnsi="Arial" w:cs="Arial"/>
                <w:color w:val="000000"/>
                <w:sz w:val="18"/>
                <w:szCs w:val="18"/>
                <w:lang w:eastAsia="en-US"/>
              </w:rPr>
            </w:pPr>
            <w:del w:id="8488"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0B8455A7" w14:textId="77777777" w:rsidTr="003B3AC8">
        <w:trPr>
          <w:trHeight w:val="20"/>
          <w:del w:id="848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15A2EC7" w14:textId="77777777" w:rsidR="00322061" w:rsidRPr="00322061" w:rsidRDefault="00322061" w:rsidP="00322061">
            <w:pPr>
              <w:jc w:val="center"/>
              <w:rPr>
                <w:del w:id="8490" w:author="KPMG_PQH" w:date="2026-04-07T11:25:00Z" w16du:dateUtc="2026-04-07T04:25:00Z"/>
                <w:rFonts w:ascii="Arial" w:hAnsi="Arial" w:cs="Arial"/>
                <w:color w:val="000000"/>
                <w:sz w:val="18"/>
                <w:szCs w:val="18"/>
                <w:lang w:eastAsia="en-US"/>
              </w:rPr>
            </w:pPr>
            <w:del w:id="8491" w:author="KPMG_PQH" w:date="2026-04-07T11:25:00Z" w16du:dateUtc="2026-04-07T04:25:00Z">
              <w:r w:rsidRPr="00322061">
                <w:rPr>
                  <w:rFonts w:ascii="Arial" w:hAnsi="Arial" w:cs="Arial"/>
                  <w:color w:val="000000"/>
                  <w:sz w:val="18"/>
                  <w:szCs w:val="18"/>
                  <w:lang w:eastAsia="en-US"/>
                </w:rPr>
                <w:delText>145</w:delText>
              </w:r>
            </w:del>
          </w:p>
        </w:tc>
        <w:tc>
          <w:tcPr>
            <w:tcW w:w="2352" w:type="pct"/>
            <w:tcBorders>
              <w:top w:val="nil"/>
              <w:left w:val="nil"/>
              <w:bottom w:val="single" w:sz="4" w:space="0" w:color="auto"/>
              <w:right w:val="single" w:sz="4" w:space="0" w:color="auto"/>
            </w:tcBorders>
            <w:vAlign w:val="center"/>
            <w:hideMark/>
          </w:tcPr>
          <w:p w14:paraId="2BC16A13" w14:textId="77777777" w:rsidR="00322061" w:rsidRPr="00322061" w:rsidRDefault="00322061" w:rsidP="00322061">
            <w:pPr>
              <w:rPr>
                <w:del w:id="8492" w:author="KPMG_PQH" w:date="2026-04-07T11:25:00Z" w16du:dateUtc="2026-04-07T04:25:00Z"/>
                <w:rFonts w:ascii="Arial" w:hAnsi="Arial" w:cs="Arial"/>
                <w:color w:val="000000"/>
                <w:sz w:val="18"/>
                <w:szCs w:val="18"/>
                <w:lang w:eastAsia="en-US"/>
              </w:rPr>
            </w:pPr>
            <w:del w:id="8493" w:author="KPMG_PQH" w:date="2026-04-07T11:25:00Z" w16du:dateUtc="2026-04-07T04:25:00Z">
              <w:r w:rsidRPr="00322061">
                <w:rPr>
                  <w:rFonts w:ascii="Arial" w:hAnsi="Arial" w:cs="Arial"/>
                  <w:color w:val="000000"/>
                  <w:sz w:val="18"/>
                  <w:szCs w:val="18"/>
                  <w:lang w:eastAsia="en-US"/>
                </w:rPr>
                <w:delText>JIANGYIN SIFANG SWIMMING REHABILITATION INDUSTRY CO., LTD</w:delText>
              </w:r>
            </w:del>
          </w:p>
        </w:tc>
        <w:tc>
          <w:tcPr>
            <w:tcW w:w="846" w:type="pct"/>
            <w:tcBorders>
              <w:top w:val="nil"/>
              <w:left w:val="nil"/>
              <w:bottom w:val="single" w:sz="4" w:space="0" w:color="auto"/>
              <w:right w:val="single" w:sz="4" w:space="0" w:color="auto"/>
            </w:tcBorders>
            <w:vAlign w:val="center"/>
            <w:hideMark/>
          </w:tcPr>
          <w:p w14:paraId="360F3664" w14:textId="77777777" w:rsidR="00322061" w:rsidRPr="00322061" w:rsidRDefault="00322061" w:rsidP="00322061">
            <w:pPr>
              <w:jc w:val="center"/>
              <w:rPr>
                <w:del w:id="8494" w:author="KPMG_PQH" w:date="2026-04-07T11:25:00Z" w16du:dateUtc="2026-04-07T04:25:00Z"/>
                <w:rFonts w:ascii="Arial" w:hAnsi="Arial" w:cs="Arial"/>
                <w:color w:val="000000"/>
                <w:sz w:val="18"/>
                <w:szCs w:val="18"/>
                <w:lang w:eastAsia="en-US"/>
              </w:rPr>
            </w:pPr>
            <w:del w:id="849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0A66BDB" w14:textId="77777777" w:rsidR="00322061" w:rsidRPr="00322061" w:rsidRDefault="00322061" w:rsidP="00322061">
            <w:pPr>
              <w:rPr>
                <w:del w:id="8496" w:author="KPMG_PQH" w:date="2026-04-07T11:25:00Z" w16du:dateUtc="2026-04-07T04:25:00Z"/>
                <w:rFonts w:ascii="Arial" w:hAnsi="Arial" w:cs="Arial"/>
                <w:color w:val="000000"/>
                <w:sz w:val="18"/>
                <w:szCs w:val="18"/>
                <w:lang w:eastAsia="en-US"/>
              </w:rPr>
            </w:pPr>
            <w:del w:id="849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A7AB543" w14:textId="77777777" w:rsidTr="003B3AC8">
        <w:trPr>
          <w:trHeight w:val="20"/>
          <w:del w:id="849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ED697C5" w14:textId="77777777" w:rsidR="00322061" w:rsidRPr="00322061" w:rsidRDefault="00322061" w:rsidP="00322061">
            <w:pPr>
              <w:jc w:val="center"/>
              <w:rPr>
                <w:del w:id="8499" w:author="KPMG_PQH" w:date="2026-04-07T11:25:00Z" w16du:dateUtc="2026-04-07T04:25:00Z"/>
                <w:rFonts w:ascii="Arial" w:hAnsi="Arial" w:cs="Arial"/>
                <w:color w:val="000000"/>
                <w:sz w:val="18"/>
                <w:szCs w:val="18"/>
                <w:lang w:eastAsia="en-US"/>
              </w:rPr>
            </w:pPr>
            <w:del w:id="8500" w:author="KPMG_PQH" w:date="2026-04-07T11:25:00Z" w16du:dateUtc="2026-04-07T04:25:00Z">
              <w:r w:rsidRPr="00322061">
                <w:rPr>
                  <w:rFonts w:ascii="Arial" w:hAnsi="Arial" w:cs="Arial"/>
                  <w:color w:val="000000"/>
                  <w:sz w:val="18"/>
                  <w:szCs w:val="18"/>
                  <w:lang w:eastAsia="en-US"/>
                </w:rPr>
                <w:delText>146</w:delText>
              </w:r>
            </w:del>
          </w:p>
        </w:tc>
        <w:tc>
          <w:tcPr>
            <w:tcW w:w="2352" w:type="pct"/>
            <w:tcBorders>
              <w:top w:val="nil"/>
              <w:left w:val="nil"/>
              <w:bottom w:val="single" w:sz="4" w:space="0" w:color="auto"/>
              <w:right w:val="single" w:sz="4" w:space="0" w:color="auto"/>
            </w:tcBorders>
            <w:vAlign w:val="center"/>
            <w:hideMark/>
          </w:tcPr>
          <w:p w14:paraId="39895D6F" w14:textId="77777777" w:rsidR="00322061" w:rsidRPr="00322061" w:rsidRDefault="00322061" w:rsidP="00322061">
            <w:pPr>
              <w:rPr>
                <w:del w:id="8501" w:author="KPMG_PQH" w:date="2026-04-07T11:25:00Z" w16du:dateUtc="2026-04-07T04:25:00Z"/>
                <w:rFonts w:ascii="Arial" w:hAnsi="Arial" w:cs="Arial"/>
                <w:color w:val="000000"/>
                <w:sz w:val="18"/>
                <w:szCs w:val="18"/>
                <w:lang w:eastAsia="en-US"/>
              </w:rPr>
            </w:pPr>
            <w:del w:id="8502" w:author="KPMG_PQH" w:date="2026-04-07T11:25:00Z" w16du:dateUtc="2026-04-07T04:25:00Z">
              <w:r w:rsidRPr="00322061">
                <w:rPr>
                  <w:rFonts w:ascii="Arial" w:hAnsi="Arial" w:cs="Arial"/>
                  <w:color w:val="000000"/>
                  <w:sz w:val="18"/>
                  <w:szCs w:val="18"/>
                  <w:lang w:eastAsia="en-US"/>
                </w:rPr>
                <w:delText>JIAOZUO SANLIDA ARCHERY EQUIPMENT CORPORATION</w:delText>
              </w:r>
            </w:del>
          </w:p>
        </w:tc>
        <w:tc>
          <w:tcPr>
            <w:tcW w:w="846" w:type="pct"/>
            <w:tcBorders>
              <w:top w:val="nil"/>
              <w:left w:val="nil"/>
              <w:bottom w:val="single" w:sz="4" w:space="0" w:color="auto"/>
              <w:right w:val="single" w:sz="4" w:space="0" w:color="auto"/>
            </w:tcBorders>
            <w:vAlign w:val="center"/>
            <w:hideMark/>
          </w:tcPr>
          <w:p w14:paraId="65D24D1B" w14:textId="77777777" w:rsidR="00322061" w:rsidRPr="00322061" w:rsidRDefault="00322061" w:rsidP="00322061">
            <w:pPr>
              <w:jc w:val="center"/>
              <w:rPr>
                <w:del w:id="8503" w:author="KPMG_PQH" w:date="2026-04-07T11:25:00Z" w16du:dateUtc="2026-04-07T04:25:00Z"/>
                <w:rFonts w:ascii="Arial" w:hAnsi="Arial" w:cs="Arial"/>
                <w:color w:val="000000"/>
                <w:sz w:val="18"/>
                <w:szCs w:val="18"/>
                <w:lang w:eastAsia="en-US"/>
              </w:rPr>
            </w:pPr>
            <w:del w:id="850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FE4E038" w14:textId="77777777" w:rsidR="00322061" w:rsidRPr="00322061" w:rsidRDefault="00322061" w:rsidP="00322061">
            <w:pPr>
              <w:rPr>
                <w:del w:id="8505" w:author="KPMG_PQH" w:date="2026-04-07T11:25:00Z" w16du:dateUtc="2026-04-07T04:25:00Z"/>
                <w:rFonts w:ascii="Arial" w:hAnsi="Arial" w:cs="Arial"/>
                <w:color w:val="000000"/>
                <w:sz w:val="18"/>
                <w:szCs w:val="18"/>
                <w:lang w:eastAsia="en-US"/>
              </w:rPr>
            </w:pPr>
            <w:del w:id="850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94BD397" w14:textId="77777777" w:rsidTr="003B3AC8">
        <w:trPr>
          <w:trHeight w:val="20"/>
          <w:del w:id="850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0889AE9" w14:textId="77777777" w:rsidR="00322061" w:rsidRPr="00322061" w:rsidRDefault="00322061" w:rsidP="00322061">
            <w:pPr>
              <w:jc w:val="center"/>
              <w:rPr>
                <w:del w:id="8508" w:author="KPMG_PQH" w:date="2026-04-07T11:25:00Z" w16du:dateUtc="2026-04-07T04:25:00Z"/>
                <w:rFonts w:ascii="Arial" w:hAnsi="Arial" w:cs="Arial"/>
                <w:color w:val="000000"/>
                <w:sz w:val="18"/>
                <w:szCs w:val="18"/>
                <w:lang w:eastAsia="en-US"/>
              </w:rPr>
            </w:pPr>
            <w:del w:id="8509" w:author="KPMG_PQH" w:date="2026-04-07T11:25:00Z" w16du:dateUtc="2026-04-07T04:25:00Z">
              <w:r w:rsidRPr="00322061">
                <w:rPr>
                  <w:rFonts w:ascii="Arial" w:hAnsi="Arial" w:cs="Arial"/>
                  <w:color w:val="000000"/>
                  <w:sz w:val="18"/>
                  <w:szCs w:val="18"/>
                  <w:lang w:eastAsia="en-US"/>
                </w:rPr>
                <w:delText>147</w:delText>
              </w:r>
            </w:del>
          </w:p>
        </w:tc>
        <w:tc>
          <w:tcPr>
            <w:tcW w:w="2352" w:type="pct"/>
            <w:tcBorders>
              <w:top w:val="nil"/>
              <w:left w:val="nil"/>
              <w:bottom w:val="single" w:sz="4" w:space="0" w:color="auto"/>
              <w:right w:val="single" w:sz="4" w:space="0" w:color="auto"/>
            </w:tcBorders>
            <w:vAlign w:val="center"/>
            <w:hideMark/>
          </w:tcPr>
          <w:p w14:paraId="43ABD91A" w14:textId="77777777" w:rsidR="00322061" w:rsidRPr="00322061" w:rsidRDefault="00322061" w:rsidP="00322061">
            <w:pPr>
              <w:rPr>
                <w:del w:id="8510" w:author="KPMG_PQH" w:date="2026-04-07T11:25:00Z" w16du:dateUtc="2026-04-07T04:25:00Z"/>
                <w:rFonts w:ascii="Arial" w:hAnsi="Arial" w:cs="Arial"/>
                <w:color w:val="000000"/>
                <w:sz w:val="18"/>
                <w:szCs w:val="18"/>
                <w:lang w:eastAsia="en-US"/>
              </w:rPr>
            </w:pPr>
            <w:del w:id="8511" w:author="KPMG_PQH" w:date="2026-04-07T11:25:00Z" w16du:dateUtc="2026-04-07T04:25:00Z">
              <w:r w:rsidRPr="00322061">
                <w:rPr>
                  <w:rFonts w:ascii="Arial" w:hAnsi="Arial" w:cs="Arial"/>
                  <w:color w:val="000000"/>
                  <w:sz w:val="18"/>
                  <w:szCs w:val="18"/>
                  <w:lang w:eastAsia="en-US"/>
                </w:rPr>
                <w:delText>JINAN HIGH-TECH DEVELOPMENT CO., LTD.</w:delText>
              </w:r>
            </w:del>
          </w:p>
        </w:tc>
        <w:tc>
          <w:tcPr>
            <w:tcW w:w="846" w:type="pct"/>
            <w:tcBorders>
              <w:top w:val="nil"/>
              <w:left w:val="nil"/>
              <w:bottom w:val="single" w:sz="4" w:space="0" w:color="auto"/>
              <w:right w:val="single" w:sz="4" w:space="0" w:color="auto"/>
            </w:tcBorders>
            <w:vAlign w:val="center"/>
            <w:hideMark/>
          </w:tcPr>
          <w:p w14:paraId="32B4890C" w14:textId="77777777" w:rsidR="00322061" w:rsidRPr="00322061" w:rsidRDefault="00322061" w:rsidP="00322061">
            <w:pPr>
              <w:jc w:val="center"/>
              <w:rPr>
                <w:del w:id="8512" w:author="KPMG_PQH" w:date="2026-04-07T11:25:00Z" w16du:dateUtc="2026-04-07T04:25:00Z"/>
                <w:rFonts w:ascii="Arial" w:hAnsi="Arial" w:cs="Arial"/>
                <w:color w:val="000000"/>
                <w:sz w:val="18"/>
                <w:szCs w:val="18"/>
                <w:lang w:eastAsia="en-US"/>
              </w:rPr>
            </w:pPr>
            <w:del w:id="851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2FA5997" w14:textId="77777777" w:rsidR="00322061" w:rsidRPr="00322061" w:rsidRDefault="00322061" w:rsidP="00322061">
            <w:pPr>
              <w:rPr>
                <w:del w:id="8514" w:author="KPMG_PQH" w:date="2026-04-07T11:25:00Z" w16du:dateUtc="2026-04-07T04:25:00Z"/>
                <w:rFonts w:ascii="Arial" w:hAnsi="Arial" w:cs="Arial"/>
                <w:color w:val="000000"/>
                <w:sz w:val="18"/>
                <w:szCs w:val="18"/>
                <w:lang w:eastAsia="en-US"/>
              </w:rPr>
            </w:pPr>
            <w:del w:id="8515"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6D38BEE" w14:textId="77777777" w:rsidTr="003B3AC8">
        <w:trPr>
          <w:trHeight w:val="20"/>
          <w:del w:id="851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D012A9D" w14:textId="77777777" w:rsidR="00322061" w:rsidRPr="00322061" w:rsidRDefault="00322061" w:rsidP="00322061">
            <w:pPr>
              <w:jc w:val="center"/>
              <w:rPr>
                <w:del w:id="8517" w:author="KPMG_PQH" w:date="2026-04-07T11:25:00Z" w16du:dateUtc="2026-04-07T04:25:00Z"/>
                <w:rFonts w:ascii="Arial" w:hAnsi="Arial" w:cs="Arial"/>
                <w:color w:val="000000"/>
                <w:sz w:val="18"/>
                <w:szCs w:val="18"/>
                <w:lang w:eastAsia="en-US"/>
              </w:rPr>
            </w:pPr>
            <w:del w:id="8518" w:author="KPMG_PQH" w:date="2026-04-07T11:25:00Z" w16du:dateUtc="2026-04-07T04:25:00Z">
              <w:r w:rsidRPr="00322061">
                <w:rPr>
                  <w:rFonts w:ascii="Arial" w:hAnsi="Arial" w:cs="Arial"/>
                  <w:color w:val="000000"/>
                  <w:sz w:val="18"/>
                  <w:szCs w:val="18"/>
                  <w:lang w:eastAsia="en-US"/>
                </w:rPr>
                <w:delText>148</w:delText>
              </w:r>
            </w:del>
          </w:p>
        </w:tc>
        <w:tc>
          <w:tcPr>
            <w:tcW w:w="2352" w:type="pct"/>
            <w:tcBorders>
              <w:top w:val="nil"/>
              <w:left w:val="nil"/>
              <w:bottom w:val="single" w:sz="4" w:space="0" w:color="auto"/>
              <w:right w:val="single" w:sz="4" w:space="0" w:color="auto"/>
            </w:tcBorders>
            <w:vAlign w:val="center"/>
            <w:hideMark/>
          </w:tcPr>
          <w:p w14:paraId="50CC8BF2" w14:textId="77777777" w:rsidR="00322061" w:rsidRPr="00322061" w:rsidRDefault="00322061" w:rsidP="00322061">
            <w:pPr>
              <w:rPr>
                <w:del w:id="8519" w:author="KPMG_PQH" w:date="2026-04-07T11:25:00Z" w16du:dateUtc="2026-04-07T04:25:00Z"/>
                <w:rFonts w:ascii="Arial" w:hAnsi="Arial" w:cs="Arial"/>
                <w:color w:val="000000"/>
                <w:sz w:val="18"/>
                <w:szCs w:val="18"/>
                <w:lang w:eastAsia="en-US"/>
              </w:rPr>
            </w:pPr>
            <w:del w:id="8520" w:author="KPMG_PQH" w:date="2026-04-07T11:25:00Z" w16du:dateUtc="2026-04-07T04:25:00Z">
              <w:r w:rsidRPr="00322061">
                <w:rPr>
                  <w:rFonts w:ascii="Arial" w:hAnsi="Arial" w:cs="Arial"/>
                  <w:color w:val="000000"/>
                  <w:sz w:val="18"/>
                  <w:szCs w:val="18"/>
                  <w:lang w:eastAsia="en-US"/>
                </w:rPr>
                <w:delText>JINHONG FASHION GROUP CO.,LTD.</w:delText>
              </w:r>
            </w:del>
          </w:p>
        </w:tc>
        <w:tc>
          <w:tcPr>
            <w:tcW w:w="846" w:type="pct"/>
            <w:tcBorders>
              <w:top w:val="nil"/>
              <w:left w:val="nil"/>
              <w:bottom w:val="single" w:sz="4" w:space="0" w:color="auto"/>
              <w:right w:val="single" w:sz="4" w:space="0" w:color="auto"/>
            </w:tcBorders>
            <w:vAlign w:val="center"/>
            <w:hideMark/>
          </w:tcPr>
          <w:p w14:paraId="5221A49F" w14:textId="77777777" w:rsidR="00322061" w:rsidRPr="00322061" w:rsidRDefault="00322061" w:rsidP="00322061">
            <w:pPr>
              <w:jc w:val="center"/>
              <w:rPr>
                <w:del w:id="8521" w:author="KPMG_PQH" w:date="2026-04-07T11:25:00Z" w16du:dateUtc="2026-04-07T04:25:00Z"/>
                <w:rFonts w:ascii="Arial" w:hAnsi="Arial" w:cs="Arial"/>
                <w:color w:val="000000"/>
                <w:sz w:val="18"/>
                <w:szCs w:val="18"/>
                <w:lang w:eastAsia="en-US"/>
              </w:rPr>
            </w:pPr>
            <w:del w:id="852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FB53C34" w14:textId="77777777" w:rsidR="00322061" w:rsidRPr="00322061" w:rsidRDefault="00322061" w:rsidP="00322061">
            <w:pPr>
              <w:rPr>
                <w:del w:id="8523" w:author="KPMG_PQH" w:date="2026-04-07T11:25:00Z" w16du:dateUtc="2026-04-07T04:25:00Z"/>
                <w:rFonts w:ascii="Arial" w:hAnsi="Arial" w:cs="Arial"/>
                <w:color w:val="000000"/>
                <w:sz w:val="18"/>
                <w:szCs w:val="18"/>
                <w:lang w:eastAsia="en-US"/>
              </w:rPr>
            </w:pPr>
            <w:del w:id="8524"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164413C6" w14:textId="77777777" w:rsidTr="003B3AC8">
        <w:trPr>
          <w:trHeight w:val="20"/>
          <w:del w:id="852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CABF8CF" w14:textId="77777777" w:rsidR="00322061" w:rsidRPr="00322061" w:rsidRDefault="00322061" w:rsidP="00322061">
            <w:pPr>
              <w:jc w:val="center"/>
              <w:rPr>
                <w:del w:id="8526" w:author="KPMG_PQH" w:date="2026-04-07T11:25:00Z" w16du:dateUtc="2026-04-07T04:25:00Z"/>
                <w:rFonts w:ascii="Arial" w:hAnsi="Arial" w:cs="Arial"/>
                <w:color w:val="000000"/>
                <w:sz w:val="18"/>
                <w:szCs w:val="18"/>
                <w:lang w:eastAsia="en-US"/>
              </w:rPr>
            </w:pPr>
            <w:del w:id="8527" w:author="KPMG_PQH" w:date="2026-04-07T11:25:00Z" w16du:dateUtc="2026-04-07T04:25:00Z">
              <w:r w:rsidRPr="00322061">
                <w:rPr>
                  <w:rFonts w:ascii="Arial" w:hAnsi="Arial" w:cs="Arial"/>
                  <w:color w:val="000000"/>
                  <w:sz w:val="18"/>
                  <w:szCs w:val="18"/>
                  <w:lang w:eastAsia="en-US"/>
                </w:rPr>
                <w:delText>149</w:delText>
              </w:r>
            </w:del>
          </w:p>
        </w:tc>
        <w:tc>
          <w:tcPr>
            <w:tcW w:w="2352" w:type="pct"/>
            <w:tcBorders>
              <w:top w:val="nil"/>
              <w:left w:val="nil"/>
              <w:bottom w:val="single" w:sz="4" w:space="0" w:color="auto"/>
              <w:right w:val="single" w:sz="4" w:space="0" w:color="auto"/>
            </w:tcBorders>
            <w:vAlign w:val="center"/>
            <w:hideMark/>
          </w:tcPr>
          <w:p w14:paraId="7C7504BF" w14:textId="77777777" w:rsidR="00322061" w:rsidRPr="00322061" w:rsidRDefault="00322061" w:rsidP="00322061">
            <w:pPr>
              <w:rPr>
                <w:del w:id="8528" w:author="KPMG_PQH" w:date="2026-04-07T11:25:00Z" w16du:dateUtc="2026-04-07T04:25:00Z"/>
                <w:rFonts w:ascii="Arial" w:hAnsi="Arial" w:cs="Arial"/>
                <w:color w:val="000000"/>
                <w:sz w:val="18"/>
                <w:szCs w:val="18"/>
                <w:lang w:eastAsia="en-US"/>
              </w:rPr>
            </w:pPr>
            <w:del w:id="8529" w:author="KPMG_PQH" w:date="2026-04-07T11:25:00Z" w16du:dateUtc="2026-04-07T04:25:00Z">
              <w:r w:rsidRPr="00322061">
                <w:rPr>
                  <w:rFonts w:ascii="Arial" w:hAnsi="Arial" w:cs="Arial"/>
                  <w:color w:val="000000"/>
                  <w:sz w:val="18"/>
                  <w:szCs w:val="18"/>
                  <w:lang w:eastAsia="en-US"/>
                </w:rPr>
                <w:delText>JMI HOSPITAL REQUISITE MANUFACTURING LTD</w:delText>
              </w:r>
            </w:del>
          </w:p>
        </w:tc>
        <w:tc>
          <w:tcPr>
            <w:tcW w:w="846" w:type="pct"/>
            <w:tcBorders>
              <w:top w:val="nil"/>
              <w:left w:val="nil"/>
              <w:bottom w:val="single" w:sz="4" w:space="0" w:color="auto"/>
              <w:right w:val="single" w:sz="4" w:space="0" w:color="auto"/>
            </w:tcBorders>
            <w:vAlign w:val="center"/>
            <w:hideMark/>
          </w:tcPr>
          <w:p w14:paraId="304414A4" w14:textId="77777777" w:rsidR="00322061" w:rsidRPr="00322061" w:rsidRDefault="00322061" w:rsidP="00322061">
            <w:pPr>
              <w:jc w:val="center"/>
              <w:rPr>
                <w:del w:id="8530" w:author="KPMG_PQH" w:date="2026-04-07T11:25:00Z" w16du:dateUtc="2026-04-07T04:25:00Z"/>
                <w:rFonts w:ascii="Arial" w:hAnsi="Arial" w:cs="Arial"/>
                <w:color w:val="000000"/>
                <w:sz w:val="18"/>
                <w:szCs w:val="18"/>
                <w:lang w:eastAsia="en-US"/>
              </w:rPr>
            </w:pPr>
            <w:del w:id="8531" w:author="KPMG_PQH" w:date="2026-04-07T11:25:00Z" w16du:dateUtc="2026-04-07T04:25:00Z">
              <w:r w:rsidRPr="00322061">
                <w:rPr>
                  <w:rFonts w:ascii="Arial" w:hAnsi="Arial" w:cs="Arial"/>
                  <w:color w:val="000000"/>
                  <w:sz w:val="18"/>
                  <w:szCs w:val="18"/>
                  <w:lang w:eastAsia="en-US"/>
                </w:rPr>
                <w:delText>Bangladesh</w:delText>
              </w:r>
            </w:del>
          </w:p>
        </w:tc>
        <w:tc>
          <w:tcPr>
            <w:tcW w:w="1498" w:type="pct"/>
            <w:gridSpan w:val="2"/>
            <w:tcBorders>
              <w:top w:val="nil"/>
              <w:left w:val="nil"/>
              <w:bottom w:val="single" w:sz="4" w:space="0" w:color="auto"/>
              <w:right w:val="single" w:sz="4" w:space="0" w:color="auto"/>
            </w:tcBorders>
            <w:vAlign w:val="center"/>
            <w:hideMark/>
          </w:tcPr>
          <w:p w14:paraId="3ED897CB" w14:textId="77777777" w:rsidR="00322061" w:rsidRPr="00322061" w:rsidRDefault="00322061" w:rsidP="00322061">
            <w:pPr>
              <w:rPr>
                <w:del w:id="8532" w:author="KPMG_PQH" w:date="2026-04-07T11:25:00Z" w16du:dateUtc="2026-04-07T04:25:00Z"/>
                <w:rFonts w:ascii="Arial" w:hAnsi="Arial" w:cs="Arial"/>
                <w:color w:val="000000"/>
                <w:sz w:val="18"/>
                <w:szCs w:val="18"/>
                <w:lang w:eastAsia="en-US"/>
              </w:rPr>
            </w:pPr>
            <w:del w:id="853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620196DE" w14:textId="77777777" w:rsidTr="003B3AC8">
        <w:trPr>
          <w:trHeight w:val="20"/>
          <w:del w:id="853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CB76247" w14:textId="77777777" w:rsidR="00322061" w:rsidRPr="00322061" w:rsidRDefault="00322061" w:rsidP="00322061">
            <w:pPr>
              <w:jc w:val="center"/>
              <w:rPr>
                <w:del w:id="8535" w:author="KPMG_PQH" w:date="2026-04-07T11:25:00Z" w16du:dateUtc="2026-04-07T04:25:00Z"/>
                <w:rFonts w:ascii="Arial" w:hAnsi="Arial" w:cs="Arial"/>
                <w:color w:val="000000"/>
                <w:sz w:val="18"/>
                <w:szCs w:val="18"/>
                <w:lang w:eastAsia="en-US"/>
              </w:rPr>
            </w:pPr>
            <w:del w:id="8536" w:author="KPMG_PQH" w:date="2026-04-07T11:25:00Z" w16du:dateUtc="2026-04-07T04:25:00Z">
              <w:r w:rsidRPr="00322061">
                <w:rPr>
                  <w:rFonts w:ascii="Arial" w:hAnsi="Arial" w:cs="Arial"/>
                  <w:color w:val="000000"/>
                  <w:sz w:val="18"/>
                  <w:szCs w:val="18"/>
                  <w:lang w:eastAsia="en-US"/>
                </w:rPr>
                <w:delText>150</w:delText>
              </w:r>
            </w:del>
          </w:p>
        </w:tc>
        <w:tc>
          <w:tcPr>
            <w:tcW w:w="2352" w:type="pct"/>
            <w:tcBorders>
              <w:top w:val="nil"/>
              <w:left w:val="nil"/>
              <w:bottom w:val="single" w:sz="4" w:space="0" w:color="auto"/>
              <w:right w:val="single" w:sz="4" w:space="0" w:color="auto"/>
            </w:tcBorders>
            <w:vAlign w:val="center"/>
            <w:hideMark/>
          </w:tcPr>
          <w:p w14:paraId="32422558" w14:textId="77777777" w:rsidR="00322061" w:rsidRPr="00322061" w:rsidRDefault="00322061" w:rsidP="00322061">
            <w:pPr>
              <w:rPr>
                <w:del w:id="8537" w:author="KPMG_PQH" w:date="2026-04-07T11:25:00Z" w16du:dateUtc="2026-04-07T04:25:00Z"/>
                <w:rFonts w:ascii="Arial" w:hAnsi="Arial" w:cs="Arial"/>
                <w:color w:val="000000"/>
                <w:sz w:val="18"/>
                <w:szCs w:val="18"/>
                <w:lang w:eastAsia="en-US"/>
              </w:rPr>
            </w:pPr>
            <w:del w:id="8538" w:author="KPMG_PQH" w:date="2026-04-07T11:25:00Z" w16du:dateUtc="2026-04-07T04:25:00Z">
              <w:r w:rsidRPr="00322061">
                <w:rPr>
                  <w:rFonts w:ascii="Arial" w:hAnsi="Arial" w:cs="Arial"/>
                  <w:color w:val="000000"/>
                  <w:sz w:val="18"/>
                  <w:szCs w:val="18"/>
                  <w:lang w:eastAsia="en-US"/>
                </w:rPr>
                <w:delText>JMS CO LTD</w:delText>
              </w:r>
            </w:del>
          </w:p>
        </w:tc>
        <w:tc>
          <w:tcPr>
            <w:tcW w:w="846" w:type="pct"/>
            <w:tcBorders>
              <w:top w:val="nil"/>
              <w:left w:val="nil"/>
              <w:bottom w:val="single" w:sz="4" w:space="0" w:color="auto"/>
              <w:right w:val="single" w:sz="4" w:space="0" w:color="auto"/>
            </w:tcBorders>
            <w:vAlign w:val="center"/>
            <w:hideMark/>
          </w:tcPr>
          <w:p w14:paraId="2E9F7BDC" w14:textId="77777777" w:rsidR="00322061" w:rsidRPr="00322061" w:rsidRDefault="00322061" w:rsidP="00322061">
            <w:pPr>
              <w:jc w:val="center"/>
              <w:rPr>
                <w:del w:id="8539" w:author="KPMG_PQH" w:date="2026-04-07T11:25:00Z" w16du:dateUtc="2026-04-07T04:25:00Z"/>
                <w:rFonts w:ascii="Arial" w:hAnsi="Arial" w:cs="Arial"/>
                <w:color w:val="000000"/>
                <w:sz w:val="18"/>
                <w:szCs w:val="18"/>
                <w:lang w:eastAsia="en-US"/>
              </w:rPr>
            </w:pPr>
            <w:del w:id="8540"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75F6710" w14:textId="77777777" w:rsidR="00322061" w:rsidRPr="00322061" w:rsidRDefault="00322061" w:rsidP="00322061">
            <w:pPr>
              <w:rPr>
                <w:del w:id="8541" w:author="KPMG_PQH" w:date="2026-04-07T11:25:00Z" w16du:dateUtc="2026-04-07T04:25:00Z"/>
                <w:rFonts w:ascii="Arial" w:hAnsi="Arial" w:cs="Arial"/>
                <w:color w:val="000000"/>
                <w:sz w:val="18"/>
                <w:szCs w:val="18"/>
                <w:lang w:eastAsia="en-US"/>
              </w:rPr>
            </w:pPr>
            <w:del w:id="854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B8D0032" w14:textId="77777777" w:rsidTr="003B3AC8">
        <w:trPr>
          <w:trHeight w:val="20"/>
          <w:del w:id="854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205BC7B" w14:textId="77777777" w:rsidR="00322061" w:rsidRPr="00322061" w:rsidRDefault="00322061" w:rsidP="00322061">
            <w:pPr>
              <w:jc w:val="center"/>
              <w:rPr>
                <w:del w:id="8544" w:author="KPMG_PQH" w:date="2026-04-07T11:25:00Z" w16du:dateUtc="2026-04-07T04:25:00Z"/>
                <w:rFonts w:ascii="Arial" w:hAnsi="Arial" w:cs="Arial"/>
                <w:color w:val="000000"/>
                <w:sz w:val="18"/>
                <w:szCs w:val="18"/>
                <w:lang w:eastAsia="en-US"/>
              </w:rPr>
            </w:pPr>
            <w:del w:id="8545" w:author="KPMG_PQH" w:date="2026-04-07T11:25:00Z" w16du:dateUtc="2026-04-07T04:25:00Z">
              <w:r w:rsidRPr="00322061">
                <w:rPr>
                  <w:rFonts w:ascii="Arial" w:hAnsi="Arial" w:cs="Arial"/>
                  <w:color w:val="000000"/>
                  <w:sz w:val="18"/>
                  <w:szCs w:val="18"/>
                  <w:lang w:eastAsia="en-US"/>
                </w:rPr>
                <w:delText>151</w:delText>
              </w:r>
            </w:del>
          </w:p>
        </w:tc>
        <w:tc>
          <w:tcPr>
            <w:tcW w:w="2352" w:type="pct"/>
            <w:tcBorders>
              <w:top w:val="nil"/>
              <w:left w:val="nil"/>
              <w:bottom w:val="single" w:sz="4" w:space="0" w:color="auto"/>
              <w:right w:val="single" w:sz="4" w:space="0" w:color="auto"/>
            </w:tcBorders>
            <w:vAlign w:val="center"/>
            <w:hideMark/>
          </w:tcPr>
          <w:p w14:paraId="611CA1DC" w14:textId="77777777" w:rsidR="00322061" w:rsidRPr="00322061" w:rsidRDefault="00322061" w:rsidP="00322061">
            <w:pPr>
              <w:rPr>
                <w:del w:id="8546" w:author="KPMG_PQH" w:date="2026-04-07T11:25:00Z" w16du:dateUtc="2026-04-07T04:25:00Z"/>
                <w:rFonts w:ascii="Arial" w:hAnsi="Arial" w:cs="Arial"/>
                <w:color w:val="000000"/>
                <w:sz w:val="18"/>
                <w:szCs w:val="18"/>
                <w:lang w:eastAsia="en-US"/>
              </w:rPr>
            </w:pPr>
            <w:del w:id="8547" w:author="KPMG_PQH" w:date="2026-04-07T11:25:00Z" w16du:dateUtc="2026-04-07T04:25:00Z">
              <w:r w:rsidRPr="00322061">
                <w:rPr>
                  <w:rFonts w:ascii="Arial" w:hAnsi="Arial" w:cs="Arial"/>
                  <w:color w:val="000000"/>
                  <w:sz w:val="18"/>
                  <w:szCs w:val="18"/>
                  <w:lang w:eastAsia="en-US"/>
                </w:rPr>
                <w:delText>JOHNSON HEALTH TECH .CO., LTD.</w:delText>
              </w:r>
            </w:del>
          </w:p>
        </w:tc>
        <w:tc>
          <w:tcPr>
            <w:tcW w:w="846" w:type="pct"/>
            <w:tcBorders>
              <w:top w:val="nil"/>
              <w:left w:val="nil"/>
              <w:bottom w:val="single" w:sz="4" w:space="0" w:color="auto"/>
              <w:right w:val="single" w:sz="4" w:space="0" w:color="auto"/>
            </w:tcBorders>
            <w:vAlign w:val="center"/>
            <w:hideMark/>
          </w:tcPr>
          <w:p w14:paraId="227A5369" w14:textId="77777777" w:rsidR="00322061" w:rsidRPr="00322061" w:rsidRDefault="00322061" w:rsidP="00322061">
            <w:pPr>
              <w:jc w:val="center"/>
              <w:rPr>
                <w:del w:id="8548" w:author="KPMG_PQH" w:date="2026-04-07T11:25:00Z" w16du:dateUtc="2026-04-07T04:25:00Z"/>
                <w:rFonts w:ascii="Arial" w:hAnsi="Arial" w:cs="Arial"/>
                <w:color w:val="000000"/>
                <w:sz w:val="18"/>
                <w:szCs w:val="18"/>
                <w:lang w:eastAsia="en-US"/>
              </w:rPr>
            </w:pPr>
            <w:del w:id="854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9DE987E" w14:textId="77777777" w:rsidR="00322061" w:rsidRPr="00322061" w:rsidRDefault="00322061" w:rsidP="00322061">
            <w:pPr>
              <w:rPr>
                <w:del w:id="8550" w:author="KPMG_PQH" w:date="2026-04-07T11:25:00Z" w16du:dateUtc="2026-04-07T04:25:00Z"/>
                <w:rFonts w:ascii="Arial" w:hAnsi="Arial" w:cs="Arial"/>
                <w:color w:val="000000"/>
                <w:sz w:val="18"/>
                <w:szCs w:val="18"/>
                <w:lang w:eastAsia="en-US"/>
              </w:rPr>
            </w:pPr>
            <w:del w:id="855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B71BBEF" w14:textId="77777777" w:rsidTr="003B3AC8">
        <w:trPr>
          <w:trHeight w:val="20"/>
          <w:del w:id="855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B4D89FA" w14:textId="77777777" w:rsidR="00322061" w:rsidRPr="00322061" w:rsidRDefault="00322061" w:rsidP="00322061">
            <w:pPr>
              <w:jc w:val="center"/>
              <w:rPr>
                <w:del w:id="8553" w:author="KPMG_PQH" w:date="2026-04-07T11:25:00Z" w16du:dateUtc="2026-04-07T04:25:00Z"/>
                <w:rFonts w:ascii="Arial" w:hAnsi="Arial" w:cs="Arial"/>
                <w:color w:val="000000"/>
                <w:sz w:val="18"/>
                <w:szCs w:val="18"/>
                <w:lang w:eastAsia="en-US"/>
              </w:rPr>
            </w:pPr>
            <w:del w:id="8554" w:author="KPMG_PQH" w:date="2026-04-07T11:25:00Z" w16du:dateUtc="2026-04-07T04:25:00Z">
              <w:r w:rsidRPr="00322061">
                <w:rPr>
                  <w:rFonts w:ascii="Arial" w:hAnsi="Arial" w:cs="Arial"/>
                  <w:color w:val="000000"/>
                  <w:sz w:val="18"/>
                  <w:szCs w:val="18"/>
                  <w:lang w:eastAsia="en-US"/>
                </w:rPr>
                <w:delText>152</w:delText>
              </w:r>
            </w:del>
          </w:p>
        </w:tc>
        <w:tc>
          <w:tcPr>
            <w:tcW w:w="2352" w:type="pct"/>
            <w:tcBorders>
              <w:top w:val="nil"/>
              <w:left w:val="nil"/>
              <w:bottom w:val="single" w:sz="4" w:space="0" w:color="auto"/>
              <w:right w:val="single" w:sz="4" w:space="0" w:color="auto"/>
            </w:tcBorders>
            <w:vAlign w:val="center"/>
            <w:hideMark/>
          </w:tcPr>
          <w:p w14:paraId="18B339ED" w14:textId="77777777" w:rsidR="00322061" w:rsidRPr="00322061" w:rsidRDefault="00322061" w:rsidP="00322061">
            <w:pPr>
              <w:rPr>
                <w:del w:id="8555" w:author="KPMG_PQH" w:date="2026-04-07T11:25:00Z" w16du:dateUtc="2026-04-07T04:25:00Z"/>
                <w:rFonts w:ascii="Arial" w:hAnsi="Arial" w:cs="Arial"/>
                <w:color w:val="000000"/>
                <w:sz w:val="18"/>
                <w:szCs w:val="18"/>
                <w:lang w:eastAsia="en-US"/>
              </w:rPr>
            </w:pPr>
            <w:del w:id="8556" w:author="KPMG_PQH" w:date="2026-04-07T11:25:00Z" w16du:dateUtc="2026-04-07T04:25:00Z">
              <w:r w:rsidRPr="00322061">
                <w:rPr>
                  <w:rFonts w:ascii="Arial" w:hAnsi="Arial" w:cs="Arial"/>
                  <w:color w:val="000000"/>
                  <w:sz w:val="18"/>
                  <w:szCs w:val="18"/>
                  <w:lang w:eastAsia="en-US"/>
                </w:rPr>
                <w:delText>JS CORPORATION</w:delText>
              </w:r>
            </w:del>
          </w:p>
        </w:tc>
        <w:tc>
          <w:tcPr>
            <w:tcW w:w="846" w:type="pct"/>
            <w:tcBorders>
              <w:top w:val="nil"/>
              <w:left w:val="nil"/>
              <w:bottom w:val="single" w:sz="4" w:space="0" w:color="auto"/>
              <w:right w:val="single" w:sz="4" w:space="0" w:color="auto"/>
            </w:tcBorders>
            <w:vAlign w:val="center"/>
            <w:hideMark/>
          </w:tcPr>
          <w:p w14:paraId="2EC2078D" w14:textId="77777777" w:rsidR="00322061" w:rsidRPr="00322061" w:rsidRDefault="00322061" w:rsidP="00322061">
            <w:pPr>
              <w:jc w:val="center"/>
              <w:rPr>
                <w:del w:id="8557" w:author="KPMG_PQH" w:date="2026-04-07T11:25:00Z" w16du:dateUtc="2026-04-07T04:25:00Z"/>
                <w:rFonts w:ascii="Arial" w:hAnsi="Arial" w:cs="Arial"/>
                <w:color w:val="000000"/>
                <w:sz w:val="18"/>
                <w:szCs w:val="18"/>
                <w:lang w:eastAsia="en-US"/>
              </w:rPr>
            </w:pPr>
            <w:del w:id="8558"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4A86684" w14:textId="77777777" w:rsidR="00322061" w:rsidRPr="00322061" w:rsidRDefault="00322061" w:rsidP="00322061">
            <w:pPr>
              <w:rPr>
                <w:del w:id="8559" w:author="KPMG_PQH" w:date="2026-04-07T11:25:00Z" w16du:dateUtc="2026-04-07T04:25:00Z"/>
                <w:rFonts w:ascii="Arial" w:hAnsi="Arial" w:cs="Arial"/>
                <w:color w:val="000000"/>
                <w:sz w:val="18"/>
                <w:szCs w:val="18"/>
                <w:lang w:eastAsia="en-US"/>
              </w:rPr>
            </w:pPr>
            <w:del w:id="8560"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A651EDB" w14:textId="77777777" w:rsidTr="003B3AC8">
        <w:trPr>
          <w:trHeight w:val="20"/>
          <w:del w:id="856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5437B78" w14:textId="77777777" w:rsidR="00322061" w:rsidRPr="00322061" w:rsidRDefault="00322061" w:rsidP="00322061">
            <w:pPr>
              <w:jc w:val="center"/>
              <w:rPr>
                <w:del w:id="8562" w:author="KPMG_PQH" w:date="2026-04-07T11:25:00Z" w16du:dateUtc="2026-04-07T04:25:00Z"/>
                <w:rFonts w:ascii="Arial" w:hAnsi="Arial" w:cs="Arial"/>
                <w:color w:val="000000"/>
                <w:sz w:val="18"/>
                <w:szCs w:val="18"/>
                <w:lang w:eastAsia="en-US"/>
              </w:rPr>
            </w:pPr>
            <w:del w:id="8563" w:author="KPMG_PQH" w:date="2026-04-07T11:25:00Z" w16du:dateUtc="2026-04-07T04:25:00Z">
              <w:r w:rsidRPr="00322061">
                <w:rPr>
                  <w:rFonts w:ascii="Arial" w:hAnsi="Arial" w:cs="Arial"/>
                  <w:color w:val="000000"/>
                  <w:sz w:val="18"/>
                  <w:szCs w:val="18"/>
                  <w:lang w:eastAsia="en-US"/>
                </w:rPr>
                <w:delText>153</w:delText>
              </w:r>
            </w:del>
          </w:p>
        </w:tc>
        <w:tc>
          <w:tcPr>
            <w:tcW w:w="2352" w:type="pct"/>
            <w:tcBorders>
              <w:top w:val="nil"/>
              <w:left w:val="nil"/>
              <w:bottom w:val="single" w:sz="4" w:space="0" w:color="auto"/>
              <w:right w:val="single" w:sz="4" w:space="0" w:color="auto"/>
            </w:tcBorders>
            <w:vAlign w:val="center"/>
            <w:hideMark/>
          </w:tcPr>
          <w:p w14:paraId="48E4748C" w14:textId="77777777" w:rsidR="00322061" w:rsidRPr="00322061" w:rsidRDefault="00322061" w:rsidP="00322061">
            <w:pPr>
              <w:rPr>
                <w:del w:id="8564" w:author="KPMG_PQH" w:date="2026-04-07T11:25:00Z" w16du:dateUtc="2026-04-07T04:25:00Z"/>
                <w:rFonts w:ascii="Arial" w:hAnsi="Arial" w:cs="Arial"/>
                <w:color w:val="000000"/>
                <w:sz w:val="18"/>
                <w:szCs w:val="18"/>
                <w:lang w:eastAsia="en-US"/>
              </w:rPr>
            </w:pPr>
            <w:del w:id="8565" w:author="KPMG_PQH" w:date="2026-04-07T11:25:00Z" w16du:dateUtc="2026-04-07T04:25:00Z">
              <w:r w:rsidRPr="00322061">
                <w:rPr>
                  <w:rFonts w:ascii="Arial" w:hAnsi="Arial" w:cs="Arial"/>
                  <w:color w:val="000000"/>
                  <w:sz w:val="18"/>
                  <w:szCs w:val="18"/>
                  <w:lang w:eastAsia="en-US"/>
                </w:rPr>
                <w:delText>KAISER (CHINA) CULTURE CO., LTD</w:delText>
              </w:r>
            </w:del>
          </w:p>
        </w:tc>
        <w:tc>
          <w:tcPr>
            <w:tcW w:w="846" w:type="pct"/>
            <w:tcBorders>
              <w:top w:val="nil"/>
              <w:left w:val="nil"/>
              <w:bottom w:val="single" w:sz="4" w:space="0" w:color="auto"/>
              <w:right w:val="single" w:sz="4" w:space="0" w:color="auto"/>
            </w:tcBorders>
            <w:vAlign w:val="center"/>
            <w:hideMark/>
          </w:tcPr>
          <w:p w14:paraId="7F580369" w14:textId="77777777" w:rsidR="00322061" w:rsidRPr="00322061" w:rsidRDefault="00322061" w:rsidP="00322061">
            <w:pPr>
              <w:jc w:val="center"/>
              <w:rPr>
                <w:del w:id="8566" w:author="KPMG_PQH" w:date="2026-04-07T11:25:00Z" w16du:dateUtc="2026-04-07T04:25:00Z"/>
                <w:rFonts w:ascii="Arial" w:hAnsi="Arial" w:cs="Arial"/>
                <w:color w:val="000000"/>
                <w:sz w:val="18"/>
                <w:szCs w:val="18"/>
                <w:lang w:eastAsia="en-US"/>
              </w:rPr>
            </w:pPr>
            <w:del w:id="856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E87CA34" w14:textId="77777777" w:rsidR="00322061" w:rsidRPr="00322061" w:rsidRDefault="00322061" w:rsidP="00322061">
            <w:pPr>
              <w:rPr>
                <w:del w:id="8568" w:author="KPMG_PQH" w:date="2026-04-07T11:25:00Z" w16du:dateUtc="2026-04-07T04:25:00Z"/>
                <w:rFonts w:ascii="Arial" w:hAnsi="Arial" w:cs="Arial"/>
                <w:color w:val="000000"/>
                <w:sz w:val="18"/>
                <w:szCs w:val="18"/>
                <w:lang w:eastAsia="en-US"/>
              </w:rPr>
            </w:pPr>
            <w:del w:id="856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32F835F" w14:textId="77777777" w:rsidTr="003B3AC8">
        <w:trPr>
          <w:trHeight w:val="20"/>
          <w:del w:id="857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45D9C0A" w14:textId="77777777" w:rsidR="00322061" w:rsidRPr="00322061" w:rsidRDefault="00322061" w:rsidP="00322061">
            <w:pPr>
              <w:jc w:val="center"/>
              <w:rPr>
                <w:del w:id="8571" w:author="KPMG_PQH" w:date="2026-04-07T11:25:00Z" w16du:dateUtc="2026-04-07T04:25:00Z"/>
                <w:rFonts w:ascii="Arial" w:hAnsi="Arial" w:cs="Arial"/>
                <w:color w:val="000000"/>
                <w:sz w:val="18"/>
                <w:szCs w:val="18"/>
                <w:lang w:eastAsia="en-US"/>
              </w:rPr>
            </w:pPr>
            <w:del w:id="8572" w:author="KPMG_PQH" w:date="2026-04-07T11:25:00Z" w16du:dateUtc="2026-04-07T04:25:00Z">
              <w:r w:rsidRPr="00322061">
                <w:rPr>
                  <w:rFonts w:ascii="Arial" w:hAnsi="Arial" w:cs="Arial"/>
                  <w:color w:val="000000"/>
                  <w:sz w:val="18"/>
                  <w:szCs w:val="18"/>
                  <w:lang w:eastAsia="en-US"/>
                </w:rPr>
                <w:delText>154</w:delText>
              </w:r>
            </w:del>
          </w:p>
        </w:tc>
        <w:tc>
          <w:tcPr>
            <w:tcW w:w="2352" w:type="pct"/>
            <w:tcBorders>
              <w:top w:val="nil"/>
              <w:left w:val="nil"/>
              <w:bottom w:val="single" w:sz="4" w:space="0" w:color="auto"/>
              <w:right w:val="single" w:sz="4" w:space="0" w:color="auto"/>
            </w:tcBorders>
            <w:vAlign w:val="center"/>
            <w:hideMark/>
          </w:tcPr>
          <w:p w14:paraId="5637F55C" w14:textId="77777777" w:rsidR="00322061" w:rsidRPr="00322061" w:rsidRDefault="00322061" w:rsidP="00322061">
            <w:pPr>
              <w:rPr>
                <w:del w:id="8573" w:author="KPMG_PQH" w:date="2026-04-07T11:25:00Z" w16du:dateUtc="2026-04-07T04:25:00Z"/>
                <w:rFonts w:ascii="Arial" w:hAnsi="Arial" w:cs="Arial"/>
                <w:color w:val="000000"/>
                <w:sz w:val="18"/>
                <w:szCs w:val="18"/>
                <w:lang w:eastAsia="en-US"/>
              </w:rPr>
            </w:pPr>
            <w:del w:id="8574" w:author="KPMG_PQH" w:date="2026-04-07T11:25:00Z" w16du:dateUtc="2026-04-07T04:25:00Z">
              <w:r w:rsidRPr="00322061">
                <w:rPr>
                  <w:rFonts w:ascii="Arial" w:hAnsi="Arial" w:cs="Arial"/>
                  <w:color w:val="000000"/>
                  <w:sz w:val="18"/>
                  <w:szCs w:val="18"/>
                  <w:lang w:eastAsia="en-US"/>
                </w:rPr>
                <w:delText>KBI DONGKOOK IND. CO.,LTD.</w:delText>
              </w:r>
            </w:del>
          </w:p>
        </w:tc>
        <w:tc>
          <w:tcPr>
            <w:tcW w:w="846" w:type="pct"/>
            <w:tcBorders>
              <w:top w:val="nil"/>
              <w:left w:val="nil"/>
              <w:bottom w:val="single" w:sz="4" w:space="0" w:color="auto"/>
              <w:right w:val="single" w:sz="4" w:space="0" w:color="auto"/>
            </w:tcBorders>
            <w:vAlign w:val="center"/>
            <w:hideMark/>
          </w:tcPr>
          <w:p w14:paraId="3BCCC06F" w14:textId="77777777" w:rsidR="00322061" w:rsidRPr="00322061" w:rsidRDefault="00322061" w:rsidP="00322061">
            <w:pPr>
              <w:jc w:val="center"/>
              <w:rPr>
                <w:del w:id="8575" w:author="KPMG_PQH" w:date="2026-04-07T11:25:00Z" w16du:dateUtc="2026-04-07T04:25:00Z"/>
                <w:rFonts w:ascii="Arial" w:hAnsi="Arial" w:cs="Arial"/>
                <w:color w:val="000000"/>
                <w:sz w:val="18"/>
                <w:szCs w:val="18"/>
                <w:lang w:eastAsia="en-US"/>
              </w:rPr>
            </w:pPr>
            <w:del w:id="8576"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38FF3F63" w14:textId="77777777" w:rsidR="00322061" w:rsidRPr="00322061" w:rsidRDefault="00322061" w:rsidP="00322061">
            <w:pPr>
              <w:rPr>
                <w:del w:id="8577" w:author="KPMG_PQH" w:date="2026-04-07T11:25:00Z" w16du:dateUtc="2026-04-07T04:25:00Z"/>
                <w:rFonts w:ascii="Arial" w:hAnsi="Arial" w:cs="Arial"/>
                <w:color w:val="000000"/>
                <w:sz w:val="18"/>
                <w:szCs w:val="18"/>
                <w:lang w:eastAsia="en-US"/>
              </w:rPr>
            </w:pPr>
            <w:del w:id="857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3F60EBC" w14:textId="77777777" w:rsidTr="003B3AC8">
        <w:trPr>
          <w:trHeight w:val="20"/>
          <w:del w:id="857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0CF9526" w14:textId="77777777" w:rsidR="00322061" w:rsidRPr="00322061" w:rsidRDefault="00322061" w:rsidP="00322061">
            <w:pPr>
              <w:jc w:val="center"/>
              <w:rPr>
                <w:del w:id="8580" w:author="KPMG_PQH" w:date="2026-04-07T11:25:00Z" w16du:dateUtc="2026-04-07T04:25:00Z"/>
                <w:rFonts w:ascii="Arial" w:hAnsi="Arial" w:cs="Arial"/>
                <w:color w:val="000000"/>
                <w:sz w:val="18"/>
                <w:szCs w:val="18"/>
                <w:lang w:eastAsia="en-US"/>
              </w:rPr>
            </w:pPr>
            <w:del w:id="8581" w:author="KPMG_PQH" w:date="2026-04-07T11:25:00Z" w16du:dateUtc="2026-04-07T04:25:00Z">
              <w:r w:rsidRPr="00322061">
                <w:rPr>
                  <w:rFonts w:ascii="Arial" w:hAnsi="Arial" w:cs="Arial"/>
                  <w:color w:val="000000"/>
                  <w:sz w:val="18"/>
                  <w:szCs w:val="18"/>
                  <w:lang w:eastAsia="en-US"/>
                </w:rPr>
                <w:delText>155</w:delText>
              </w:r>
            </w:del>
          </w:p>
        </w:tc>
        <w:tc>
          <w:tcPr>
            <w:tcW w:w="2352" w:type="pct"/>
            <w:tcBorders>
              <w:top w:val="nil"/>
              <w:left w:val="nil"/>
              <w:bottom w:val="single" w:sz="4" w:space="0" w:color="auto"/>
              <w:right w:val="single" w:sz="4" w:space="0" w:color="auto"/>
            </w:tcBorders>
            <w:vAlign w:val="center"/>
            <w:hideMark/>
          </w:tcPr>
          <w:p w14:paraId="7699B123" w14:textId="77777777" w:rsidR="00322061" w:rsidRPr="00322061" w:rsidRDefault="00322061" w:rsidP="00322061">
            <w:pPr>
              <w:rPr>
                <w:del w:id="8582" w:author="KPMG_PQH" w:date="2026-04-07T11:25:00Z" w16du:dateUtc="2026-04-07T04:25:00Z"/>
                <w:rFonts w:ascii="Arial" w:hAnsi="Arial" w:cs="Arial"/>
                <w:color w:val="000000"/>
                <w:sz w:val="18"/>
                <w:szCs w:val="18"/>
                <w:lang w:eastAsia="en-US"/>
              </w:rPr>
            </w:pPr>
            <w:del w:id="8583" w:author="KPMG_PQH" w:date="2026-04-07T11:25:00Z" w16du:dateUtc="2026-04-07T04:25:00Z">
              <w:r w:rsidRPr="00322061">
                <w:rPr>
                  <w:rFonts w:ascii="Arial" w:hAnsi="Arial" w:cs="Arial"/>
                  <w:color w:val="000000"/>
                  <w:sz w:val="18"/>
                  <w:szCs w:val="18"/>
                  <w:lang w:eastAsia="en-US"/>
                </w:rPr>
                <w:delText>KHISHIG UUL JOINT STOCK COMPANY</w:delText>
              </w:r>
            </w:del>
          </w:p>
        </w:tc>
        <w:tc>
          <w:tcPr>
            <w:tcW w:w="846" w:type="pct"/>
            <w:tcBorders>
              <w:top w:val="nil"/>
              <w:left w:val="nil"/>
              <w:bottom w:val="single" w:sz="4" w:space="0" w:color="auto"/>
              <w:right w:val="single" w:sz="4" w:space="0" w:color="auto"/>
            </w:tcBorders>
            <w:vAlign w:val="center"/>
            <w:hideMark/>
          </w:tcPr>
          <w:p w14:paraId="012D7FDC" w14:textId="77777777" w:rsidR="00322061" w:rsidRPr="00322061" w:rsidRDefault="00322061" w:rsidP="00322061">
            <w:pPr>
              <w:jc w:val="center"/>
              <w:rPr>
                <w:del w:id="8584" w:author="KPMG_PQH" w:date="2026-04-07T11:25:00Z" w16du:dateUtc="2026-04-07T04:25:00Z"/>
                <w:rFonts w:ascii="Arial" w:hAnsi="Arial" w:cs="Arial"/>
                <w:color w:val="000000"/>
                <w:sz w:val="18"/>
                <w:szCs w:val="18"/>
                <w:lang w:eastAsia="en-US"/>
              </w:rPr>
            </w:pPr>
            <w:del w:id="8585"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498EBD04" w14:textId="77777777" w:rsidR="00322061" w:rsidRPr="00322061" w:rsidRDefault="00322061" w:rsidP="00322061">
            <w:pPr>
              <w:rPr>
                <w:del w:id="8586" w:author="KPMG_PQH" w:date="2026-04-07T11:25:00Z" w16du:dateUtc="2026-04-07T04:25:00Z"/>
                <w:rFonts w:ascii="Arial" w:hAnsi="Arial" w:cs="Arial"/>
                <w:color w:val="000000"/>
                <w:sz w:val="18"/>
                <w:szCs w:val="18"/>
                <w:lang w:eastAsia="en-US"/>
              </w:rPr>
            </w:pPr>
            <w:del w:id="858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0C8A3D4" w14:textId="77777777" w:rsidTr="003B3AC8">
        <w:trPr>
          <w:trHeight w:val="20"/>
          <w:del w:id="858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19FFDCB" w14:textId="77777777" w:rsidR="00322061" w:rsidRPr="00322061" w:rsidRDefault="00322061" w:rsidP="00322061">
            <w:pPr>
              <w:jc w:val="center"/>
              <w:rPr>
                <w:del w:id="8589" w:author="KPMG_PQH" w:date="2026-04-07T11:25:00Z" w16du:dateUtc="2026-04-07T04:25:00Z"/>
                <w:rFonts w:ascii="Arial" w:hAnsi="Arial" w:cs="Arial"/>
                <w:color w:val="000000"/>
                <w:sz w:val="18"/>
                <w:szCs w:val="18"/>
                <w:lang w:eastAsia="en-US"/>
              </w:rPr>
            </w:pPr>
            <w:del w:id="8590" w:author="KPMG_PQH" w:date="2026-04-07T11:25:00Z" w16du:dateUtc="2026-04-07T04:25:00Z">
              <w:r w:rsidRPr="00322061">
                <w:rPr>
                  <w:rFonts w:ascii="Arial" w:hAnsi="Arial" w:cs="Arial"/>
                  <w:color w:val="000000"/>
                  <w:sz w:val="18"/>
                  <w:szCs w:val="18"/>
                  <w:lang w:eastAsia="en-US"/>
                </w:rPr>
                <w:delText>156</w:delText>
              </w:r>
            </w:del>
          </w:p>
        </w:tc>
        <w:tc>
          <w:tcPr>
            <w:tcW w:w="2352" w:type="pct"/>
            <w:tcBorders>
              <w:top w:val="nil"/>
              <w:left w:val="nil"/>
              <w:bottom w:val="single" w:sz="4" w:space="0" w:color="auto"/>
              <w:right w:val="single" w:sz="4" w:space="0" w:color="auto"/>
            </w:tcBorders>
            <w:vAlign w:val="center"/>
            <w:hideMark/>
          </w:tcPr>
          <w:p w14:paraId="41D810C4" w14:textId="77777777" w:rsidR="00322061" w:rsidRPr="00322061" w:rsidRDefault="00322061" w:rsidP="00322061">
            <w:pPr>
              <w:rPr>
                <w:del w:id="8591" w:author="KPMG_PQH" w:date="2026-04-07T11:25:00Z" w16du:dateUtc="2026-04-07T04:25:00Z"/>
                <w:rFonts w:ascii="Arial" w:hAnsi="Arial" w:cs="Arial"/>
                <w:color w:val="000000"/>
                <w:sz w:val="18"/>
                <w:szCs w:val="18"/>
                <w:lang w:eastAsia="en-US"/>
              </w:rPr>
            </w:pPr>
            <w:del w:id="8592" w:author="KPMG_PQH" w:date="2026-04-07T11:25:00Z" w16du:dateUtc="2026-04-07T04:25:00Z">
              <w:r w:rsidRPr="00322061">
                <w:rPr>
                  <w:rFonts w:ascii="Arial" w:hAnsi="Arial" w:cs="Arial"/>
                  <w:color w:val="000000"/>
                  <w:sz w:val="18"/>
                  <w:szCs w:val="18"/>
                  <w:lang w:eastAsia="en-US"/>
                </w:rPr>
                <w:delText>KM CORPORATION</w:delText>
              </w:r>
            </w:del>
          </w:p>
        </w:tc>
        <w:tc>
          <w:tcPr>
            <w:tcW w:w="846" w:type="pct"/>
            <w:tcBorders>
              <w:top w:val="nil"/>
              <w:left w:val="nil"/>
              <w:bottom w:val="single" w:sz="4" w:space="0" w:color="auto"/>
              <w:right w:val="single" w:sz="4" w:space="0" w:color="auto"/>
            </w:tcBorders>
            <w:vAlign w:val="center"/>
            <w:hideMark/>
          </w:tcPr>
          <w:p w14:paraId="1907F5A3" w14:textId="77777777" w:rsidR="00322061" w:rsidRPr="00322061" w:rsidRDefault="00322061" w:rsidP="00322061">
            <w:pPr>
              <w:jc w:val="center"/>
              <w:rPr>
                <w:del w:id="8593" w:author="KPMG_PQH" w:date="2026-04-07T11:25:00Z" w16du:dateUtc="2026-04-07T04:25:00Z"/>
                <w:rFonts w:ascii="Arial" w:hAnsi="Arial" w:cs="Arial"/>
                <w:color w:val="000000"/>
                <w:sz w:val="18"/>
                <w:szCs w:val="18"/>
                <w:lang w:eastAsia="en-US"/>
              </w:rPr>
            </w:pPr>
            <w:del w:id="8594"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1673E29" w14:textId="77777777" w:rsidR="00322061" w:rsidRPr="00322061" w:rsidRDefault="00322061" w:rsidP="00322061">
            <w:pPr>
              <w:rPr>
                <w:del w:id="8595" w:author="KPMG_PQH" w:date="2026-04-07T11:25:00Z" w16du:dateUtc="2026-04-07T04:25:00Z"/>
                <w:rFonts w:ascii="Arial" w:hAnsi="Arial" w:cs="Arial"/>
                <w:color w:val="000000"/>
                <w:sz w:val="18"/>
                <w:szCs w:val="18"/>
                <w:lang w:eastAsia="en-US"/>
              </w:rPr>
            </w:pPr>
            <w:del w:id="859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3A075D3A" w14:textId="77777777" w:rsidTr="003B3AC8">
        <w:trPr>
          <w:trHeight w:val="20"/>
          <w:del w:id="859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C41DC4D" w14:textId="77777777" w:rsidR="00322061" w:rsidRPr="00322061" w:rsidRDefault="00322061" w:rsidP="00322061">
            <w:pPr>
              <w:jc w:val="center"/>
              <w:rPr>
                <w:del w:id="8598" w:author="KPMG_PQH" w:date="2026-04-07T11:25:00Z" w16du:dateUtc="2026-04-07T04:25:00Z"/>
                <w:rFonts w:ascii="Arial" w:hAnsi="Arial" w:cs="Arial"/>
                <w:color w:val="000000"/>
                <w:sz w:val="18"/>
                <w:szCs w:val="18"/>
                <w:lang w:eastAsia="en-US"/>
              </w:rPr>
            </w:pPr>
            <w:del w:id="8599" w:author="KPMG_PQH" w:date="2026-04-07T11:25:00Z" w16du:dateUtc="2026-04-07T04:25:00Z">
              <w:r w:rsidRPr="00322061">
                <w:rPr>
                  <w:rFonts w:ascii="Arial" w:hAnsi="Arial" w:cs="Arial"/>
                  <w:color w:val="000000"/>
                  <w:sz w:val="18"/>
                  <w:szCs w:val="18"/>
                  <w:lang w:eastAsia="en-US"/>
                </w:rPr>
                <w:delText>157</w:delText>
              </w:r>
            </w:del>
          </w:p>
        </w:tc>
        <w:tc>
          <w:tcPr>
            <w:tcW w:w="2352" w:type="pct"/>
            <w:tcBorders>
              <w:top w:val="nil"/>
              <w:left w:val="nil"/>
              <w:bottom w:val="single" w:sz="4" w:space="0" w:color="auto"/>
              <w:right w:val="single" w:sz="4" w:space="0" w:color="auto"/>
            </w:tcBorders>
            <w:vAlign w:val="center"/>
            <w:hideMark/>
          </w:tcPr>
          <w:p w14:paraId="45AD391C" w14:textId="77777777" w:rsidR="00322061" w:rsidRPr="00322061" w:rsidRDefault="00322061" w:rsidP="00322061">
            <w:pPr>
              <w:rPr>
                <w:del w:id="8600" w:author="KPMG_PQH" w:date="2026-04-07T11:25:00Z" w16du:dateUtc="2026-04-07T04:25:00Z"/>
                <w:rFonts w:ascii="Arial" w:hAnsi="Arial" w:cs="Arial"/>
                <w:color w:val="000000"/>
                <w:sz w:val="18"/>
                <w:szCs w:val="18"/>
                <w:lang w:eastAsia="en-US"/>
              </w:rPr>
            </w:pPr>
            <w:del w:id="8601" w:author="KPMG_PQH" w:date="2026-04-07T11:25:00Z" w16du:dateUtc="2026-04-07T04:25:00Z">
              <w:r w:rsidRPr="00322061">
                <w:rPr>
                  <w:rFonts w:ascii="Arial" w:hAnsi="Arial" w:cs="Arial"/>
                  <w:color w:val="000000"/>
                  <w:sz w:val="18"/>
                  <w:szCs w:val="18"/>
                  <w:lang w:eastAsia="en-US"/>
                </w:rPr>
                <w:delText>KOLON CORPORATION</w:delText>
              </w:r>
            </w:del>
          </w:p>
        </w:tc>
        <w:tc>
          <w:tcPr>
            <w:tcW w:w="846" w:type="pct"/>
            <w:tcBorders>
              <w:top w:val="nil"/>
              <w:left w:val="nil"/>
              <w:bottom w:val="single" w:sz="4" w:space="0" w:color="auto"/>
              <w:right w:val="single" w:sz="4" w:space="0" w:color="auto"/>
            </w:tcBorders>
            <w:vAlign w:val="center"/>
            <w:hideMark/>
          </w:tcPr>
          <w:p w14:paraId="2174B76C" w14:textId="77777777" w:rsidR="00322061" w:rsidRPr="00322061" w:rsidRDefault="00322061" w:rsidP="00322061">
            <w:pPr>
              <w:jc w:val="center"/>
              <w:rPr>
                <w:del w:id="8602" w:author="KPMG_PQH" w:date="2026-04-07T11:25:00Z" w16du:dateUtc="2026-04-07T04:25:00Z"/>
                <w:rFonts w:ascii="Arial" w:hAnsi="Arial" w:cs="Arial"/>
                <w:color w:val="000000"/>
                <w:sz w:val="18"/>
                <w:szCs w:val="18"/>
                <w:lang w:eastAsia="en-US"/>
              </w:rPr>
            </w:pPr>
            <w:del w:id="8603"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15AD7251" w14:textId="77777777" w:rsidR="00322061" w:rsidRPr="00322061" w:rsidRDefault="00322061" w:rsidP="00322061">
            <w:pPr>
              <w:rPr>
                <w:del w:id="8604" w:author="KPMG_PQH" w:date="2026-04-07T11:25:00Z" w16du:dateUtc="2026-04-07T04:25:00Z"/>
                <w:rFonts w:ascii="Arial" w:hAnsi="Arial" w:cs="Arial"/>
                <w:color w:val="000000"/>
                <w:sz w:val="18"/>
                <w:szCs w:val="18"/>
                <w:lang w:eastAsia="en-US"/>
              </w:rPr>
            </w:pPr>
            <w:del w:id="860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4BD797F" w14:textId="77777777" w:rsidTr="003B3AC8">
        <w:trPr>
          <w:trHeight w:val="20"/>
          <w:del w:id="860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7903EB4" w14:textId="77777777" w:rsidR="00322061" w:rsidRPr="00322061" w:rsidRDefault="00322061" w:rsidP="00322061">
            <w:pPr>
              <w:jc w:val="center"/>
              <w:rPr>
                <w:del w:id="8607" w:author="KPMG_PQH" w:date="2026-04-07T11:25:00Z" w16du:dateUtc="2026-04-07T04:25:00Z"/>
                <w:rFonts w:ascii="Arial" w:hAnsi="Arial" w:cs="Arial"/>
                <w:color w:val="000000"/>
                <w:sz w:val="18"/>
                <w:szCs w:val="18"/>
                <w:lang w:eastAsia="en-US"/>
              </w:rPr>
            </w:pPr>
            <w:del w:id="8608" w:author="KPMG_PQH" w:date="2026-04-07T11:25:00Z" w16du:dateUtc="2026-04-07T04:25:00Z">
              <w:r w:rsidRPr="00322061">
                <w:rPr>
                  <w:rFonts w:ascii="Arial" w:hAnsi="Arial" w:cs="Arial"/>
                  <w:color w:val="000000"/>
                  <w:sz w:val="18"/>
                  <w:szCs w:val="18"/>
                  <w:lang w:eastAsia="en-US"/>
                </w:rPr>
                <w:delText>158</w:delText>
              </w:r>
            </w:del>
          </w:p>
        </w:tc>
        <w:tc>
          <w:tcPr>
            <w:tcW w:w="2352" w:type="pct"/>
            <w:tcBorders>
              <w:top w:val="nil"/>
              <w:left w:val="nil"/>
              <w:bottom w:val="single" w:sz="4" w:space="0" w:color="auto"/>
              <w:right w:val="single" w:sz="4" w:space="0" w:color="auto"/>
            </w:tcBorders>
            <w:vAlign w:val="center"/>
            <w:hideMark/>
          </w:tcPr>
          <w:p w14:paraId="03C267EB" w14:textId="77777777" w:rsidR="00322061" w:rsidRPr="00322061" w:rsidRDefault="00322061" w:rsidP="00322061">
            <w:pPr>
              <w:rPr>
                <w:del w:id="8609" w:author="KPMG_PQH" w:date="2026-04-07T11:25:00Z" w16du:dateUtc="2026-04-07T04:25:00Z"/>
                <w:rFonts w:ascii="Arial" w:hAnsi="Arial" w:cs="Arial"/>
                <w:color w:val="000000"/>
                <w:sz w:val="18"/>
                <w:szCs w:val="18"/>
                <w:lang w:eastAsia="en-US"/>
              </w:rPr>
            </w:pPr>
            <w:del w:id="8610" w:author="KPMG_PQH" w:date="2026-04-07T11:25:00Z" w16du:dateUtc="2026-04-07T04:25:00Z">
              <w:r w:rsidRPr="00322061">
                <w:rPr>
                  <w:rFonts w:ascii="Arial" w:hAnsi="Arial" w:cs="Arial"/>
                  <w:color w:val="000000"/>
                  <w:sz w:val="18"/>
                  <w:szCs w:val="18"/>
                  <w:lang w:eastAsia="en-US"/>
                </w:rPr>
                <w:delText>KOLON INDUSTRIES INC.</w:delText>
              </w:r>
            </w:del>
          </w:p>
        </w:tc>
        <w:tc>
          <w:tcPr>
            <w:tcW w:w="846" w:type="pct"/>
            <w:tcBorders>
              <w:top w:val="nil"/>
              <w:left w:val="nil"/>
              <w:bottom w:val="single" w:sz="4" w:space="0" w:color="auto"/>
              <w:right w:val="single" w:sz="4" w:space="0" w:color="auto"/>
            </w:tcBorders>
            <w:vAlign w:val="center"/>
            <w:hideMark/>
          </w:tcPr>
          <w:p w14:paraId="541964C2" w14:textId="77777777" w:rsidR="00322061" w:rsidRPr="00322061" w:rsidRDefault="00322061" w:rsidP="00322061">
            <w:pPr>
              <w:jc w:val="center"/>
              <w:rPr>
                <w:del w:id="8611" w:author="KPMG_PQH" w:date="2026-04-07T11:25:00Z" w16du:dateUtc="2026-04-07T04:25:00Z"/>
                <w:rFonts w:ascii="Arial" w:hAnsi="Arial" w:cs="Arial"/>
                <w:color w:val="000000"/>
                <w:sz w:val="18"/>
                <w:szCs w:val="18"/>
                <w:lang w:eastAsia="en-US"/>
              </w:rPr>
            </w:pPr>
            <w:del w:id="8612"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D3B3DC4" w14:textId="77777777" w:rsidR="00322061" w:rsidRPr="00322061" w:rsidRDefault="00322061" w:rsidP="00322061">
            <w:pPr>
              <w:rPr>
                <w:del w:id="8613" w:author="KPMG_PQH" w:date="2026-04-07T11:25:00Z" w16du:dateUtc="2026-04-07T04:25:00Z"/>
                <w:rFonts w:ascii="Arial" w:hAnsi="Arial" w:cs="Arial"/>
                <w:color w:val="000000"/>
                <w:sz w:val="18"/>
                <w:szCs w:val="18"/>
                <w:lang w:eastAsia="en-US"/>
              </w:rPr>
            </w:pPr>
            <w:del w:id="861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8319AE8" w14:textId="77777777" w:rsidTr="003B3AC8">
        <w:trPr>
          <w:trHeight w:val="20"/>
          <w:del w:id="861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3EAC930" w14:textId="77777777" w:rsidR="00322061" w:rsidRPr="00322061" w:rsidRDefault="00322061" w:rsidP="00322061">
            <w:pPr>
              <w:jc w:val="center"/>
              <w:rPr>
                <w:del w:id="8616" w:author="KPMG_PQH" w:date="2026-04-07T11:25:00Z" w16du:dateUtc="2026-04-07T04:25:00Z"/>
                <w:rFonts w:ascii="Arial" w:hAnsi="Arial" w:cs="Arial"/>
                <w:color w:val="000000"/>
                <w:sz w:val="18"/>
                <w:szCs w:val="18"/>
                <w:lang w:eastAsia="en-US"/>
              </w:rPr>
            </w:pPr>
            <w:del w:id="8617" w:author="KPMG_PQH" w:date="2026-04-07T11:25:00Z" w16du:dateUtc="2026-04-07T04:25:00Z">
              <w:r w:rsidRPr="00322061">
                <w:rPr>
                  <w:rFonts w:ascii="Arial" w:hAnsi="Arial" w:cs="Arial"/>
                  <w:color w:val="000000"/>
                  <w:sz w:val="18"/>
                  <w:szCs w:val="18"/>
                  <w:lang w:eastAsia="en-US"/>
                </w:rPr>
                <w:delText>159</w:delText>
              </w:r>
            </w:del>
          </w:p>
        </w:tc>
        <w:tc>
          <w:tcPr>
            <w:tcW w:w="2352" w:type="pct"/>
            <w:tcBorders>
              <w:top w:val="nil"/>
              <w:left w:val="nil"/>
              <w:bottom w:val="single" w:sz="4" w:space="0" w:color="auto"/>
              <w:right w:val="single" w:sz="4" w:space="0" w:color="auto"/>
            </w:tcBorders>
            <w:vAlign w:val="center"/>
            <w:hideMark/>
          </w:tcPr>
          <w:p w14:paraId="21351E4A" w14:textId="77777777" w:rsidR="00322061" w:rsidRPr="00322061" w:rsidRDefault="00322061" w:rsidP="00322061">
            <w:pPr>
              <w:rPr>
                <w:del w:id="8618" w:author="KPMG_PQH" w:date="2026-04-07T11:25:00Z" w16du:dateUtc="2026-04-07T04:25:00Z"/>
                <w:rFonts w:ascii="Arial" w:hAnsi="Arial" w:cs="Arial"/>
                <w:color w:val="000000"/>
                <w:sz w:val="18"/>
                <w:szCs w:val="18"/>
                <w:lang w:eastAsia="en-US"/>
              </w:rPr>
            </w:pPr>
            <w:del w:id="8619" w:author="KPMG_PQH" w:date="2026-04-07T11:25:00Z" w16du:dateUtc="2026-04-07T04:25:00Z">
              <w:r w:rsidRPr="00322061">
                <w:rPr>
                  <w:rFonts w:ascii="Arial" w:hAnsi="Arial" w:cs="Arial"/>
                  <w:color w:val="000000"/>
                  <w:sz w:val="18"/>
                  <w:szCs w:val="18"/>
                  <w:lang w:eastAsia="en-US"/>
                </w:rPr>
                <w:delText>KOSSAN RUBBER INDUSTRIES BERHAD</w:delText>
              </w:r>
            </w:del>
          </w:p>
        </w:tc>
        <w:tc>
          <w:tcPr>
            <w:tcW w:w="846" w:type="pct"/>
            <w:tcBorders>
              <w:top w:val="nil"/>
              <w:left w:val="nil"/>
              <w:bottom w:val="single" w:sz="4" w:space="0" w:color="auto"/>
              <w:right w:val="single" w:sz="4" w:space="0" w:color="auto"/>
            </w:tcBorders>
            <w:vAlign w:val="center"/>
            <w:hideMark/>
          </w:tcPr>
          <w:p w14:paraId="0DD7CD49" w14:textId="77777777" w:rsidR="00322061" w:rsidRPr="00322061" w:rsidRDefault="00322061" w:rsidP="00322061">
            <w:pPr>
              <w:jc w:val="center"/>
              <w:rPr>
                <w:del w:id="8620" w:author="KPMG_PQH" w:date="2026-04-07T11:25:00Z" w16du:dateUtc="2026-04-07T04:25:00Z"/>
                <w:rFonts w:ascii="Arial" w:hAnsi="Arial" w:cs="Arial"/>
                <w:color w:val="000000"/>
                <w:sz w:val="18"/>
                <w:szCs w:val="18"/>
                <w:lang w:eastAsia="en-US"/>
              </w:rPr>
            </w:pPr>
            <w:del w:id="8621"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AEB192D" w14:textId="77777777" w:rsidR="00322061" w:rsidRPr="00322061" w:rsidRDefault="00322061" w:rsidP="00322061">
            <w:pPr>
              <w:rPr>
                <w:del w:id="8622" w:author="KPMG_PQH" w:date="2026-04-07T11:25:00Z" w16du:dateUtc="2026-04-07T04:25:00Z"/>
                <w:rFonts w:ascii="Arial" w:hAnsi="Arial" w:cs="Arial"/>
                <w:color w:val="000000"/>
                <w:sz w:val="18"/>
                <w:szCs w:val="18"/>
                <w:lang w:eastAsia="en-US"/>
              </w:rPr>
            </w:pPr>
            <w:del w:id="862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3B0C559" w14:textId="77777777" w:rsidTr="003B3AC8">
        <w:trPr>
          <w:trHeight w:val="20"/>
          <w:del w:id="862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2107BAA" w14:textId="77777777" w:rsidR="00322061" w:rsidRPr="00322061" w:rsidRDefault="00322061" w:rsidP="00322061">
            <w:pPr>
              <w:jc w:val="center"/>
              <w:rPr>
                <w:del w:id="8625" w:author="KPMG_PQH" w:date="2026-04-07T11:25:00Z" w16du:dateUtc="2026-04-07T04:25:00Z"/>
                <w:rFonts w:ascii="Arial" w:hAnsi="Arial" w:cs="Arial"/>
                <w:color w:val="000000"/>
                <w:sz w:val="18"/>
                <w:szCs w:val="18"/>
                <w:lang w:eastAsia="en-US"/>
              </w:rPr>
            </w:pPr>
            <w:del w:id="8626" w:author="KPMG_PQH" w:date="2026-04-07T11:25:00Z" w16du:dateUtc="2026-04-07T04:25:00Z">
              <w:r w:rsidRPr="00322061">
                <w:rPr>
                  <w:rFonts w:ascii="Arial" w:hAnsi="Arial" w:cs="Arial"/>
                  <w:color w:val="000000"/>
                  <w:sz w:val="18"/>
                  <w:szCs w:val="18"/>
                  <w:lang w:eastAsia="en-US"/>
                </w:rPr>
                <w:lastRenderedPageBreak/>
                <w:delText>160</w:delText>
              </w:r>
            </w:del>
          </w:p>
        </w:tc>
        <w:tc>
          <w:tcPr>
            <w:tcW w:w="2352" w:type="pct"/>
            <w:tcBorders>
              <w:top w:val="nil"/>
              <w:left w:val="nil"/>
              <w:bottom w:val="single" w:sz="4" w:space="0" w:color="auto"/>
              <w:right w:val="single" w:sz="4" w:space="0" w:color="auto"/>
            </w:tcBorders>
            <w:vAlign w:val="center"/>
            <w:hideMark/>
          </w:tcPr>
          <w:p w14:paraId="0D650A3E" w14:textId="77777777" w:rsidR="00322061" w:rsidRPr="00322061" w:rsidRDefault="00322061" w:rsidP="00322061">
            <w:pPr>
              <w:rPr>
                <w:del w:id="8627" w:author="KPMG_PQH" w:date="2026-04-07T11:25:00Z" w16du:dateUtc="2026-04-07T04:25:00Z"/>
                <w:rFonts w:ascii="Arial" w:hAnsi="Arial" w:cs="Arial"/>
                <w:color w:val="000000"/>
                <w:sz w:val="18"/>
                <w:szCs w:val="18"/>
                <w:lang w:eastAsia="en-US"/>
              </w:rPr>
            </w:pPr>
            <w:del w:id="8628" w:author="KPMG_PQH" w:date="2026-04-07T11:25:00Z" w16du:dateUtc="2026-04-07T04:25:00Z">
              <w:r w:rsidRPr="00322061">
                <w:rPr>
                  <w:rFonts w:ascii="Arial" w:hAnsi="Arial" w:cs="Arial"/>
                  <w:color w:val="000000"/>
                  <w:sz w:val="18"/>
                  <w:szCs w:val="18"/>
                  <w:lang w:eastAsia="en-US"/>
                </w:rPr>
                <w:delText>KUALA LUMPUR KEPONG BHD</w:delText>
              </w:r>
            </w:del>
          </w:p>
        </w:tc>
        <w:tc>
          <w:tcPr>
            <w:tcW w:w="846" w:type="pct"/>
            <w:tcBorders>
              <w:top w:val="nil"/>
              <w:left w:val="nil"/>
              <w:bottom w:val="single" w:sz="4" w:space="0" w:color="auto"/>
              <w:right w:val="single" w:sz="4" w:space="0" w:color="auto"/>
            </w:tcBorders>
            <w:vAlign w:val="center"/>
            <w:hideMark/>
          </w:tcPr>
          <w:p w14:paraId="7846AC0F" w14:textId="77777777" w:rsidR="00322061" w:rsidRPr="00322061" w:rsidRDefault="00322061" w:rsidP="00322061">
            <w:pPr>
              <w:jc w:val="center"/>
              <w:rPr>
                <w:del w:id="8629" w:author="KPMG_PQH" w:date="2026-04-07T11:25:00Z" w16du:dateUtc="2026-04-07T04:25:00Z"/>
                <w:rFonts w:ascii="Arial" w:hAnsi="Arial" w:cs="Arial"/>
                <w:color w:val="000000"/>
                <w:sz w:val="18"/>
                <w:szCs w:val="18"/>
                <w:lang w:eastAsia="en-US"/>
              </w:rPr>
            </w:pPr>
            <w:del w:id="8630"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A43BCDA" w14:textId="77777777" w:rsidR="00322061" w:rsidRPr="00322061" w:rsidRDefault="00322061" w:rsidP="00322061">
            <w:pPr>
              <w:rPr>
                <w:del w:id="8631" w:author="KPMG_PQH" w:date="2026-04-07T11:25:00Z" w16du:dateUtc="2026-04-07T04:25:00Z"/>
                <w:rFonts w:ascii="Arial" w:hAnsi="Arial" w:cs="Arial"/>
                <w:color w:val="000000"/>
                <w:sz w:val="18"/>
                <w:szCs w:val="18"/>
                <w:lang w:eastAsia="en-US"/>
              </w:rPr>
            </w:pPr>
            <w:del w:id="863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005D50F0" w14:textId="77777777" w:rsidTr="003B3AC8">
        <w:trPr>
          <w:trHeight w:val="20"/>
          <w:del w:id="863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8FAC1E" w14:textId="77777777" w:rsidR="00322061" w:rsidRPr="00322061" w:rsidRDefault="00322061" w:rsidP="00322061">
            <w:pPr>
              <w:jc w:val="center"/>
              <w:rPr>
                <w:del w:id="8634" w:author="KPMG_PQH" w:date="2026-04-07T11:25:00Z" w16du:dateUtc="2026-04-07T04:25:00Z"/>
                <w:rFonts w:ascii="Arial" w:hAnsi="Arial" w:cs="Arial"/>
                <w:color w:val="000000"/>
                <w:sz w:val="18"/>
                <w:szCs w:val="18"/>
                <w:lang w:eastAsia="en-US"/>
              </w:rPr>
            </w:pPr>
            <w:del w:id="8635" w:author="KPMG_PQH" w:date="2026-04-07T11:25:00Z" w16du:dateUtc="2026-04-07T04:25:00Z">
              <w:r w:rsidRPr="00322061">
                <w:rPr>
                  <w:rFonts w:ascii="Arial" w:hAnsi="Arial" w:cs="Arial"/>
                  <w:color w:val="000000"/>
                  <w:sz w:val="18"/>
                  <w:szCs w:val="18"/>
                  <w:lang w:eastAsia="en-US"/>
                </w:rPr>
                <w:delText>161</w:delText>
              </w:r>
            </w:del>
          </w:p>
        </w:tc>
        <w:tc>
          <w:tcPr>
            <w:tcW w:w="2352" w:type="pct"/>
            <w:tcBorders>
              <w:top w:val="nil"/>
              <w:left w:val="nil"/>
              <w:bottom w:val="single" w:sz="4" w:space="0" w:color="auto"/>
              <w:right w:val="single" w:sz="4" w:space="0" w:color="auto"/>
            </w:tcBorders>
            <w:vAlign w:val="center"/>
            <w:hideMark/>
          </w:tcPr>
          <w:p w14:paraId="55CACAFF" w14:textId="77777777" w:rsidR="00322061" w:rsidRPr="00322061" w:rsidRDefault="00322061" w:rsidP="00322061">
            <w:pPr>
              <w:rPr>
                <w:del w:id="8636" w:author="KPMG_PQH" w:date="2026-04-07T11:25:00Z" w16du:dateUtc="2026-04-07T04:25:00Z"/>
                <w:rFonts w:ascii="Arial" w:hAnsi="Arial" w:cs="Arial"/>
                <w:color w:val="000000"/>
                <w:sz w:val="18"/>
                <w:szCs w:val="18"/>
                <w:lang w:eastAsia="en-US"/>
              </w:rPr>
            </w:pPr>
            <w:del w:id="8637" w:author="KPMG_PQH" w:date="2026-04-07T11:25:00Z" w16du:dateUtc="2026-04-07T04:25:00Z">
              <w:r w:rsidRPr="00322061">
                <w:rPr>
                  <w:rFonts w:ascii="Arial" w:hAnsi="Arial" w:cs="Arial"/>
                  <w:color w:val="000000"/>
                  <w:sz w:val="18"/>
                  <w:szCs w:val="18"/>
                  <w:lang w:eastAsia="en-US"/>
                </w:rPr>
                <w:delText>KUMHO HT, INC.</w:delText>
              </w:r>
            </w:del>
          </w:p>
        </w:tc>
        <w:tc>
          <w:tcPr>
            <w:tcW w:w="846" w:type="pct"/>
            <w:tcBorders>
              <w:top w:val="nil"/>
              <w:left w:val="nil"/>
              <w:bottom w:val="single" w:sz="4" w:space="0" w:color="auto"/>
              <w:right w:val="single" w:sz="4" w:space="0" w:color="auto"/>
            </w:tcBorders>
            <w:vAlign w:val="center"/>
            <w:hideMark/>
          </w:tcPr>
          <w:p w14:paraId="5FDA7925" w14:textId="77777777" w:rsidR="00322061" w:rsidRPr="00322061" w:rsidRDefault="00322061" w:rsidP="00322061">
            <w:pPr>
              <w:jc w:val="center"/>
              <w:rPr>
                <w:del w:id="8638" w:author="KPMG_PQH" w:date="2026-04-07T11:25:00Z" w16du:dateUtc="2026-04-07T04:25:00Z"/>
                <w:rFonts w:ascii="Arial" w:hAnsi="Arial" w:cs="Arial"/>
                <w:color w:val="000000"/>
                <w:sz w:val="18"/>
                <w:szCs w:val="18"/>
                <w:lang w:eastAsia="en-US"/>
              </w:rPr>
            </w:pPr>
            <w:del w:id="8639"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5B66587B" w14:textId="77777777" w:rsidR="00322061" w:rsidRPr="00322061" w:rsidRDefault="00322061" w:rsidP="00322061">
            <w:pPr>
              <w:rPr>
                <w:del w:id="8640" w:author="KPMG_PQH" w:date="2026-04-07T11:25:00Z" w16du:dateUtc="2026-04-07T04:25:00Z"/>
                <w:rFonts w:ascii="Arial" w:hAnsi="Arial" w:cs="Arial"/>
                <w:color w:val="000000"/>
                <w:sz w:val="18"/>
                <w:szCs w:val="18"/>
                <w:lang w:eastAsia="en-US"/>
              </w:rPr>
            </w:pPr>
            <w:del w:id="864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8E02620" w14:textId="77777777" w:rsidTr="003B3AC8">
        <w:trPr>
          <w:trHeight w:val="20"/>
          <w:del w:id="864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6F6AA08" w14:textId="77777777" w:rsidR="00322061" w:rsidRPr="00322061" w:rsidRDefault="00322061" w:rsidP="00322061">
            <w:pPr>
              <w:jc w:val="center"/>
              <w:rPr>
                <w:del w:id="8643" w:author="KPMG_PQH" w:date="2026-04-07T11:25:00Z" w16du:dateUtc="2026-04-07T04:25:00Z"/>
                <w:rFonts w:ascii="Arial" w:hAnsi="Arial" w:cs="Arial"/>
                <w:color w:val="000000"/>
                <w:sz w:val="18"/>
                <w:szCs w:val="18"/>
                <w:lang w:eastAsia="en-US"/>
              </w:rPr>
            </w:pPr>
            <w:del w:id="8644" w:author="KPMG_PQH" w:date="2026-04-07T11:25:00Z" w16du:dateUtc="2026-04-07T04:25:00Z">
              <w:r w:rsidRPr="00322061">
                <w:rPr>
                  <w:rFonts w:ascii="Arial" w:hAnsi="Arial" w:cs="Arial"/>
                  <w:color w:val="000000"/>
                  <w:sz w:val="18"/>
                  <w:szCs w:val="18"/>
                  <w:lang w:eastAsia="en-US"/>
                </w:rPr>
                <w:delText>162</w:delText>
              </w:r>
            </w:del>
          </w:p>
        </w:tc>
        <w:tc>
          <w:tcPr>
            <w:tcW w:w="2352" w:type="pct"/>
            <w:tcBorders>
              <w:top w:val="nil"/>
              <w:left w:val="nil"/>
              <w:bottom w:val="single" w:sz="4" w:space="0" w:color="auto"/>
              <w:right w:val="single" w:sz="4" w:space="0" w:color="auto"/>
            </w:tcBorders>
            <w:vAlign w:val="center"/>
            <w:hideMark/>
          </w:tcPr>
          <w:p w14:paraId="0FE5BA25" w14:textId="77777777" w:rsidR="00322061" w:rsidRPr="00322061" w:rsidRDefault="00322061" w:rsidP="00322061">
            <w:pPr>
              <w:rPr>
                <w:del w:id="8645" w:author="KPMG_PQH" w:date="2026-04-07T11:25:00Z" w16du:dateUtc="2026-04-07T04:25:00Z"/>
                <w:rFonts w:ascii="Arial" w:hAnsi="Arial" w:cs="Arial"/>
                <w:color w:val="000000"/>
                <w:sz w:val="18"/>
                <w:szCs w:val="18"/>
                <w:lang w:eastAsia="en-US"/>
              </w:rPr>
            </w:pPr>
            <w:del w:id="8646" w:author="KPMG_PQH" w:date="2026-04-07T11:25:00Z" w16du:dateUtc="2026-04-07T04:25:00Z">
              <w:r w:rsidRPr="00322061">
                <w:rPr>
                  <w:rFonts w:ascii="Arial" w:hAnsi="Arial" w:cs="Arial"/>
                  <w:color w:val="000000"/>
                  <w:sz w:val="18"/>
                  <w:szCs w:val="18"/>
                  <w:lang w:eastAsia="en-US"/>
                </w:rPr>
                <w:delText>KUMHO PETROCHEMICAL CO.,LTD.</w:delText>
              </w:r>
            </w:del>
          </w:p>
        </w:tc>
        <w:tc>
          <w:tcPr>
            <w:tcW w:w="846" w:type="pct"/>
            <w:tcBorders>
              <w:top w:val="nil"/>
              <w:left w:val="nil"/>
              <w:bottom w:val="single" w:sz="4" w:space="0" w:color="auto"/>
              <w:right w:val="single" w:sz="4" w:space="0" w:color="auto"/>
            </w:tcBorders>
            <w:vAlign w:val="center"/>
            <w:hideMark/>
          </w:tcPr>
          <w:p w14:paraId="7B22D8FD" w14:textId="77777777" w:rsidR="00322061" w:rsidRPr="00322061" w:rsidRDefault="00322061" w:rsidP="00322061">
            <w:pPr>
              <w:jc w:val="center"/>
              <w:rPr>
                <w:del w:id="8647" w:author="KPMG_PQH" w:date="2026-04-07T11:25:00Z" w16du:dateUtc="2026-04-07T04:25:00Z"/>
                <w:rFonts w:ascii="Arial" w:hAnsi="Arial" w:cs="Arial"/>
                <w:color w:val="000000"/>
                <w:sz w:val="18"/>
                <w:szCs w:val="18"/>
                <w:lang w:eastAsia="en-US"/>
              </w:rPr>
            </w:pPr>
            <w:del w:id="8648"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02EB531D" w14:textId="77777777" w:rsidR="00322061" w:rsidRPr="00322061" w:rsidRDefault="00322061" w:rsidP="00322061">
            <w:pPr>
              <w:rPr>
                <w:del w:id="8649" w:author="KPMG_PQH" w:date="2026-04-07T11:25:00Z" w16du:dateUtc="2026-04-07T04:25:00Z"/>
                <w:rFonts w:ascii="Arial" w:hAnsi="Arial" w:cs="Arial"/>
                <w:color w:val="000000"/>
                <w:sz w:val="18"/>
                <w:szCs w:val="18"/>
                <w:lang w:eastAsia="en-US"/>
              </w:rPr>
            </w:pPr>
            <w:del w:id="865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93A9D46" w14:textId="77777777" w:rsidTr="003B3AC8">
        <w:trPr>
          <w:trHeight w:val="20"/>
          <w:del w:id="865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A236201" w14:textId="77777777" w:rsidR="00322061" w:rsidRPr="00322061" w:rsidRDefault="00322061" w:rsidP="00322061">
            <w:pPr>
              <w:jc w:val="center"/>
              <w:rPr>
                <w:del w:id="8652" w:author="KPMG_PQH" w:date="2026-04-07T11:25:00Z" w16du:dateUtc="2026-04-07T04:25:00Z"/>
                <w:rFonts w:ascii="Arial" w:hAnsi="Arial" w:cs="Arial"/>
                <w:color w:val="000000"/>
                <w:sz w:val="18"/>
                <w:szCs w:val="18"/>
                <w:lang w:eastAsia="en-US"/>
              </w:rPr>
            </w:pPr>
            <w:del w:id="8653" w:author="KPMG_PQH" w:date="2026-04-07T11:25:00Z" w16du:dateUtc="2026-04-07T04:25:00Z">
              <w:r w:rsidRPr="00322061">
                <w:rPr>
                  <w:rFonts w:ascii="Arial" w:hAnsi="Arial" w:cs="Arial"/>
                  <w:color w:val="000000"/>
                  <w:sz w:val="18"/>
                  <w:szCs w:val="18"/>
                  <w:lang w:eastAsia="en-US"/>
                </w:rPr>
                <w:delText>163</w:delText>
              </w:r>
            </w:del>
          </w:p>
        </w:tc>
        <w:tc>
          <w:tcPr>
            <w:tcW w:w="2352" w:type="pct"/>
            <w:tcBorders>
              <w:top w:val="nil"/>
              <w:left w:val="nil"/>
              <w:bottom w:val="single" w:sz="4" w:space="0" w:color="auto"/>
              <w:right w:val="single" w:sz="4" w:space="0" w:color="auto"/>
            </w:tcBorders>
            <w:vAlign w:val="center"/>
            <w:hideMark/>
          </w:tcPr>
          <w:p w14:paraId="6A73C309" w14:textId="77777777" w:rsidR="00322061" w:rsidRPr="00322061" w:rsidRDefault="00322061" w:rsidP="00322061">
            <w:pPr>
              <w:rPr>
                <w:del w:id="8654" w:author="KPMG_PQH" w:date="2026-04-07T11:25:00Z" w16du:dateUtc="2026-04-07T04:25:00Z"/>
                <w:rFonts w:ascii="Arial" w:hAnsi="Arial" w:cs="Arial"/>
                <w:color w:val="000000"/>
                <w:sz w:val="18"/>
                <w:szCs w:val="18"/>
                <w:lang w:eastAsia="en-US"/>
              </w:rPr>
            </w:pPr>
            <w:del w:id="8655" w:author="KPMG_PQH" w:date="2026-04-07T11:25:00Z" w16du:dateUtc="2026-04-07T04:25:00Z">
              <w:r w:rsidRPr="00322061">
                <w:rPr>
                  <w:rFonts w:ascii="Arial" w:hAnsi="Arial" w:cs="Arial"/>
                  <w:color w:val="000000"/>
                  <w:sz w:val="18"/>
                  <w:szCs w:val="18"/>
                  <w:lang w:eastAsia="en-US"/>
                </w:rPr>
                <w:delText>KURARAY CO LTD</w:delText>
              </w:r>
            </w:del>
          </w:p>
        </w:tc>
        <w:tc>
          <w:tcPr>
            <w:tcW w:w="846" w:type="pct"/>
            <w:tcBorders>
              <w:top w:val="nil"/>
              <w:left w:val="nil"/>
              <w:bottom w:val="single" w:sz="4" w:space="0" w:color="auto"/>
              <w:right w:val="single" w:sz="4" w:space="0" w:color="auto"/>
            </w:tcBorders>
            <w:vAlign w:val="center"/>
            <w:hideMark/>
          </w:tcPr>
          <w:p w14:paraId="760E2814" w14:textId="77777777" w:rsidR="00322061" w:rsidRPr="00322061" w:rsidRDefault="00322061" w:rsidP="00322061">
            <w:pPr>
              <w:jc w:val="center"/>
              <w:rPr>
                <w:del w:id="8656" w:author="KPMG_PQH" w:date="2026-04-07T11:25:00Z" w16du:dateUtc="2026-04-07T04:25:00Z"/>
                <w:rFonts w:ascii="Arial" w:hAnsi="Arial" w:cs="Arial"/>
                <w:color w:val="000000"/>
                <w:sz w:val="18"/>
                <w:szCs w:val="18"/>
                <w:lang w:eastAsia="en-US"/>
              </w:rPr>
            </w:pPr>
            <w:del w:id="865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1824721E" w14:textId="77777777" w:rsidR="00322061" w:rsidRPr="00322061" w:rsidRDefault="00322061" w:rsidP="00322061">
            <w:pPr>
              <w:rPr>
                <w:del w:id="8658" w:author="KPMG_PQH" w:date="2026-04-07T11:25:00Z" w16du:dateUtc="2026-04-07T04:25:00Z"/>
                <w:rFonts w:ascii="Arial" w:hAnsi="Arial" w:cs="Arial"/>
                <w:color w:val="000000"/>
                <w:sz w:val="18"/>
                <w:szCs w:val="18"/>
                <w:lang w:eastAsia="en-US"/>
              </w:rPr>
            </w:pPr>
            <w:del w:id="865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1805CC2" w14:textId="77777777" w:rsidTr="003B3AC8">
        <w:trPr>
          <w:trHeight w:val="20"/>
          <w:del w:id="866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8B05EFE" w14:textId="77777777" w:rsidR="00322061" w:rsidRPr="00322061" w:rsidRDefault="00322061" w:rsidP="00322061">
            <w:pPr>
              <w:jc w:val="center"/>
              <w:rPr>
                <w:del w:id="8661" w:author="KPMG_PQH" w:date="2026-04-07T11:25:00Z" w16du:dateUtc="2026-04-07T04:25:00Z"/>
                <w:rFonts w:ascii="Arial" w:hAnsi="Arial" w:cs="Arial"/>
                <w:color w:val="000000"/>
                <w:sz w:val="18"/>
                <w:szCs w:val="18"/>
                <w:lang w:eastAsia="en-US"/>
              </w:rPr>
            </w:pPr>
            <w:del w:id="8662" w:author="KPMG_PQH" w:date="2026-04-07T11:25:00Z" w16du:dateUtc="2026-04-07T04:25:00Z">
              <w:r w:rsidRPr="00322061">
                <w:rPr>
                  <w:rFonts w:ascii="Arial" w:hAnsi="Arial" w:cs="Arial"/>
                  <w:color w:val="000000"/>
                  <w:sz w:val="18"/>
                  <w:szCs w:val="18"/>
                  <w:lang w:eastAsia="en-US"/>
                </w:rPr>
                <w:delText>164</w:delText>
              </w:r>
            </w:del>
          </w:p>
        </w:tc>
        <w:tc>
          <w:tcPr>
            <w:tcW w:w="2352" w:type="pct"/>
            <w:tcBorders>
              <w:top w:val="nil"/>
              <w:left w:val="nil"/>
              <w:bottom w:val="single" w:sz="4" w:space="0" w:color="auto"/>
              <w:right w:val="single" w:sz="4" w:space="0" w:color="auto"/>
            </w:tcBorders>
            <w:vAlign w:val="center"/>
            <w:hideMark/>
          </w:tcPr>
          <w:p w14:paraId="51392AF0" w14:textId="77777777" w:rsidR="00322061" w:rsidRPr="00322061" w:rsidRDefault="00322061" w:rsidP="00322061">
            <w:pPr>
              <w:rPr>
                <w:del w:id="8663" w:author="KPMG_PQH" w:date="2026-04-07T11:25:00Z" w16du:dateUtc="2026-04-07T04:25:00Z"/>
                <w:rFonts w:ascii="Arial" w:hAnsi="Arial" w:cs="Arial"/>
                <w:color w:val="000000"/>
                <w:sz w:val="18"/>
                <w:szCs w:val="18"/>
                <w:lang w:eastAsia="en-US"/>
              </w:rPr>
            </w:pPr>
            <w:del w:id="8664" w:author="KPMG_PQH" w:date="2026-04-07T11:25:00Z" w16du:dateUtc="2026-04-07T04:25:00Z">
              <w:r w:rsidRPr="00322061">
                <w:rPr>
                  <w:rFonts w:ascii="Arial" w:hAnsi="Arial" w:cs="Arial"/>
                  <w:color w:val="000000"/>
                  <w:sz w:val="18"/>
                  <w:szCs w:val="18"/>
                  <w:lang w:eastAsia="en-US"/>
                </w:rPr>
                <w:delText>KURIYAMA HOLDINGS CORPORATION</w:delText>
              </w:r>
            </w:del>
          </w:p>
        </w:tc>
        <w:tc>
          <w:tcPr>
            <w:tcW w:w="846" w:type="pct"/>
            <w:tcBorders>
              <w:top w:val="nil"/>
              <w:left w:val="nil"/>
              <w:bottom w:val="single" w:sz="4" w:space="0" w:color="auto"/>
              <w:right w:val="single" w:sz="4" w:space="0" w:color="auto"/>
            </w:tcBorders>
            <w:vAlign w:val="center"/>
            <w:hideMark/>
          </w:tcPr>
          <w:p w14:paraId="19310BE9" w14:textId="77777777" w:rsidR="00322061" w:rsidRPr="00322061" w:rsidRDefault="00322061" w:rsidP="00322061">
            <w:pPr>
              <w:jc w:val="center"/>
              <w:rPr>
                <w:del w:id="8665" w:author="KPMG_PQH" w:date="2026-04-07T11:25:00Z" w16du:dateUtc="2026-04-07T04:25:00Z"/>
                <w:rFonts w:ascii="Arial" w:hAnsi="Arial" w:cs="Arial"/>
                <w:color w:val="000000"/>
                <w:sz w:val="18"/>
                <w:szCs w:val="18"/>
                <w:lang w:eastAsia="en-US"/>
              </w:rPr>
            </w:pPr>
            <w:del w:id="8666"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9A2B181" w14:textId="77777777" w:rsidR="00322061" w:rsidRPr="00322061" w:rsidRDefault="00322061" w:rsidP="00322061">
            <w:pPr>
              <w:rPr>
                <w:del w:id="8667" w:author="KPMG_PQH" w:date="2026-04-07T11:25:00Z" w16du:dateUtc="2026-04-07T04:25:00Z"/>
                <w:rFonts w:ascii="Arial" w:hAnsi="Arial" w:cs="Arial"/>
                <w:color w:val="000000"/>
                <w:sz w:val="18"/>
                <w:szCs w:val="18"/>
                <w:lang w:eastAsia="en-US"/>
              </w:rPr>
            </w:pPr>
            <w:del w:id="866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784BA49" w14:textId="77777777" w:rsidTr="003B3AC8">
        <w:trPr>
          <w:trHeight w:val="20"/>
          <w:del w:id="866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4734F79" w14:textId="77777777" w:rsidR="00322061" w:rsidRPr="00322061" w:rsidRDefault="00322061" w:rsidP="00322061">
            <w:pPr>
              <w:jc w:val="center"/>
              <w:rPr>
                <w:del w:id="8670" w:author="KPMG_PQH" w:date="2026-04-07T11:25:00Z" w16du:dateUtc="2026-04-07T04:25:00Z"/>
                <w:rFonts w:ascii="Arial" w:hAnsi="Arial" w:cs="Arial"/>
                <w:color w:val="000000"/>
                <w:sz w:val="18"/>
                <w:szCs w:val="18"/>
                <w:lang w:eastAsia="en-US"/>
              </w:rPr>
            </w:pPr>
            <w:del w:id="8671" w:author="KPMG_PQH" w:date="2026-04-07T11:25:00Z" w16du:dateUtc="2026-04-07T04:25:00Z">
              <w:r w:rsidRPr="00322061">
                <w:rPr>
                  <w:rFonts w:ascii="Arial" w:hAnsi="Arial" w:cs="Arial"/>
                  <w:color w:val="000000"/>
                  <w:sz w:val="18"/>
                  <w:szCs w:val="18"/>
                  <w:lang w:eastAsia="en-US"/>
                </w:rPr>
                <w:delText>165</w:delText>
              </w:r>
            </w:del>
          </w:p>
        </w:tc>
        <w:tc>
          <w:tcPr>
            <w:tcW w:w="2352" w:type="pct"/>
            <w:tcBorders>
              <w:top w:val="nil"/>
              <w:left w:val="nil"/>
              <w:bottom w:val="single" w:sz="4" w:space="0" w:color="auto"/>
              <w:right w:val="single" w:sz="4" w:space="0" w:color="auto"/>
            </w:tcBorders>
            <w:vAlign w:val="center"/>
            <w:hideMark/>
          </w:tcPr>
          <w:p w14:paraId="06BCBC5D" w14:textId="77777777" w:rsidR="00322061" w:rsidRPr="00322061" w:rsidRDefault="00322061" w:rsidP="00322061">
            <w:pPr>
              <w:rPr>
                <w:del w:id="8672" w:author="KPMG_PQH" w:date="2026-04-07T11:25:00Z" w16du:dateUtc="2026-04-07T04:25:00Z"/>
                <w:rFonts w:ascii="Arial" w:hAnsi="Arial" w:cs="Arial"/>
                <w:color w:val="000000"/>
                <w:sz w:val="18"/>
                <w:szCs w:val="18"/>
                <w:lang w:eastAsia="en-US"/>
              </w:rPr>
            </w:pPr>
            <w:del w:id="8673" w:author="KPMG_PQH" w:date="2026-04-07T11:25:00Z" w16du:dateUtc="2026-04-07T04:25:00Z">
              <w:r w:rsidRPr="00322061">
                <w:rPr>
                  <w:rFonts w:ascii="Arial" w:hAnsi="Arial" w:cs="Arial"/>
                  <w:color w:val="000000"/>
                  <w:sz w:val="18"/>
                  <w:szCs w:val="18"/>
                  <w:lang w:eastAsia="en-US"/>
                </w:rPr>
                <w:delText>LABEL &amp; MARK INDUSTRIES COMPANY</w:delText>
              </w:r>
            </w:del>
          </w:p>
        </w:tc>
        <w:tc>
          <w:tcPr>
            <w:tcW w:w="846" w:type="pct"/>
            <w:tcBorders>
              <w:top w:val="nil"/>
              <w:left w:val="nil"/>
              <w:bottom w:val="single" w:sz="4" w:space="0" w:color="auto"/>
              <w:right w:val="single" w:sz="4" w:space="0" w:color="auto"/>
            </w:tcBorders>
            <w:vAlign w:val="center"/>
            <w:hideMark/>
          </w:tcPr>
          <w:p w14:paraId="1192E260" w14:textId="77777777" w:rsidR="00322061" w:rsidRPr="00322061" w:rsidRDefault="00322061" w:rsidP="00322061">
            <w:pPr>
              <w:jc w:val="center"/>
              <w:rPr>
                <w:del w:id="8674" w:author="KPMG_PQH" w:date="2026-04-07T11:25:00Z" w16du:dateUtc="2026-04-07T04:25:00Z"/>
                <w:rFonts w:ascii="Arial" w:hAnsi="Arial" w:cs="Arial"/>
                <w:color w:val="000000"/>
                <w:sz w:val="18"/>
                <w:szCs w:val="18"/>
                <w:lang w:eastAsia="en-US"/>
              </w:rPr>
            </w:pPr>
            <w:del w:id="867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B034541" w14:textId="77777777" w:rsidR="00322061" w:rsidRPr="00322061" w:rsidRDefault="00322061" w:rsidP="00322061">
            <w:pPr>
              <w:rPr>
                <w:del w:id="8676" w:author="KPMG_PQH" w:date="2026-04-07T11:25:00Z" w16du:dateUtc="2026-04-07T04:25:00Z"/>
                <w:rFonts w:ascii="Arial" w:hAnsi="Arial" w:cs="Arial"/>
                <w:color w:val="000000"/>
                <w:sz w:val="18"/>
                <w:szCs w:val="18"/>
                <w:lang w:eastAsia="en-US"/>
              </w:rPr>
            </w:pPr>
            <w:del w:id="867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0D10BDF" w14:textId="77777777" w:rsidTr="003B3AC8">
        <w:trPr>
          <w:trHeight w:val="20"/>
          <w:del w:id="867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9EB5D09" w14:textId="77777777" w:rsidR="00322061" w:rsidRPr="00322061" w:rsidRDefault="00322061" w:rsidP="00322061">
            <w:pPr>
              <w:jc w:val="center"/>
              <w:rPr>
                <w:del w:id="8679" w:author="KPMG_PQH" w:date="2026-04-07T11:25:00Z" w16du:dateUtc="2026-04-07T04:25:00Z"/>
                <w:rFonts w:ascii="Arial" w:hAnsi="Arial" w:cs="Arial"/>
                <w:color w:val="000000"/>
                <w:sz w:val="18"/>
                <w:szCs w:val="18"/>
                <w:lang w:eastAsia="en-US"/>
              </w:rPr>
            </w:pPr>
            <w:del w:id="8680" w:author="KPMG_PQH" w:date="2026-04-07T11:25:00Z" w16du:dateUtc="2026-04-07T04:25:00Z">
              <w:r w:rsidRPr="00322061">
                <w:rPr>
                  <w:rFonts w:ascii="Arial" w:hAnsi="Arial" w:cs="Arial"/>
                  <w:color w:val="000000"/>
                  <w:sz w:val="18"/>
                  <w:szCs w:val="18"/>
                  <w:lang w:eastAsia="en-US"/>
                </w:rPr>
                <w:delText>166</w:delText>
              </w:r>
            </w:del>
          </w:p>
        </w:tc>
        <w:tc>
          <w:tcPr>
            <w:tcW w:w="2352" w:type="pct"/>
            <w:tcBorders>
              <w:top w:val="nil"/>
              <w:left w:val="nil"/>
              <w:bottom w:val="single" w:sz="4" w:space="0" w:color="auto"/>
              <w:right w:val="single" w:sz="4" w:space="0" w:color="auto"/>
            </w:tcBorders>
            <w:vAlign w:val="center"/>
            <w:hideMark/>
          </w:tcPr>
          <w:p w14:paraId="755CE5ED" w14:textId="77777777" w:rsidR="00322061" w:rsidRPr="00322061" w:rsidRDefault="00322061" w:rsidP="00322061">
            <w:pPr>
              <w:rPr>
                <w:del w:id="8681" w:author="KPMG_PQH" w:date="2026-04-07T11:25:00Z" w16du:dateUtc="2026-04-07T04:25:00Z"/>
                <w:rFonts w:ascii="Arial" w:hAnsi="Arial" w:cs="Arial"/>
                <w:color w:val="000000"/>
                <w:sz w:val="18"/>
                <w:szCs w:val="18"/>
                <w:lang w:eastAsia="en-US"/>
              </w:rPr>
            </w:pPr>
            <w:del w:id="8682" w:author="KPMG_PQH" w:date="2026-04-07T11:25:00Z" w16du:dateUtc="2026-04-07T04:25:00Z">
              <w:r w:rsidRPr="00322061">
                <w:rPr>
                  <w:rFonts w:ascii="Arial" w:hAnsi="Arial" w:cs="Arial"/>
                  <w:color w:val="000000"/>
                  <w:sz w:val="18"/>
                  <w:szCs w:val="18"/>
                  <w:lang w:eastAsia="en-US"/>
                </w:rPr>
                <w:delText>LAN FA TEXTILE CO.,LTD.</w:delText>
              </w:r>
            </w:del>
          </w:p>
        </w:tc>
        <w:tc>
          <w:tcPr>
            <w:tcW w:w="846" w:type="pct"/>
            <w:tcBorders>
              <w:top w:val="nil"/>
              <w:left w:val="nil"/>
              <w:bottom w:val="single" w:sz="4" w:space="0" w:color="auto"/>
              <w:right w:val="single" w:sz="4" w:space="0" w:color="auto"/>
            </w:tcBorders>
            <w:vAlign w:val="center"/>
            <w:hideMark/>
          </w:tcPr>
          <w:p w14:paraId="07EDB621" w14:textId="77777777" w:rsidR="00322061" w:rsidRPr="00322061" w:rsidRDefault="00322061" w:rsidP="00322061">
            <w:pPr>
              <w:jc w:val="center"/>
              <w:rPr>
                <w:del w:id="8683" w:author="KPMG_PQH" w:date="2026-04-07T11:25:00Z" w16du:dateUtc="2026-04-07T04:25:00Z"/>
                <w:rFonts w:ascii="Arial" w:hAnsi="Arial" w:cs="Arial"/>
                <w:color w:val="000000"/>
                <w:sz w:val="18"/>
                <w:szCs w:val="18"/>
                <w:lang w:eastAsia="en-US"/>
              </w:rPr>
            </w:pPr>
            <w:del w:id="8684"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570BB5F" w14:textId="77777777" w:rsidR="00322061" w:rsidRPr="00322061" w:rsidRDefault="00322061" w:rsidP="00322061">
            <w:pPr>
              <w:rPr>
                <w:del w:id="8685" w:author="KPMG_PQH" w:date="2026-04-07T11:25:00Z" w16du:dateUtc="2026-04-07T04:25:00Z"/>
                <w:rFonts w:ascii="Arial" w:hAnsi="Arial" w:cs="Arial"/>
                <w:color w:val="000000"/>
                <w:sz w:val="18"/>
                <w:szCs w:val="18"/>
                <w:lang w:eastAsia="en-US"/>
              </w:rPr>
            </w:pPr>
            <w:del w:id="8686"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6B8BE30" w14:textId="77777777" w:rsidTr="003B3AC8">
        <w:trPr>
          <w:trHeight w:val="20"/>
          <w:del w:id="868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EC1341E" w14:textId="77777777" w:rsidR="00322061" w:rsidRPr="00322061" w:rsidRDefault="00322061" w:rsidP="00322061">
            <w:pPr>
              <w:jc w:val="center"/>
              <w:rPr>
                <w:del w:id="8688" w:author="KPMG_PQH" w:date="2026-04-07T11:25:00Z" w16du:dateUtc="2026-04-07T04:25:00Z"/>
                <w:rFonts w:ascii="Arial" w:hAnsi="Arial" w:cs="Arial"/>
                <w:color w:val="000000"/>
                <w:sz w:val="18"/>
                <w:szCs w:val="18"/>
                <w:lang w:eastAsia="en-US"/>
              </w:rPr>
            </w:pPr>
            <w:del w:id="8689" w:author="KPMG_PQH" w:date="2026-04-07T11:25:00Z" w16du:dateUtc="2026-04-07T04:25:00Z">
              <w:r w:rsidRPr="00322061">
                <w:rPr>
                  <w:rFonts w:ascii="Arial" w:hAnsi="Arial" w:cs="Arial"/>
                  <w:color w:val="000000"/>
                  <w:sz w:val="18"/>
                  <w:szCs w:val="18"/>
                  <w:lang w:eastAsia="en-US"/>
                </w:rPr>
                <w:delText>167</w:delText>
              </w:r>
            </w:del>
          </w:p>
        </w:tc>
        <w:tc>
          <w:tcPr>
            <w:tcW w:w="2352" w:type="pct"/>
            <w:tcBorders>
              <w:top w:val="nil"/>
              <w:left w:val="nil"/>
              <w:bottom w:val="single" w:sz="4" w:space="0" w:color="auto"/>
              <w:right w:val="single" w:sz="4" w:space="0" w:color="auto"/>
            </w:tcBorders>
            <w:vAlign w:val="center"/>
            <w:hideMark/>
          </w:tcPr>
          <w:p w14:paraId="14F92F07" w14:textId="77777777" w:rsidR="00322061" w:rsidRPr="00322061" w:rsidRDefault="00322061" w:rsidP="00322061">
            <w:pPr>
              <w:rPr>
                <w:del w:id="8690" w:author="KPMG_PQH" w:date="2026-04-07T11:25:00Z" w16du:dateUtc="2026-04-07T04:25:00Z"/>
                <w:rFonts w:ascii="Arial" w:hAnsi="Arial" w:cs="Arial"/>
                <w:color w:val="000000"/>
                <w:sz w:val="18"/>
                <w:szCs w:val="18"/>
                <w:lang w:eastAsia="en-US"/>
              </w:rPr>
            </w:pPr>
            <w:del w:id="8691" w:author="KPMG_PQH" w:date="2026-04-07T11:25:00Z" w16du:dateUtc="2026-04-07T04:25:00Z">
              <w:r w:rsidRPr="00322061">
                <w:rPr>
                  <w:rFonts w:ascii="Arial" w:hAnsi="Arial" w:cs="Arial"/>
                  <w:color w:val="000000"/>
                  <w:sz w:val="18"/>
                  <w:szCs w:val="18"/>
                  <w:lang w:eastAsia="en-US"/>
                </w:rPr>
                <w:delText>LEATHER UP LIMITED</w:delText>
              </w:r>
            </w:del>
          </w:p>
        </w:tc>
        <w:tc>
          <w:tcPr>
            <w:tcW w:w="846" w:type="pct"/>
            <w:tcBorders>
              <w:top w:val="nil"/>
              <w:left w:val="nil"/>
              <w:bottom w:val="single" w:sz="4" w:space="0" w:color="auto"/>
              <w:right w:val="single" w:sz="4" w:space="0" w:color="auto"/>
            </w:tcBorders>
            <w:vAlign w:val="center"/>
            <w:hideMark/>
          </w:tcPr>
          <w:p w14:paraId="368DE800" w14:textId="77777777" w:rsidR="00322061" w:rsidRPr="00322061" w:rsidRDefault="00322061" w:rsidP="00322061">
            <w:pPr>
              <w:jc w:val="center"/>
              <w:rPr>
                <w:del w:id="8692" w:author="KPMG_PQH" w:date="2026-04-07T11:25:00Z" w16du:dateUtc="2026-04-07T04:25:00Z"/>
                <w:rFonts w:ascii="Arial" w:hAnsi="Arial" w:cs="Arial"/>
                <w:color w:val="000000"/>
                <w:sz w:val="18"/>
                <w:szCs w:val="18"/>
                <w:lang w:eastAsia="en-US"/>
              </w:rPr>
            </w:pPr>
            <w:del w:id="8693"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7D0A1446" w14:textId="77777777" w:rsidR="00322061" w:rsidRPr="00322061" w:rsidRDefault="00322061" w:rsidP="00322061">
            <w:pPr>
              <w:rPr>
                <w:del w:id="8694" w:author="KPMG_PQH" w:date="2026-04-07T11:25:00Z" w16du:dateUtc="2026-04-07T04:25:00Z"/>
                <w:rFonts w:ascii="Arial" w:hAnsi="Arial" w:cs="Arial"/>
                <w:color w:val="000000"/>
                <w:sz w:val="18"/>
                <w:szCs w:val="18"/>
                <w:lang w:eastAsia="en-US"/>
              </w:rPr>
            </w:pPr>
            <w:del w:id="869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6F701A8" w14:textId="77777777" w:rsidTr="003B3AC8">
        <w:trPr>
          <w:trHeight w:val="20"/>
          <w:del w:id="869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864FB8B" w14:textId="77777777" w:rsidR="00322061" w:rsidRPr="00322061" w:rsidRDefault="00322061" w:rsidP="00322061">
            <w:pPr>
              <w:jc w:val="center"/>
              <w:rPr>
                <w:del w:id="8697" w:author="KPMG_PQH" w:date="2026-04-07T11:25:00Z" w16du:dateUtc="2026-04-07T04:25:00Z"/>
                <w:rFonts w:ascii="Arial" w:hAnsi="Arial" w:cs="Arial"/>
                <w:color w:val="000000"/>
                <w:sz w:val="18"/>
                <w:szCs w:val="18"/>
                <w:lang w:eastAsia="en-US"/>
              </w:rPr>
            </w:pPr>
            <w:del w:id="8698" w:author="KPMG_PQH" w:date="2026-04-07T11:25:00Z" w16du:dateUtc="2026-04-07T04:25:00Z">
              <w:r w:rsidRPr="00322061">
                <w:rPr>
                  <w:rFonts w:ascii="Arial" w:hAnsi="Arial" w:cs="Arial"/>
                  <w:color w:val="000000"/>
                  <w:sz w:val="18"/>
                  <w:szCs w:val="18"/>
                  <w:lang w:eastAsia="en-US"/>
                </w:rPr>
                <w:delText>168</w:delText>
              </w:r>
            </w:del>
          </w:p>
        </w:tc>
        <w:tc>
          <w:tcPr>
            <w:tcW w:w="2352" w:type="pct"/>
            <w:tcBorders>
              <w:top w:val="nil"/>
              <w:left w:val="nil"/>
              <w:bottom w:val="single" w:sz="4" w:space="0" w:color="auto"/>
              <w:right w:val="single" w:sz="4" w:space="0" w:color="auto"/>
            </w:tcBorders>
            <w:vAlign w:val="center"/>
            <w:hideMark/>
          </w:tcPr>
          <w:p w14:paraId="551307F8" w14:textId="77777777" w:rsidR="00322061" w:rsidRPr="00322061" w:rsidRDefault="00322061" w:rsidP="00322061">
            <w:pPr>
              <w:rPr>
                <w:del w:id="8699" w:author="KPMG_PQH" w:date="2026-04-07T11:25:00Z" w16du:dateUtc="2026-04-07T04:25:00Z"/>
                <w:rFonts w:ascii="Arial" w:hAnsi="Arial" w:cs="Arial"/>
                <w:color w:val="000000"/>
                <w:sz w:val="18"/>
                <w:szCs w:val="18"/>
                <w:lang w:eastAsia="en-US"/>
              </w:rPr>
            </w:pPr>
            <w:del w:id="8700" w:author="KPMG_PQH" w:date="2026-04-07T11:25:00Z" w16du:dateUtc="2026-04-07T04:25:00Z">
              <w:r w:rsidRPr="00322061">
                <w:rPr>
                  <w:rFonts w:ascii="Arial" w:hAnsi="Arial" w:cs="Arial"/>
                  <w:color w:val="000000"/>
                  <w:sz w:val="18"/>
                  <w:szCs w:val="18"/>
                  <w:lang w:eastAsia="en-US"/>
                </w:rPr>
                <w:delText>LESHAN GIANTSTAR FARMING&amp;HUSBANDRY CORPORATION LIMITED</w:delText>
              </w:r>
            </w:del>
          </w:p>
        </w:tc>
        <w:tc>
          <w:tcPr>
            <w:tcW w:w="846" w:type="pct"/>
            <w:tcBorders>
              <w:top w:val="nil"/>
              <w:left w:val="nil"/>
              <w:bottom w:val="single" w:sz="4" w:space="0" w:color="auto"/>
              <w:right w:val="single" w:sz="4" w:space="0" w:color="auto"/>
            </w:tcBorders>
            <w:vAlign w:val="center"/>
            <w:hideMark/>
          </w:tcPr>
          <w:p w14:paraId="56259454" w14:textId="77777777" w:rsidR="00322061" w:rsidRPr="00322061" w:rsidRDefault="00322061" w:rsidP="00322061">
            <w:pPr>
              <w:jc w:val="center"/>
              <w:rPr>
                <w:del w:id="8701" w:author="KPMG_PQH" w:date="2026-04-07T11:25:00Z" w16du:dateUtc="2026-04-07T04:25:00Z"/>
                <w:rFonts w:ascii="Arial" w:hAnsi="Arial" w:cs="Arial"/>
                <w:color w:val="000000"/>
                <w:sz w:val="18"/>
                <w:szCs w:val="18"/>
                <w:lang w:eastAsia="en-US"/>
              </w:rPr>
            </w:pPr>
            <w:del w:id="870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AB82F2E" w14:textId="77777777" w:rsidR="00322061" w:rsidRPr="00322061" w:rsidRDefault="00322061" w:rsidP="00322061">
            <w:pPr>
              <w:rPr>
                <w:del w:id="8703" w:author="KPMG_PQH" w:date="2026-04-07T11:25:00Z" w16du:dateUtc="2026-04-07T04:25:00Z"/>
                <w:rFonts w:ascii="Arial" w:hAnsi="Arial" w:cs="Arial"/>
                <w:color w:val="000000"/>
                <w:sz w:val="18"/>
                <w:szCs w:val="18"/>
                <w:lang w:eastAsia="en-US"/>
              </w:rPr>
            </w:pPr>
            <w:del w:id="8704"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3AA21D8" w14:textId="77777777" w:rsidTr="003B3AC8">
        <w:trPr>
          <w:trHeight w:val="20"/>
          <w:del w:id="870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D074CF1" w14:textId="77777777" w:rsidR="00322061" w:rsidRPr="00322061" w:rsidRDefault="00322061" w:rsidP="00322061">
            <w:pPr>
              <w:jc w:val="center"/>
              <w:rPr>
                <w:del w:id="8706" w:author="KPMG_PQH" w:date="2026-04-07T11:25:00Z" w16du:dateUtc="2026-04-07T04:25:00Z"/>
                <w:rFonts w:ascii="Arial" w:hAnsi="Arial" w:cs="Arial"/>
                <w:color w:val="000000"/>
                <w:sz w:val="18"/>
                <w:szCs w:val="18"/>
                <w:lang w:eastAsia="en-US"/>
              </w:rPr>
            </w:pPr>
            <w:del w:id="8707" w:author="KPMG_PQH" w:date="2026-04-07T11:25:00Z" w16du:dateUtc="2026-04-07T04:25:00Z">
              <w:r w:rsidRPr="00322061">
                <w:rPr>
                  <w:rFonts w:ascii="Arial" w:hAnsi="Arial" w:cs="Arial"/>
                  <w:color w:val="000000"/>
                  <w:sz w:val="18"/>
                  <w:szCs w:val="18"/>
                  <w:lang w:eastAsia="en-US"/>
                </w:rPr>
                <w:delText>169</w:delText>
              </w:r>
            </w:del>
          </w:p>
        </w:tc>
        <w:tc>
          <w:tcPr>
            <w:tcW w:w="2352" w:type="pct"/>
            <w:tcBorders>
              <w:top w:val="nil"/>
              <w:left w:val="nil"/>
              <w:bottom w:val="single" w:sz="4" w:space="0" w:color="auto"/>
              <w:right w:val="single" w:sz="4" w:space="0" w:color="auto"/>
            </w:tcBorders>
            <w:vAlign w:val="center"/>
            <w:hideMark/>
          </w:tcPr>
          <w:p w14:paraId="2C1F9B42" w14:textId="77777777" w:rsidR="00322061" w:rsidRPr="00322061" w:rsidRDefault="00322061" w:rsidP="00322061">
            <w:pPr>
              <w:rPr>
                <w:del w:id="8708" w:author="KPMG_PQH" w:date="2026-04-07T11:25:00Z" w16du:dateUtc="2026-04-07T04:25:00Z"/>
                <w:rFonts w:ascii="Arial" w:hAnsi="Arial" w:cs="Arial"/>
                <w:color w:val="000000"/>
                <w:sz w:val="18"/>
                <w:szCs w:val="18"/>
                <w:lang w:eastAsia="en-US"/>
              </w:rPr>
            </w:pPr>
            <w:del w:id="8709" w:author="KPMG_PQH" w:date="2026-04-07T11:25:00Z" w16du:dateUtc="2026-04-07T04:25:00Z">
              <w:r w:rsidRPr="00322061">
                <w:rPr>
                  <w:rFonts w:ascii="Arial" w:hAnsi="Arial" w:cs="Arial"/>
                  <w:color w:val="000000"/>
                  <w:sz w:val="18"/>
                  <w:szCs w:val="18"/>
                  <w:lang w:eastAsia="en-US"/>
                </w:rPr>
                <w:delText>LEYSEN JEWELLERY INC.</w:delText>
              </w:r>
            </w:del>
          </w:p>
        </w:tc>
        <w:tc>
          <w:tcPr>
            <w:tcW w:w="846" w:type="pct"/>
            <w:tcBorders>
              <w:top w:val="nil"/>
              <w:left w:val="nil"/>
              <w:bottom w:val="single" w:sz="4" w:space="0" w:color="auto"/>
              <w:right w:val="single" w:sz="4" w:space="0" w:color="auto"/>
            </w:tcBorders>
            <w:vAlign w:val="center"/>
            <w:hideMark/>
          </w:tcPr>
          <w:p w14:paraId="5394076B" w14:textId="77777777" w:rsidR="00322061" w:rsidRPr="00322061" w:rsidRDefault="00322061" w:rsidP="00322061">
            <w:pPr>
              <w:jc w:val="center"/>
              <w:rPr>
                <w:del w:id="8710" w:author="KPMG_PQH" w:date="2026-04-07T11:25:00Z" w16du:dateUtc="2026-04-07T04:25:00Z"/>
                <w:rFonts w:ascii="Arial" w:hAnsi="Arial" w:cs="Arial"/>
                <w:color w:val="000000"/>
                <w:sz w:val="18"/>
                <w:szCs w:val="18"/>
                <w:lang w:eastAsia="en-US"/>
              </w:rPr>
            </w:pPr>
            <w:del w:id="8711"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0ED88E8" w14:textId="77777777" w:rsidR="00322061" w:rsidRPr="00322061" w:rsidRDefault="00322061" w:rsidP="00322061">
            <w:pPr>
              <w:rPr>
                <w:del w:id="8712" w:author="KPMG_PQH" w:date="2026-04-07T11:25:00Z" w16du:dateUtc="2026-04-07T04:25:00Z"/>
                <w:rFonts w:ascii="Arial" w:hAnsi="Arial" w:cs="Arial"/>
                <w:color w:val="000000"/>
                <w:sz w:val="18"/>
                <w:szCs w:val="18"/>
                <w:lang w:eastAsia="en-US"/>
              </w:rPr>
            </w:pPr>
            <w:del w:id="8713"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0C1EE75" w14:textId="77777777" w:rsidTr="003B3AC8">
        <w:trPr>
          <w:trHeight w:val="20"/>
          <w:del w:id="871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0E13529" w14:textId="77777777" w:rsidR="00322061" w:rsidRPr="00322061" w:rsidRDefault="00322061" w:rsidP="00322061">
            <w:pPr>
              <w:jc w:val="center"/>
              <w:rPr>
                <w:del w:id="8715" w:author="KPMG_PQH" w:date="2026-04-07T11:25:00Z" w16du:dateUtc="2026-04-07T04:25:00Z"/>
                <w:rFonts w:ascii="Arial" w:hAnsi="Arial" w:cs="Arial"/>
                <w:color w:val="000000"/>
                <w:sz w:val="18"/>
                <w:szCs w:val="18"/>
                <w:lang w:eastAsia="en-US"/>
              </w:rPr>
            </w:pPr>
            <w:del w:id="8716" w:author="KPMG_PQH" w:date="2026-04-07T11:25:00Z" w16du:dateUtc="2026-04-07T04:25:00Z">
              <w:r w:rsidRPr="00322061">
                <w:rPr>
                  <w:rFonts w:ascii="Arial" w:hAnsi="Arial" w:cs="Arial"/>
                  <w:color w:val="000000"/>
                  <w:sz w:val="18"/>
                  <w:szCs w:val="18"/>
                  <w:lang w:eastAsia="en-US"/>
                </w:rPr>
                <w:delText>170</w:delText>
              </w:r>
            </w:del>
          </w:p>
        </w:tc>
        <w:tc>
          <w:tcPr>
            <w:tcW w:w="2352" w:type="pct"/>
            <w:tcBorders>
              <w:top w:val="nil"/>
              <w:left w:val="nil"/>
              <w:bottom w:val="single" w:sz="4" w:space="0" w:color="auto"/>
              <w:right w:val="single" w:sz="4" w:space="0" w:color="auto"/>
            </w:tcBorders>
            <w:vAlign w:val="center"/>
            <w:hideMark/>
          </w:tcPr>
          <w:p w14:paraId="2AC129A2" w14:textId="77777777" w:rsidR="00322061" w:rsidRPr="00322061" w:rsidRDefault="00322061" w:rsidP="00322061">
            <w:pPr>
              <w:rPr>
                <w:del w:id="8717" w:author="KPMG_PQH" w:date="2026-04-07T11:25:00Z" w16du:dateUtc="2026-04-07T04:25:00Z"/>
                <w:rFonts w:ascii="Arial" w:hAnsi="Arial" w:cs="Arial"/>
                <w:color w:val="000000"/>
                <w:sz w:val="18"/>
                <w:szCs w:val="18"/>
                <w:lang w:eastAsia="en-US"/>
              </w:rPr>
            </w:pPr>
            <w:del w:id="8718" w:author="KPMG_PQH" w:date="2026-04-07T11:25:00Z" w16du:dateUtc="2026-04-07T04:25:00Z">
              <w:r w:rsidRPr="00322061">
                <w:rPr>
                  <w:rFonts w:ascii="Arial" w:hAnsi="Arial" w:cs="Arial"/>
                  <w:color w:val="000000"/>
                  <w:sz w:val="18"/>
                  <w:szCs w:val="18"/>
                  <w:lang w:eastAsia="en-US"/>
                </w:rPr>
                <w:delText>LIANCHUANG ELECTRONIC TECHNOLOGY CO.,LTD</w:delText>
              </w:r>
            </w:del>
          </w:p>
        </w:tc>
        <w:tc>
          <w:tcPr>
            <w:tcW w:w="846" w:type="pct"/>
            <w:tcBorders>
              <w:top w:val="nil"/>
              <w:left w:val="nil"/>
              <w:bottom w:val="single" w:sz="4" w:space="0" w:color="auto"/>
              <w:right w:val="single" w:sz="4" w:space="0" w:color="auto"/>
            </w:tcBorders>
            <w:vAlign w:val="center"/>
            <w:hideMark/>
          </w:tcPr>
          <w:p w14:paraId="4F66E71F" w14:textId="77777777" w:rsidR="00322061" w:rsidRPr="00322061" w:rsidRDefault="00322061" w:rsidP="00322061">
            <w:pPr>
              <w:jc w:val="center"/>
              <w:rPr>
                <w:del w:id="8719" w:author="KPMG_PQH" w:date="2026-04-07T11:25:00Z" w16du:dateUtc="2026-04-07T04:25:00Z"/>
                <w:rFonts w:ascii="Arial" w:hAnsi="Arial" w:cs="Arial"/>
                <w:color w:val="000000"/>
                <w:sz w:val="18"/>
                <w:szCs w:val="18"/>
                <w:lang w:eastAsia="en-US"/>
              </w:rPr>
            </w:pPr>
            <w:del w:id="872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9BD5DBD" w14:textId="77777777" w:rsidR="00322061" w:rsidRPr="00322061" w:rsidRDefault="00322061" w:rsidP="00322061">
            <w:pPr>
              <w:rPr>
                <w:del w:id="8721" w:author="KPMG_PQH" w:date="2026-04-07T11:25:00Z" w16du:dateUtc="2026-04-07T04:25:00Z"/>
                <w:rFonts w:ascii="Arial" w:hAnsi="Arial" w:cs="Arial"/>
                <w:color w:val="000000"/>
                <w:sz w:val="18"/>
                <w:szCs w:val="18"/>
                <w:lang w:eastAsia="en-US"/>
              </w:rPr>
            </w:pPr>
            <w:del w:id="8722"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8AF6B1E" w14:textId="77777777" w:rsidTr="003B3AC8">
        <w:trPr>
          <w:trHeight w:val="20"/>
          <w:del w:id="872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AE5CD55" w14:textId="77777777" w:rsidR="00322061" w:rsidRPr="00322061" w:rsidRDefault="00322061" w:rsidP="00322061">
            <w:pPr>
              <w:jc w:val="center"/>
              <w:rPr>
                <w:del w:id="8724" w:author="KPMG_PQH" w:date="2026-04-07T11:25:00Z" w16du:dateUtc="2026-04-07T04:25:00Z"/>
                <w:rFonts w:ascii="Arial" w:hAnsi="Arial" w:cs="Arial"/>
                <w:color w:val="000000"/>
                <w:sz w:val="18"/>
                <w:szCs w:val="18"/>
                <w:lang w:eastAsia="en-US"/>
              </w:rPr>
            </w:pPr>
            <w:del w:id="8725" w:author="KPMG_PQH" w:date="2026-04-07T11:25:00Z" w16du:dateUtc="2026-04-07T04:25:00Z">
              <w:r w:rsidRPr="00322061">
                <w:rPr>
                  <w:rFonts w:ascii="Arial" w:hAnsi="Arial" w:cs="Arial"/>
                  <w:color w:val="000000"/>
                  <w:sz w:val="18"/>
                  <w:szCs w:val="18"/>
                  <w:lang w:eastAsia="en-US"/>
                </w:rPr>
                <w:delText>171</w:delText>
              </w:r>
            </w:del>
          </w:p>
        </w:tc>
        <w:tc>
          <w:tcPr>
            <w:tcW w:w="2352" w:type="pct"/>
            <w:tcBorders>
              <w:top w:val="nil"/>
              <w:left w:val="nil"/>
              <w:bottom w:val="single" w:sz="4" w:space="0" w:color="auto"/>
              <w:right w:val="single" w:sz="4" w:space="0" w:color="auto"/>
            </w:tcBorders>
            <w:vAlign w:val="center"/>
            <w:hideMark/>
          </w:tcPr>
          <w:p w14:paraId="7D02ECA6" w14:textId="77777777" w:rsidR="00322061" w:rsidRPr="00322061" w:rsidRDefault="00322061" w:rsidP="00322061">
            <w:pPr>
              <w:rPr>
                <w:del w:id="8726" w:author="KPMG_PQH" w:date="2026-04-07T11:25:00Z" w16du:dateUtc="2026-04-07T04:25:00Z"/>
                <w:rFonts w:ascii="Arial" w:hAnsi="Arial" w:cs="Arial"/>
                <w:color w:val="000000"/>
                <w:sz w:val="18"/>
                <w:szCs w:val="18"/>
                <w:lang w:eastAsia="en-US"/>
              </w:rPr>
            </w:pPr>
            <w:del w:id="8727" w:author="KPMG_PQH" w:date="2026-04-07T11:25:00Z" w16du:dateUtc="2026-04-07T04:25:00Z">
              <w:r w:rsidRPr="00322061">
                <w:rPr>
                  <w:rFonts w:ascii="Arial" w:hAnsi="Arial" w:cs="Arial"/>
                  <w:color w:val="000000"/>
                  <w:sz w:val="18"/>
                  <w:szCs w:val="18"/>
                  <w:lang w:eastAsia="en-US"/>
                </w:rPr>
                <w:delText>LIBAS CONSUMER PRODUCTS LIMITED</w:delText>
              </w:r>
            </w:del>
          </w:p>
        </w:tc>
        <w:tc>
          <w:tcPr>
            <w:tcW w:w="846" w:type="pct"/>
            <w:tcBorders>
              <w:top w:val="nil"/>
              <w:left w:val="nil"/>
              <w:bottom w:val="single" w:sz="4" w:space="0" w:color="auto"/>
              <w:right w:val="single" w:sz="4" w:space="0" w:color="auto"/>
            </w:tcBorders>
            <w:vAlign w:val="center"/>
            <w:hideMark/>
          </w:tcPr>
          <w:p w14:paraId="743D940A" w14:textId="77777777" w:rsidR="00322061" w:rsidRPr="00322061" w:rsidRDefault="00322061" w:rsidP="00322061">
            <w:pPr>
              <w:jc w:val="center"/>
              <w:rPr>
                <w:del w:id="8728" w:author="KPMG_PQH" w:date="2026-04-07T11:25:00Z" w16du:dateUtc="2026-04-07T04:25:00Z"/>
                <w:rFonts w:ascii="Arial" w:hAnsi="Arial" w:cs="Arial"/>
                <w:color w:val="000000"/>
                <w:sz w:val="18"/>
                <w:szCs w:val="18"/>
                <w:lang w:eastAsia="en-US"/>
              </w:rPr>
            </w:pPr>
            <w:del w:id="872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96527A9" w14:textId="77777777" w:rsidR="00322061" w:rsidRPr="00322061" w:rsidRDefault="00322061" w:rsidP="00322061">
            <w:pPr>
              <w:rPr>
                <w:del w:id="8730" w:author="KPMG_PQH" w:date="2026-04-07T11:25:00Z" w16du:dateUtc="2026-04-07T04:25:00Z"/>
                <w:rFonts w:ascii="Arial" w:hAnsi="Arial" w:cs="Arial"/>
                <w:color w:val="000000"/>
                <w:sz w:val="18"/>
                <w:szCs w:val="18"/>
                <w:lang w:eastAsia="en-US"/>
              </w:rPr>
            </w:pPr>
            <w:del w:id="873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C8F6859" w14:textId="77777777" w:rsidTr="003B3AC8">
        <w:trPr>
          <w:trHeight w:val="20"/>
          <w:del w:id="873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CAD26F4" w14:textId="77777777" w:rsidR="00322061" w:rsidRPr="00322061" w:rsidRDefault="00322061" w:rsidP="00322061">
            <w:pPr>
              <w:jc w:val="center"/>
              <w:rPr>
                <w:del w:id="8733" w:author="KPMG_PQH" w:date="2026-04-07T11:25:00Z" w16du:dateUtc="2026-04-07T04:25:00Z"/>
                <w:rFonts w:ascii="Arial" w:hAnsi="Arial" w:cs="Arial"/>
                <w:color w:val="000000"/>
                <w:sz w:val="18"/>
                <w:szCs w:val="18"/>
                <w:lang w:eastAsia="en-US"/>
              </w:rPr>
            </w:pPr>
            <w:del w:id="8734" w:author="KPMG_PQH" w:date="2026-04-07T11:25:00Z" w16du:dateUtc="2026-04-07T04:25:00Z">
              <w:r w:rsidRPr="00322061">
                <w:rPr>
                  <w:rFonts w:ascii="Arial" w:hAnsi="Arial" w:cs="Arial"/>
                  <w:color w:val="000000"/>
                  <w:sz w:val="18"/>
                  <w:szCs w:val="18"/>
                  <w:lang w:eastAsia="en-US"/>
                </w:rPr>
                <w:delText>172</w:delText>
              </w:r>
            </w:del>
          </w:p>
        </w:tc>
        <w:tc>
          <w:tcPr>
            <w:tcW w:w="2352" w:type="pct"/>
            <w:tcBorders>
              <w:top w:val="nil"/>
              <w:left w:val="nil"/>
              <w:bottom w:val="single" w:sz="4" w:space="0" w:color="auto"/>
              <w:right w:val="single" w:sz="4" w:space="0" w:color="auto"/>
            </w:tcBorders>
            <w:vAlign w:val="center"/>
            <w:hideMark/>
          </w:tcPr>
          <w:p w14:paraId="59BC3C4D" w14:textId="77777777" w:rsidR="00322061" w:rsidRPr="00322061" w:rsidRDefault="00322061" w:rsidP="00322061">
            <w:pPr>
              <w:rPr>
                <w:del w:id="8735" w:author="KPMG_PQH" w:date="2026-04-07T11:25:00Z" w16du:dateUtc="2026-04-07T04:25:00Z"/>
                <w:rFonts w:ascii="Arial" w:hAnsi="Arial" w:cs="Arial"/>
                <w:color w:val="000000"/>
                <w:sz w:val="18"/>
                <w:szCs w:val="18"/>
                <w:lang w:eastAsia="en-US"/>
              </w:rPr>
            </w:pPr>
            <w:del w:id="8736" w:author="KPMG_PQH" w:date="2026-04-07T11:25:00Z" w16du:dateUtc="2026-04-07T04:25:00Z">
              <w:r w:rsidRPr="00322061">
                <w:rPr>
                  <w:rFonts w:ascii="Arial" w:hAnsi="Arial" w:cs="Arial"/>
                  <w:color w:val="000000"/>
                  <w:sz w:val="18"/>
                  <w:szCs w:val="18"/>
                  <w:lang w:eastAsia="en-US"/>
                </w:rPr>
                <w:delText>LOOK HOLDINGS INCORPORATED</w:delText>
              </w:r>
            </w:del>
          </w:p>
        </w:tc>
        <w:tc>
          <w:tcPr>
            <w:tcW w:w="846" w:type="pct"/>
            <w:tcBorders>
              <w:top w:val="nil"/>
              <w:left w:val="nil"/>
              <w:bottom w:val="single" w:sz="4" w:space="0" w:color="auto"/>
              <w:right w:val="single" w:sz="4" w:space="0" w:color="auto"/>
            </w:tcBorders>
            <w:vAlign w:val="center"/>
            <w:hideMark/>
          </w:tcPr>
          <w:p w14:paraId="256231C3" w14:textId="77777777" w:rsidR="00322061" w:rsidRPr="00322061" w:rsidRDefault="00322061" w:rsidP="00322061">
            <w:pPr>
              <w:jc w:val="center"/>
              <w:rPr>
                <w:del w:id="8737" w:author="KPMG_PQH" w:date="2026-04-07T11:25:00Z" w16du:dateUtc="2026-04-07T04:25:00Z"/>
                <w:rFonts w:ascii="Arial" w:hAnsi="Arial" w:cs="Arial"/>
                <w:color w:val="000000"/>
                <w:sz w:val="18"/>
                <w:szCs w:val="18"/>
                <w:lang w:eastAsia="en-US"/>
              </w:rPr>
            </w:pPr>
            <w:del w:id="8738"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31BCCDF" w14:textId="77777777" w:rsidR="00322061" w:rsidRPr="00322061" w:rsidRDefault="00322061" w:rsidP="00322061">
            <w:pPr>
              <w:rPr>
                <w:del w:id="8739" w:author="KPMG_PQH" w:date="2026-04-07T11:25:00Z" w16du:dateUtc="2026-04-07T04:25:00Z"/>
                <w:rFonts w:ascii="Arial" w:hAnsi="Arial" w:cs="Arial"/>
                <w:color w:val="000000"/>
                <w:sz w:val="18"/>
                <w:szCs w:val="18"/>
                <w:lang w:eastAsia="en-US"/>
              </w:rPr>
            </w:pPr>
            <w:del w:id="874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F56D979" w14:textId="77777777" w:rsidTr="003B3AC8">
        <w:trPr>
          <w:trHeight w:val="20"/>
          <w:del w:id="874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4A2CFEF" w14:textId="77777777" w:rsidR="00322061" w:rsidRPr="00322061" w:rsidRDefault="00322061" w:rsidP="00322061">
            <w:pPr>
              <w:jc w:val="center"/>
              <w:rPr>
                <w:del w:id="8742" w:author="KPMG_PQH" w:date="2026-04-07T11:25:00Z" w16du:dateUtc="2026-04-07T04:25:00Z"/>
                <w:rFonts w:ascii="Arial" w:hAnsi="Arial" w:cs="Arial"/>
                <w:color w:val="000000"/>
                <w:sz w:val="18"/>
                <w:szCs w:val="18"/>
                <w:lang w:eastAsia="en-US"/>
              </w:rPr>
            </w:pPr>
            <w:del w:id="8743" w:author="KPMG_PQH" w:date="2026-04-07T11:25:00Z" w16du:dateUtc="2026-04-07T04:25:00Z">
              <w:r w:rsidRPr="00322061">
                <w:rPr>
                  <w:rFonts w:ascii="Arial" w:hAnsi="Arial" w:cs="Arial"/>
                  <w:color w:val="000000"/>
                  <w:sz w:val="18"/>
                  <w:szCs w:val="18"/>
                  <w:lang w:eastAsia="en-US"/>
                </w:rPr>
                <w:delText>173</w:delText>
              </w:r>
            </w:del>
          </w:p>
        </w:tc>
        <w:tc>
          <w:tcPr>
            <w:tcW w:w="2352" w:type="pct"/>
            <w:tcBorders>
              <w:top w:val="nil"/>
              <w:left w:val="nil"/>
              <w:bottom w:val="single" w:sz="4" w:space="0" w:color="auto"/>
              <w:right w:val="single" w:sz="4" w:space="0" w:color="auto"/>
            </w:tcBorders>
            <w:vAlign w:val="center"/>
            <w:hideMark/>
          </w:tcPr>
          <w:p w14:paraId="350FE71B" w14:textId="77777777" w:rsidR="00322061" w:rsidRPr="00322061" w:rsidRDefault="00322061" w:rsidP="00322061">
            <w:pPr>
              <w:rPr>
                <w:del w:id="8744" w:author="KPMG_PQH" w:date="2026-04-07T11:25:00Z" w16du:dateUtc="2026-04-07T04:25:00Z"/>
                <w:rFonts w:ascii="Arial" w:hAnsi="Arial" w:cs="Arial"/>
                <w:color w:val="000000"/>
                <w:sz w:val="18"/>
                <w:szCs w:val="18"/>
                <w:lang w:eastAsia="en-US"/>
              </w:rPr>
            </w:pPr>
            <w:del w:id="8745" w:author="KPMG_PQH" w:date="2026-04-07T11:25:00Z" w16du:dateUtc="2026-04-07T04:25:00Z">
              <w:r w:rsidRPr="00322061">
                <w:rPr>
                  <w:rFonts w:ascii="Arial" w:hAnsi="Arial" w:cs="Arial"/>
                  <w:color w:val="000000"/>
                  <w:sz w:val="18"/>
                  <w:szCs w:val="18"/>
                  <w:lang w:eastAsia="en-US"/>
                </w:rPr>
                <w:delText>LYKA LABS LIMITED</w:delText>
              </w:r>
            </w:del>
          </w:p>
        </w:tc>
        <w:tc>
          <w:tcPr>
            <w:tcW w:w="846" w:type="pct"/>
            <w:tcBorders>
              <w:top w:val="nil"/>
              <w:left w:val="nil"/>
              <w:bottom w:val="single" w:sz="4" w:space="0" w:color="auto"/>
              <w:right w:val="single" w:sz="4" w:space="0" w:color="auto"/>
            </w:tcBorders>
            <w:vAlign w:val="center"/>
            <w:hideMark/>
          </w:tcPr>
          <w:p w14:paraId="3E21C423" w14:textId="77777777" w:rsidR="00322061" w:rsidRPr="00322061" w:rsidRDefault="00322061" w:rsidP="00322061">
            <w:pPr>
              <w:jc w:val="center"/>
              <w:rPr>
                <w:del w:id="8746" w:author="KPMG_PQH" w:date="2026-04-07T11:25:00Z" w16du:dateUtc="2026-04-07T04:25:00Z"/>
                <w:rFonts w:ascii="Arial" w:hAnsi="Arial" w:cs="Arial"/>
                <w:color w:val="000000"/>
                <w:sz w:val="18"/>
                <w:szCs w:val="18"/>
                <w:lang w:eastAsia="en-US"/>
              </w:rPr>
            </w:pPr>
            <w:del w:id="874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306E3793" w14:textId="77777777" w:rsidR="00322061" w:rsidRPr="00322061" w:rsidRDefault="00322061" w:rsidP="00322061">
            <w:pPr>
              <w:rPr>
                <w:del w:id="8748" w:author="KPMG_PQH" w:date="2026-04-07T11:25:00Z" w16du:dateUtc="2026-04-07T04:25:00Z"/>
                <w:rFonts w:ascii="Arial" w:hAnsi="Arial" w:cs="Arial"/>
                <w:color w:val="000000"/>
                <w:sz w:val="18"/>
                <w:szCs w:val="18"/>
                <w:lang w:eastAsia="en-US"/>
              </w:rPr>
            </w:pPr>
            <w:del w:id="874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3DFB704" w14:textId="77777777" w:rsidTr="003B3AC8">
        <w:trPr>
          <w:trHeight w:val="20"/>
          <w:del w:id="875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1E1ACFC" w14:textId="77777777" w:rsidR="00322061" w:rsidRPr="00322061" w:rsidRDefault="00322061" w:rsidP="00322061">
            <w:pPr>
              <w:jc w:val="center"/>
              <w:rPr>
                <w:del w:id="8751" w:author="KPMG_PQH" w:date="2026-04-07T11:25:00Z" w16du:dateUtc="2026-04-07T04:25:00Z"/>
                <w:rFonts w:ascii="Arial" w:hAnsi="Arial" w:cs="Arial"/>
                <w:color w:val="000000"/>
                <w:sz w:val="18"/>
                <w:szCs w:val="18"/>
                <w:lang w:eastAsia="en-US"/>
              </w:rPr>
            </w:pPr>
            <w:del w:id="8752" w:author="KPMG_PQH" w:date="2026-04-07T11:25:00Z" w16du:dateUtc="2026-04-07T04:25:00Z">
              <w:r w:rsidRPr="00322061">
                <w:rPr>
                  <w:rFonts w:ascii="Arial" w:hAnsi="Arial" w:cs="Arial"/>
                  <w:color w:val="000000"/>
                  <w:sz w:val="18"/>
                  <w:szCs w:val="18"/>
                  <w:lang w:eastAsia="en-US"/>
                </w:rPr>
                <w:delText>174</w:delText>
              </w:r>
            </w:del>
          </w:p>
        </w:tc>
        <w:tc>
          <w:tcPr>
            <w:tcW w:w="2352" w:type="pct"/>
            <w:tcBorders>
              <w:top w:val="nil"/>
              <w:left w:val="nil"/>
              <w:bottom w:val="single" w:sz="4" w:space="0" w:color="auto"/>
              <w:right w:val="single" w:sz="4" w:space="0" w:color="auto"/>
            </w:tcBorders>
            <w:vAlign w:val="center"/>
            <w:hideMark/>
          </w:tcPr>
          <w:p w14:paraId="19B5F19A" w14:textId="77777777" w:rsidR="00322061" w:rsidRPr="00322061" w:rsidRDefault="00322061" w:rsidP="00322061">
            <w:pPr>
              <w:rPr>
                <w:del w:id="8753" w:author="KPMG_PQH" w:date="2026-04-07T11:25:00Z" w16du:dateUtc="2026-04-07T04:25:00Z"/>
                <w:rFonts w:ascii="Arial" w:hAnsi="Arial" w:cs="Arial"/>
                <w:color w:val="000000"/>
                <w:sz w:val="18"/>
                <w:szCs w:val="18"/>
                <w:lang w:eastAsia="en-US"/>
              </w:rPr>
            </w:pPr>
            <w:del w:id="8754" w:author="KPMG_PQH" w:date="2026-04-07T11:25:00Z" w16du:dateUtc="2026-04-07T04:25:00Z">
              <w:r w:rsidRPr="00322061">
                <w:rPr>
                  <w:rFonts w:ascii="Arial" w:hAnsi="Arial" w:cs="Arial"/>
                  <w:color w:val="000000"/>
                  <w:sz w:val="18"/>
                  <w:szCs w:val="18"/>
                  <w:lang w:eastAsia="en-US"/>
                </w:rPr>
                <w:delText>M.M. RUBBER COMPANY LIMITED</w:delText>
              </w:r>
            </w:del>
          </w:p>
        </w:tc>
        <w:tc>
          <w:tcPr>
            <w:tcW w:w="846" w:type="pct"/>
            <w:tcBorders>
              <w:top w:val="nil"/>
              <w:left w:val="nil"/>
              <w:bottom w:val="single" w:sz="4" w:space="0" w:color="auto"/>
              <w:right w:val="single" w:sz="4" w:space="0" w:color="auto"/>
            </w:tcBorders>
            <w:vAlign w:val="center"/>
            <w:hideMark/>
          </w:tcPr>
          <w:p w14:paraId="7402614E" w14:textId="77777777" w:rsidR="00322061" w:rsidRPr="00322061" w:rsidRDefault="00322061" w:rsidP="00322061">
            <w:pPr>
              <w:jc w:val="center"/>
              <w:rPr>
                <w:del w:id="8755" w:author="KPMG_PQH" w:date="2026-04-07T11:25:00Z" w16du:dateUtc="2026-04-07T04:25:00Z"/>
                <w:rFonts w:ascii="Arial" w:hAnsi="Arial" w:cs="Arial"/>
                <w:color w:val="000000"/>
                <w:sz w:val="18"/>
                <w:szCs w:val="18"/>
                <w:lang w:eastAsia="en-US"/>
              </w:rPr>
            </w:pPr>
            <w:del w:id="8756"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A5BEEAA" w14:textId="77777777" w:rsidR="00322061" w:rsidRPr="00322061" w:rsidRDefault="00322061" w:rsidP="00322061">
            <w:pPr>
              <w:rPr>
                <w:del w:id="8757" w:author="KPMG_PQH" w:date="2026-04-07T11:25:00Z" w16du:dateUtc="2026-04-07T04:25:00Z"/>
                <w:rFonts w:ascii="Arial" w:hAnsi="Arial" w:cs="Arial"/>
                <w:color w:val="000000"/>
                <w:sz w:val="18"/>
                <w:szCs w:val="18"/>
                <w:lang w:eastAsia="en-US"/>
              </w:rPr>
            </w:pPr>
            <w:del w:id="875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78322EE" w14:textId="77777777" w:rsidTr="003B3AC8">
        <w:trPr>
          <w:trHeight w:val="20"/>
          <w:del w:id="875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87CE454" w14:textId="77777777" w:rsidR="00322061" w:rsidRPr="00322061" w:rsidRDefault="00322061" w:rsidP="00322061">
            <w:pPr>
              <w:jc w:val="center"/>
              <w:rPr>
                <w:del w:id="8760" w:author="KPMG_PQH" w:date="2026-04-07T11:25:00Z" w16du:dateUtc="2026-04-07T04:25:00Z"/>
                <w:rFonts w:ascii="Arial" w:hAnsi="Arial" w:cs="Arial"/>
                <w:color w:val="000000"/>
                <w:sz w:val="18"/>
                <w:szCs w:val="18"/>
                <w:lang w:eastAsia="en-US"/>
              </w:rPr>
            </w:pPr>
            <w:del w:id="8761" w:author="KPMG_PQH" w:date="2026-04-07T11:25:00Z" w16du:dateUtc="2026-04-07T04:25:00Z">
              <w:r w:rsidRPr="00322061">
                <w:rPr>
                  <w:rFonts w:ascii="Arial" w:hAnsi="Arial" w:cs="Arial"/>
                  <w:color w:val="000000"/>
                  <w:sz w:val="18"/>
                  <w:szCs w:val="18"/>
                  <w:lang w:eastAsia="en-US"/>
                </w:rPr>
                <w:delText>175</w:delText>
              </w:r>
            </w:del>
          </w:p>
        </w:tc>
        <w:tc>
          <w:tcPr>
            <w:tcW w:w="2352" w:type="pct"/>
            <w:tcBorders>
              <w:top w:val="nil"/>
              <w:left w:val="nil"/>
              <w:bottom w:val="single" w:sz="4" w:space="0" w:color="auto"/>
              <w:right w:val="single" w:sz="4" w:space="0" w:color="auto"/>
            </w:tcBorders>
            <w:vAlign w:val="center"/>
            <w:hideMark/>
          </w:tcPr>
          <w:p w14:paraId="7A50361D" w14:textId="77777777" w:rsidR="00322061" w:rsidRPr="00322061" w:rsidRDefault="00322061" w:rsidP="00322061">
            <w:pPr>
              <w:rPr>
                <w:del w:id="8762" w:author="KPMG_PQH" w:date="2026-04-07T11:25:00Z" w16du:dateUtc="2026-04-07T04:25:00Z"/>
                <w:rFonts w:ascii="Arial" w:hAnsi="Arial" w:cs="Arial"/>
                <w:color w:val="000000"/>
                <w:sz w:val="18"/>
                <w:szCs w:val="18"/>
                <w:lang w:eastAsia="en-US"/>
              </w:rPr>
            </w:pPr>
            <w:del w:id="8763" w:author="KPMG_PQH" w:date="2026-04-07T11:25:00Z" w16du:dateUtc="2026-04-07T04:25:00Z">
              <w:r w:rsidRPr="00322061">
                <w:rPr>
                  <w:rFonts w:ascii="Arial" w:hAnsi="Arial" w:cs="Arial"/>
                  <w:color w:val="000000"/>
                  <w:sz w:val="18"/>
                  <w:szCs w:val="18"/>
                  <w:lang w:eastAsia="en-US"/>
                </w:rPr>
                <w:delText>MALLCOM (INDIA) LTD</w:delText>
              </w:r>
            </w:del>
          </w:p>
        </w:tc>
        <w:tc>
          <w:tcPr>
            <w:tcW w:w="846" w:type="pct"/>
            <w:tcBorders>
              <w:top w:val="nil"/>
              <w:left w:val="nil"/>
              <w:bottom w:val="single" w:sz="4" w:space="0" w:color="auto"/>
              <w:right w:val="single" w:sz="4" w:space="0" w:color="auto"/>
            </w:tcBorders>
            <w:vAlign w:val="center"/>
            <w:hideMark/>
          </w:tcPr>
          <w:p w14:paraId="7239014D" w14:textId="77777777" w:rsidR="00322061" w:rsidRPr="00322061" w:rsidRDefault="00322061" w:rsidP="00322061">
            <w:pPr>
              <w:jc w:val="center"/>
              <w:rPr>
                <w:del w:id="8764" w:author="KPMG_PQH" w:date="2026-04-07T11:25:00Z" w16du:dateUtc="2026-04-07T04:25:00Z"/>
                <w:rFonts w:ascii="Arial" w:hAnsi="Arial" w:cs="Arial"/>
                <w:color w:val="000000"/>
                <w:sz w:val="18"/>
                <w:szCs w:val="18"/>
                <w:lang w:eastAsia="en-US"/>
              </w:rPr>
            </w:pPr>
            <w:del w:id="8765"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0FF3D01A" w14:textId="77777777" w:rsidR="00322061" w:rsidRPr="00322061" w:rsidRDefault="00322061" w:rsidP="00322061">
            <w:pPr>
              <w:rPr>
                <w:del w:id="8766" w:author="KPMG_PQH" w:date="2026-04-07T11:25:00Z" w16du:dateUtc="2026-04-07T04:25:00Z"/>
                <w:rFonts w:ascii="Arial" w:hAnsi="Arial" w:cs="Arial"/>
                <w:color w:val="000000"/>
                <w:sz w:val="18"/>
                <w:szCs w:val="18"/>
                <w:lang w:eastAsia="en-US"/>
              </w:rPr>
            </w:pPr>
            <w:del w:id="8767" w:author="KPMG_PQH" w:date="2026-04-07T11:25:00Z" w16du:dateUtc="2026-04-07T04:25:00Z">
              <w:r w:rsidRPr="00322061">
                <w:rPr>
                  <w:rFonts w:ascii="Arial" w:hAnsi="Arial" w:cs="Arial"/>
                  <w:color w:val="000000"/>
                  <w:sz w:val="18"/>
                  <w:szCs w:val="18"/>
                  <w:lang w:eastAsia="en-US"/>
                </w:rPr>
                <w:delText>Significant RPTs</w:delText>
              </w:r>
            </w:del>
          </w:p>
        </w:tc>
      </w:tr>
      <w:tr w:rsidR="00322061" w:rsidRPr="00322061" w14:paraId="10493EFA" w14:textId="77777777" w:rsidTr="003B3AC8">
        <w:trPr>
          <w:trHeight w:val="20"/>
          <w:del w:id="876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CDFC1C1" w14:textId="77777777" w:rsidR="00322061" w:rsidRPr="00322061" w:rsidRDefault="00322061" w:rsidP="00322061">
            <w:pPr>
              <w:jc w:val="center"/>
              <w:rPr>
                <w:del w:id="8769" w:author="KPMG_PQH" w:date="2026-04-07T11:25:00Z" w16du:dateUtc="2026-04-07T04:25:00Z"/>
                <w:rFonts w:ascii="Arial" w:hAnsi="Arial" w:cs="Arial"/>
                <w:color w:val="000000"/>
                <w:sz w:val="18"/>
                <w:szCs w:val="18"/>
                <w:lang w:eastAsia="en-US"/>
              </w:rPr>
            </w:pPr>
            <w:del w:id="8770" w:author="KPMG_PQH" w:date="2026-04-07T11:25:00Z" w16du:dateUtc="2026-04-07T04:25:00Z">
              <w:r w:rsidRPr="00322061">
                <w:rPr>
                  <w:rFonts w:ascii="Arial" w:hAnsi="Arial" w:cs="Arial"/>
                  <w:color w:val="000000"/>
                  <w:sz w:val="18"/>
                  <w:szCs w:val="18"/>
                  <w:lang w:eastAsia="en-US"/>
                </w:rPr>
                <w:delText>176</w:delText>
              </w:r>
            </w:del>
          </w:p>
        </w:tc>
        <w:tc>
          <w:tcPr>
            <w:tcW w:w="2352" w:type="pct"/>
            <w:tcBorders>
              <w:top w:val="nil"/>
              <w:left w:val="nil"/>
              <w:bottom w:val="single" w:sz="4" w:space="0" w:color="auto"/>
              <w:right w:val="single" w:sz="4" w:space="0" w:color="auto"/>
            </w:tcBorders>
            <w:vAlign w:val="center"/>
            <w:hideMark/>
          </w:tcPr>
          <w:p w14:paraId="4F18D2EB" w14:textId="77777777" w:rsidR="00322061" w:rsidRPr="00322061" w:rsidRDefault="00322061" w:rsidP="00322061">
            <w:pPr>
              <w:rPr>
                <w:del w:id="8771" w:author="KPMG_PQH" w:date="2026-04-07T11:25:00Z" w16du:dateUtc="2026-04-07T04:25:00Z"/>
                <w:rFonts w:ascii="Arial" w:hAnsi="Arial" w:cs="Arial"/>
                <w:color w:val="000000"/>
                <w:sz w:val="18"/>
                <w:szCs w:val="18"/>
                <w:lang w:eastAsia="en-US"/>
              </w:rPr>
            </w:pPr>
            <w:del w:id="8772" w:author="KPMG_PQH" w:date="2026-04-07T11:25:00Z" w16du:dateUtc="2026-04-07T04:25:00Z">
              <w:r w:rsidRPr="00322061">
                <w:rPr>
                  <w:rFonts w:ascii="Arial" w:hAnsi="Arial" w:cs="Arial"/>
                  <w:color w:val="000000"/>
                  <w:sz w:val="18"/>
                  <w:szCs w:val="18"/>
                  <w:lang w:eastAsia="en-US"/>
                </w:rPr>
                <w:delText>MAMIYA-OP CO., LTD.</w:delText>
              </w:r>
            </w:del>
          </w:p>
        </w:tc>
        <w:tc>
          <w:tcPr>
            <w:tcW w:w="846" w:type="pct"/>
            <w:tcBorders>
              <w:top w:val="nil"/>
              <w:left w:val="nil"/>
              <w:bottom w:val="single" w:sz="4" w:space="0" w:color="auto"/>
              <w:right w:val="single" w:sz="4" w:space="0" w:color="auto"/>
            </w:tcBorders>
            <w:vAlign w:val="center"/>
            <w:hideMark/>
          </w:tcPr>
          <w:p w14:paraId="066057FE" w14:textId="77777777" w:rsidR="00322061" w:rsidRPr="00322061" w:rsidRDefault="00322061" w:rsidP="00322061">
            <w:pPr>
              <w:jc w:val="center"/>
              <w:rPr>
                <w:del w:id="8773" w:author="KPMG_PQH" w:date="2026-04-07T11:25:00Z" w16du:dateUtc="2026-04-07T04:25:00Z"/>
                <w:rFonts w:ascii="Arial" w:hAnsi="Arial" w:cs="Arial"/>
                <w:color w:val="000000"/>
                <w:sz w:val="18"/>
                <w:szCs w:val="18"/>
                <w:lang w:eastAsia="en-US"/>
              </w:rPr>
            </w:pPr>
            <w:del w:id="8774"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91C5DDA" w14:textId="77777777" w:rsidR="00322061" w:rsidRPr="00322061" w:rsidRDefault="00322061" w:rsidP="00322061">
            <w:pPr>
              <w:rPr>
                <w:del w:id="8775" w:author="KPMG_PQH" w:date="2026-04-07T11:25:00Z" w16du:dateUtc="2026-04-07T04:25:00Z"/>
                <w:rFonts w:ascii="Arial" w:hAnsi="Arial" w:cs="Arial"/>
                <w:color w:val="000000"/>
                <w:sz w:val="18"/>
                <w:szCs w:val="18"/>
                <w:lang w:eastAsia="en-US"/>
              </w:rPr>
            </w:pPr>
            <w:del w:id="877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15B4724" w14:textId="77777777" w:rsidTr="003B3AC8">
        <w:trPr>
          <w:trHeight w:val="20"/>
          <w:del w:id="877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01BAEF" w14:textId="77777777" w:rsidR="00322061" w:rsidRPr="00322061" w:rsidRDefault="00322061" w:rsidP="00322061">
            <w:pPr>
              <w:jc w:val="center"/>
              <w:rPr>
                <w:del w:id="8778" w:author="KPMG_PQH" w:date="2026-04-07T11:25:00Z" w16du:dateUtc="2026-04-07T04:25:00Z"/>
                <w:rFonts w:ascii="Arial" w:hAnsi="Arial" w:cs="Arial"/>
                <w:color w:val="000000"/>
                <w:sz w:val="18"/>
                <w:szCs w:val="18"/>
                <w:lang w:eastAsia="en-US"/>
              </w:rPr>
            </w:pPr>
            <w:del w:id="8779" w:author="KPMG_PQH" w:date="2026-04-07T11:25:00Z" w16du:dateUtc="2026-04-07T04:25:00Z">
              <w:r w:rsidRPr="00322061">
                <w:rPr>
                  <w:rFonts w:ascii="Arial" w:hAnsi="Arial" w:cs="Arial"/>
                  <w:color w:val="000000"/>
                  <w:sz w:val="18"/>
                  <w:szCs w:val="18"/>
                  <w:lang w:eastAsia="en-US"/>
                </w:rPr>
                <w:delText>177</w:delText>
              </w:r>
            </w:del>
          </w:p>
        </w:tc>
        <w:tc>
          <w:tcPr>
            <w:tcW w:w="2352" w:type="pct"/>
            <w:tcBorders>
              <w:top w:val="nil"/>
              <w:left w:val="nil"/>
              <w:bottom w:val="single" w:sz="4" w:space="0" w:color="auto"/>
              <w:right w:val="single" w:sz="4" w:space="0" w:color="auto"/>
            </w:tcBorders>
            <w:vAlign w:val="center"/>
            <w:hideMark/>
          </w:tcPr>
          <w:p w14:paraId="0E6D52EC" w14:textId="77777777" w:rsidR="00322061" w:rsidRPr="00322061" w:rsidRDefault="00322061" w:rsidP="00322061">
            <w:pPr>
              <w:rPr>
                <w:del w:id="8780" w:author="KPMG_PQH" w:date="2026-04-07T11:25:00Z" w16du:dateUtc="2026-04-07T04:25:00Z"/>
                <w:rFonts w:ascii="Arial" w:hAnsi="Arial" w:cs="Arial"/>
                <w:color w:val="000000"/>
                <w:sz w:val="18"/>
                <w:szCs w:val="18"/>
                <w:lang w:eastAsia="en-US"/>
              </w:rPr>
            </w:pPr>
            <w:del w:id="8781" w:author="KPMG_PQH" w:date="2026-04-07T11:25:00Z" w16du:dateUtc="2026-04-07T04:25:00Z">
              <w:r w:rsidRPr="00322061">
                <w:rPr>
                  <w:rFonts w:ascii="Arial" w:hAnsi="Arial" w:cs="Arial"/>
                  <w:color w:val="000000"/>
                  <w:sz w:val="18"/>
                  <w:szCs w:val="18"/>
                  <w:lang w:eastAsia="en-US"/>
                </w:rPr>
                <w:delText>MAO BAO INC.</w:delText>
              </w:r>
            </w:del>
          </w:p>
        </w:tc>
        <w:tc>
          <w:tcPr>
            <w:tcW w:w="846" w:type="pct"/>
            <w:tcBorders>
              <w:top w:val="nil"/>
              <w:left w:val="nil"/>
              <w:bottom w:val="single" w:sz="4" w:space="0" w:color="auto"/>
              <w:right w:val="single" w:sz="4" w:space="0" w:color="auto"/>
            </w:tcBorders>
            <w:vAlign w:val="center"/>
            <w:hideMark/>
          </w:tcPr>
          <w:p w14:paraId="1312D106" w14:textId="77777777" w:rsidR="00322061" w:rsidRPr="00322061" w:rsidRDefault="00322061" w:rsidP="00322061">
            <w:pPr>
              <w:jc w:val="center"/>
              <w:rPr>
                <w:del w:id="8782" w:author="KPMG_PQH" w:date="2026-04-07T11:25:00Z" w16du:dateUtc="2026-04-07T04:25:00Z"/>
                <w:rFonts w:ascii="Arial" w:hAnsi="Arial" w:cs="Arial"/>
                <w:color w:val="000000"/>
                <w:sz w:val="18"/>
                <w:szCs w:val="18"/>
                <w:lang w:eastAsia="en-US"/>
              </w:rPr>
            </w:pPr>
            <w:del w:id="8783"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53E989E0" w14:textId="77777777" w:rsidR="00322061" w:rsidRPr="00322061" w:rsidRDefault="00322061" w:rsidP="00322061">
            <w:pPr>
              <w:rPr>
                <w:del w:id="8784" w:author="KPMG_PQH" w:date="2026-04-07T11:25:00Z" w16du:dateUtc="2026-04-07T04:25:00Z"/>
                <w:rFonts w:ascii="Arial" w:hAnsi="Arial" w:cs="Arial"/>
                <w:color w:val="000000"/>
                <w:sz w:val="18"/>
                <w:szCs w:val="18"/>
                <w:lang w:eastAsia="en-US"/>
              </w:rPr>
            </w:pPr>
            <w:del w:id="878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CCDF54C" w14:textId="77777777" w:rsidTr="003B3AC8">
        <w:trPr>
          <w:trHeight w:val="20"/>
          <w:del w:id="878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C51814" w14:textId="77777777" w:rsidR="00322061" w:rsidRPr="00322061" w:rsidRDefault="00322061" w:rsidP="00322061">
            <w:pPr>
              <w:jc w:val="center"/>
              <w:rPr>
                <w:del w:id="8787" w:author="KPMG_PQH" w:date="2026-04-07T11:25:00Z" w16du:dateUtc="2026-04-07T04:25:00Z"/>
                <w:rFonts w:ascii="Arial" w:hAnsi="Arial" w:cs="Arial"/>
                <w:color w:val="000000"/>
                <w:sz w:val="18"/>
                <w:szCs w:val="18"/>
                <w:lang w:eastAsia="en-US"/>
              </w:rPr>
            </w:pPr>
            <w:del w:id="8788" w:author="KPMG_PQH" w:date="2026-04-07T11:25:00Z" w16du:dateUtc="2026-04-07T04:25:00Z">
              <w:r w:rsidRPr="00322061">
                <w:rPr>
                  <w:rFonts w:ascii="Arial" w:hAnsi="Arial" w:cs="Arial"/>
                  <w:color w:val="000000"/>
                  <w:sz w:val="18"/>
                  <w:szCs w:val="18"/>
                  <w:lang w:eastAsia="en-US"/>
                </w:rPr>
                <w:delText>178</w:delText>
              </w:r>
            </w:del>
          </w:p>
        </w:tc>
        <w:tc>
          <w:tcPr>
            <w:tcW w:w="2352" w:type="pct"/>
            <w:tcBorders>
              <w:top w:val="nil"/>
              <w:left w:val="nil"/>
              <w:bottom w:val="single" w:sz="4" w:space="0" w:color="auto"/>
              <w:right w:val="single" w:sz="4" w:space="0" w:color="auto"/>
            </w:tcBorders>
            <w:vAlign w:val="center"/>
            <w:hideMark/>
          </w:tcPr>
          <w:p w14:paraId="55399599" w14:textId="77777777" w:rsidR="00322061" w:rsidRPr="00322061" w:rsidRDefault="00322061" w:rsidP="00322061">
            <w:pPr>
              <w:rPr>
                <w:del w:id="8789" w:author="KPMG_PQH" w:date="2026-04-07T11:25:00Z" w16du:dateUtc="2026-04-07T04:25:00Z"/>
                <w:rFonts w:ascii="Arial" w:hAnsi="Arial" w:cs="Arial"/>
                <w:color w:val="000000"/>
                <w:sz w:val="18"/>
                <w:szCs w:val="18"/>
                <w:lang w:eastAsia="en-US"/>
              </w:rPr>
            </w:pPr>
            <w:del w:id="8790" w:author="KPMG_PQH" w:date="2026-04-07T11:25:00Z" w16du:dateUtc="2026-04-07T04:25:00Z">
              <w:r w:rsidRPr="00322061">
                <w:rPr>
                  <w:rFonts w:ascii="Arial" w:hAnsi="Arial" w:cs="Arial"/>
                  <w:color w:val="000000"/>
                  <w:sz w:val="18"/>
                  <w:szCs w:val="18"/>
                  <w:lang w:eastAsia="en-US"/>
                </w:rPr>
                <w:delText>MATSUOKA CORPORATION</w:delText>
              </w:r>
            </w:del>
          </w:p>
        </w:tc>
        <w:tc>
          <w:tcPr>
            <w:tcW w:w="846" w:type="pct"/>
            <w:tcBorders>
              <w:top w:val="nil"/>
              <w:left w:val="nil"/>
              <w:bottom w:val="single" w:sz="4" w:space="0" w:color="auto"/>
              <w:right w:val="single" w:sz="4" w:space="0" w:color="auto"/>
            </w:tcBorders>
            <w:vAlign w:val="center"/>
            <w:hideMark/>
          </w:tcPr>
          <w:p w14:paraId="1D2D02B9" w14:textId="77777777" w:rsidR="00322061" w:rsidRPr="00322061" w:rsidRDefault="00322061" w:rsidP="00322061">
            <w:pPr>
              <w:jc w:val="center"/>
              <w:rPr>
                <w:del w:id="8791" w:author="KPMG_PQH" w:date="2026-04-07T11:25:00Z" w16du:dateUtc="2026-04-07T04:25:00Z"/>
                <w:rFonts w:ascii="Arial" w:hAnsi="Arial" w:cs="Arial"/>
                <w:color w:val="000000"/>
                <w:sz w:val="18"/>
                <w:szCs w:val="18"/>
                <w:lang w:eastAsia="en-US"/>
              </w:rPr>
            </w:pPr>
            <w:del w:id="8792"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62CE3B83" w14:textId="77777777" w:rsidR="00322061" w:rsidRPr="00322061" w:rsidRDefault="00322061" w:rsidP="00322061">
            <w:pPr>
              <w:rPr>
                <w:del w:id="8793" w:author="KPMG_PQH" w:date="2026-04-07T11:25:00Z" w16du:dateUtc="2026-04-07T04:25:00Z"/>
                <w:rFonts w:ascii="Arial" w:hAnsi="Arial" w:cs="Arial"/>
                <w:color w:val="000000"/>
                <w:sz w:val="18"/>
                <w:szCs w:val="18"/>
                <w:lang w:eastAsia="en-US"/>
              </w:rPr>
            </w:pPr>
            <w:del w:id="879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6D98A26" w14:textId="77777777" w:rsidTr="003B3AC8">
        <w:trPr>
          <w:trHeight w:val="20"/>
          <w:del w:id="879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4481CE2" w14:textId="77777777" w:rsidR="00322061" w:rsidRPr="00322061" w:rsidRDefault="00322061" w:rsidP="00322061">
            <w:pPr>
              <w:jc w:val="center"/>
              <w:rPr>
                <w:del w:id="8796" w:author="KPMG_PQH" w:date="2026-04-07T11:25:00Z" w16du:dateUtc="2026-04-07T04:25:00Z"/>
                <w:rFonts w:ascii="Arial" w:hAnsi="Arial" w:cs="Arial"/>
                <w:color w:val="000000"/>
                <w:sz w:val="18"/>
                <w:szCs w:val="18"/>
                <w:lang w:eastAsia="en-US"/>
              </w:rPr>
            </w:pPr>
            <w:del w:id="8797" w:author="KPMG_PQH" w:date="2026-04-07T11:25:00Z" w16du:dateUtc="2026-04-07T04:25:00Z">
              <w:r w:rsidRPr="00322061">
                <w:rPr>
                  <w:rFonts w:ascii="Arial" w:hAnsi="Arial" w:cs="Arial"/>
                  <w:color w:val="000000"/>
                  <w:sz w:val="18"/>
                  <w:szCs w:val="18"/>
                  <w:lang w:eastAsia="en-US"/>
                </w:rPr>
                <w:delText>179</w:delText>
              </w:r>
            </w:del>
          </w:p>
        </w:tc>
        <w:tc>
          <w:tcPr>
            <w:tcW w:w="2352" w:type="pct"/>
            <w:tcBorders>
              <w:top w:val="nil"/>
              <w:left w:val="nil"/>
              <w:bottom w:val="single" w:sz="4" w:space="0" w:color="auto"/>
              <w:right w:val="single" w:sz="4" w:space="0" w:color="auto"/>
            </w:tcBorders>
            <w:vAlign w:val="center"/>
            <w:hideMark/>
          </w:tcPr>
          <w:p w14:paraId="7D88CD62" w14:textId="77777777" w:rsidR="00322061" w:rsidRPr="00322061" w:rsidRDefault="00322061" w:rsidP="00322061">
            <w:pPr>
              <w:rPr>
                <w:del w:id="8798" w:author="KPMG_PQH" w:date="2026-04-07T11:25:00Z" w16du:dateUtc="2026-04-07T04:25:00Z"/>
                <w:rFonts w:ascii="Arial" w:hAnsi="Arial" w:cs="Arial"/>
                <w:color w:val="000000"/>
                <w:sz w:val="18"/>
                <w:szCs w:val="18"/>
                <w:lang w:eastAsia="en-US"/>
              </w:rPr>
            </w:pPr>
            <w:del w:id="8799" w:author="KPMG_PQH" w:date="2026-04-07T11:25:00Z" w16du:dateUtc="2026-04-07T04:25:00Z">
              <w:r w:rsidRPr="00322061">
                <w:rPr>
                  <w:rFonts w:ascii="Arial" w:hAnsi="Arial" w:cs="Arial"/>
                  <w:color w:val="000000"/>
                  <w:sz w:val="18"/>
                  <w:szCs w:val="18"/>
                  <w:lang w:eastAsia="en-US"/>
                </w:rPr>
                <w:delText>MAYUR UNIQUOTERS LIMITED</w:delText>
              </w:r>
            </w:del>
          </w:p>
        </w:tc>
        <w:tc>
          <w:tcPr>
            <w:tcW w:w="846" w:type="pct"/>
            <w:tcBorders>
              <w:top w:val="nil"/>
              <w:left w:val="nil"/>
              <w:bottom w:val="single" w:sz="4" w:space="0" w:color="auto"/>
              <w:right w:val="single" w:sz="4" w:space="0" w:color="auto"/>
            </w:tcBorders>
            <w:vAlign w:val="center"/>
            <w:hideMark/>
          </w:tcPr>
          <w:p w14:paraId="043C2D27" w14:textId="77777777" w:rsidR="00322061" w:rsidRPr="00322061" w:rsidRDefault="00322061" w:rsidP="00322061">
            <w:pPr>
              <w:jc w:val="center"/>
              <w:rPr>
                <w:del w:id="8800" w:author="KPMG_PQH" w:date="2026-04-07T11:25:00Z" w16du:dateUtc="2026-04-07T04:25:00Z"/>
                <w:rFonts w:ascii="Arial" w:hAnsi="Arial" w:cs="Arial"/>
                <w:color w:val="000000"/>
                <w:sz w:val="18"/>
                <w:szCs w:val="18"/>
                <w:lang w:eastAsia="en-US"/>
              </w:rPr>
            </w:pPr>
            <w:del w:id="880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39CF116" w14:textId="77777777" w:rsidR="00322061" w:rsidRPr="00322061" w:rsidRDefault="00322061" w:rsidP="00322061">
            <w:pPr>
              <w:rPr>
                <w:del w:id="8802" w:author="KPMG_PQH" w:date="2026-04-07T11:25:00Z" w16du:dateUtc="2026-04-07T04:25:00Z"/>
                <w:rFonts w:ascii="Arial" w:hAnsi="Arial" w:cs="Arial"/>
                <w:color w:val="000000"/>
                <w:sz w:val="18"/>
                <w:szCs w:val="18"/>
                <w:lang w:eastAsia="en-US"/>
              </w:rPr>
            </w:pPr>
            <w:del w:id="880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5190600" w14:textId="77777777" w:rsidTr="003B3AC8">
        <w:trPr>
          <w:trHeight w:val="20"/>
          <w:del w:id="880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2958D46" w14:textId="77777777" w:rsidR="00322061" w:rsidRPr="00322061" w:rsidRDefault="00322061" w:rsidP="00322061">
            <w:pPr>
              <w:jc w:val="center"/>
              <w:rPr>
                <w:del w:id="8805" w:author="KPMG_PQH" w:date="2026-04-07T11:25:00Z" w16du:dateUtc="2026-04-07T04:25:00Z"/>
                <w:rFonts w:ascii="Arial" w:hAnsi="Arial" w:cs="Arial"/>
                <w:color w:val="000000"/>
                <w:sz w:val="18"/>
                <w:szCs w:val="18"/>
                <w:lang w:eastAsia="en-US"/>
              </w:rPr>
            </w:pPr>
            <w:del w:id="8806" w:author="KPMG_PQH" w:date="2026-04-07T11:25:00Z" w16du:dateUtc="2026-04-07T04:25:00Z">
              <w:r w:rsidRPr="00322061">
                <w:rPr>
                  <w:rFonts w:ascii="Arial" w:hAnsi="Arial" w:cs="Arial"/>
                  <w:color w:val="000000"/>
                  <w:sz w:val="18"/>
                  <w:szCs w:val="18"/>
                  <w:lang w:eastAsia="en-US"/>
                </w:rPr>
                <w:delText>180</w:delText>
              </w:r>
            </w:del>
          </w:p>
        </w:tc>
        <w:tc>
          <w:tcPr>
            <w:tcW w:w="2352" w:type="pct"/>
            <w:tcBorders>
              <w:top w:val="nil"/>
              <w:left w:val="nil"/>
              <w:bottom w:val="single" w:sz="4" w:space="0" w:color="auto"/>
              <w:right w:val="single" w:sz="4" w:space="0" w:color="auto"/>
            </w:tcBorders>
            <w:vAlign w:val="center"/>
            <w:hideMark/>
          </w:tcPr>
          <w:p w14:paraId="1E599C7C" w14:textId="77777777" w:rsidR="00322061" w:rsidRPr="00322061" w:rsidRDefault="00322061" w:rsidP="00322061">
            <w:pPr>
              <w:rPr>
                <w:del w:id="8807" w:author="KPMG_PQH" w:date="2026-04-07T11:25:00Z" w16du:dateUtc="2026-04-07T04:25:00Z"/>
                <w:rFonts w:ascii="Arial" w:hAnsi="Arial" w:cs="Arial"/>
                <w:color w:val="000000"/>
                <w:sz w:val="18"/>
                <w:szCs w:val="18"/>
                <w:lang w:eastAsia="en-US"/>
              </w:rPr>
            </w:pPr>
            <w:del w:id="8808" w:author="KPMG_PQH" w:date="2026-04-07T11:25:00Z" w16du:dateUtc="2026-04-07T04:25:00Z">
              <w:r w:rsidRPr="00322061">
                <w:rPr>
                  <w:rFonts w:ascii="Arial" w:hAnsi="Arial" w:cs="Arial"/>
                  <w:color w:val="000000"/>
                  <w:sz w:val="18"/>
                  <w:szCs w:val="18"/>
                  <w:lang w:eastAsia="en-US"/>
                </w:rPr>
                <w:delText>MC GROUP PCL</w:delText>
              </w:r>
            </w:del>
          </w:p>
        </w:tc>
        <w:tc>
          <w:tcPr>
            <w:tcW w:w="846" w:type="pct"/>
            <w:tcBorders>
              <w:top w:val="nil"/>
              <w:left w:val="nil"/>
              <w:bottom w:val="single" w:sz="4" w:space="0" w:color="auto"/>
              <w:right w:val="single" w:sz="4" w:space="0" w:color="auto"/>
            </w:tcBorders>
            <w:vAlign w:val="center"/>
            <w:hideMark/>
          </w:tcPr>
          <w:p w14:paraId="6ED503A8" w14:textId="77777777" w:rsidR="00322061" w:rsidRPr="00322061" w:rsidRDefault="00322061" w:rsidP="00322061">
            <w:pPr>
              <w:jc w:val="center"/>
              <w:rPr>
                <w:del w:id="8809" w:author="KPMG_PQH" w:date="2026-04-07T11:25:00Z" w16du:dateUtc="2026-04-07T04:25:00Z"/>
                <w:rFonts w:ascii="Arial" w:hAnsi="Arial" w:cs="Arial"/>
                <w:color w:val="000000"/>
                <w:sz w:val="18"/>
                <w:szCs w:val="18"/>
                <w:lang w:eastAsia="en-US"/>
              </w:rPr>
            </w:pPr>
            <w:del w:id="8810"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7CFA3039" w14:textId="77777777" w:rsidR="00322061" w:rsidRPr="00322061" w:rsidRDefault="00322061" w:rsidP="00322061">
            <w:pPr>
              <w:rPr>
                <w:del w:id="8811" w:author="KPMG_PQH" w:date="2026-04-07T11:25:00Z" w16du:dateUtc="2026-04-07T04:25:00Z"/>
                <w:rFonts w:ascii="Arial" w:hAnsi="Arial" w:cs="Arial"/>
                <w:color w:val="000000"/>
                <w:sz w:val="18"/>
                <w:szCs w:val="18"/>
                <w:lang w:eastAsia="en-US"/>
              </w:rPr>
            </w:pPr>
            <w:del w:id="881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2DCE03C" w14:textId="77777777" w:rsidTr="003B3AC8">
        <w:trPr>
          <w:trHeight w:val="20"/>
          <w:del w:id="881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C07FB40" w14:textId="77777777" w:rsidR="00322061" w:rsidRPr="00322061" w:rsidRDefault="00322061" w:rsidP="00322061">
            <w:pPr>
              <w:jc w:val="center"/>
              <w:rPr>
                <w:del w:id="8814" w:author="KPMG_PQH" w:date="2026-04-07T11:25:00Z" w16du:dateUtc="2026-04-07T04:25:00Z"/>
                <w:rFonts w:ascii="Arial" w:hAnsi="Arial" w:cs="Arial"/>
                <w:color w:val="000000"/>
                <w:sz w:val="18"/>
                <w:szCs w:val="18"/>
                <w:lang w:eastAsia="en-US"/>
              </w:rPr>
            </w:pPr>
            <w:del w:id="8815" w:author="KPMG_PQH" w:date="2026-04-07T11:25:00Z" w16du:dateUtc="2026-04-07T04:25:00Z">
              <w:r w:rsidRPr="00322061">
                <w:rPr>
                  <w:rFonts w:ascii="Arial" w:hAnsi="Arial" w:cs="Arial"/>
                  <w:color w:val="000000"/>
                  <w:sz w:val="18"/>
                  <w:szCs w:val="18"/>
                  <w:lang w:eastAsia="en-US"/>
                </w:rPr>
                <w:delText>181</w:delText>
              </w:r>
            </w:del>
          </w:p>
        </w:tc>
        <w:tc>
          <w:tcPr>
            <w:tcW w:w="2352" w:type="pct"/>
            <w:tcBorders>
              <w:top w:val="nil"/>
              <w:left w:val="nil"/>
              <w:bottom w:val="single" w:sz="4" w:space="0" w:color="auto"/>
              <w:right w:val="single" w:sz="4" w:space="0" w:color="auto"/>
            </w:tcBorders>
            <w:vAlign w:val="center"/>
            <w:hideMark/>
          </w:tcPr>
          <w:p w14:paraId="693EAA80" w14:textId="77777777" w:rsidR="00322061" w:rsidRPr="00322061" w:rsidRDefault="00322061" w:rsidP="00322061">
            <w:pPr>
              <w:rPr>
                <w:del w:id="8816" w:author="KPMG_PQH" w:date="2026-04-07T11:25:00Z" w16du:dateUtc="2026-04-07T04:25:00Z"/>
                <w:rFonts w:ascii="Arial" w:hAnsi="Arial" w:cs="Arial"/>
                <w:color w:val="000000"/>
                <w:sz w:val="18"/>
                <w:szCs w:val="18"/>
                <w:lang w:eastAsia="en-US"/>
              </w:rPr>
            </w:pPr>
            <w:del w:id="8817" w:author="KPMG_PQH" w:date="2026-04-07T11:25:00Z" w16du:dateUtc="2026-04-07T04:25:00Z">
              <w:r w:rsidRPr="00322061">
                <w:rPr>
                  <w:rFonts w:ascii="Arial" w:hAnsi="Arial" w:cs="Arial"/>
                  <w:color w:val="000000"/>
                  <w:sz w:val="18"/>
                  <w:szCs w:val="18"/>
                  <w:lang w:eastAsia="en-US"/>
                </w:rPr>
                <w:delText>MEINIAN ONEHEALTH HEALTHCARE HOLDINGS CO.,LTD.</w:delText>
              </w:r>
            </w:del>
          </w:p>
        </w:tc>
        <w:tc>
          <w:tcPr>
            <w:tcW w:w="846" w:type="pct"/>
            <w:tcBorders>
              <w:top w:val="nil"/>
              <w:left w:val="nil"/>
              <w:bottom w:val="single" w:sz="4" w:space="0" w:color="auto"/>
              <w:right w:val="single" w:sz="4" w:space="0" w:color="auto"/>
            </w:tcBorders>
            <w:vAlign w:val="center"/>
            <w:hideMark/>
          </w:tcPr>
          <w:p w14:paraId="241FF20E" w14:textId="77777777" w:rsidR="00322061" w:rsidRPr="00322061" w:rsidRDefault="00322061" w:rsidP="00322061">
            <w:pPr>
              <w:jc w:val="center"/>
              <w:rPr>
                <w:del w:id="8818" w:author="KPMG_PQH" w:date="2026-04-07T11:25:00Z" w16du:dateUtc="2026-04-07T04:25:00Z"/>
                <w:rFonts w:ascii="Arial" w:hAnsi="Arial" w:cs="Arial"/>
                <w:color w:val="000000"/>
                <w:sz w:val="18"/>
                <w:szCs w:val="18"/>
                <w:lang w:eastAsia="en-US"/>
              </w:rPr>
            </w:pPr>
            <w:del w:id="881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895B8BB" w14:textId="77777777" w:rsidR="00322061" w:rsidRPr="00322061" w:rsidRDefault="00322061" w:rsidP="00322061">
            <w:pPr>
              <w:rPr>
                <w:del w:id="8820" w:author="KPMG_PQH" w:date="2026-04-07T11:25:00Z" w16du:dateUtc="2026-04-07T04:25:00Z"/>
                <w:rFonts w:ascii="Arial" w:hAnsi="Arial" w:cs="Arial"/>
                <w:color w:val="000000"/>
                <w:sz w:val="18"/>
                <w:szCs w:val="18"/>
                <w:lang w:eastAsia="en-US"/>
              </w:rPr>
            </w:pPr>
            <w:del w:id="882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7917828" w14:textId="77777777" w:rsidTr="003B3AC8">
        <w:trPr>
          <w:trHeight w:val="20"/>
          <w:del w:id="882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E9332D8" w14:textId="77777777" w:rsidR="00322061" w:rsidRPr="00322061" w:rsidRDefault="00322061" w:rsidP="00322061">
            <w:pPr>
              <w:jc w:val="center"/>
              <w:rPr>
                <w:del w:id="8823" w:author="KPMG_PQH" w:date="2026-04-07T11:25:00Z" w16du:dateUtc="2026-04-07T04:25:00Z"/>
                <w:rFonts w:ascii="Arial" w:hAnsi="Arial" w:cs="Arial"/>
                <w:color w:val="000000"/>
                <w:sz w:val="18"/>
                <w:szCs w:val="18"/>
                <w:lang w:eastAsia="en-US"/>
              </w:rPr>
            </w:pPr>
            <w:del w:id="8824" w:author="KPMG_PQH" w:date="2026-04-07T11:25:00Z" w16du:dateUtc="2026-04-07T04:25:00Z">
              <w:r w:rsidRPr="00322061">
                <w:rPr>
                  <w:rFonts w:ascii="Arial" w:hAnsi="Arial" w:cs="Arial"/>
                  <w:color w:val="000000"/>
                  <w:sz w:val="18"/>
                  <w:szCs w:val="18"/>
                  <w:lang w:eastAsia="en-US"/>
                </w:rPr>
                <w:delText>182</w:delText>
              </w:r>
            </w:del>
          </w:p>
        </w:tc>
        <w:tc>
          <w:tcPr>
            <w:tcW w:w="2352" w:type="pct"/>
            <w:tcBorders>
              <w:top w:val="nil"/>
              <w:left w:val="nil"/>
              <w:bottom w:val="single" w:sz="4" w:space="0" w:color="auto"/>
              <w:right w:val="single" w:sz="4" w:space="0" w:color="auto"/>
            </w:tcBorders>
            <w:vAlign w:val="center"/>
            <w:hideMark/>
          </w:tcPr>
          <w:p w14:paraId="4012422A" w14:textId="77777777" w:rsidR="00322061" w:rsidRPr="00322061" w:rsidRDefault="00322061" w:rsidP="00322061">
            <w:pPr>
              <w:rPr>
                <w:del w:id="8825" w:author="KPMG_PQH" w:date="2026-04-07T11:25:00Z" w16du:dateUtc="2026-04-07T04:25:00Z"/>
                <w:rFonts w:ascii="Arial" w:hAnsi="Arial" w:cs="Arial"/>
                <w:color w:val="000000"/>
                <w:sz w:val="18"/>
                <w:szCs w:val="18"/>
                <w:lang w:eastAsia="en-US"/>
              </w:rPr>
            </w:pPr>
            <w:del w:id="8826" w:author="KPMG_PQH" w:date="2026-04-07T11:25:00Z" w16du:dateUtc="2026-04-07T04:25:00Z">
              <w:r w:rsidRPr="00322061">
                <w:rPr>
                  <w:rFonts w:ascii="Arial" w:hAnsi="Arial" w:cs="Arial"/>
                  <w:color w:val="000000"/>
                  <w:sz w:val="18"/>
                  <w:szCs w:val="18"/>
                  <w:lang w:eastAsia="en-US"/>
                </w:rPr>
                <w:delText>MERCURIES &amp; ASSOCIATES HOLDING LIMITED</w:delText>
              </w:r>
            </w:del>
          </w:p>
        </w:tc>
        <w:tc>
          <w:tcPr>
            <w:tcW w:w="846" w:type="pct"/>
            <w:tcBorders>
              <w:top w:val="nil"/>
              <w:left w:val="nil"/>
              <w:bottom w:val="single" w:sz="4" w:space="0" w:color="auto"/>
              <w:right w:val="single" w:sz="4" w:space="0" w:color="auto"/>
            </w:tcBorders>
            <w:vAlign w:val="center"/>
            <w:hideMark/>
          </w:tcPr>
          <w:p w14:paraId="178119DB" w14:textId="77777777" w:rsidR="00322061" w:rsidRPr="00322061" w:rsidRDefault="00322061" w:rsidP="00322061">
            <w:pPr>
              <w:jc w:val="center"/>
              <w:rPr>
                <w:del w:id="8827" w:author="KPMG_PQH" w:date="2026-04-07T11:25:00Z" w16du:dateUtc="2026-04-07T04:25:00Z"/>
                <w:rFonts w:ascii="Arial" w:hAnsi="Arial" w:cs="Arial"/>
                <w:color w:val="000000"/>
                <w:sz w:val="18"/>
                <w:szCs w:val="18"/>
                <w:lang w:eastAsia="en-US"/>
              </w:rPr>
            </w:pPr>
            <w:del w:id="8828"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EC99CCE" w14:textId="77777777" w:rsidR="00322061" w:rsidRPr="00322061" w:rsidRDefault="00322061" w:rsidP="00322061">
            <w:pPr>
              <w:rPr>
                <w:del w:id="8829" w:author="KPMG_PQH" w:date="2026-04-07T11:25:00Z" w16du:dateUtc="2026-04-07T04:25:00Z"/>
                <w:rFonts w:ascii="Arial" w:hAnsi="Arial" w:cs="Arial"/>
                <w:color w:val="000000"/>
                <w:sz w:val="18"/>
                <w:szCs w:val="18"/>
                <w:lang w:eastAsia="en-US"/>
              </w:rPr>
            </w:pPr>
            <w:del w:id="883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75728D7" w14:textId="77777777" w:rsidTr="003B3AC8">
        <w:trPr>
          <w:trHeight w:val="20"/>
          <w:del w:id="883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2BB70E6" w14:textId="77777777" w:rsidR="00322061" w:rsidRPr="00322061" w:rsidRDefault="00322061" w:rsidP="00322061">
            <w:pPr>
              <w:jc w:val="center"/>
              <w:rPr>
                <w:del w:id="8832" w:author="KPMG_PQH" w:date="2026-04-07T11:25:00Z" w16du:dateUtc="2026-04-07T04:25:00Z"/>
                <w:rFonts w:ascii="Arial" w:hAnsi="Arial" w:cs="Arial"/>
                <w:color w:val="000000"/>
                <w:sz w:val="18"/>
                <w:szCs w:val="18"/>
                <w:lang w:eastAsia="en-US"/>
              </w:rPr>
            </w:pPr>
            <w:del w:id="8833" w:author="KPMG_PQH" w:date="2026-04-07T11:25:00Z" w16du:dateUtc="2026-04-07T04:25:00Z">
              <w:r w:rsidRPr="00322061">
                <w:rPr>
                  <w:rFonts w:ascii="Arial" w:hAnsi="Arial" w:cs="Arial"/>
                  <w:color w:val="000000"/>
                  <w:sz w:val="18"/>
                  <w:szCs w:val="18"/>
                  <w:lang w:eastAsia="en-US"/>
                </w:rPr>
                <w:delText>183</w:delText>
              </w:r>
            </w:del>
          </w:p>
        </w:tc>
        <w:tc>
          <w:tcPr>
            <w:tcW w:w="2352" w:type="pct"/>
            <w:tcBorders>
              <w:top w:val="nil"/>
              <w:left w:val="nil"/>
              <w:bottom w:val="single" w:sz="4" w:space="0" w:color="auto"/>
              <w:right w:val="single" w:sz="4" w:space="0" w:color="auto"/>
            </w:tcBorders>
            <w:vAlign w:val="center"/>
            <w:hideMark/>
          </w:tcPr>
          <w:p w14:paraId="3BE6DD47" w14:textId="77777777" w:rsidR="00322061" w:rsidRPr="00322061" w:rsidRDefault="00322061" w:rsidP="00322061">
            <w:pPr>
              <w:rPr>
                <w:del w:id="8834" w:author="KPMG_PQH" w:date="2026-04-07T11:25:00Z" w16du:dateUtc="2026-04-07T04:25:00Z"/>
                <w:rFonts w:ascii="Arial" w:hAnsi="Arial" w:cs="Arial"/>
                <w:color w:val="000000"/>
                <w:sz w:val="18"/>
                <w:szCs w:val="18"/>
                <w:lang w:eastAsia="en-US"/>
              </w:rPr>
            </w:pPr>
            <w:del w:id="8835" w:author="KPMG_PQH" w:date="2026-04-07T11:25:00Z" w16du:dateUtc="2026-04-07T04:25:00Z">
              <w:r w:rsidRPr="00322061">
                <w:rPr>
                  <w:rFonts w:ascii="Arial" w:hAnsi="Arial" w:cs="Arial"/>
                  <w:color w:val="000000"/>
                  <w:sz w:val="18"/>
                  <w:szCs w:val="18"/>
                  <w:lang w:eastAsia="en-US"/>
                </w:rPr>
                <w:delText>MIDEAST (INDIA) LTD</w:delText>
              </w:r>
            </w:del>
          </w:p>
        </w:tc>
        <w:tc>
          <w:tcPr>
            <w:tcW w:w="846" w:type="pct"/>
            <w:tcBorders>
              <w:top w:val="nil"/>
              <w:left w:val="nil"/>
              <w:bottom w:val="single" w:sz="4" w:space="0" w:color="auto"/>
              <w:right w:val="single" w:sz="4" w:space="0" w:color="auto"/>
            </w:tcBorders>
            <w:vAlign w:val="center"/>
            <w:hideMark/>
          </w:tcPr>
          <w:p w14:paraId="22C3CFB3" w14:textId="77777777" w:rsidR="00322061" w:rsidRPr="00322061" w:rsidRDefault="00322061" w:rsidP="00322061">
            <w:pPr>
              <w:jc w:val="center"/>
              <w:rPr>
                <w:del w:id="8836" w:author="KPMG_PQH" w:date="2026-04-07T11:25:00Z" w16du:dateUtc="2026-04-07T04:25:00Z"/>
                <w:rFonts w:ascii="Arial" w:hAnsi="Arial" w:cs="Arial"/>
                <w:color w:val="000000"/>
                <w:sz w:val="18"/>
                <w:szCs w:val="18"/>
                <w:lang w:eastAsia="en-US"/>
              </w:rPr>
            </w:pPr>
            <w:del w:id="883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D03D6E0" w14:textId="77777777" w:rsidR="00322061" w:rsidRPr="00322061" w:rsidRDefault="00322061" w:rsidP="00322061">
            <w:pPr>
              <w:rPr>
                <w:del w:id="8838" w:author="KPMG_PQH" w:date="2026-04-07T11:25:00Z" w16du:dateUtc="2026-04-07T04:25:00Z"/>
                <w:rFonts w:ascii="Arial" w:hAnsi="Arial" w:cs="Arial"/>
                <w:color w:val="000000"/>
                <w:sz w:val="18"/>
                <w:szCs w:val="18"/>
                <w:lang w:eastAsia="en-US"/>
              </w:rPr>
            </w:pPr>
            <w:del w:id="883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5BB43264" w14:textId="77777777" w:rsidTr="003B3AC8">
        <w:trPr>
          <w:trHeight w:val="20"/>
          <w:del w:id="884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5C6954C" w14:textId="77777777" w:rsidR="00322061" w:rsidRPr="00322061" w:rsidRDefault="00322061" w:rsidP="00322061">
            <w:pPr>
              <w:jc w:val="center"/>
              <w:rPr>
                <w:del w:id="8841" w:author="KPMG_PQH" w:date="2026-04-07T11:25:00Z" w16du:dateUtc="2026-04-07T04:25:00Z"/>
                <w:rFonts w:ascii="Arial" w:hAnsi="Arial" w:cs="Arial"/>
                <w:color w:val="000000"/>
                <w:sz w:val="18"/>
                <w:szCs w:val="18"/>
                <w:lang w:eastAsia="en-US"/>
              </w:rPr>
            </w:pPr>
            <w:del w:id="8842" w:author="KPMG_PQH" w:date="2026-04-07T11:25:00Z" w16du:dateUtc="2026-04-07T04:25:00Z">
              <w:r w:rsidRPr="00322061">
                <w:rPr>
                  <w:rFonts w:ascii="Arial" w:hAnsi="Arial" w:cs="Arial"/>
                  <w:color w:val="000000"/>
                  <w:sz w:val="18"/>
                  <w:szCs w:val="18"/>
                  <w:lang w:eastAsia="en-US"/>
                </w:rPr>
                <w:delText>184</w:delText>
              </w:r>
            </w:del>
          </w:p>
        </w:tc>
        <w:tc>
          <w:tcPr>
            <w:tcW w:w="2352" w:type="pct"/>
            <w:tcBorders>
              <w:top w:val="nil"/>
              <w:left w:val="nil"/>
              <w:bottom w:val="single" w:sz="4" w:space="0" w:color="auto"/>
              <w:right w:val="single" w:sz="4" w:space="0" w:color="auto"/>
            </w:tcBorders>
            <w:vAlign w:val="center"/>
            <w:hideMark/>
          </w:tcPr>
          <w:p w14:paraId="3E5A729B" w14:textId="77777777" w:rsidR="00322061" w:rsidRPr="00322061" w:rsidRDefault="00322061" w:rsidP="00322061">
            <w:pPr>
              <w:rPr>
                <w:del w:id="8843" w:author="KPMG_PQH" w:date="2026-04-07T11:25:00Z" w16du:dateUtc="2026-04-07T04:25:00Z"/>
                <w:rFonts w:ascii="Arial" w:hAnsi="Arial" w:cs="Arial"/>
                <w:color w:val="000000"/>
                <w:sz w:val="18"/>
                <w:szCs w:val="18"/>
                <w:lang w:eastAsia="en-US"/>
              </w:rPr>
            </w:pPr>
            <w:del w:id="8844" w:author="KPMG_PQH" w:date="2026-04-07T11:25:00Z" w16du:dateUtc="2026-04-07T04:25:00Z">
              <w:r w:rsidRPr="00322061">
                <w:rPr>
                  <w:rFonts w:ascii="Arial" w:hAnsi="Arial" w:cs="Arial"/>
                  <w:color w:val="000000"/>
                  <w:sz w:val="18"/>
                  <w:szCs w:val="18"/>
                  <w:lang w:eastAsia="en-US"/>
                </w:rPr>
                <w:delText>MINDA CORPORATION LIMITED</w:delText>
              </w:r>
            </w:del>
          </w:p>
        </w:tc>
        <w:tc>
          <w:tcPr>
            <w:tcW w:w="846" w:type="pct"/>
            <w:tcBorders>
              <w:top w:val="nil"/>
              <w:left w:val="nil"/>
              <w:bottom w:val="single" w:sz="4" w:space="0" w:color="auto"/>
              <w:right w:val="single" w:sz="4" w:space="0" w:color="auto"/>
            </w:tcBorders>
            <w:vAlign w:val="center"/>
            <w:hideMark/>
          </w:tcPr>
          <w:p w14:paraId="2EEB70A9" w14:textId="77777777" w:rsidR="00322061" w:rsidRPr="00322061" w:rsidRDefault="00322061" w:rsidP="00322061">
            <w:pPr>
              <w:jc w:val="center"/>
              <w:rPr>
                <w:del w:id="8845" w:author="KPMG_PQH" w:date="2026-04-07T11:25:00Z" w16du:dateUtc="2026-04-07T04:25:00Z"/>
                <w:rFonts w:ascii="Arial" w:hAnsi="Arial" w:cs="Arial"/>
                <w:color w:val="000000"/>
                <w:sz w:val="18"/>
                <w:szCs w:val="18"/>
                <w:lang w:eastAsia="en-US"/>
              </w:rPr>
            </w:pPr>
            <w:del w:id="8846"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94DE0C2" w14:textId="77777777" w:rsidR="00322061" w:rsidRPr="00322061" w:rsidRDefault="00322061" w:rsidP="00322061">
            <w:pPr>
              <w:rPr>
                <w:del w:id="8847" w:author="KPMG_PQH" w:date="2026-04-07T11:25:00Z" w16du:dateUtc="2026-04-07T04:25:00Z"/>
                <w:rFonts w:ascii="Arial" w:hAnsi="Arial" w:cs="Arial"/>
                <w:color w:val="000000"/>
                <w:sz w:val="18"/>
                <w:szCs w:val="18"/>
                <w:lang w:eastAsia="en-US"/>
              </w:rPr>
            </w:pPr>
            <w:del w:id="884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12F6A1B" w14:textId="77777777" w:rsidTr="003B3AC8">
        <w:trPr>
          <w:trHeight w:val="20"/>
          <w:del w:id="884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AFDFDD9" w14:textId="77777777" w:rsidR="00322061" w:rsidRPr="00322061" w:rsidRDefault="00322061" w:rsidP="00322061">
            <w:pPr>
              <w:jc w:val="center"/>
              <w:rPr>
                <w:del w:id="8850" w:author="KPMG_PQH" w:date="2026-04-07T11:25:00Z" w16du:dateUtc="2026-04-07T04:25:00Z"/>
                <w:rFonts w:ascii="Arial" w:hAnsi="Arial" w:cs="Arial"/>
                <w:color w:val="000000"/>
                <w:sz w:val="18"/>
                <w:szCs w:val="18"/>
                <w:lang w:eastAsia="en-US"/>
              </w:rPr>
            </w:pPr>
            <w:del w:id="8851" w:author="KPMG_PQH" w:date="2026-04-07T11:25:00Z" w16du:dateUtc="2026-04-07T04:25:00Z">
              <w:r w:rsidRPr="00322061">
                <w:rPr>
                  <w:rFonts w:ascii="Arial" w:hAnsi="Arial" w:cs="Arial"/>
                  <w:color w:val="000000"/>
                  <w:sz w:val="18"/>
                  <w:szCs w:val="18"/>
                  <w:lang w:eastAsia="en-US"/>
                </w:rPr>
                <w:delText>185</w:delText>
              </w:r>
            </w:del>
          </w:p>
        </w:tc>
        <w:tc>
          <w:tcPr>
            <w:tcW w:w="2352" w:type="pct"/>
            <w:tcBorders>
              <w:top w:val="nil"/>
              <w:left w:val="nil"/>
              <w:bottom w:val="single" w:sz="4" w:space="0" w:color="auto"/>
              <w:right w:val="single" w:sz="4" w:space="0" w:color="auto"/>
            </w:tcBorders>
            <w:vAlign w:val="center"/>
            <w:hideMark/>
          </w:tcPr>
          <w:p w14:paraId="6D00274D" w14:textId="77777777" w:rsidR="00322061" w:rsidRPr="00322061" w:rsidRDefault="00322061" w:rsidP="00322061">
            <w:pPr>
              <w:rPr>
                <w:del w:id="8852" w:author="KPMG_PQH" w:date="2026-04-07T11:25:00Z" w16du:dateUtc="2026-04-07T04:25:00Z"/>
                <w:rFonts w:ascii="Arial" w:hAnsi="Arial" w:cs="Arial"/>
                <w:color w:val="000000"/>
                <w:sz w:val="18"/>
                <w:szCs w:val="18"/>
                <w:lang w:eastAsia="en-US"/>
              </w:rPr>
            </w:pPr>
            <w:del w:id="8853" w:author="KPMG_PQH" w:date="2026-04-07T11:25:00Z" w16du:dateUtc="2026-04-07T04:25:00Z">
              <w:r w:rsidRPr="00322061">
                <w:rPr>
                  <w:rFonts w:ascii="Arial" w:hAnsi="Arial" w:cs="Arial"/>
                  <w:color w:val="000000"/>
                  <w:sz w:val="18"/>
                  <w:szCs w:val="18"/>
                  <w:lang w:eastAsia="en-US"/>
                </w:rPr>
                <w:delText>MINGXIN AUTOMOTIVE LEATHER CO., LTD.</w:delText>
              </w:r>
            </w:del>
          </w:p>
        </w:tc>
        <w:tc>
          <w:tcPr>
            <w:tcW w:w="846" w:type="pct"/>
            <w:tcBorders>
              <w:top w:val="nil"/>
              <w:left w:val="nil"/>
              <w:bottom w:val="single" w:sz="4" w:space="0" w:color="auto"/>
              <w:right w:val="single" w:sz="4" w:space="0" w:color="auto"/>
            </w:tcBorders>
            <w:vAlign w:val="center"/>
            <w:hideMark/>
          </w:tcPr>
          <w:p w14:paraId="39F09B07" w14:textId="77777777" w:rsidR="00322061" w:rsidRPr="00322061" w:rsidRDefault="00322061" w:rsidP="00322061">
            <w:pPr>
              <w:jc w:val="center"/>
              <w:rPr>
                <w:del w:id="8854" w:author="KPMG_PQH" w:date="2026-04-07T11:25:00Z" w16du:dateUtc="2026-04-07T04:25:00Z"/>
                <w:rFonts w:ascii="Arial" w:hAnsi="Arial" w:cs="Arial"/>
                <w:color w:val="000000"/>
                <w:sz w:val="18"/>
                <w:szCs w:val="18"/>
                <w:lang w:eastAsia="en-US"/>
              </w:rPr>
            </w:pPr>
            <w:del w:id="885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E781E4D" w14:textId="77777777" w:rsidR="00322061" w:rsidRPr="00322061" w:rsidRDefault="00322061" w:rsidP="00322061">
            <w:pPr>
              <w:rPr>
                <w:del w:id="8856" w:author="KPMG_PQH" w:date="2026-04-07T11:25:00Z" w16du:dateUtc="2026-04-07T04:25:00Z"/>
                <w:rFonts w:ascii="Arial" w:hAnsi="Arial" w:cs="Arial"/>
                <w:color w:val="000000"/>
                <w:sz w:val="18"/>
                <w:szCs w:val="18"/>
                <w:lang w:eastAsia="en-US"/>
              </w:rPr>
            </w:pPr>
            <w:del w:id="885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FE2AF3E" w14:textId="77777777" w:rsidTr="003B3AC8">
        <w:trPr>
          <w:trHeight w:val="20"/>
          <w:del w:id="885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3066A7E" w14:textId="77777777" w:rsidR="00322061" w:rsidRPr="00322061" w:rsidRDefault="00322061" w:rsidP="00322061">
            <w:pPr>
              <w:jc w:val="center"/>
              <w:rPr>
                <w:del w:id="8859" w:author="KPMG_PQH" w:date="2026-04-07T11:25:00Z" w16du:dateUtc="2026-04-07T04:25:00Z"/>
                <w:rFonts w:ascii="Arial" w:hAnsi="Arial" w:cs="Arial"/>
                <w:color w:val="000000"/>
                <w:sz w:val="18"/>
                <w:szCs w:val="18"/>
                <w:lang w:eastAsia="en-US"/>
              </w:rPr>
            </w:pPr>
            <w:del w:id="8860" w:author="KPMG_PQH" w:date="2026-04-07T11:25:00Z" w16du:dateUtc="2026-04-07T04:25:00Z">
              <w:r w:rsidRPr="00322061">
                <w:rPr>
                  <w:rFonts w:ascii="Arial" w:hAnsi="Arial" w:cs="Arial"/>
                  <w:color w:val="000000"/>
                  <w:sz w:val="18"/>
                  <w:szCs w:val="18"/>
                  <w:lang w:eastAsia="en-US"/>
                </w:rPr>
                <w:delText>186</w:delText>
              </w:r>
            </w:del>
          </w:p>
        </w:tc>
        <w:tc>
          <w:tcPr>
            <w:tcW w:w="2352" w:type="pct"/>
            <w:tcBorders>
              <w:top w:val="nil"/>
              <w:left w:val="nil"/>
              <w:bottom w:val="single" w:sz="4" w:space="0" w:color="auto"/>
              <w:right w:val="single" w:sz="4" w:space="0" w:color="auto"/>
            </w:tcBorders>
            <w:vAlign w:val="center"/>
            <w:hideMark/>
          </w:tcPr>
          <w:p w14:paraId="38305810" w14:textId="77777777" w:rsidR="00322061" w:rsidRPr="00322061" w:rsidRDefault="00322061" w:rsidP="00322061">
            <w:pPr>
              <w:rPr>
                <w:del w:id="8861" w:author="KPMG_PQH" w:date="2026-04-07T11:25:00Z" w16du:dateUtc="2026-04-07T04:25:00Z"/>
                <w:rFonts w:ascii="Arial" w:hAnsi="Arial" w:cs="Arial"/>
                <w:color w:val="000000"/>
                <w:sz w:val="18"/>
                <w:szCs w:val="18"/>
                <w:lang w:eastAsia="en-US"/>
              </w:rPr>
            </w:pPr>
            <w:del w:id="8862" w:author="KPMG_PQH" w:date="2026-04-07T11:25:00Z" w16du:dateUtc="2026-04-07T04:25:00Z">
              <w:r w:rsidRPr="00322061">
                <w:rPr>
                  <w:rFonts w:ascii="Arial" w:hAnsi="Arial" w:cs="Arial"/>
                  <w:color w:val="000000"/>
                  <w:sz w:val="18"/>
                  <w:szCs w:val="18"/>
                  <w:lang w:eastAsia="en-US"/>
                </w:rPr>
                <w:delText>MIRZA INTERNATIONAL LIMITED</w:delText>
              </w:r>
            </w:del>
          </w:p>
        </w:tc>
        <w:tc>
          <w:tcPr>
            <w:tcW w:w="846" w:type="pct"/>
            <w:tcBorders>
              <w:top w:val="nil"/>
              <w:left w:val="nil"/>
              <w:bottom w:val="single" w:sz="4" w:space="0" w:color="auto"/>
              <w:right w:val="single" w:sz="4" w:space="0" w:color="auto"/>
            </w:tcBorders>
            <w:vAlign w:val="center"/>
            <w:hideMark/>
          </w:tcPr>
          <w:p w14:paraId="31AF340E" w14:textId="77777777" w:rsidR="00322061" w:rsidRPr="00322061" w:rsidRDefault="00322061" w:rsidP="00322061">
            <w:pPr>
              <w:jc w:val="center"/>
              <w:rPr>
                <w:del w:id="8863" w:author="KPMG_PQH" w:date="2026-04-07T11:25:00Z" w16du:dateUtc="2026-04-07T04:25:00Z"/>
                <w:rFonts w:ascii="Arial" w:hAnsi="Arial" w:cs="Arial"/>
                <w:color w:val="000000"/>
                <w:sz w:val="18"/>
                <w:szCs w:val="18"/>
                <w:lang w:eastAsia="en-US"/>
              </w:rPr>
            </w:pPr>
            <w:del w:id="8864"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96CD98D" w14:textId="77777777" w:rsidR="00322061" w:rsidRPr="00322061" w:rsidRDefault="00322061" w:rsidP="00322061">
            <w:pPr>
              <w:rPr>
                <w:del w:id="8865" w:author="KPMG_PQH" w:date="2026-04-07T11:25:00Z" w16du:dateUtc="2026-04-07T04:25:00Z"/>
                <w:rFonts w:ascii="Arial" w:hAnsi="Arial" w:cs="Arial"/>
                <w:color w:val="000000"/>
                <w:sz w:val="18"/>
                <w:szCs w:val="18"/>
                <w:lang w:eastAsia="en-US"/>
              </w:rPr>
            </w:pPr>
            <w:del w:id="886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F0BDACB" w14:textId="77777777" w:rsidTr="003B3AC8">
        <w:trPr>
          <w:trHeight w:val="20"/>
          <w:del w:id="886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669C021" w14:textId="77777777" w:rsidR="00322061" w:rsidRPr="00322061" w:rsidRDefault="00322061" w:rsidP="00322061">
            <w:pPr>
              <w:jc w:val="center"/>
              <w:rPr>
                <w:del w:id="8868" w:author="KPMG_PQH" w:date="2026-04-07T11:25:00Z" w16du:dateUtc="2026-04-07T04:25:00Z"/>
                <w:rFonts w:ascii="Arial" w:hAnsi="Arial" w:cs="Arial"/>
                <w:color w:val="000000"/>
                <w:sz w:val="18"/>
                <w:szCs w:val="18"/>
                <w:lang w:eastAsia="en-US"/>
              </w:rPr>
            </w:pPr>
            <w:del w:id="8869" w:author="KPMG_PQH" w:date="2026-04-07T11:25:00Z" w16du:dateUtc="2026-04-07T04:25:00Z">
              <w:r w:rsidRPr="00322061">
                <w:rPr>
                  <w:rFonts w:ascii="Arial" w:hAnsi="Arial" w:cs="Arial"/>
                  <w:color w:val="000000"/>
                  <w:sz w:val="18"/>
                  <w:szCs w:val="18"/>
                  <w:lang w:eastAsia="en-US"/>
                </w:rPr>
                <w:lastRenderedPageBreak/>
                <w:delText>187</w:delText>
              </w:r>
            </w:del>
          </w:p>
        </w:tc>
        <w:tc>
          <w:tcPr>
            <w:tcW w:w="2352" w:type="pct"/>
            <w:tcBorders>
              <w:top w:val="nil"/>
              <w:left w:val="nil"/>
              <w:bottom w:val="single" w:sz="4" w:space="0" w:color="auto"/>
              <w:right w:val="single" w:sz="4" w:space="0" w:color="auto"/>
            </w:tcBorders>
            <w:vAlign w:val="center"/>
            <w:hideMark/>
          </w:tcPr>
          <w:p w14:paraId="61FC8D53" w14:textId="77777777" w:rsidR="00322061" w:rsidRPr="00322061" w:rsidRDefault="00322061" w:rsidP="00322061">
            <w:pPr>
              <w:rPr>
                <w:del w:id="8870" w:author="KPMG_PQH" w:date="2026-04-07T11:25:00Z" w16du:dateUtc="2026-04-07T04:25:00Z"/>
                <w:rFonts w:ascii="Arial" w:hAnsi="Arial" w:cs="Arial"/>
                <w:color w:val="000000"/>
                <w:sz w:val="18"/>
                <w:szCs w:val="18"/>
                <w:lang w:eastAsia="en-US"/>
              </w:rPr>
            </w:pPr>
            <w:del w:id="8871" w:author="KPMG_PQH" w:date="2026-04-07T11:25:00Z" w16du:dateUtc="2026-04-07T04:25:00Z">
              <w:r w:rsidRPr="00322061">
                <w:rPr>
                  <w:rFonts w:ascii="Arial" w:hAnsi="Arial" w:cs="Arial"/>
                  <w:color w:val="000000"/>
                  <w:sz w:val="18"/>
                  <w:szCs w:val="18"/>
                  <w:lang w:eastAsia="en-US"/>
                </w:rPr>
                <w:delText>MISUMI GROUP INC.</w:delText>
              </w:r>
            </w:del>
          </w:p>
        </w:tc>
        <w:tc>
          <w:tcPr>
            <w:tcW w:w="846" w:type="pct"/>
            <w:tcBorders>
              <w:top w:val="nil"/>
              <w:left w:val="nil"/>
              <w:bottom w:val="single" w:sz="4" w:space="0" w:color="auto"/>
              <w:right w:val="single" w:sz="4" w:space="0" w:color="auto"/>
            </w:tcBorders>
            <w:vAlign w:val="center"/>
            <w:hideMark/>
          </w:tcPr>
          <w:p w14:paraId="30C6931A" w14:textId="77777777" w:rsidR="00322061" w:rsidRPr="00322061" w:rsidRDefault="00322061" w:rsidP="00322061">
            <w:pPr>
              <w:jc w:val="center"/>
              <w:rPr>
                <w:del w:id="8872" w:author="KPMG_PQH" w:date="2026-04-07T11:25:00Z" w16du:dateUtc="2026-04-07T04:25:00Z"/>
                <w:rFonts w:ascii="Arial" w:hAnsi="Arial" w:cs="Arial"/>
                <w:color w:val="000000"/>
                <w:sz w:val="18"/>
                <w:szCs w:val="18"/>
                <w:lang w:eastAsia="en-US"/>
              </w:rPr>
            </w:pPr>
            <w:del w:id="887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D062024" w14:textId="77777777" w:rsidR="00322061" w:rsidRPr="00322061" w:rsidRDefault="00322061" w:rsidP="00322061">
            <w:pPr>
              <w:rPr>
                <w:del w:id="8874" w:author="KPMG_PQH" w:date="2026-04-07T11:25:00Z" w16du:dateUtc="2026-04-07T04:25:00Z"/>
                <w:rFonts w:ascii="Arial" w:hAnsi="Arial" w:cs="Arial"/>
                <w:color w:val="000000"/>
                <w:sz w:val="18"/>
                <w:szCs w:val="18"/>
                <w:lang w:eastAsia="en-US"/>
              </w:rPr>
            </w:pPr>
            <w:del w:id="887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71BD8E9" w14:textId="77777777" w:rsidTr="003B3AC8">
        <w:trPr>
          <w:trHeight w:val="20"/>
          <w:del w:id="887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D59629" w14:textId="77777777" w:rsidR="00322061" w:rsidRPr="00322061" w:rsidRDefault="00322061" w:rsidP="00322061">
            <w:pPr>
              <w:jc w:val="center"/>
              <w:rPr>
                <w:del w:id="8877" w:author="KPMG_PQH" w:date="2026-04-07T11:25:00Z" w16du:dateUtc="2026-04-07T04:25:00Z"/>
                <w:rFonts w:ascii="Arial" w:hAnsi="Arial" w:cs="Arial"/>
                <w:color w:val="000000"/>
                <w:sz w:val="18"/>
                <w:szCs w:val="18"/>
                <w:lang w:eastAsia="en-US"/>
              </w:rPr>
            </w:pPr>
            <w:del w:id="8878" w:author="KPMG_PQH" w:date="2026-04-07T11:25:00Z" w16du:dateUtc="2026-04-07T04:25:00Z">
              <w:r w:rsidRPr="00322061">
                <w:rPr>
                  <w:rFonts w:ascii="Arial" w:hAnsi="Arial" w:cs="Arial"/>
                  <w:color w:val="000000"/>
                  <w:sz w:val="18"/>
                  <w:szCs w:val="18"/>
                  <w:lang w:eastAsia="en-US"/>
                </w:rPr>
                <w:delText>188</w:delText>
              </w:r>
            </w:del>
          </w:p>
        </w:tc>
        <w:tc>
          <w:tcPr>
            <w:tcW w:w="2352" w:type="pct"/>
            <w:tcBorders>
              <w:top w:val="nil"/>
              <w:left w:val="nil"/>
              <w:bottom w:val="single" w:sz="4" w:space="0" w:color="auto"/>
              <w:right w:val="single" w:sz="4" w:space="0" w:color="auto"/>
            </w:tcBorders>
            <w:vAlign w:val="center"/>
            <w:hideMark/>
          </w:tcPr>
          <w:p w14:paraId="10EE527A" w14:textId="77777777" w:rsidR="00322061" w:rsidRPr="00322061" w:rsidRDefault="00322061" w:rsidP="00322061">
            <w:pPr>
              <w:rPr>
                <w:del w:id="8879" w:author="KPMG_PQH" w:date="2026-04-07T11:25:00Z" w16du:dateUtc="2026-04-07T04:25:00Z"/>
                <w:rFonts w:ascii="Arial" w:hAnsi="Arial" w:cs="Arial"/>
                <w:color w:val="000000"/>
                <w:sz w:val="18"/>
                <w:szCs w:val="18"/>
                <w:lang w:eastAsia="en-US"/>
              </w:rPr>
            </w:pPr>
            <w:del w:id="8880" w:author="KPMG_PQH" w:date="2026-04-07T11:25:00Z" w16du:dateUtc="2026-04-07T04:25:00Z">
              <w:r w:rsidRPr="00322061">
                <w:rPr>
                  <w:rFonts w:ascii="Arial" w:hAnsi="Arial" w:cs="Arial"/>
                  <w:color w:val="000000"/>
                  <w:sz w:val="18"/>
                  <w:szCs w:val="18"/>
                  <w:lang w:eastAsia="en-US"/>
                </w:rPr>
                <w:delText>MITAC HOLDINGS CORPORATION</w:delText>
              </w:r>
            </w:del>
          </w:p>
        </w:tc>
        <w:tc>
          <w:tcPr>
            <w:tcW w:w="846" w:type="pct"/>
            <w:tcBorders>
              <w:top w:val="nil"/>
              <w:left w:val="nil"/>
              <w:bottom w:val="single" w:sz="4" w:space="0" w:color="auto"/>
              <w:right w:val="single" w:sz="4" w:space="0" w:color="auto"/>
            </w:tcBorders>
            <w:vAlign w:val="center"/>
            <w:hideMark/>
          </w:tcPr>
          <w:p w14:paraId="21DED2E9" w14:textId="77777777" w:rsidR="00322061" w:rsidRPr="00322061" w:rsidRDefault="00322061" w:rsidP="00322061">
            <w:pPr>
              <w:jc w:val="center"/>
              <w:rPr>
                <w:del w:id="8881" w:author="KPMG_PQH" w:date="2026-04-07T11:25:00Z" w16du:dateUtc="2026-04-07T04:25:00Z"/>
                <w:rFonts w:ascii="Arial" w:hAnsi="Arial" w:cs="Arial"/>
                <w:color w:val="000000"/>
                <w:sz w:val="18"/>
                <w:szCs w:val="18"/>
                <w:lang w:eastAsia="en-US"/>
              </w:rPr>
            </w:pPr>
            <w:del w:id="8882"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C4DFE25" w14:textId="77777777" w:rsidR="00322061" w:rsidRPr="00322061" w:rsidRDefault="00322061" w:rsidP="00322061">
            <w:pPr>
              <w:rPr>
                <w:del w:id="8883" w:author="KPMG_PQH" w:date="2026-04-07T11:25:00Z" w16du:dateUtc="2026-04-07T04:25:00Z"/>
                <w:rFonts w:ascii="Arial" w:hAnsi="Arial" w:cs="Arial"/>
                <w:color w:val="000000"/>
                <w:sz w:val="18"/>
                <w:szCs w:val="18"/>
                <w:lang w:eastAsia="en-US"/>
              </w:rPr>
            </w:pPr>
            <w:del w:id="888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1F790AF" w14:textId="77777777" w:rsidTr="003B3AC8">
        <w:trPr>
          <w:trHeight w:val="20"/>
          <w:del w:id="888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25D4C11" w14:textId="77777777" w:rsidR="00322061" w:rsidRPr="00322061" w:rsidRDefault="00322061" w:rsidP="00322061">
            <w:pPr>
              <w:jc w:val="center"/>
              <w:rPr>
                <w:del w:id="8886" w:author="KPMG_PQH" w:date="2026-04-07T11:25:00Z" w16du:dateUtc="2026-04-07T04:25:00Z"/>
                <w:rFonts w:ascii="Arial" w:hAnsi="Arial" w:cs="Arial"/>
                <w:color w:val="000000"/>
                <w:sz w:val="18"/>
                <w:szCs w:val="18"/>
                <w:lang w:eastAsia="en-US"/>
              </w:rPr>
            </w:pPr>
            <w:del w:id="8887" w:author="KPMG_PQH" w:date="2026-04-07T11:25:00Z" w16du:dateUtc="2026-04-07T04:25:00Z">
              <w:r w:rsidRPr="00322061">
                <w:rPr>
                  <w:rFonts w:ascii="Arial" w:hAnsi="Arial" w:cs="Arial"/>
                  <w:color w:val="000000"/>
                  <w:sz w:val="18"/>
                  <w:szCs w:val="18"/>
                  <w:lang w:eastAsia="en-US"/>
                </w:rPr>
                <w:delText>189</w:delText>
              </w:r>
            </w:del>
          </w:p>
        </w:tc>
        <w:tc>
          <w:tcPr>
            <w:tcW w:w="2352" w:type="pct"/>
            <w:tcBorders>
              <w:top w:val="nil"/>
              <w:left w:val="nil"/>
              <w:bottom w:val="single" w:sz="4" w:space="0" w:color="auto"/>
              <w:right w:val="single" w:sz="4" w:space="0" w:color="auto"/>
            </w:tcBorders>
            <w:vAlign w:val="center"/>
            <w:hideMark/>
          </w:tcPr>
          <w:p w14:paraId="303C17D2" w14:textId="77777777" w:rsidR="00322061" w:rsidRPr="00322061" w:rsidRDefault="00322061" w:rsidP="00322061">
            <w:pPr>
              <w:rPr>
                <w:del w:id="8888" w:author="KPMG_PQH" w:date="2026-04-07T11:25:00Z" w16du:dateUtc="2026-04-07T04:25:00Z"/>
                <w:rFonts w:ascii="Arial" w:hAnsi="Arial" w:cs="Arial"/>
                <w:color w:val="000000"/>
                <w:sz w:val="18"/>
                <w:szCs w:val="18"/>
                <w:lang w:eastAsia="en-US"/>
              </w:rPr>
            </w:pPr>
            <w:del w:id="8889" w:author="KPMG_PQH" w:date="2026-04-07T11:25:00Z" w16du:dateUtc="2026-04-07T04:25:00Z">
              <w:r w:rsidRPr="00322061">
                <w:rPr>
                  <w:rFonts w:ascii="Arial" w:hAnsi="Arial" w:cs="Arial"/>
                  <w:color w:val="000000"/>
                  <w:sz w:val="18"/>
                  <w:szCs w:val="18"/>
                  <w:lang w:eastAsia="en-US"/>
                </w:rPr>
                <w:delText>MIZUNO CORPORATION</w:delText>
              </w:r>
            </w:del>
          </w:p>
        </w:tc>
        <w:tc>
          <w:tcPr>
            <w:tcW w:w="846" w:type="pct"/>
            <w:tcBorders>
              <w:top w:val="nil"/>
              <w:left w:val="nil"/>
              <w:bottom w:val="single" w:sz="4" w:space="0" w:color="auto"/>
              <w:right w:val="single" w:sz="4" w:space="0" w:color="auto"/>
            </w:tcBorders>
            <w:vAlign w:val="center"/>
            <w:hideMark/>
          </w:tcPr>
          <w:p w14:paraId="0C6A9F7F" w14:textId="77777777" w:rsidR="00322061" w:rsidRPr="00322061" w:rsidRDefault="00322061" w:rsidP="00322061">
            <w:pPr>
              <w:jc w:val="center"/>
              <w:rPr>
                <w:del w:id="8890" w:author="KPMG_PQH" w:date="2026-04-07T11:25:00Z" w16du:dateUtc="2026-04-07T04:25:00Z"/>
                <w:rFonts w:ascii="Arial" w:hAnsi="Arial" w:cs="Arial"/>
                <w:color w:val="000000"/>
                <w:sz w:val="18"/>
                <w:szCs w:val="18"/>
                <w:lang w:eastAsia="en-US"/>
              </w:rPr>
            </w:pPr>
            <w:del w:id="8891"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71757432" w14:textId="77777777" w:rsidR="00322061" w:rsidRPr="00322061" w:rsidRDefault="00322061" w:rsidP="00322061">
            <w:pPr>
              <w:rPr>
                <w:del w:id="8892" w:author="KPMG_PQH" w:date="2026-04-07T11:25:00Z" w16du:dateUtc="2026-04-07T04:25:00Z"/>
                <w:rFonts w:ascii="Arial" w:hAnsi="Arial" w:cs="Arial"/>
                <w:color w:val="000000"/>
                <w:sz w:val="18"/>
                <w:szCs w:val="18"/>
                <w:lang w:eastAsia="en-US"/>
              </w:rPr>
            </w:pPr>
            <w:del w:id="889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D19777A" w14:textId="77777777" w:rsidTr="003B3AC8">
        <w:trPr>
          <w:trHeight w:val="20"/>
          <w:del w:id="889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176606A" w14:textId="77777777" w:rsidR="00322061" w:rsidRPr="00322061" w:rsidRDefault="00322061" w:rsidP="00322061">
            <w:pPr>
              <w:jc w:val="center"/>
              <w:rPr>
                <w:del w:id="8895" w:author="KPMG_PQH" w:date="2026-04-07T11:25:00Z" w16du:dateUtc="2026-04-07T04:25:00Z"/>
                <w:rFonts w:ascii="Arial" w:hAnsi="Arial" w:cs="Arial"/>
                <w:color w:val="000000"/>
                <w:sz w:val="18"/>
                <w:szCs w:val="18"/>
                <w:lang w:eastAsia="en-US"/>
              </w:rPr>
            </w:pPr>
            <w:del w:id="8896" w:author="KPMG_PQH" w:date="2026-04-07T11:25:00Z" w16du:dateUtc="2026-04-07T04:25:00Z">
              <w:r w:rsidRPr="00322061">
                <w:rPr>
                  <w:rFonts w:ascii="Arial" w:hAnsi="Arial" w:cs="Arial"/>
                  <w:color w:val="000000"/>
                  <w:sz w:val="18"/>
                  <w:szCs w:val="18"/>
                  <w:lang w:eastAsia="en-US"/>
                </w:rPr>
                <w:delText>190</w:delText>
              </w:r>
            </w:del>
          </w:p>
        </w:tc>
        <w:tc>
          <w:tcPr>
            <w:tcW w:w="2352" w:type="pct"/>
            <w:tcBorders>
              <w:top w:val="nil"/>
              <w:left w:val="nil"/>
              <w:bottom w:val="single" w:sz="4" w:space="0" w:color="auto"/>
              <w:right w:val="single" w:sz="4" w:space="0" w:color="auto"/>
            </w:tcBorders>
            <w:vAlign w:val="center"/>
            <w:hideMark/>
          </w:tcPr>
          <w:p w14:paraId="455DB05A" w14:textId="77777777" w:rsidR="00322061" w:rsidRPr="00322061" w:rsidRDefault="00322061" w:rsidP="00322061">
            <w:pPr>
              <w:rPr>
                <w:del w:id="8897" w:author="KPMG_PQH" w:date="2026-04-07T11:25:00Z" w16du:dateUtc="2026-04-07T04:25:00Z"/>
                <w:rFonts w:ascii="Arial" w:hAnsi="Arial" w:cs="Arial"/>
                <w:color w:val="000000"/>
                <w:sz w:val="18"/>
                <w:szCs w:val="18"/>
                <w:lang w:eastAsia="en-US"/>
              </w:rPr>
            </w:pPr>
            <w:del w:id="8898" w:author="KPMG_PQH" w:date="2026-04-07T11:25:00Z" w16du:dateUtc="2026-04-07T04:25:00Z">
              <w:r w:rsidRPr="00322061">
                <w:rPr>
                  <w:rFonts w:ascii="Arial" w:hAnsi="Arial" w:cs="Arial"/>
                  <w:color w:val="000000"/>
                  <w:sz w:val="18"/>
                  <w:szCs w:val="18"/>
                  <w:lang w:eastAsia="en-US"/>
                </w:rPr>
                <w:delText>MODERN AVENUE GROUP CO., LTD.</w:delText>
              </w:r>
            </w:del>
          </w:p>
        </w:tc>
        <w:tc>
          <w:tcPr>
            <w:tcW w:w="846" w:type="pct"/>
            <w:tcBorders>
              <w:top w:val="nil"/>
              <w:left w:val="nil"/>
              <w:bottom w:val="single" w:sz="4" w:space="0" w:color="auto"/>
              <w:right w:val="single" w:sz="4" w:space="0" w:color="auto"/>
            </w:tcBorders>
            <w:vAlign w:val="center"/>
            <w:hideMark/>
          </w:tcPr>
          <w:p w14:paraId="3643517A" w14:textId="77777777" w:rsidR="00322061" w:rsidRPr="00322061" w:rsidRDefault="00322061" w:rsidP="00322061">
            <w:pPr>
              <w:jc w:val="center"/>
              <w:rPr>
                <w:del w:id="8899" w:author="KPMG_PQH" w:date="2026-04-07T11:25:00Z" w16du:dateUtc="2026-04-07T04:25:00Z"/>
                <w:rFonts w:ascii="Arial" w:hAnsi="Arial" w:cs="Arial"/>
                <w:color w:val="000000"/>
                <w:sz w:val="18"/>
                <w:szCs w:val="18"/>
                <w:lang w:eastAsia="en-US"/>
              </w:rPr>
            </w:pPr>
            <w:del w:id="890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F99748F" w14:textId="77777777" w:rsidR="00322061" w:rsidRPr="00322061" w:rsidRDefault="00322061" w:rsidP="00322061">
            <w:pPr>
              <w:rPr>
                <w:del w:id="8901" w:author="KPMG_PQH" w:date="2026-04-07T11:25:00Z" w16du:dateUtc="2026-04-07T04:25:00Z"/>
                <w:rFonts w:ascii="Arial" w:hAnsi="Arial" w:cs="Arial"/>
                <w:color w:val="000000"/>
                <w:sz w:val="18"/>
                <w:szCs w:val="18"/>
                <w:lang w:eastAsia="en-US"/>
              </w:rPr>
            </w:pPr>
            <w:del w:id="8902"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4A9DC6C" w14:textId="77777777" w:rsidTr="003B3AC8">
        <w:trPr>
          <w:trHeight w:val="20"/>
          <w:del w:id="890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0961E1" w14:textId="77777777" w:rsidR="00322061" w:rsidRPr="00322061" w:rsidRDefault="00322061" w:rsidP="00322061">
            <w:pPr>
              <w:jc w:val="center"/>
              <w:rPr>
                <w:del w:id="8904" w:author="KPMG_PQH" w:date="2026-04-07T11:25:00Z" w16du:dateUtc="2026-04-07T04:25:00Z"/>
                <w:rFonts w:ascii="Arial" w:hAnsi="Arial" w:cs="Arial"/>
                <w:color w:val="000000"/>
                <w:sz w:val="18"/>
                <w:szCs w:val="18"/>
                <w:lang w:eastAsia="en-US"/>
              </w:rPr>
            </w:pPr>
            <w:del w:id="8905" w:author="KPMG_PQH" w:date="2026-04-07T11:25:00Z" w16du:dateUtc="2026-04-07T04:25:00Z">
              <w:r w:rsidRPr="00322061">
                <w:rPr>
                  <w:rFonts w:ascii="Arial" w:hAnsi="Arial" w:cs="Arial"/>
                  <w:color w:val="000000"/>
                  <w:sz w:val="18"/>
                  <w:szCs w:val="18"/>
                  <w:lang w:eastAsia="en-US"/>
                </w:rPr>
                <w:delText>191</w:delText>
              </w:r>
            </w:del>
          </w:p>
        </w:tc>
        <w:tc>
          <w:tcPr>
            <w:tcW w:w="2352" w:type="pct"/>
            <w:tcBorders>
              <w:top w:val="nil"/>
              <w:left w:val="nil"/>
              <w:bottom w:val="single" w:sz="4" w:space="0" w:color="auto"/>
              <w:right w:val="single" w:sz="4" w:space="0" w:color="auto"/>
            </w:tcBorders>
            <w:vAlign w:val="center"/>
            <w:hideMark/>
          </w:tcPr>
          <w:p w14:paraId="33FCD76B" w14:textId="77777777" w:rsidR="00322061" w:rsidRPr="00322061" w:rsidRDefault="00322061" w:rsidP="00322061">
            <w:pPr>
              <w:rPr>
                <w:del w:id="8906" w:author="KPMG_PQH" w:date="2026-04-07T11:25:00Z" w16du:dateUtc="2026-04-07T04:25:00Z"/>
                <w:rFonts w:ascii="Arial" w:hAnsi="Arial" w:cs="Arial"/>
                <w:color w:val="000000"/>
                <w:sz w:val="18"/>
                <w:szCs w:val="18"/>
                <w:lang w:eastAsia="en-US"/>
              </w:rPr>
            </w:pPr>
            <w:del w:id="8907" w:author="KPMG_PQH" w:date="2026-04-07T11:25:00Z" w16du:dateUtc="2026-04-07T04:25:00Z">
              <w:r w:rsidRPr="00322061">
                <w:rPr>
                  <w:rFonts w:ascii="Arial" w:hAnsi="Arial" w:cs="Arial"/>
                  <w:color w:val="000000"/>
                  <w:sz w:val="18"/>
                  <w:szCs w:val="18"/>
                  <w:lang w:eastAsia="en-US"/>
                </w:rPr>
                <w:delText>MONGOL SAVKHI JOINT STOCK COMPANY</w:delText>
              </w:r>
            </w:del>
          </w:p>
        </w:tc>
        <w:tc>
          <w:tcPr>
            <w:tcW w:w="846" w:type="pct"/>
            <w:tcBorders>
              <w:top w:val="nil"/>
              <w:left w:val="nil"/>
              <w:bottom w:val="single" w:sz="4" w:space="0" w:color="auto"/>
              <w:right w:val="single" w:sz="4" w:space="0" w:color="auto"/>
            </w:tcBorders>
            <w:vAlign w:val="center"/>
            <w:hideMark/>
          </w:tcPr>
          <w:p w14:paraId="05E1062E" w14:textId="77777777" w:rsidR="00322061" w:rsidRPr="00322061" w:rsidRDefault="00322061" w:rsidP="00322061">
            <w:pPr>
              <w:jc w:val="center"/>
              <w:rPr>
                <w:del w:id="8908" w:author="KPMG_PQH" w:date="2026-04-07T11:25:00Z" w16du:dateUtc="2026-04-07T04:25:00Z"/>
                <w:rFonts w:ascii="Arial" w:hAnsi="Arial" w:cs="Arial"/>
                <w:color w:val="000000"/>
                <w:sz w:val="18"/>
                <w:szCs w:val="18"/>
                <w:lang w:eastAsia="en-US"/>
              </w:rPr>
            </w:pPr>
            <w:del w:id="8909"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24B6D22D" w14:textId="77777777" w:rsidR="00322061" w:rsidRPr="00322061" w:rsidRDefault="00322061" w:rsidP="00322061">
            <w:pPr>
              <w:rPr>
                <w:del w:id="8910" w:author="KPMG_PQH" w:date="2026-04-07T11:25:00Z" w16du:dateUtc="2026-04-07T04:25:00Z"/>
                <w:rFonts w:ascii="Arial" w:hAnsi="Arial" w:cs="Arial"/>
                <w:color w:val="000000"/>
                <w:sz w:val="18"/>
                <w:szCs w:val="18"/>
                <w:lang w:eastAsia="en-US"/>
              </w:rPr>
            </w:pPr>
            <w:del w:id="8911"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669B92A6" w14:textId="77777777" w:rsidTr="003B3AC8">
        <w:trPr>
          <w:trHeight w:val="20"/>
          <w:del w:id="891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379C711" w14:textId="77777777" w:rsidR="00322061" w:rsidRPr="00322061" w:rsidRDefault="00322061" w:rsidP="00322061">
            <w:pPr>
              <w:jc w:val="center"/>
              <w:rPr>
                <w:del w:id="8913" w:author="KPMG_PQH" w:date="2026-04-07T11:25:00Z" w16du:dateUtc="2026-04-07T04:25:00Z"/>
                <w:rFonts w:ascii="Arial" w:hAnsi="Arial" w:cs="Arial"/>
                <w:color w:val="000000"/>
                <w:sz w:val="18"/>
                <w:szCs w:val="18"/>
                <w:lang w:eastAsia="en-US"/>
              </w:rPr>
            </w:pPr>
            <w:del w:id="8914" w:author="KPMG_PQH" w:date="2026-04-07T11:25:00Z" w16du:dateUtc="2026-04-07T04:25:00Z">
              <w:r w:rsidRPr="00322061">
                <w:rPr>
                  <w:rFonts w:ascii="Arial" w:hAnsi="Arial" w:cs="Arial"/>
                  <w:color w:val="000000"/>
                  <w:sz w:val="18"/>
                  <w:szCs w:val="18"/>
                  <w:lang w:eastAsia="en-US"/>
                </w:rPr>
                <w:delText>192</w:delText>
              </w:r>
            </w:del>
          </w:p>
        </w:tc>
        <w:tc>
          <w:tcPr>
            <w:tcW w:w="2352" w:type="pct"/>
            <w:tcBorders>
              <w:top w:val="nil"/>
              <w:left w:val="nil"/>
              <w:bottom w:val="single" w:sz="4" w:space="0" w:color="auto"/>
              <w:right w:val="single" w:sz="4" w:space="0" w:color="auto"/>
            </w:tcBorders>
            <w:vAlign w:val="center"/>
            <w:hideMark/>
          </w:tcPr>
          <w:p w14:paraId="01D6BAFC" w14:textId="77777777" w:rsidR="00322061" w:rsidRPr="00322061" w:rsidRDefault="00322061" w:rsidP="00322061">
            <w:pPr>
              <w:rPr>
                <w:del w:id="8915" w:author="KPMG_PQH" w:date="2026-04-07T11:25:00Z" w16du:dateUtc="2026-04-07T04:25:00Z"/>
                <w:rFonts w:ascii="Arial" w:hAnsi="Arial" w:cs="Arial"/>
                <w:color w:val="000000"/>
                <w:sz w:val="18"/>
                <w:szCs w:val="18"/>
                <w:lang w:eastAsia="en-US"/>
              </w:rPr>
            </w:pPr>
            <w:del w:id="8916" w:author="KPMG_PQH" w:date="2026-04-07T11:25:00Z" w16du:dateUtc="2026-04-07T04:25:00Z">
              <w:r w:rsidRPr="00322061">
                <w:rPr>
                  <w:rFonts w:ascii="Arial" w:hAnsi="Arial" w:cs="Arial"/>
                  <w:color w:val="000000"/>
                  <w:sz w:val="18"/>
                  <w:szCs w:val="18"/>
                  <w:lang w:eastAsia="en-US"/>
                </w:rPr>
                <w:delText>MONGOL SHEVRO JOINT STOCK COMPANY</w:delText>
              </w:r>
            </w:del>
          </w:p>
        </w:tc>
        <w:tc>
          <w:tcPr>
            <w:tcW w:w="846" w:type="pct"/>
            <w:tcBorders>
              <w:top w:val="nil"/>
              <w:left w:val="nil"/>
              <w:bottom w:val="single" w:sz="4" w:space="0" w:color="auto"/>
              <w:right w:val="single" w:sz="4" w:space="0" w:color="auto"/>
            </w:tcBorders>
            <w:vAlign w:val="center"/>
            <w:hideMark/>
          </w:tcPr>
          <w:p w14:paraId="25D006ED" w14:textId="77777777" w:rsidR="00322061" w:rsidRPr="00322061" w:rsidRDefault="00322061" w:rsidP="00322061">
            <w:pPr>
              <w:jc w:val="center"/>
              <w:rPr>
                <w:del w:id="8917" w:author="KPMG_PQH" w:date="2026-04-07T11:25:00Z" w16du:dateUtc="2026-04-07T04:25:00Z"/>
                <w:rFonts w:ascii="Arial" w:hAnsi="Arial" w:cs="Arial"/>
                <w:color w:val="000000"/>
                <w:sz w:val="18"/>
                <w:szCs w:val="18"/>
                <w:lang w:eastAsia="en-US"/>
              </w:rPr>
            </w:pPr>
            <w:del w:id="8918"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38A6807A" w14:textId="77777777" w:rsidR="00322061" w:rsidRPr="00322061" w:rsidRDefault="00322061" w:rsidP="00322061">
            <w:pPr>
              <w:rPr>
                <w:del w:id="8919" w:author="KPMG_PQH" w:date="2026-04-07T11:25:00Z" w16du:dateUtc="2026-04-07T04:25:00Z"/>
                <w:rFonts w:ascii="Arial" w:hAnsi="Arial" w:cs="Arial"/>
                <w:color w:val="000000"/>
                <w:sz w:val="18"/>
                <w:szCs w:val="18"/>
                <w:lang w:eastAsia="en-US"/>
              </w:rPr>
            </w:pPr>
            <w:del w:id="8920"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944CAFC" w14:textId="77777777" w:rsidTr="003B3AC8">
        <w:trPr>
          <w:trHeight w:val="20"/>
          <w:del w:id="892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55CB55" w14:textId="77777777" w:rsidR="00322061" w:rsidRPr="00322061" w:rsidRDefault="00322061" w:rsidP="00322061">
            <w:pPr>
              <w:jc w:val="center"/>
              <w:rPr>
                <w:del w:id="8922" w:author="KPMG_PQH" w:date="2026-04-07T11:25:00Z" w16du:dateUtc="2026-04-07T04:25:00Z"/>
                <w:rFonts w:ascii="Arial" w:hAnsi="Arial" w:cs="Arial"/>
                <w:color w:val="000000"/>
                <w:sz w:val="18"/>
                <w:szCs w:val="18"/>
                <w:lang w:eastAsia="en-US"/>
              </w:rPr>
            </w:pPr>
            <w:del w:id="8923" w:author="KPMG_PQH" w:date="2026-04-07T11:25:00Z" w16du:dateUtc="2026-04-07T04:25:00Z">
              <w:r w:rsidRPr="00322061">
                <w:rPr>
                  <w:rFonts w:ascii="Arial" w:hAnsi="Arial" w:cs="Arial"/>
                  <w:color w:val="000000"/>
                  <w:sz w:val="18"/>
                  <w:szCs w:val="18"/>
                  <w:lang w:eastAsia="en-US"/>
                </w:rPr>
                <w:delText>193</w:delText>
              </w:r>
            </w:del>
          </w:p>
        </w:tc>
        <w:tc>
          <w:tcPr>
            <w:tcW w:w="2352" w:type="pct"/>
            <w:tcBorders>
              <w:top w:val="nil"/>
              <w:left w:val="nil"/>
              <w:bottom w:val="single" w:sz="4" w:space="0" w:color="auto"/>
              <w:right w:val="single" w:sz="4" w:space="0" w:color="auto"/>
            </w:tcBorders>
            <w:vAlign w:val="center"/>
            <w:hideMark/>
          </w:tcPr>
          <w:p w14:paraId="6B6684B2" w14:textId="77777777" w:rsidR="00322061" w:rsidRPr="00322061" w:rsidRDefault="00322061" w:rsidP="00322061">
            <w:pPr>
              <w:rPr>
                <w:del w:id="8924" w:author="KPMG_PQH" w:date="2026-04-07T11:25:00Z" w16du:dateUtc="2026-04-07T04:25:00Z"/>
                <w:rFonts w:ascii="Arial" w:hAnsi="Arial" w:cs="Arial"/>
                <w:color w:val="000000"/>
                <w:sz w:val="18"/>
                <w:szCs w:val="18"/>
                <w:lang w:eastAsia="en-US"/>
              </w:rPr>
            </w:pPr>
            <w:del w:id="8925" w:author="KPMG_PQH" w:date="2026-04-07T11:25:00Z" w16du:dateUtc="2026-04-07T04:25:00Z">
              <w:r w:rsidRPr="00322061">
                <w:rPr>
                  <w:rFonts w:ascii="Arial" w:hAnsi="Arial" w:cs="Arial"/>
                  <w:color w:val="000000"/>
                  <w:sz w:val="18"/>
                  <w:szCs w:val="18"/>
                  <w:lang w:eastAsia="en-US"/>
                </w:rPr>
                <w:delText>MONNOOS JOINT STOCK COMPANY</w:delText>
              </w:r>
            </w:del>
          </w:p>
        </w:tc>
        <w:tc>
          <w:tcPr>
            <w:tcW w:w="846" w:type="pct"/>
            <w:tcBorders>
              <w:top w:val="nil"/>
              <w:left w:val="nil"/>
              <w:bottom w:val="single" w:sz="4" w:space="0" w:color="auto"/>
              <w:right w:val="single" w:sz="4" w:space="0" w:color="auto"/>
            </w:tcBorders>
            <w:vAlign w:val="center"/>
            <w:hideMark/>
          </w:tcPr>
          <w:p w14:paraId="56FD9494" w14:textId="77777777" w:rsidR="00322061" w:rsidRPr="00322061" w:rsidRDefault="00322061" w:rsidP="00322061">
            <w:pPr>
              <w:jc w:val="center"/>
              <w:rPr>
                <w:del w:id="8926" w:author="KPMG_PQH" w:date="2026-04-07T11:25:00Z" w16du:dateUtc="2026-04-07T04:25:00Z"/>
                <w:rFonts w:ascii="Arial" w:hAnsi="Arial" w:cs="Arial"/>
                <w:color w:val="000000"/>
                <w:sz w:val="18"/>
                <w:szCs w:val="18"/>
                <w:lang w:eastAsia="en-US"/>
              </w:rPr>
            </w:pPr>
            <w:del w:id="8927" w:author="KPMG_PQH" w:date="2026-04-07T11:25:00Z" w16du:dateUtc="2026-04-07T04:25:00Z">
              <w:r w:rsidRPr="00322061">
                <w:rPr>
                  <w:rFonts w:ascii="Arial" w:hAnsi="Arial" w:cs="Arial"/>
                  <w:color w:val="000000"/>
                  <w:sz w:val="18"/>
                  <w:szCs w:val="18"/>
                  <w:lang w:eastAsia="en-US"/>
                </w:rPr>
                <w:delText>Mongolia</w:delText>
              </w:r>
            </w:del>
          </w:p>
        </w:tc>
        <w:tc>
          <w:tcPr>
            <w:tcW w:w="1498" w:type="pct"/>
            <w:gridSpan w:val="2"/>
            <w:tcBorders>
              <w:top w:val="nil"/>
              <w:left w:val="nil"/>
              <w:bottom w:val="single" w:sz="4" w:space="0" w:color="auto"/>
              <w:right w:val="single" w:sz="4" w:space="0" w:color="auto"/>
            </w:tcBorders>
            <w:vAlign w:val="center"/>
            <w:hideMark/>
          </w:tcPr>
          <w:p w14:paraId="5939CB9A" w14:textId="77777777" w:rsidR="00322061" w:rsidRPr="00322061" w:rsidRDefault="00322061" w:rsidP="00322061">
            <w:pPr>
              <w:rPr>
                <w:del w:id="8928" w:author="KPMG_PQH" w:date="2026-04-07T11:25:00Z" w16du:dateUtc="2026-04-07T04:25:00Z"/>
                <w:rFonts w:ascii="Arial" w:hAnsi="Arial" w:cs="Arial"/>
                <w:color w:val="000000"/>
                <w:sz w:val="18"/>
                <w:szCs w:val="18"/>
                <w:lang w:eastAsia="en-US"/>
              </w:rPr>
            </w:pPr>
            <w:del w:id="892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236CDA63" w14:textId="77777777" w:rsidTr="003B3AC8">
        <w:trPr>
          <w:trHeight w:val="20"/>
          <w:del w:id="893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F2BD892" w14:textId="77777777" w:rsidR="00322061" w:rsidRPr="00322061" w:rsidRDefault="00322061" w:rsidP="00322061">
            <w:pPr>
              <w:jc w:val="center"/>
              <w:rPr>
                <w:del w:id="8931" w:author="KPMG_PQH" w:date="2026-04-07T11:25:00Z" w16du:dateUtc="2026-04-07T04:25:00Z"/>
                <w:rFonts w:ascii="Arial" w:hAnsi="Arial" w:cs="Arial"/>
                <w:color w:val="000000"/>
                <w:sz w:val="18"/>
                <w:szCs w:val="18"/>
                <w:lang w:eastAsia="en-US"/>
              </w:rPr>
            </w:pPr>
            <w:del w:id="8932" w:author="KPMG_PQH" w:date="2026-04-07T11:25:00Z" w16du:dateUtc="2026-04-07T04:25:00Z">
              <w:r w:rsidRPr="00322061">
                <w:rPr>
                  <w:rFonts w:ascii="Arial" w:hAnsi="Arial" w:cs="Arial"/>
                  <w:color w:val="000000"/>
                  <w:sz w:val="18"/>
                  <w:szCs w:val="18"/>
                  <w:lang w:eastAsia="en-US"/>
                </w:rPr>
                <w:delText>194</w:delText>
              </w:r>
            </w:del>
          </w:p>
        </w:tc>
        <w:tc>
          <w:tcPr>
            <w:tcW w:w="2352" w:type="pct"/>
            <w:tcBorders>
              <w:top w:val="nil"/>
              <w:left w:val="nil"/>
              <w:bottom w:val="single" w:sz="4" w:space="0" w:color="auto"/>
              <w:right w:val="single" w:sz="4" w:space="0" w:color="auto"/>
            </w:tcBorders>
            <w:vAlign w:val="center"/>
            <w:hideMark/>
          </w:tcPr>
          <w:p w14:paraId="50204DA0" w14:textId="77777777" w:rsidR="00322061" w:rsidRPr="00322061" w:rsidRDefault="00322061" w:rsidP="00322061">
            <w:pPr>
              <w:rPr>
                <w:del w:id="8933" w:author="KPMG_PQH" w:date="2026-04-07T11:25:00Z" w16du:dateUtc="2026-04-07T04:25:00Z"/>
                <w:rFonts w:ascii="Arial" w:hAnsi="Arial" w:cs="Arial"/>
                <w:color w:val="000000"/>
                <w:sz w:val="18"/>
                <w:szCs w:val="18"/>
                <w:lang w:eastAsia="en-US"/>
              </w:rPr>
            </w:pPr>
            <w:del w:id="8934" w:author="KPMG_PQH" w:date="2026-04-07T11:25:00Z" w16du:dateUtc="2026-04-07T04:25:00Z">
              <w:r w:rsidRPr="00322061">
                <w:rPr>
                  <w:rFonts w:ascii="Arial" w:hAnsi="Arial" w:cs="Arial"/>
                  <w:color w:val="000000"/>
                  <w:sz w:val="18"/>
                  <w:szCs w:val="18"/>
                  <w:lang w:eastAsia="en-US"/>
                </w:rPr>
                <w:delText>MORITO CO LTD</w:delText>
              </w:r>
            </w:del>
          </w:p>
        </w:tc>
        <w:tc>
          <w:tcPr>
            <w:tcW w:w="846" w:type="pct"/>
            <w:tcBorders>
              <w:top w:val="nil"/>
              <w:left w:val="nil"/>
              <w:bottom w:val="single" w:sz="4" w:space="0" w:color="auto"/>
              <w:right w:val="single" w:sz="4" w:space="0" w:color="auto"/>
            </w:tcBorders>
            <w:vAlign w:val="center"/>
            <w:hideMark/>
          </w:tcPr>
          <w:p w14:paraId="024EE53F" w14:textId="77777777" w:rsidR="00322061" w:rsidRPr="00322061" w:rsidRDefault="00322061" w:rsidP="00322061">
            <w:pPr>
              <w:jc w:val="center"/>
              <w:rPr>
                <w:del w:id="8935" w:author="KPMG_PQH" w:date="2026-04-07T11:25:00Z" w16du:dateUtc="2026-04-07T04:25:00Z"/>
                <w:rFonts w:ascii="Arial" w:hAnsi="Arial" w:cs="Arial"/>
                <w:color w:val="000000"/>
                <w:sz w:val="18"/>
                <w:szCs w:val="18"/>
                <w:lang w:eastAsia="en-US"/>
              </w:rPr>
            </w:pPr>
            <w:del w:id="8936"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7BD4781" w14:textId="77777777" w:rsidR="00322061" w:rsidRPr="00322061" w:rsidRDefault="00322061" w:rsidP="00322061">
            <w:pPr>
              <w:rPr>
                <w:del w:id="8937" w:author="KPMG_PQH" w:date="2026-04-07T11:25:00Z" w16du:dateUtc="2026-04-07T04:25:00Z"/>
                <w:rFonts w:ascii="Arial" w:hAnsi="Arial" w:cs="Arial"/>
                <w:color w:val="000000"/>
                <w:sz w:val="18"/>
                <w:szCs w:val="18"/>
                <w:lang w:eastAsia="en-US"/>
              </w:rPr>
            </w:pPr>
            <w:del w:id="893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8E05809" w14:textId="77777777" w:rsidTr="003B3AC8">
        <w:trPr>
          <w:trHeight w:val="20"/>
          <w:del w:id="893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202CD20" w14:textId="77777777" w:rsidR="00322061" w:rsidRPr="00322061" w:rsidRDefault="00322061" w:rsidP="00322061">
            <w:pPr>
              <w:jc w:val="center"/>
              <w:rPr>
                <w:del w:id="8940" w:author="KPMG_PQH" w:date="2026-04-07T11:25:00Z" w16du:dateUtc="2026-04-07T04:25:00Z"/>
                <w:rFonts w:ascii="Arial" w:hAnsi="Arial" w:cs="Arial"/>
                <w:color w:val="000000"/>
                <w:sz w:val="18"/>
                <w:szCs w:val="18"/>
                <w:lang w:eastAsia="en-US"/>
              </w:rPr>
            </w:pPr>
            <w:del w:id="8941" w:author="KPMG_PQH" w:date="2026-04-07T11:25:00Z" w16du:dateUtc="2026-04-07T04:25:00Z">
              <w:r w:rsidRPr="00322061">
                <w:rPr>
                  <w:rFonts w:ascii="Arial" w:hAnsi="Arial" w:cs="Arial"/>
                  <w:color w:val="000000"/>
                  <w:sz w:val="18"/>
                  <w:szCs w:val="18"/>
                  <w:lang w:eastAsia="en-US"/>
                </w:rPr>
                <w:delText>195</w:delText>
              </w:r>
            </w:del>
          </w:p>
        </w:tc>
        <w:tc>
          <w:tcPr>
            <w:tcW w:w="2352" w:type="pct"/>
            <w:tcBorders>
              <w:top w:val="nil"/>
              <w:left w:val="nil"/>
              <w:bottom w:val="single" w:sz="4" w:space="0" w:color="auto"/>
              <w:right w:val="single" w:sz="4" w:space="0" w:color="auto"/>
            </w:tcBorders>
            <w:vAlign w:val="center"/>
            <w:hideMark/>
          </w:tcPr>
          <w:p w14:paraId="60841133" w14:textId="77777777" w:rsidR="00322061" w:rsidRPr="00322061" w:rsidRDefault="00322061" w:rsidP="00322061">
            <w:pPr>
              <w:rPr>
                <w:del w:id="8942" w:author="KPMG_PQH" w:date="2026-04-07T11:25:00Z" w16du:dateUtc="2026-04-07T04:25:00Z"/>
                <w:rFonts w:ascii="Arial" w:hAnsi="Arial" w:cs="Arial"/>
                <w:color w:val="000000"/>
                <w:sz w:val="18"/>
                <w:szCs w:val="18"/>
                <w:lang w:eastAsia="en-US"/>
              </w:rPr>
            </w:pPr>
            <w:del w:id="8943" w:author="KPMG_PQH" w:date="2026-04-07T11:25:00Z" w16du:dateUtc="2026-04-07T04:25:00Z">
              <w:r w:rsidRPr="00322061">
                <w:rPr>
                  <w:rFonts w:ascii="Arial" w:hAnsi="Arial" w:cs="Arial"/>
                  <w:color w:val="000000"/>
                  <w:sz w:val="18"/>
                  <w:szCs w:val="18"/>
                  <w:lang w:eastAsia="en-US"/>
                </w:rPr>
                <w:delText>MUBANG HIGH-TECH CO.,LTD.</w:delText>
              </w:r>
            </w:del>
          </w:p>
        </w:tc>
        <w:tc>
          <w:tcPr>
            <w:tcW w:w="846" w:type="pct"/>
            <w:tcBorders>
              <w:top w:val="nil"/>
              <w:left w:val="nil"/>
              <w:bottom w:val="single" w:sz="4" w:space="0" w:color="auto"/>
              <w:right w:val="single" w:sz="4" w:space="0" w:color="auto"/>
            </w:tcBorders>
            <w:vAlign w:val="center"/>
            <w:hideMark/>
          </w:tcPr>
          <w:p w14:paraId="4594C3CB" w14:textId="77777777" w:rsidR="00322061" w:rsidRPr="00322061" w:rsidRDefault="00322061" w:rsidP="00322061">
            <w:pPr>
              <w:jc w:val="center"/>
              <w:rPr>
                <w:del w:id="8944" w:author="KPMG_PQH" w:date="2026-04-07T11:25:00Z" w16du:dateUtc="2026-04-07T04:25:00Z"/>
                <w:rFonts w:ascii="Arial" w:hAnsi="Arial" w:cs="Arial"/>
                <w:color w:val="000000"/>
                <w:sz w:val="18"/>
                <w:szCs w:val="18"/>
                <w:lang w:eastAsia="en-US"/>
              </w:rPr>
            </w:pPr>
            <w:del w:id="894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7281CA8" w14:textId="77777777" w:rsidR="00322061" w:rsidRPr="00322061" w:rsidRDefault="00322061" w:rsidP="00322061">
            <w:pPr>
              <w:rPr>
                <w:del w:id="8946" w:author="KPMG_PQH" w:date="2026-04-07T11:25:00Z" w16du:dateUtc="2026-04-07T04:25:00Z"/>
                <w:rFonts w:ascii="Arial" w:hAnsi="Arial" w:cs="Arial"/>
                <w:color w:val="000000"/>
                <w:sz w:val="18"/>
                <w:szCs w:val="18"/>
                <w:lang w:eastAsia="en-US"/>
              </w:rPr>
            </w:pPr>
            <w:del w:id="894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99B4A6B" w14:textId="77777777" w:rsidTr="003B3AC8">
        <w:trPr>
          <w:trHeight w:val="20"/>
          <w:del w:id="894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19E269D" w14:textId="77777777" w:rsidR="00322061" w:rsidRPr="00322061" w:rsidRDefault="00322061" w:rsidP="00322061">
            <w:pPr>
              <w:jc w:val="center"/>
              <w:rPr>
                <w:del w:id="8949" w:author="KPMG_PQH" w:date="2026-04-07T11:25:00Z" w16du:dateUtc="2026-04-07T04:25:00Z"/>
                <w:rFonts w:ascii="Arial" w:hAnsi="Arial" w:cs="Arial"/>
                <w:color w:val="000000"/>
                <w:sz w:val="18"/>
                <w:szCs w:val="18"/>
                <w:lang w:eastAsia="en-US"/>
              </w:rPr>
            </w:pPr>
            <w:del w:id="8950" w:author="KPMG_PQH" w:date="2026-04-07T11:25:00Z" w16du:dateUtc="2026-04-07T04:25:00Z">
              <w:r w:rsidRPr="00322061">
                <w:rPr>
                  <w:rFonts w:ascii="Arial" w:hAnsi="Arial" w:cs="Arial"/>
                  <w:color w:val="000000"/>
                  <w:sz w:val="18"/>
                  <w:szCs w:val="18"/>
                  <w:lang w:eastAsia="en-US"/>
                </w:rPr>
                <w:delText>196</w:delText>
              </w:r>
            </w:del>
          </w:p>
        </w:tc>
        <w:tc>
          <w:tcPr>
            <w:tcW w:w="2352" w:type="pct"/>
            <w:tcBorders>
              <w:top w:val="nil"/>
              <w:left w:val="nil"/>
              <w:bottom w:val="single" w:sz="4" w:space="0" w:color="auto"/>
              <w:right w:val="single" w:sz="4" w:space="0" w:color="auto"/>
            </w:tcBorders>
            <w:vAlign w:val="center"/>
            <w:hideMark/>
          </w:tcPr>
          <w:p w14:paraId="1B3C2A9B" w14:textId="77777777" w:rsidR="00322061" w:rsidRPr="00322061" w:rsidRDefault="00322061" w:rsidP="00322061">
            <w:pPr>
              <w:rPr>
                <w:del w:id="8951" w:author="KPMG_PQH" w:date="2026-04-07T11:25:00Z" w16du:dateUtc="2026-04-07T04:25:00Z"/>
                <w:rFonts w:ascii="Arial" w:hAnsi="Arial" w:cs="Arial"/>
                <w:color w:val="000000"/>
                <w:sz w:val="18"/>
                <w:szCs w:val="18"/>
                <w:lang w:eastAsia="en-US"/>
              </w:rPr>
            </w:pPr>
            <w:del w:id="8952" w:author="KPMG_PQH" w:date="2026-04-07T11:25:00Z" w16du:dateUtc="2026-04-07T04:25:00Z">
              <w:r w:rsidRPr="00322061">
                <w:rPr>
                  <w:rFonts w:ascii="Arial" w:hAnsi="Arial" w:cs="Arial"/>
                  <w:color w:val="000000"/>
                  <w:sz w:val="18"/>
                  <w:szCs w:val="18"/>
                  <w:lang w:eastAsia="en-US"/>
                </w:rPr>
                <w:delText>MUTOH HOLDINGS CO., LTD.</w:delText>
              </w:r>
            </w:del>
          </w:p>
        </w:tc>
        <w:tc>
          <w:tcPr>
            <w:tcW w:w="846" w:type="pct"/>
            <w:tcBorders>
              <w:top w:val="nil"/>
              <w:left w:val="nil"/>
              <w:bottom w:val="single" w:sz="4" w:space="0" w:color="auto"/>
              <w:right w:val="single" w:sz="4" w:space="0" w:color="auto"/>
            </w:tcBorders>
            <w:vAlign w:val="center"/>
            <w:hideMark/>
          </w:tcPr>
          <w:p w14:paraId="6E3B406A" w14:textId="77777777" w:rsidR="00322061" w:rsidRPr="00322061" w:rsidRDefault="00322061" w:rsidP="00322061">
            <w:pPr>
              <w:jc w:val="center"/>
              <w:rPr>
                <w:del w:id="8953" w:author="KPMG_PQH" w:date="2026-04-07T11:25:00Z" w16du:dateUtc="2026-04-07T04:25:00Z"/>
                <w:rFonts w:ascii="Arial" w:hAnsi="Arial" w:cs="Arial"/>
                <w:color w:val="000000"/>
                <w:sz w:val="18"/>
                <w:szCs w:val="18"/>
                <w:lang w:eastAsia="en-US"/>
              </w:rPr>
            </w:pPr>
            <w:del w:id="8954"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722326FA" w14:textId="77777777" w:rsidR="00322061" w:rsidRPr="00322061" w:rsidRDefault="00322061" w:rsidP="00322061">
            <w:pPr>
              <w:rPr>
                <w:del w:id="8955" w:author="KPMG_PQH" w:date="2026-04-07T11:25:00Z" w16du:dateUtc="2026-04-07T04:25:00Z"/>
                <w:rFonts w:ascii="Arial" w:hAnsi="Arial" w:cs="Arial"/>
                <w:color w:val="000000"/>
                <w:sz w:val="18"/>
                <w:szCs w:val="18"/>
                <w:lang w:eastAsia="en-US"/>
              </w:rPr>
            </w:pPr>
            <w:del w:id="895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C42EC31" w14:textId="77777777" w:rsidTr="003B3AC8">
        <w:trPr>
          <w:trHeight w:val="20"/>
          <w:del w:id="895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82BF9D" w14:textId="77777777" w:rsidR="00322061" w:rsidRPr="00322061" w:rsidRDefault="00322061" w:rsidP="00322061">
            <w:pPr>
              <w:jc w:val="center"/>
              <w:rPr>
                <w:del w:id="8958" w:author="KPMG_PQH" w:date="2026-04-07T11:25:00Z" w16du:dateUtc="2026-04-07T04:25:00Z"/>
                <w:rFonts w:ascii="Arial" w:hAnsi="Arial" w:cs="Arial"/>
                <w:color w:val="000000"/>
                <w:sz w:val="18"/>
                <w:szCs w:val="18"/>
                <w:lang w:eastAsia="en-US"/>
              </w:rPr>
            </w:pPr>
            <w:del w:id="8959" w:author="KPMG_PQH" w:date="2026-04-07T11:25:00Z" w16du:dateUtc="2026-04-07T04:25:00Z">
              <w:r w:rsidRPr="00322061">
                <w:rPr>
                  <w:rFonts w:ascii="Arial" w:hAnsi="Arial" w:cs="Arial"/>
                  <w:color w:val="000000"/>
                  <w:sz w:val="18"/>
                  <w:szCs w:val="18"/>
                  <w:lang w:eastAsia="en-US"/>
                </w:rPr>
                <w:delText>197</w:delText>
              </w:r>
            </w:del>
          </w:p>
        </w:tc>
        <w:tc>
          <w:tcPr>
            <w:tcW w:w="2352" w:type="pct"/>
            <w:tcBorders>
              <w:top w:val="nil"/>
              <w:left w:val="nil"/>
              <w:bottom w:val="single" w:sz="4" w:space="0" w:color="auto"/>
              <w:right w:val="single" w:sz="4" w:space="0" w:color="auto"/>
            </w:tcBorders>
            <w:vAlign w:val="center"/>
            <w:hideMark/>
          </w:tcPr>
          <w:p w14:paraId="63FDD495" w14:textId="77777777" w:rsidR="00322061" w:rsidRPr="00322061" w:rsidRDefault="00322061" w:rsidP="00322061">
            <w:pPr>
              <w:rPr>
                <w:del w:id="8960" w:author="KPMG_PQH" w:date="2026-04-07T11:25:00Z" w16du:dateUtc="2026-04-07T04:25:00Z"/>
                <w:rFonts w:ascii="Arial" w:hAnsi="Arial" w:cs="Arial"/>
                <w:color w:val="000000"/>
                <w:sz w:val="18"/>
                <w:szCs w:val="18"/>
                <w:lang w:eastAsia="en-US"/>
              </w:rPr>
            </w:pPr>
            <w:del w:id="8961" w:author="KPMG_PQH" w:date="2026-04-07T11:25:00Z" w16du:dateUtc="2026-04-07T04:25:00Z">
              <w:r w:rsidRPr="00322061">
                <w:rPr>
                  <w:rFonts w:ascii="Arial" w:hAnsi="Arial" w:cs="Arial"/>
                  <w:color w:val="000000"/>
                  <w:sz w:val="18"/>
                  <w:szCs w:val="18"/>
                  <w:lang w:eastAsia="en-US"/>
                </w:rPr>
                <w:delText>NAIGAI CO LTD</w:delText>
              </w:r>
            </w:del>
          </w:p>
        </w:tc>
        <w:tc>
          <w:tcPr>
            <w:tcW w:w="846" w:type="pct"/>
            <w:tcBorders>
              <w:top w:val="nil"/>
              <w:left w:val="nil"/>
              <w:bottom w:val="single" w:sz="4" w:space="0" w:color="auto"/>
              <w:right w:val="single" w:sz="4" w:space="0" w:color="auto"/>
            </w:tcBorders>
            <w:vAlign w:val="center"/>
            <w:hideMark/>
          </w:tcPr>
          <w:p w14:paraId="1BD13D36" w14:textId="77777777" w:rsidR="00322061" w:rsidRPr="00322061" w:rsidRDefault="00322061" w:rsidP="00322061">
            <w:pPr>
              <w:jc w:val="center"/>
              <w:rPr>
                <w:del w:id="8962" w:author="KPMG_PQH" w:date="2026-04-07T11:25:00Z" w16du:dateUtc="2026-04-07T04:25:00Z"/>
                <w:rFonts w:ascii="Arial" w:hAnsi="Arial" w:cs="Arial"/>
                <w:color w:val="000000"/>
                <w:sz w:val="18"/>
                <w:szCs w:val="18"/>
                <w:lang w:eastAsia="en-US"/>
              </w:rPr>
            </w:pPr>
            <w:del w:id="896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525F55E" w14:textId="77777777" w:rsidR="00322061" w:rsidRPr="00322061" w:rsidRDefault="00322061" w:rsidP="00322061">
            <w:pPr>
              <w:rPr>
                <w:del w:id="8964" w:author="KPMG_PQH" w:date="2026-04-07T11:25:00Z" w16du:dateUtc="2026-04-07T04:25:00Z"/>
                <w:rFonts w:ascii="Arial" w:hAnsi="Arial" w:cs="Arial"/>
                <w:color w:val="000000"/>
                <w:sz w:val="18"/>
                <w:szCs w:val="18"/>
                <w:lang w:eastAsia="en-US"/>
              </w:rPr>
            </w:pPr>
            <w:del w:id="896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FB42137" w14:textId="77777777" w:rsidTr="003B3AC8">
        <w:trPr>
          <w:trHeight w:val="20"/>
          <w:del w:id="896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E6BF3DD" w14:textId="77777777" w:rsidR="00322061" w:rsidRPr="00322061" w:rsidRDefault="00322061" w:rsidP="00322061">
            <w:pPr>
              <w:jc w:val="center"/>
              <w:rPr>
                <w:del w:id="8967" w:author="KPMG_PQH" w:date="2026-04-07T11:25:00Z" w16du:dateUtc="2026-04-07T04:25:00Z"/>
                <w:rFonts w:ascii="Arial" w:hAnsi="Arial" w:cs="Arial"/>
                <w:color w:val="000000"/>
                <w:sz w:val="18"/>
                <w:szCs w:val="18"/>
                <w:lang w:eastAsia="en-US"/>
              </w:rPr>
            </w:pPr>
            <w:del w:id="8968" w:author="KPMG_PQH" w:date="2026-04-07T11:25:00Z" w16du:dateUtc="2026-04-07T04:25:00Z">
              <w:r w:rsidRPr="00322061">
                <w:rPr>
                  <w:rFonts w:ascii="Arial" w:hAnsi="Arial" w:cs="Arial"/>
                  <w:color w:val="000000"/>
                  <w:sz w:val="18"/>
                  <w:szCs w:val="18"/>
                  <w:lang w:eastAsia="en-US"/>
                </w:rPr>
                <w:delText>198</w:delText>
              </w:r>
            </w:del>
          </w:p>
        </w:tc>
        <w:tc>
          <w:tcPr>
            <w:tcW w:w="2352" w:type="pct"/>
            <w:tcBorders>
              <w:top w:val="nil"/>
              <w:left w:val="nil"/>
              <w:bottom w:val="single" w:sz="4" w:space="0" w:color="auto"/>
              <w:right w:val="single" w:sz="4" w:space="0" w:color="auto"/>
            </w:tcBorders>
            <w:vAlign w:val="center"/>
            <w:hideMark/>
          </w:tcPr>
          <w:p w14:paraId="5E771384" w14:textId="77777777" w:rsidR="00322061" w:rsidRPr="00322061" w:rsidRDefault="00322061" w:rsidP="00322061">
            <w:pPr>
              <w:rPr>
                <w:del w:id="8969" w:author="KPMG_PQH" w:date="2026-04-07T11:25:00Z" w16du:dateUtc="2026-04-07T04:25:00Z"/>
                <w:rFonts w:ascii="Arial" w:hAnsi="Arial" w:cs="Arial"/>
                <w:color w:val="000000"/>
                <w:sz w:val="18"/>
                <w:szCs w:val="18"/>
                <w:lang w:eastAsia="en-US"/>
              </w:rPr>
            </w:pPr>
            <w:del w:id="8970" w:author="KPMG_PQH" w:date="2026-04-07T11:25:00Z" w16du:dateUtc="2026-04-07T04:25:00Z">
              <w:r w:rsidRPr="00322061">
                <w:rPr>
                  <w:rFonts w:ascii="Arial" w:hAnsi="Arial" w:cs="Arial"/>
                  <w:color w:val="000000"/>
                  <w:sz w:val="18"/>
                  <w:szCs w:val="18"/>
                  <w:lang w:eastAsia="en-US"/>
                </w:rPr>
                <w:delText>NANJING TEXTILES IMPORT &amp; EXPORT CORP.,LTD.</w:delText>
              </w:r>
            </w:del>
          </w:p>
        </w:tc>
        <w:tc>
          <w:tcPr>
            <w:tcW w:w="846" w:type="pct"/>
            <w:tcBorders>
              <w:top w:val="nil"/>
              <w:left w:val="nil"/>
              <w:bottom w:val="single" w:sz="4" w:space="0" w:color="auto"/>
              <w:right w:val="single" w:sz="4" w:space="0" w:color="auto"/>
            </w:tcBorders>
            <w:vAlign w:val="center"/>
            <w:hideMark/>
          </w:tcPr>
          <w:p w14:paraId="19348B91" w14:textId="77777777" w:rsidR="00322061" w:rsidRPr="00322061" w:rsidRDefault="00322061" w:rsidP="00322061">
            <w:pPr>
              <w:jc w:val="center"/>
              <w:rPr>
                <w:del w:id="8971" w:author="KPMG_PQH" w:date="2026-04-07T11:25:00Z" w16du:dateUtc="2026-04-07T04:25:00Z"/>
                <w:rFonts w:ascii="Arial" w:hAnsi="Arial" w:cs="Arial"/>
                <w:color w:val="000000"/>
                <w:sz w:val="18"/>
                <w:szCs w:val="18"/>
                <w:lang w:eastAsia="en-US"/>
              </w:rPr>
            </w:pPr>
            <w:del w:id="897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FDB00A3" w14:textId="77777777" w:rsidR="00322061" w:rsidRPr="00322061" w:rsidRDefault="00322061" w:rsidP="00322061">
            <w:pPr>
              <w:rPr>
                <w:del w:id="8973" w:author="KPMG_PQH" w:date="2026-04-07T11:25:00Z" w16du:dateUtc="2026-04-07T04:25:00Z"/>
                <w:rFonts w:ascii="Arial" w:hAnsi="Arial" w:cs="Arial"/>
                <w:color w:val="000000"/>
                <w:sz w:val="18"/>
                <w:szCs w:val="18"/>
                <w:lang w:eastAsia="en-US"/>
              </w:rPr>
            </w:pPr>
            <w:del w:id="897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33A0936" w14:textId="77777777" w:rsidTr="003B3AC8">
        <w:trPr>
          <w:trHeight w:val="20"/>
          <w:del w:id="897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C6B1712" w14:textId="77777777" w:rsidR="00322061" w:rsidRPr="00322061" w:rsidRDefault="00322061" w:rsidP="00322061">
            <w:pPr>
              <w:jc w:val="center"/>
              <w:rPr>
                <w:del w:id="8976" w:author="KPMG_PQH" w:date="2026-04-07T11:25:00Z" w16du:dateUtc="2026-04-07T04:25:00Z"/>
                <w:rFonts w:ascii="Arial" w:hAnsi="Arial" w:cs="Arial"/>
                <w:color w:val="000000"/>
                <w:sz w:val="18"/>
                <w:szCs w:val="18"/>
                <w:lang w:eastAsia="en-US"/>
              </w:rPr>
            </w:pPr>
            <w:del w:id="8977" w:author="KPMG_PQH" w:date="2026-04-07T11:25:00Z" w16du:dateUtc="2026-04-07T04:25:00Z">
              <w:r w:rsidRPr="00322061">
                <w:rPr>
                  <w:rFonts w:ascii="Arial" w:hAnsi="Arial" w:cs="Arial"/>
                  <w:color w:val="000000"/>
                  <w:sz w:val="18"/>
                  <w:szCs w:val="18"/>
                  <w:lang w:eastAsia="en-US"/>
                </w:rPr>
                <w:delText>199</w:delText>
              </w:r>
            </w:del>
          </w:p>
        </w:tc>
        <w:tc>
          <w:tcPr>
            <w:tcW w:w="2352" w:type="pct"/>
            <w:tcBorders>
              <w:top w:val="nil"/>
              <w:left w:val="nil"/>
              <w:bottom w:val="single" w:sz="4" w:space="0" w:color="auto"/>
              <w:right w:val="single" w:sz="4" w:space="0" w:color="auto"/>
            </w:tcBorders>
            <w:vAlign w:val="center"/>
            <w:hideMark/>
          </w:tcPr>
          <w:p w14:paraId="5360CA15" w14:textId="77777777" w:rsidR="00322061" w:rsidRPr="00322061" w:rsidRDefault="00322061" w:rsidP="00322061">
            <w:pPr>
              <w:rPr>
                <w:del w:id="8978" w:author="KPMG_PQH" w:date="2026-04-07T11:25:00Z" w16du:dateUtc="2026-04-07T04:25:00Z"/>
                <w:rFonts w:ascii="Arial" w:hAnsi="Arial" w:cs="Arial"/>
                <w:color w:val="000000"/>
                <w:sz w:val="18"/>
                <w:szCs w:val="18"/>
                <w:lang w:eastAsia="en-US"/>
              </w:rPr>
            </w:pPr>
            <w:del w:id="8979" w:author="KPMG_PQH" w:date="2026-04-07T11:25:00Z" w16du:dateUtc="2026-04-07T04:25:00Z">
              <w:r w:rsidRPr="00322061">
                <w:rPr>
                  <w:rFonts w:ascii="Arial" w:hAnsi="Arial" w:cs="Arial"/>
                  <w:color w:val="000000"/>
                  <w:sz w:val="18"/>
                  <w:szCs w:val="18"/>
                  <w:lang w:eastAsia="en-US"/>
                </w:rPr>
                <w:delText>NANTEX INDUSTRY.CO.,LTD.</w:delText>
              </w:r>
            </w:del>
          </w:p>
        </w:tc>
        <w:tc>
          <w:tcPr>
            <w:tcW w:w="846" w:type="pct"/>
            <w:tcBorders>
              <w:top w:val="nil"/>
              <w:left w:val="nil"/>
              <w:bottom w:val="single" w:sz="4" w:space="0" w:color="auto"/>
              <w:right w:val="single" w:sz="4" w:space="0" w:color="auto"/>
            </w:tcBorders>
            <w:vAlign w:val="center"/>
            <w:hideMark/>
          </w:tcPr>
          <w:p w14:paraId="4335587A" w14:textId="77777777" w:rsidR="00322061" w:rsidRPr="00322061" w:rsidRDefault="00322061" w:rsidP="00322061">
            <w:pPr>
              <w:jc w:val="center"/>
              <w:rPr>
                <w:del w:id="8980" w:author="KPMG_PQH" w:date="2026-04-07T11:25:00Z" w16du:dateUtc="2026-04-07T04:25:00Z"/>
                <w:rFonts w:ascii="Arial" w:hAnsi="Arial" w:cs="Arial"/>
                <w:color w:val="000000"/>
                <w:sz w:val="18"/>
                <w:szCs w:val="18"/>
                <w:lang w:eastAsia="en-US"/>
              </w:rPr>
            </w:pPr>
            <w:del w:id="898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09019C8" w14:textId="77777777" w:rsidR="00322061" w:rsidRPr="00322061" w:rsidRDefault="00322061" w:rsidP="00322061">
            <w:pPr>
              <w:rPr>
                <w:del w:id="8982" w:author="KPMG_PQH" w:date="2026-04-07T11:25:00Z" w16du:dateUtc="2026-04-07T04:25:00Z"/>
                <w:rFonts w:ascii="Arial" w:hAnsi="Arial" w:cs="Arial"/>
                <w:color w:val="000000"/>
                <w:sz w:val="18"/>
                <w:szCs w:val="18"/>
                <w:lang w:eastAsia="en-US"/>
              </w:rPr>
            </w:pPr>
            <w:del w:id="898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1ACFD00" w14:textId="77777777" w:rsidTr="003B3AC8">
        <w:trPr>
          <w:trHeight w:val="20"/>
          <w:del w:id="898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4804AB0" w14:textId="77777777" w:rsidR="00322061" w:rsidRPr="00322061" w:rsidRDefault="00322061" w:rsidP="00322061">
            <w:pPr>
              <w:jc w:val="center"/>
              <w:rPr>
                <w:del w:id="8985" w:author="KPMG_PQH" w:date="2026-04-07T11:25:00Z" w16du:dateUtc="2026-04-07T04:25:00Z"/>
                <w:rFonts w:ascii="Arial" w:hAnsi="Arial" w:cs="Arial"/>
                <w:color w:val="000000"/>
                <w:sz w:val="18"/>
                <w:szCs w:val="18"/>
                <w:lang w:eastAsia="en-US"/>
              </w:rPr>
            </w:pPr>
            <w:del w:id="8986" w:author="KPMG_PQH" w:date="2026-04-07T11:25:00Z" w16du:dateUtc="2026-04-07T04:25:00Z">
              <w:r w:rsidRPr="00322061">
                <w:rPr>
                  <w:rFonts w:ascii="Arial" w:hAnsi="Arial" w:cs="Arial"/>
                  <w:color w:val="000000"/>
                  <w:sz w:val="18"/>
                  <w:szCs w:val="18"/>
                  <w:lang w:eastAsia="en-US"/>
                </w:rPr>
                <w:delText>200</w:delText>
              </w:r>
            </w:del>
          </w:p>
        </w:tc>
        <w:tc>
          <w:tcPr>
            <w:tcW w:w="2352" w:type="pct"/>
            <w:tcBorders>
              <w:top w:val="nil"/>
              <w:left w:val="nil"/>
              <w:bottom w:val="single" w:sz="4" w:space="0" w:color="auto"/>
              <w:right w:val="single" w:sz="4" w:space="0" w:color="auto"/>
            </w:tcBorders>
            <w:vAlign w:val="center"/>
            <w:hideMark/>
          </w:tcPr>
          <w:p w14:paraId="08BE1543" w14:textId="77777777" w:rsidR="00322061" w:rsidRPr="00322061" w:rsidRDefault="00322061" w:rsidP="00322061">
            <w:pPr>
              <w:rPr>
                <w:del w:id="8987" w:author="KPMG_PQH" w:date="2026-04-07T11:25:00Z" w16du:dateUtc="2026-04-07T04:25:00Z"/>
                <w:rFonts w:ascii="Arial" w:hAnsi="Arial" w:cs="Arial"/>
                <w:color w:val="000000"/>
                <w:sz w:val="18"/>
                <w:szCs w:val="18"/>
                <w:lang w:eastAsia="en-US"/>
              </w:rPr>
            </w:pPr>
            <w:del w:id="8988" w:author="KPMG_PQH" w:date="2026-04-07T11:25:00Z" w16du:dateUtc="2026-04-07T04:25:00Z">
              <w:r w:rsidRPr="00322061">
                <w:rPr>
                  <w:rFonts w:ascii="Arial" w:hAnsi="Arial" w:cs="Arial"/>
                  <w:color w:val="000000"/>
                  <w:sz w:val="18"/>
                  <w:szCs w:val="18"/>
                  <w:lang w:eastAsia="en-US"/>
                </w:rPr>
                <w:delText>NANTONG HYMO INDUSTRAIL CORP</w:delText>
              </w:r>
            </w:del>
          </w:p>
        </w:tc>
        <w:tc>
          <w:tcPr>
            <w:tcW w:w="846" w:type="pct"/>
            <w:tcBorders>
              <w:top w:val="nil"/>
              <w:left w:val="nil"/>
              <w:bottom w:val="single" w:sz="4" w:space="0" w:color="auto"/>
              <w:right w:val="single" w:sz="4" w:space="0" w:color="auto"/>
            </w:tcBorders>
            <w:vAlign w:val="center"/>
            <w:hideMark/>
          </w:tcPr>
          <w:p w14:paraId="7F425E36" w14:textId="77777777" w:rsidR="00322061" w:rsidRPr="00322061" w:rsidRDefault="00322061" w:rsidP="00322061">
            <w:pPr>
              <w:jc w:val="center"/>
              <w:rPr>
                <w:del w:id="8989" w:author="KPMG_PQH" w:date="2026-04-07T11:25:00Z" w16du:dateUtc="2026-04-07T04:25:00Z"/>
                <w:rFonts w:ascii="Arial" w:hAnsi="Arial" w:cs="Arial"/>
                <w:color w:val="000000"/>
                <w:sz w:val="18"/>
                <w:szCs w:val="18"/>
                <w:lang w:eastAsia="en-US"/>
              </w:rPr>
            </w:pPr>
            <w:del w:id="899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0254AA2" w14:textId="77777777" w:rsidR="00322061" w:rsidRPr="00322061" w:rsidRDefault="00322061" w:rsidP="00322061">
            <w:pPr>
              <w:rPr>
                <w:del w:id="8991" w:author="KPMG_PQH" w:date="2026-04-07T11:25:00Z" w16du:dateUtc="2026-04-07T04:25:00Z"/>
                <w:rFonts w:ascii="Arial" w:hAnsi="Arial" w:cs="Arial"/>
                <w:color w:val="000000"/>
                <w:sz w:val="18"/>
                <w:szCs w:val="18"/>
                <w:lang w:eastAsia="en-US"/>
              </w:rPr>
            </w:pPr>
            <w:del w:id="8992"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F7391FA" w14:textId="77777777" w:rsidTr="003B3AC8">
        <w:trPr>
          <w:trHeight w:val="20"/>
          <w:del w:id="899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729BCE" w14:textId="77777777" w:rsidR="00322061" w:rsidRPr="00322061" w:rsidRDefault="00322061" w:rsidP="00322061">
            <w:pPr>
              <w:jc w:val="center"/>
              <w:rPr>
                <w:del w:id="8994" w:author="KPMG_PQH" w:date="2026-04-07T11:25:00Z" w16du:dateUtc="2026-04-07T04:25:00Z"/>
                <w:rFonts w:ascii="Arial" w:hAnsi="Arial" w:cs="Arial"/>
                <w:color w:val="000000"/>
                <w:sz w:val="18"/>
                <w:szCs w:val="18"/>
                <w:lang w:eastAsia="en-US"/>
              </w:rPr>
            </w:pPr>
            <w:del w:id="8995" w:author="KPMG_PQH" w:date="2026-04-07T11:25:00Z" w16du:dateUtc="2026-04-07T04:25:00Z">
              <w:r w:rsidRPr="00322061">
                <w:rPr>
                  <w:rFonts w:ascii="Arial" w:hAnsi="Arial" w:cs="Arial"/>
                  <w:color w:val="000000"/>
                  <w:sz w:val="18"/>
                  <w:szCs w:val="18"/>
                  <w:lang w:eastAsia="en-US"/>
                </w:rPr>
                <w:delText>201</w:delText>
              </w:r>
            </w:del>
          </w:p>
        </w:tc>
        <w:tc>
          <w:tcPr>
            <w:tcW w:w="2352" w:type="pct"/>
            <w:tcBorders>
              <w:top w:val="nil"/>
              <w:left w:val="nil"/>
              <w:bottom w:val="single" w:sz="4" w:space="0" w:color="auto"/>
              <w:right w:val="single" w:sz="4" w:space="0" w:color="auto"/>
            </w:tcBorders>
            <w:vAlign w:val="center"/>
            <w:hideMark/>
          </w:tcPr>
          <w:p w14:paraId="3BCFE728" w14:textId="77777777" w:rsidR="00322061" w:rsidRPr="00322061" w:rsidRDefault="00322061" w:rsidP="00322061">
            <w:pPr>
              <w:rPr>
                <w:del w:id="8996" w:author="KPMG_PQH" w:date="2026-04-07T11:25:00Z" w16du:dateUtc="2026-04-07T04:25:00Z"/>
                <w:rFonts w:ascii="Arial" w:hAnsi="Arial" w:cs="Arial"/>
                <w:color w:val="000000"/>
                <w:sz w:val="18"/>
                <w:szCs w:val="18"/>
                <w:lang w:eastAsia="en-US"/>
              </w:rPr>
            </w:pPr>
            <w:del w:id="8997" w:author="KPMG_PQH" w:date="2026-04-07T11:25:00Z" w16du:dateUtc="2026-04-07T04:25:00Z">
              <w:r w:rsidRPr="00322061">
                <w:rPr>
                  <w:rFonts w:ascii="Arial" w:hAnsi="Arial" w:cs="Arial"/>
                  <w:color w:val="000000"/>
                  <w:sz w:val="18"/>
                  <w:szCs w:val="18"/>
                  <w:lang w:eastAsia="en-US"/>
                </w:rPr>
                <w:delText>NEW LIGHT APPARELS LIMITED</w:delText>
              </w:r>
            </w:del>
          </w:p>
        </w:tc>
        <w:tc>
          <w:tcPr>
            <w:tcW w:w="846" w:type="pct"/>
            <w:tcBorders>
              <w:top w:val="nil"/>
              <w:left w:val="nil"/>
              <w:bottom w:val="single" w:sz="4" w:space="0" w:color="auto"/>
              <w:right w:val="single" w:sz="4" w:space="0" w:color="auto"/>
            </w:tcBorders>
            <w:vAlign w:val="center"/>
            <w:hideMark/>
          </w:tcPr>
          <w:p w14:paraId="31E3C1A6" w14:textId="77777777" w:rsidR="00322061" w:rsidRPr="00322061" w:rsidRDefault="00322061" w:rsidP="00322061">
            <w:pPr>
              <w:jc w:val="center"/>
              <w:rPr>
                <w:del w:id="8998" w:author="KPMG_PQH" w:date="2026-04-07T11:25:00Z" w16du:dateUtc="2026-04-07T04:25:00Z"/>
                <w:rFonts w:ascii="Arial" w:hAnsi="Arial" w:cs="Arial"/>
                <w:color w:val="000000"/>
                <w:sz w:val="18"/>
                <w:szCs w:val="18"/>
                <w:lang w:eastAsia="en-US"/>
              </w:rPr>
            </w:pPr>
            <w:del w:id="899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0988C829" w14:textId="77777777" w:rsidR="00322061" w:rsidRPr="00322061" w:rsidRDefault="00322061" w:rsidP="00322061">
            <w:pPr>
              <w:rPr>
                <w:del w:id="9000" w:author="KPMG_PQH" w:date="2026-04-07T11:25:00Z" w16du:dateUtc="2026-04-07T04:25:00Z"/>
                <w:rFonts w:ascii="Arial" w:hAnsi="Arial" w:cs="Arial"/>
                <w:color w:val="000000"/>
                <w:sz w:val="18"/>
                <w:szCs w:val="18"/>
                <w:lang w:eastAsia="en-US"/>
              </w:rPr>
            </w:pPr>
            <w:del w:id="9001" w:author="KPMG_PQH" w:date="2026-04-07T11:25:00Z" w16du:dateUtc="2026-04-07T04:25:00Z">
              <w:r w:rsidRPr="00322061">
                <w:rPr>
                  <w:rFonts w:ascii="Arial" w:hAnsi="Arial" w:cs="Arial"/>
                  <w:color w:val="000000"/>
                  <w:sz w:val="18"/>
                  <w:szCs w:val="18"/>
                  <w:lang w:eastAsia="en-US"/>
                </w:rPr>
                <w:delText>Abnormal financial data</w:delText>
              </w:r>
            </w:del>
          </w:p>
        </w:tc>
      </w:tr>
      <w:tr w:rsidR="00322061" w:rsidRPr="00322061" w14:paraId="6300FBF7" w14:textId="77777777" w:rsidTr="003B3AC8">
        <w:trPr>
          <w:trHeight w:val="20"/>
          <w:del w:id="900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FB40FCA" w14:textId="77777777" w:rsidR="00322061" w:rsidRPr="00322061" w:rsidRDefault="00322061" w:rsidP="00322061">
            <w:pPr>
              <w:jc w:val="center"/>
              <w:rPr>
                <w:del w:id="9003" w:author="KPMG_PQH" w:date="2026-04-07T11:25:00Z" w16du:dateUtc="2026-04-07T04:25:00Z"/>
                <w:rFonts w:ascii="Arial" w:hAnsi="Arial" w:cs="Arial"/>
                <w:color w:val="000000"/>
                <w:sz w:val="18"/>
                <w:szCs w:val="18"/>
                <w:lang w:eastAsia="en-US"/>
              </w:rPr>
            </w:pPr>
            <w:del w:id="9004" w:author="KPMG_PQH" w:date="2026-04-07T11:25:00Z" w16du:dateUtc="2026-04-07T04:25:00Z">
              <w:r w:rsidRPr="00322061">
                <w:rPr>
                  <w:rFonts w:ascii="Arial" w:hAnsi="Arial" w:cs="Arial"/>
                  <w:color w:val="000000"/>
                  <w:sz w:val="18"/>
                  <w:szCs w:val="18"/>
                  <w:lang w:eastAsia="en-US"/>
                </w:rPr>
                <w:delText>202</w:delText>
              </w:r>
            </w:del>
          </w:p>
        </w:tc>
        <w:tc>
          <w:tcPr>
            <w:tcW w:w="2352" w:type="pct"/>
            <w:tcBorders>
              <w:top w:val="nil"/>
              <w:left w:val="nil"/>
              <w:bottom w:val="single" w:sz="4" w:space="0" w:color="auto"/>
              <w:right w:val="single" w:sz="4" w:space="0" w:color="auto"/>
            </w:tcBorders>
            <w:vAlign w:val="center"/>
            <w:hideMark/>
          </w:tcPr>
          <w:p w14:paraId="69CEAEC4" w14:textId="77777777" w:rsidR="00322061" w:rsidRPr="00322061" w:rsidRDefault="00322061" w:rsidP="00322061">
            <w:pPr>
              <w:rPr>
                <w:del w:id="9005" w:author="KPMG_PQH" w:date="2026-04-07T11:25:00Z" w16du:dateUtc="2026-04-07T04:25:00Z"/>
                <w:rFonts w:ascii="Arial" w:hAnsi="Arial" w:cs="Arial"/>
                <w:color w:val="000000"/>
                <w:sz w:val="18"/>
                <w:szCs w:val="18"/>
                <w:lang w:eastAsia="en-US"/>
              </w:rPr>
            </w:pPr>
            <w:del w:id="9006" w:author="KPMG_PQH" w:date="2026-04-07T11:25:00Z" w16du:dateUtc="2026-04-07T04:25:00Z">
              <w:r w:rsidRPr="00322061">
                <w:rPr>
                  <w:rFonts w:ascii="Arial" w:hAnsi="Arial" w:cs="Arial"/>
                  <w:color w:val="000000"/>
                  <w:sz w:val="18"/>
                  <w:szCs w:val="18"/>
                  <w:lang w:eastAsia="en-US"/>
                </w:rPr>
                <w:delText>NEWCITY (BANGKOK) PCL</w:delText>
              </w:r>
            </w:del>
          </w:p>
        </w:tc>
        <w:tc>
          <w:tcPr>
            <w:tcW w:w="846" w:type="pct"/>
            <w:tcBorders>
              <w:top w:val="nil"/>
              <w:left w:val="nil"/>
              <w:bottom w:val="single" w:sz="4" w:space="0" w:color="auto"/>
              <w:right w:val="single" w:sz="4" w:space="0" w:color="auto"/>
            </w:tcBorders>
            <w:vAlign w:val="center"/>
            <w:hideMark/>
          </w:tcPr>
          <w:p w14:paraId="3913951B" w14:textId="77777777" w:rsidR="00322061" w:rsidRPr="00322061" w:rsidRDefault="00322061" w:rsidP="00322061">
            <w:pPr>
              <w:jc w:val="center"/>
              <w:rPr>
                <w:del w:id="9007" w:author="KPMG_PQH" w:date="2026-04-07T11:25:00Z" w16du:dateUtc="2026-04-07T04:25:00Z"/>
                <w:rFonts w:ascii="Arial" w:hAnsi="Arial" w:cs="Arial"/>
                <w:color w:val="000000"/>
                <w:sz w:val="18"/>
                <w:szCs w:val="18"/>
                <w:lang w:eastAsia="en-US"/>
              </w:rPr>
            </w:pPr>
            <w:del w:id="9008"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3F4C08F9" w14:textId="77777777" w:rsidR="00322061" w:rsidRPr="00322061" w:rsidRDefault="00322061" w:rsidP="00322061">
            <w:pPr>
              <w:rPr>
                <w:del w:id="9009" w:author="KPMG_PQH" w:date="2026-04-07T11:25:00Z" w16du:dateUtc="2026-04-07T04:25:00Z"/>
                <w:rFonts w:ascii="Arial" w:hAnsi="Arial" w:cs="Arial"/>
                <w:color w:val="000000"/>
                <w:sz w:val="18"/>
                <w:szCs w:val="18"/>
                <w:lang w:eastAsia="en-US"/>
              </w:rPr>
            </w:pPr>
            <w:del w:id="901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367D33F" w14:textId="77777777" w:rsidTr="003B3AC8">
        <w:trPr>
          <w:trHeight w:val="20"/>
          <w:del w:id="901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7CF25D2" w14:textId="77777777" w:rsidR="00322061" w:rsidRPr="00322061" w:rsidRDefault="00322061" w:rsidP="00322061">
            <w:pPr>
              <w:jc w:val="center"/>
              <w:rPr>
                <w:del w:id="9012" w:author="KPMG_PQH" w:date="2026-04-07T11:25:00Z" w16du:dateUtc="2026-04-07T04:25:00Z"/>
                <w:rFonts w:ascii="Arial" w:hAnsi="Arial" w:cs="Arial"/>
                <w:color w:val="000000"/>
                <w:sz w:val="18"/>
                <w:szCs w:val="18"/>
                <w:lang w:eastAsia="en-US"/>
              </w:rPr>
            </w:pPr>
            <w:del w:id="9013" w:author="KPMG_PQH" w:date="2026-04-07T11:25:00Z" w16du:dateUtc="2026-04-07T04:25:00Z">
              <w:r w:rsidRPr="00322061">
                <w:rPr>
                  <w:rFonts w:ascii="Arial" w:hAnsi="Arial" w:cs="Arial"/>
                  <w:color w:val="000000"/>
                  <w:sz w:val="18"/>
                  <w:szCs w:val="18"/>
                  <w:lang w:eastAsia="en-US"/>
                </w:rPr>
                <w:delText>203</w:delText>
              </w:r>
            </w:del>
          </w:p>
        </w:tc>
        <w:tc>
          <w:tcPr>
            <w:tcW w:w="2352" w:type="pct"/>
            <w:tcBorders>
              <w:top w:val="nil"/>
              <w:left w:val="nil"/>
              <w:bottom w:val="single" w:sz="4" w:space="0" w:color="auto"/>
              <w:right w:val="single" w:sz="4" w:space="0" w:color="auto"/>
            </w:tcBorders>
            <w:vAlign w:val="center"/>
            <w:hideMark/>
          </w:tcPr>
          <w:p w14:paraId="20EAC321" w14:textId="77777777" w:rsidR="00322061" w:rsidRPr="00322061" w:rsidRDefault="00322061" w:rsidP="00322061">
            <w:pPr>
              <w:rPr>
                <w:del w:id="9014" w:author="KPMG_PQH" w:date="2026-04-07T11:25:00Z" w16du:dateUtc="2026-04-07T04:25:00Z"/>
                <w:rFonts w:ascii="Arial" w:hAnsi="Arial" w:cs="Arial"/>
                <w:color w:val="000000"/>
                <w:sz w:val="18"/>
                <w:szCs w:val="18"/>
                <w:lang w:eastAsia="en-US"/>
              </w:rPr>
            </w:pPr>
            <w:del w:id="9015" w:author="KPMG_PQH" w:date="2026-04-07T11:25:00Z" w16du:dateUtc="2026-04-07T04:25:00Z">
              <w:r w:rsidRPr="00322061">
                <w:rPr>
                  <w:rFonts w:ascii="Arial" w:hAnsi="Arial" w:cs="Arial"/>
                  <w:color w:val="000000"/>
                  <w:sz w:val="18"/>
                  <w:szCs w:val="18"/>
                  <w:lang w:eastAsia="en-US"/>
                </w:rPr>
                <w:delText>NIHON SEIMITSU CO., LTD.</w:delText>
              </w:r>
            </w:del>
          </w:p>
        </w:tc>
        <w:tc>
          <w:tcPr>
            <w:tcW w:w="846" w:type="pct"/>
            <w:tcBorders>
              <w:top w:val="nil"/>
              <w:left w:val="nil"/>
              <w:bottom w:val="single" w:sz="4" w:space="0" w:color="auto"/>
              <w:right w:val="single" w:sz="4" w:space="0" w:color="auto"/>
            </w:tcBorders>
            <w:vAlign w:val="center"/>
            <w:hideMark/>
          </w:tcPr>
          <w:p w14:paraId="694C9AA8" w14:textId="77777777" w:rsidR="00322061" w:rsidRPr="00322061" w:rsidRDefault="00322061" w:rsidP="00322061">
            <w:pPr>
              <w:jc w:val="center"/>
              <w:rPr>
                <w:del w:id="9016" w:author="KPMG_PQH" w:date="2026-04-07T11:25:00Z" w16du:dateUtc="2026-04-07T04:25:00Z"/>
                <w:rFonts w:ascii="Arial" w:hAnsi="Arial" w:cs="Arial"/>
                <w:color w:val="000000"/>
                <w:sz w:val="18"/>
                <w:szCs w:val="18"/>
                <w:lang w:eastAsia="en-US"/>
              </w:rPr>
            </w:pPr>
            <w:del w:id="901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AD61EC9" w14:textId="77777777" w:rsidR="00322061" w:rsidRPr="00322061" w:rsidRDefault="00322061" w:rsidP="00322061">
            <w:pPr>
              <w:rPr>
                <w:del w:id="9018" w:author="KPMG_PQH" w:date="2026-04-07T11:25:00Z" w16du:dateUtc="2026-04-07T04:25:00Z"/>
                <w:rFonts w:ascii="Arial" w:hAnsi="Arial" w:cs="Arial"/>
                <w:color w:val="000000"/>
                <w:sz w:val="18"/>
                <w:szCs w:val="18"/>
                <w:lang w:eastAsia="en-US"/>
              </w:rPr>
            </w:pPr>
            <w:del w:id="901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D842065" w14:textId="77777777" w:rsidTr="003B3AC8">
        <w:trPr>
          <w:trHeight w:val="20"/>
          <w:del w:id="902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11FE3A5" w14:textId="77777777" w:rsidR="00322061" w:rsidRPr="00322061" w:rsidRDefault="00322061" w:rsidP="00322061">
            <w:pPr>
              <w:jc w:val="center"/>
              <w:rPr>
                <w:del w:id="9021" w:author="KPMG_PQH" w:date="2026-04-07T11:25:00Z" w16du:dateUtc="2026-04-07T04:25:00Z"/>
                <w:rFonts w:ascii="Arial" w:hAnsi="Arial" w:cs="Arial"/>
                <w:color w:val="000000"/>
                <w:sz w:val="18"/>
                <w:szCs w:val="18"/>
                <w:lang w:eastAsia="en-US"/>
              </w:rPr>
            </w:pPr>
            <w:del w:id="9022" w:author="KPMG_PQH" w:date="2026-04-07T11:25:00Z" w16du:dateUtc="2026-04-07T04:25:00Z">
              <w:r w:rsidRPr="00322061">
                <w:rPr>
                  <w:rFonts w:ascii="Arial" w:hAnsi="Arial" w:cs="Arial"/>
                  <w:color w:val="000000"/>
                  <w:sz w:val="18"/>
                  <w:szCs w:val="18"/>
                  <w:lang w:eastAsia="en-US"/>
                </w:rPr>
                <w:delText>204</w:delText>
              </w:r>
            </w:del>
          </w:p>
        </w:tc>
        <w:tc>
          <w:tcPr>
            <w:tcW w:w="2352" w:type="pct"/>
            <w:tcBorders>
              <w:top w:val="nil"/>
              <w:left w:val="nil"/>
              <w:bottom w:val="single" w:sz="4" w:space="0" w:color="auto"/>
              <w:right w:val="single" w:sz="4" w:space="0" w:color="auto"/>
            </w:tcBorders>
            <w:vAlign w:val="center"/>
            <w:hideMark/>
          </w:tcPr>
          <w:p w14:paraId="3F6CD68E" w14:textId="77777777" w:rsidR="00322061" w:rsidRPr="00322061" w:rsidRDefault="00322061" w:rsidP="00322061">
            <w:pPr>
              <w:rPr>
                <w:del w:id="9023" w:author="KPMG_PQH" w:date="2026-04-07T11:25:00Z" w16du:dateUtc="2026-04-07T04:25:00Z"/>
                <w:rFonts w:ascii="Arial" w:hAnsi="Arial" w:cs="Arial"/>
                <w:color w:val="000000"/>
                <w:sz w:val="18"/>
                <w:szCs w:val="18"/>
                <w:lang w:eastAsia="en-US"/>
              </w:rPr>
            </w:pPr>
            <w:del w:id="9024" w:author="KPMG_PQH" w:date="2026-04-07T11:25:00Z" w16du:dateUtc="2026-04-07T04:25:00Z">
              <w:r w:rsidRPr="00322061">
                <w:rPr>
                  <w:rFonts w:ascii="Arial" w:hAnsi="Arial" w:cs="Arial"/>
                  <w:color w:val="000000"/>
                  <w:sz w:val="18"/>
                  <w:szCs w:val="18"/>
                  <w:lang w:eastAsia="en-US"/>
                </w:rPr>
                <w:delText>NINGBO PEACEBIRD FASHION COMPANY LIMITED</w:delText>
              </w:r>
            </w:del>
          </w:p>
        </w:tc>
        <w:tc>
          <w:tcPr>
            <w:tcW w:w="846" w:type="pct"/>
            <w:tcBorders>
              <w:top w:val="nil"/>
              <w:left w:val="nil"/>
              <w:bottom w:val="single" w:sz="4" w:space="0" w:color="auto"/>
              <w:right w:val="single" w:sz="4" w:space="0" w:color="auto"/>
            </w:tcBorders>
            <w:vAlign w:val="center"/>
            <w:hideMark/>
          </w:tcPr>
          <w:p w14:paraId="4D6FE678" w14:textId="77777777" w:rsidR="00322061" w:rsidRPr="00322061" w:rsidRDefault="00322061" w:rsidP="00322061">
            <w:pPr>
              <w:jc w:val="center"/>
              <w:rPr>
                <w:del w:id="9025" w:author="KPMG_PQH" w:date="2026-04-07T11:25:00Z" w16du:dateUtc="2026-04-07T04:25:00Z"/>
                <w:rFonts w:ascii="Arial" w:hAnsi="Arial" w:cs="Arial"/>
                <w:color w:val="000000"/>
                <w:sz w:val="18"/>
                <w:szCs w:val="18"/>
                <w:lang w:eastAsia="en-US"/>
              </w:rPr>
            </w:pPr>
            <w:del w:id="902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8E96993" w14:textId="77777777" w:rsidR="00322061" w:rsidRPr="00322061" w:rsidRDefault="00322061" w:rsidP="00322061">
            <w:pPr>
              <w:rPr>
                <w:del w:id="9027" w:author="KPMG_PQH" w:date="2026-04-07T11:25:00Z" w16du:dateUtc="2026-04-07T04:25:00Z"/>
                <w:rFonts w:ascii="Arial" w:hAnsi="Arial" w:cs="Arial"/>
                <w:color w:val="000000"/>
                <w:sz w:val="18"/>
                <w:szCs w:val="18"/>
                <w:lang w:eastAsia="en-US"/>
              </w:rPr>
            </w:pPr>
            <w:del w:id="902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4B87AC1" w14:textId="77777777" w:rsidTr="003B3AC8">
        <w:trPr>
          <w:trHeight w:val="20"/>
          <w:del w:id="902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0DB7D10" w14:textId="77777777" w:rsidR="00322061" w:rsidRPr="00322061" w:rsidRDefault="00322061" w:rsidP="00322061">
            <w:pPr>
              <w:jc w:val="center"/>
              <w:rPr>
                <w:del w:id="9030" w:author="KPMG_PQH" w:date="2026-04-07T11:25:00Z" w16du:dateUtc="2026-04-07T04:25:00Z"/>
                <w:rFonts w:ascii="Arial" w:hAnsi="Arial" w:cs="Arial"/>
                <w:color w:val="000000"/>
                <w:sz w:val="18"/>
                <w:szCs w:val="18"/>
                <w:lang w:eastAsia="en-US"/>
              </w:rPr>
            </w:pPr>
            <w:del w:id="9031" w:author="KPMG_PQH" w:date="2026-04-07T11:25:00Z" w16du:dateUtc="2026-04-07T04:25:00Z">
              <w:r w:rsidRPr="00322061">
                <w:rPr>
                  <w:rFonts w:ascii="Arial" w:hAnsi="Arial" w:cs="Arial"/>
                  <w:color w:val="000000"/>
                  <w:sz w:val="18"/>
                  <w:szCs w:val="18"/>
                  <w:lang w:eastAsia="en-US"/>
                </w:rPr>
                <w:delText>205</w:delText>
              </w:r>
            </w:del>
          </w:p>
        </w:tc>
        <w:tc>
          <w:tcPr>
            <w:tcW w:w="2352" w:type="pct"/>
            <w:tcBorders>
              <w:top w:val="nil"/>
              <w:left w:val="nil"/>
              <w:bottom w:val="single" w:sz="4" w:space="0" w:color="auto"/>
              <w:right w:val="single" w:sz="4" w:space="0" w:color="auto"/>
            </w:tcBorders>
            <w:vAlign w:val="center"/>
            <w:hideMark/>
          </w:tcPr>
          <w:p w14:paraId="1F599566" w14:textId="77777777" w:rsidR="00322061" w:rsidRPr="00322061" w:rsidRDefault="00322061" w:rsidP="00322061">
            <w:pPr>
              <w:rPr>
                <w:del w:id="9032" w:author="KPMG_PQH" w:date="2026-04-07T11:25:00Z" w16du:dateUtc="2026-04-07T04:25:00Z"/>
                <w:rFonts w:ascii="Arial" w:hAnsi="Arial" w:cs="Arial"/>
                <w:color w:val="000000"/>
                <w:sz w:val="18"/>
                <w:szCs w:val="18"/>
                <w:lang w:eastAsia="en-US"/>
              </w:rPr>
            </w:pPr>
            <w:del w:id="9033" w:author="KPMG_PQH" w:date="2026-04-07T11:25:00Z" w16du:dateUtc="2026-04-07T04:25:00Z">
              <w:r w:rsidRPr="00322061">
                <w:rPr>
                  <w:rFonts w:ascii="Arial" w:hAnsi="Arial" w:cs="Arial"/>
                  <w:color w:val="000000"/>
                  <w:sz w:val="18"/>
                  <w:szCs w:val="18"/>
                  <w:lang w:eastAsia="en-US"/>
                </w:rPr>
                <w:delText>NINGBO SHANSHAN N CO.,LTD.</w:delText>
              </w:r>
            </w:del>
          </w:p>
        </w:tc>
        <w:tc>
          <w:tcPr>
            <w:tcW w:w="846" w:type="pct"/>
            <w:tcBorders>
              <w:top w:val="nil"/>
              <w:left w:val="nil"/>
              <w:bottom w:val="single" w:sz="4" w:space="0" w:color="auto"/>
              <w:right w:val="single" w:sz="4" w:space="0" w:color="auto"/>
            </w:tcBorders>
            <w:vAlign w:val="center"/>
            <w:hideMark/>
          </w:tcPr>
          <w:p w14:paraId="4AC52194" w14:textId="77777777" w:rsidR="00322061" w:rsidRPr="00322061" w:rsidRDefault="00322061" w:rsidP="00322061">
            <w:pPr>
              <w:jc w:val="center"/>
              <w:rPr>
                <w:del w:id="9034" w:author="KPMG_PQH" w:date="2026-04-07T11:25:00Z" w16du:dateUtc="2026-04-07T04:25:00Z"/>
                <w:rFonts w:ascii="Arial" w:hAnsi="Arial" w:cs="Arial"/>
                <w:color w:val="000000"/>
                <w:sz w:val="18"/>
                <w:szCs w:val="18"/>
                <w:lang w:eastAsia="en-US"/>
              </w:rPr>
            </w:pPr>
            <w:del w:id="903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7A5F519" w14:textId="77777777" w:rsidR="00322061" w:rsidRPr="00322061" w:rsidRDefault="00322061" w:rsidP="00322061">
            <w:pPr>
              <w:rPr>
                <w:del w:id="9036" w:author="KPMG_PQH" w:date="2026-04-07T11:25:00Z" w16du:dateUtc="2026-04-07T04:25:00Z"/>
                <w:rFonts w:ascii="Arial" w:hAnsi="Arial" w:cs="Arial"/>
                <w:color w:val="000000"/>
                <w:sz w:val="18"/>
                <w:szCs w:val="18"/>
                <w:lang w:eastAsia="en-US"/>
              </w:rPr>
            </w:pPr>
            <w:del w:id="903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1870B69" w14:textId="77777777" w:rsidTr="003B3AC8">
        <w:trPr>
          <w:trHeight w:val="20"/>
          <w:del w:id="903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449FA35" w14:textId="77777777" w:rsidR="00322061" w:rsidRPr="00322061" w:rsidRDefault="00322061" w:rsidP="00322061">
            <w:pPr>
              <w:jc w:val="center"/>
              <w:rPr>
                <w:del w:id="9039" w:author="KPMG_PQH" w:date="2026-04-07T11:25:00Z" w16du:dateUtc="2026-04-07T04:25:00Z"/>
                <w:rFonts w:ascii="Arial" w:hAnsi="Arial" w:cs="Arial"/>
                <w:color w:val="000000"/>
                <w:sz w:val="18"/>
                <w:szCs w:val="18"/>
                <w:lang w:eastAsia="en-US"/>
              </w:rPr>
            </w:pPr>
            <w:del w:id="9040" w:author="KPMG_PQH" w:date="2026-04-07T11:25:00Z" w16du:dateUtc="2026-04-07T04:25:00Z">
              <w:r w:rsidRPr="00322061">
                <w:rPr>
                  <w:rFonts w:ascii="Arial" w:hAnsi="Arial" w:cs="Arial"/>
                  <w:color w:val="000000"/>
                  <w:sz w:val="18"/>
                  <w:szCs w:val="18"/>
                  <w:lang w:eastAsia="en-US"/>
                </w:rPr>
                <w:delText>206</w:delText>
              </w:r>
            </w:del>
          </w:p>
        </w:tc>
        <w:tc>
          <w:tcPr>
            <w:tcW w:w="2352" w:type="pct"/>
            <w:tcBorders>
              <w:top w:val="nil"/>
              <w:left w:val="nil"/>
              <w:bottom w:val="single" w:sz="4" w:space="0" w:color="auto"/>
              <w:right w:val="single" w:sz="4" w:space="0" w:color="auto"/>
            </w:tcBorders>
            <w:vAlign w:val="center"/>
            <w:hideMark/>
          </w:tcPr>
          <w:p w14:paraId="151090A8" w14:textId="77777777" w:rsidR="00322061" w:rsidRPr="00322061" w:rsidRDefault="00322061" w:rsidP="00322061">
            <w:pPr>
              <w:rPr>
                <w:del w:id="9041" w:author="KPMG_PQH" w:date="2026-04-07T11:25:00Z" w16du:dateUtc="2026-04-07T04:25:00Z"/>
                <w:rFonts w:ascii="Arial" w:hAnsi="Arial" w:cs="Arial"/>
                <w:color w:val="000000"/>
                <w:sz w:val="18"/>
                <w:szCs w:val="18"/>
                <w:lang w:eastAsia="en-US"/>
              </w:rPr>
            </w:pPr>
            <w:del w:id="9042" w:author="KPMG_PQH" w:date="2026-04-07T11:25:00Z" w16du:dateUtc="2026-04-07T04:25:00Z">
              <w:r w:rsidRPr="00322061">
                <w:rPr>
                  <w:rFonts w:ascii="Arial" w:hAnsi="Arial" w:cs="Arial"/>
                  <w:color w:val="000000"/>
                  <w:sz w:val="18"/>
                  <w:szCs w:val="18"/>
                  <w:lang w:eastAsia="en-US"/>
                </w:rPr>
                <w:delText>NINGBO YAK HOLDING CO., LTD</w:delText>
              </w:r>
            </w:del>
          </w:p>
        </w:tc>
        <w:tc>
          <w:tcPr>
            <w:tcW w:w="846" w:type="pct"/>
            <w:tcBorders>
              <w:top w:val="nil"/>
              <w:left w:val="nil"/>
              <w:bottom w:val="single" w:sz="4" w:space="0" w:color="auto"/>
              <w:right w:val="single" w:sz="4" w:space="0" w:color="auto"/>
            </w:tcBorders>
            <w:vAlign w:val="center"/>
            <w:hideMark/>
          </w:tcPr>
          <w:p w14:paraId="378A48DC" w14:textId="77777777" w:rsidR="00322061" w:rsidRPr="00322061" w:rsidRDefault="00322061" w:rsidP="00322061">
            <w:pPr>
              <w:jc w:val="center"/>
              <w:rPr>
                <w:del w:id="9043" w:author="KPMG_PQH" w:date="2026-04-07T11:25:00Z" w16du:dateUtc="2026-04-07T04:25:00Z"/>
                <w:rFonts w:ascii="Arial" w:hAnsi="Arial" w:cs="Arial"/>
                <w:color w:val="000000"/>
                <w:sz w:val="18"/>
                <w:szCs w:val="18"/>
                <w:lang w:eastAsia="en-US"/>
              </w:rPr>
            </w:pPr>
            <w:del w:id="904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F19F2DE" w14:textId="77777777" w:rsidR="00322061" w:rsidRPr="00322061" w:rsidRDefault="00322061" w:rsidP="00322061">
            <w:pPr>
              <w:rPr>
                <w:del w:id="9045" w:author="KPMG_PQH" w:date="2026-04-07T11:25:00Z" w16du:dateUtc="2026-04-07T04:25:00Z"/>
                <w:rFonts w:ascii="Arial" w:hAnsi="Arial" w:cs="Arial"/>
                <w:color w:val="000000"/>
                <w:sz w:val="18"/>
                <w:szCs w:val="18"/>
                <w:lang w:eastAsia="en-US"/>
              </w:rPr>
            </w:pPr>
            <w:del w:id="9046"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6B27ADF2" w14:textId="77777777" w:rsidTr="003B3AC8">
        <w:trPr>
          <w:trHeight w:val="20"/>
          <w:del w:id="904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4CD900A" w14:textId="77777777" w:rsidR="00322061" w:rsidRPr="00322061" w:rsidRDefault="00322061" w:rsidP="00322061">
            <w:pPr>
              <w:jc w:val="center"/>
              <w:rPr>
                <w:del w:id="9048" w:author="KPMG_PQH" w:date="2026-04-07T11:25:00Z" w16du:dateUtc="2026-04-07T04:25:00Z"/>
                <w:rFonts w:ascii="Arial" w:hAnsi="Arial" w:cs="Arial"/>
                <w:color w:val="000000"/>
                <w:sz w:val="18"/>
                <w:szCs w:val="18"/>
                <w:lang w:eastAsia="en-US"/>
              </w:rPr>
            </w:pPr>
            <w:del w:id="9049" w:author="KPMG_PQH" w:date="2026-04-07T11:25:00Z" w16du:dateUtc="2026-04-07T04:25:00Z">
              <w:r w:rsidRPr="00322061">
                <w:rPr>
                  <w:rFonts w:ascii="Arial" w:hAnsi="Arial" w:cs="Arial"/>
                  <w:color w:val="000000"/>
                  <w:sz w:val="18"/>
                  <w:szCs w:val="18"/>
                  <w:lang w:eastAsia="en-US"/>
                </w:rPr>
                <w:delText>207</w:delText>
              </w:r>
            </w:del>
          </w:p>
        </w:tc>
        <w:tc>
          <w:tcPr>
            <w:tcW w:w="2352" w:type="pct"/>
            <w:tcBorders>
              <w:top w:val="nil"/>
              <w:left w:val="nil"/>
              <w:bottom w:val="single" w:sz="4" w:space="0" w:color="auto"/>
              <w:right w:val="single" w:sz="4" w:space="0" w:color="auto"/>
            </w:tcBorders>
            <w:vAlign w:val="center"/>
            <w:hideMark/>
          </w:tcPr>
          <w:p w14:paraId="7D1BA1C0" w14:textId="77777777" w:rsidR="00322061" w:rsidRPr="00322061" w:rsidRDefault="00322061" w:rsidP="00322061">
            <w:pPr>
              <w:rPr>
                <w:del w:id="9050" w:author="KPMG_PQH" w:date="2026-04-07T11:25:00Z" w16du:dateUtc="2026-04-07T04:25:00Z"/>
                <w:rFonts w:ascii="Arial" w:hAnsi="Arial" w:cs="Arial"/>
                <w:color w:val="000000"/>
                <w:sz w:val="18"/>
                <w:szCs w:val="18"/>
                <w:lang w:eastAsia="en-US"/>
              </w:rPr>
            </w:pPr>
            <w:del w:id="9051" w:author="KPMG_PQH" w:date="2026-04-07T11:25:00Z" w16du:dateUtc="2026-04-07T04:25:00Z">
              <w:r w:rsidRPr="00322061">
                <w:rPr>
                  <w:rFonts w:ascii="Arial" w:hAnsi="Arial" w:cs="Arial"/>
                  <w:color w:val="000000"/>
                  <w:sz w:val="18"/>
                  <w:szCs w:val="18"/>
                  <w:lang w:eastAsia="en-US"/>
                </w:rPr>
                <w:delText>NINGBO ZHONGBAI CO.,LTD</w:delText>
              </w:r>
            </w:del>
          </w:p>
        </w:tc>
        <w:tc>
          <w:tcPr>
            <w:tcW w:w="846" w:type="pct"/>
            <w:tcBorders>
              <w:top w:val="nil"/>
              <w:left w:val="nil"/>
              <w:bottom w:val="single" w:sz="4" w:space="0" w:color="auto"/>
              <w:right w:val="single" w:sz="4" w:space="0" w:color="auto"/>
            </w:tcBorders>
            <w:vAlign w:val="center"/>
            <w:hideMark/>
          </w:tcPr>
          <w:p w14:paraId="281945F4" w14:textId="77777777" w:rsidR="00322061" w:rsidRPr="00322061" w:rsidRDefault="00322061" w:rsidP="00322061">
            <w:pPr>
              <w:jc w:val="center"/>
              <w:rPr>
                <w:del w:id="9052" w:author="KPMG_PQH" w:date="2026-04-07T11:25:00Z" w16du:dateUtc="2026-04-07T04:25:00Z"/>
                <w:rFonts w:ascii="Arial" w:hAnsi="Arial" w:cs="Arial"/>
                <w:color w:val="000000"/>
                <w:sz w:val="18"/>
                <w:szCs w:val="18"/>
                <w:lang w:eastAsia="en-US"/>
              </w:rPr>
            </w:pPr>
            <w:del w:id="905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C9D5736" w14:textId="77777777" w:rsidR="00322061" w:rsidRPr="00322061" w:rsidRDefault="00322061" w:rsidP="00322061">
            <w:pPr>
              <w:rPr>
                <w:del w:id="9054" w:author="KPMG_PQH" w:date="2026-04-07T11:25:00Z" w16du:dateUtc="2026-04-07T04:25:00Z"/>
                <w:rFonts w:ascii="Arial" w:hAnsi="Arial" w:cs="Arial"/>
                <w:color w:val="000000"/>
                <w:sz w:val="18"/>
                <w:szCs w:val="18"/>
                <w:lang w:eastAsia="en-US"/>
              </w:rPr>
            </w:pPr>
            <w:del w:id="9055"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2082555" w14:textId="77777777" w:rsidTr="003B3AC8">
        <w:trPr>
          <w:trHeight w:val="20"/>
          <w:del w:id="905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C491C84" w14:textId="77777777" w:rsidR="00322061" w:rsidRPr="00322061" w:rsidRDefault="00322061" w:rsidP="00322061">
            <w:pPr>
              <w:jc w:val="center"/>
              <w:rPr>
                <w:del w:id="9057" w:author="KPMG_PQH" w:date="2026-04-07T11:25:00Z" w16du:dateUtc="2026-04-07T04:25:00Z"/>
                <w:rFonts w:ascii="Arial" w:hAnsi="Arial" w:cs="Arial"/>
                <w:color w:val="000000"/>
                <w:sz w:val="18"/>
                <w:szCs w:val="18"/>
                <w:lang w:eastAsia="en-US"/>
              </w:rPr>
            </w:pPr>
            <w:del w:id="9058" w:author="KPMG_PQH" w:date="2026-04-07T11:25:00Z" w16du:dateUtc="2026-04-07T04:25:00Z">
              <w:r w:rsidRPr="00322061">
                <w:rPr>
                  <w:rFonts w:ascii="Arial" w:hAnsi="Arial" w:cs="Arial"/>
                  <w:color w:val="000000"/>
                  <w:sz w:val="18"/>
                  <w:szCs w:val="18"/>
                  <w:lang w:eastAsia="en-US"/>
                </w:rPr>
                <w:delText>208</w:delText>
              </w:r>
            </w:del>
          </w:p>
        </w:tc>
        <w:tc>
          <w:tcPr>
            <w:tcW w:w="2352" w:type="pct"/>
            <w:tcBorders>
              <w:top w:val="nil"/>
              <w:left w:val="nil"/>
              <w:bottom w:val="single" w:sz="4" w:space="0" w:color="auto"/>
              <w:right w:val="single" w:sz="4" w:space="0" w:color="auto"/>
            </w:tcBorders>
            <w:vAlign w:val="center"/>
            <w:hideMark/>
          </w:tcPr>
          <w:p w14:paraId="4BD7DAAE" w14:textId="77777777" w:rsidR="00322061" w:rsidRPr="00322061" w:rsidRDefault="00322061" w:rsidP="00322061">
            <w:pPr>
              <w:rPr>
                <w:del w:id="9059" w:author="KPMG_PQH" w:date="2026-04-07T11:25:00Z" w16du:dateUtc="2026-04-07T04:25:00Z"/>
                <w:rFonts w:ascii="Arial" w:hAnsi="Arial" w:cs="Arial"/>
                <w:color w:val="000000"/>
                <w:sz w:val="18"/>
                <w:szCs w:val="18"/>
                <w:lang w:eastAsia="en-US"/>
              </w:rPr>
            </w:pPr>
            <w:del w:id="9060" w:author="KPMG_PQH" w:date="2026-04-07T11:25:00Z" w16du:dateUtc="2026-04-07T04:25:00Z">
              <w:r w:rsidRPr="00322061">
                <w:rPr>
                  <w:rFonts w:ascii="Arial" w:hAnsi="Arial" w:cs="Arial"/>
                  <w:color w:val="000000"/>
                  <w:sz w:val="18"/>
                  <w:szCs w:val="18"/>
                  <w:lang w:eastAsia="en-US"/>
                </w:rPr>
                <w:delText>NIPPI, INCORPORATED</w:delText>
              </w:r>
            </w:del>
          </w:p>
        </w:tc>
        <w:tc>
          <w:tcPr>
            <w:tcW w:w="846" w:type="pct"/>
            <w:tcBorders>
              <w:top w:val="nil"/>
              <w:left w:val="nil"/>
              <w:bottom w:val="single" w:sz="4" w:space="0" w:color="auto"/>
              <w:right w:val="single" w:sz="4" w:space="0" w:color="auto"/>
            </w:tcBorders>
            <w:vAlign w:val="center"/>
            <w:hideMark/>
          </w:tcPr>
          <w:p w14:paraId="32ED2040" w14:textId="77777777" w:rsidR="00322061" w:rsidRPr="00322061" w:rsidRDefault="00322061" w:rsidP="00322061">
            <w:pPr>
              <w:jc w:val="center"/>
              <w:rPr>
                <w:del w:id="9061" w:author="KPMG_PQH" w:date="2026-04-07T11:25:00Z" w16du:dateUtc="2026-04-07T04:25:00Z"/>
                <w:rFonts w:ascii="Arial" w:hAnsi="Arial" w:cs="Arial"/>
                <w:color w:val="000000"/>
                <w:sz w:val="18"/>
                <w:szCs w:val="18"/>
                <w:lang w:eastAsia="en-US"/>
              </w:rPr>
            </w:pPr>
            <w:del w:id="9062"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DFB0553" w14:textId="77777777" w:rsidR="00322061" w:rsidRPr="00322061" w:rsidRDefault="00322061" w:rsidP="00322061">
            <w:pPr>
              <w:rPr>
                <w:del w:id="9063" w:author="KPMG_PQH" w:date="2026-04-07T11:25:00Z" w16du:dateUtc="2026-04-07T04:25:00Z"/>
                <w:rFonts w:ascii="Arial" w:hAnsi="Arial" w:cs="Arial"/>
                <w:color w:val="000000"/>
                <w:sz w:val="18"/>
                <w:szCs w:val="18"/>
                <w:lang w:eastAsia="en-US"/>
              </w:rPr>
            </w:pPr>
            <w:del w:id="906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EB9F521" w14:textId="77777777" w:rsidTr="003B3AC8">
        <w:trPr>
          <w:trHeight w:val="20"/>
          <w:del w:id="906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D8D0218" w14:textId="77777777" w:rsidR="00322061" w:rsidRPr="00322061" w:rsidRDefault="00322061" w:rsidP="00322061">
            <w:pPr>
              <w:jc w:val="center"/>
              <w:rPr>
                <w:del w:id="9066" w:author="KPMG_PQH" w:date="2026-04-07T11:25:00Z" w16du:dateUtc="2026-04-07T04:25:00Z"/>
                <w:rFonts w:ascii="Arial" w:hAnsi="Arial" w:cs="Arial"/>
                <w:color w:val="000000"/>
                <w:sz w:val="18"/>
                <w:szCs w:val="18"/>
                <w:lang w:eastAsia="en-US"/>
              </w:rPr>
            </w:pPr>
            <w:del w:id="9067" w:author="KPMG_PQH" w:date="2026-04-07T11:25:00Z" w16du:dateUtc="2026-04-07T04:25:00Z">
              <w:r w:rsidRPr="00322061">
                <w:rPr>
                  <w:rFonts w:ascii="Arial" w:hAnsi="Arial" w:cs="Arial"/>
                  <w:color w:val="000000"/>
                  <w:sz w:val="18"/>
                  <w:szCs w:val="18"/>
                  <w:lang w:eastAsia="en-US"/>
                </w:rPr>
                <w:delText>209</w:delText>
              </w:r>
            </w:del>
          </w:p>
        </w:tc>
        <w:tc>
          <w:tcPr>
            <w:tcW w:w="2352" w:type="pct"/>
            <w:tcBorders>
              <w:top w:val="nil"/>
              <w:left w:val="nil"/>
              <w:bottom w:val="single" w:sz="4" w:space="0" w:color="auto"/>
              <w:right w:val="single" w:sz="4" w:space="0" w:color="auto"/>
            </w:tcBorders>
            <w:vAlign w:val="center"/>
            <w:hideMark/>
          </w:tcPr>
          <w:p w14:paraId="25965938" w14:textId="77777777" w:rsidR="00322061" w:rsidRPr="00322061" w:rsidRDefault="00322061" w:rsidP="00322061">
            <w:pPr>
              <w:rPr>
                <w:del w:id="9068" w:author="KPMG_PQH" w:date="2026-04-07T11:25:00Z" w16du:dateUtc="2026-04-07T04:25:00Z"/>
                <w:rFonts w:ascii="Arial" w:hAnsi="Arial" w:cs="Arial"/>
                <w:color w:val="000000"/>
                <w:sz w:val="18"/>
                <w:szCs w:val="18"/>
                <w:lang w:eastAsia="en-US"/>
              </w:rPr>
            </w:pPr>
            <w:del w:id="9069" w:author="KPMG_PQH" w:date="2026-04-07T11:25:00Z" w16du:dateUtc="2026-04-07T04:25:00Z">
              <w:r w:rsidRPr="00322061">
                <w:rPr>
                  <w:rFonts w:ascii="Arial" w:hAnsi="Arial" w:cs="Arial"/>
                  <w:color w:val="000000"/>
                  <w:sz w:val="18"/>
                  <w:szCs w:val="18"/>
                  <w:lang w:eastAsia="en-US"/>
                </w:rPr>
                <w:delText>NOBLE BROTHERS IMPEX LIMITED</w:delText>
              </w:r>
            </w:del>
          </w:p>
        </w:tc>
        <w:tc>
          <w:tcPr>
            <w:tcW w:w="846" w:type="pct"/>
            <w:tcBorders>
              <w:top w:val="nil"/>
              <w:left w:val="nil"/>
              <w:bottom w:val="single" w:sz="4" w:space="0" w:color="auto"/>
              <w:right w:val="single" w:sz="4" w:space="0" w:color="auto"/>
            </w:tcBorders>
            <w:vAlign w:val="center"/>
            <w:hideMark/>
          </w:tcPr>
          <w:p w14:paraId="13E96E9F" w14:textId="77777777" w:rsidR="00322061" w:rsidRPr="00322061" w:rsidRDefault="00322061" w:rsidP="00322061">
            <w:pPr>
              <w:jc w:val="center"/>
              <w:rPr>
                <w:del w:id="9070" w:author="KPMG_PQH" w:date="2026-04-07T11:25:00Z" w16du:dateUtc="2026-04-07T04:25:00Z"/>
                <w:rFonts w:ascii="Arial" w:hAnsi="Arial" w:cs="Arial"/>
                <w:color w:val="000000"/>
                <w:sz w:val="18"/>
                <w:szCs w:val="18"/>
                <w:lang w:eastAsia="en-US"/>
              </w:rPr>
            </w:pPr>
            <w:del w:id="907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D4582DB" w14:textId="77777777" w:rsidR="00322061" w:rsidRPr="00322061" w:rsidRDefault="00322061" w:rsidP="00322061">
            <w:pPr>
              <w:rPr>
                <w:del w:id="9072" w:author="KPMG_PQH" w:date="2026-04-07T11:25:00Z" w16du:dateUtc="2026-04-07T04:25:00Z"/>
                <w:rFonts w:ascii="Arial" w:hAnsi="Arial" w:cs="Arial"/>
                <w:color w:val="000000"/>
                <w:sz w:val="18"/>
                <w:szCs w:val="18"/>
                <w:lang w:eastAsia="en-US"/>
              </w:rPr>
            </w:pPr>
            <w:del w:id="907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156B041" w14:textId="77777777" w:rsidTr="003B3AC8">
        <w:trPr>
          <w:trHeight w:val="20"/>
          <w:del w:id="907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EFDF0A4" w14:textId="77777777" w:rsidR="00322061" w:rsidRPr="00322061" w:rsidRDefault="00322061" w:rsidP="00322061">
            <w:pPr>
              <w:jc w:val="center"/>
              <w:rPr>
                <w:del w:id="9075" w:author="KPMG_PQH" w:date="2026-04-07T11:25:00Z" w16du:dateUtc="2026-04-07T04:25:00Z"/>
                <w:rFonts w:ascii="Arial" w:hAnsi="Arial" w:cs="Arial"/>
                <w:color w:val="000000"/>
                <w:sz w:val="18"/>
                <w:szCs w:val="18"/>
                <w:lang w:eastAsia="en-US"/>
              </w:rPr>
            </w:pPr>
            <w:del w:id="9076" w:author="KPMG_PQH" w:date="2026-04-07T11:25:00Z" w16du:dateUtc="2026-04-07T04:25:00Z">
              <w:r w:rsidRPr="00322061">
                <w:rPr>
                  <w:rFonts w:ascii="Arial" w:hAnsi="Arial" w:cs="Arial"/>
                  <w:color w:val="000000"/>
                  <w:sz w:val="18"/>
                  <w:szCs w:val="18"/>
                  <w:lang w:eastAsia="en-US"/>
                </w:rPr>
                <w:delText>210</w:delText>
              </w:r>
            </w:del>
          </w:p>
        </w:tc>
        <w:tc>
          <w:tcPr>
            <w:tcW w:w="2352" w:type="pct"/>
            <w:tcBorders>
              <w:top w:val="nil"/>
              <w:left w:val="nil"/>
              <w:bottom w:val="single" w:sz="4" w:space="0" w:color="auto"/>
              <w:right w:val="single" w:sz="4" w:space="0" w:color="auto"/>
            </w:tcBorders>
            <w:vAlign w:val="center"/>
            <w:hideMark/>
          </w:tcPr>
          <w:p w14:paraId="1F05B4F2" w14:textId="77777777" w:rsidR="00322061" w:rsidRPr="00322061" w:rsidRDefault="00322061" w:rsidP="00322061">
            <w:pPr>
              <w:rPr>
                <w:del w:id="9077" w:author="KPMG_PQH" w:date="2026-04-07T11:25:00Z" w16du:dateUtc="2026-04-07T04:25:00Z"/>
                <w:rFonts w:ascii="Arial" w:hAnsi="Arial" w:cs="Arial"/>
                <w:color w:val="000000"/>
                <w:sz w:val="18"/>
                <w:szCs w:val="18"/>
                <w:lang w:eastAsia="en-US"/>
              </w:rPr>
            </w:pPr>
            <w:del w:id="9078" w:author="KPMG_PQH" w:date="2026-04-07T11:25:00Z" w16du:dateUtc="2026-04-07T04:25:00Z">
              <w:r w:rsidRPr="00322061">
                <w:rPr>
                  <w:rFonts w:ascii="Arial" w:hAnsi="Arial" w:cs="Arial"/>
                  <w:color w:val="000000"/>
                  <w:sz w:val="18"/>
                  <w:szCs w:val="18"/>
                  <w:lang w:eastAsia="en-US"/>
                </w:rPr>
                <w:delText>NOTION VTEC BERHAD</w:delText>
              </w:r>
            </w:del>
          </w:p>
        </w:tc>
        <w:tc>
          <w:tcPr>
            <w:tcW w:w="846" w:type="pct"/>
            <w:tcBorders>
              <w:top w:val="nil"/>
              <w:left w:val="nil"/>
              <w:bottom w:val="single" w:sz="4" w:space="0" w:color="auto"/>
              <w:right w:val="single" w:sz="4" w:space="0" w:color="auto"/>
            </w:tcBorders>
            <w:vAlign w:val="center"/>
            <w:hideMark/>
          </w:tcPr>
          <w:p w14:paraId="38FB7B03" w14:textId="77777777" w:rsidR="00322061" w:rsidRPr="00322061" w:rsidRDefault="00322061" w:rsidP="00322061">
            <w:pPr>
              <w:jc w:val="center"/>
              <w:rPr>
                <w:del w:id="9079" w:author="KPMG_PQH" w:date="2026-04-07T11:25:00Z" w16du:dateUtc="2026-04-07T04:25:00Z"/>
                <w:rFonts w:ascii="Arial" w:hAnsi="Arial" w:cs="Arial"/>
                <w:color w:val="000000"/>
                <w:sz w:val="18"/>
                <w:szCs w:val="18"/>
                <w:lang w:eastAsia="en-US"/>
              </w:rPr>
            </w:pPr>
            <w:del w:id="9080"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2AAE66D" w14:textId="77777777" w:rsidR="00322061" w:rsidRPr="00322061" w:rsidRDefault="00322061" w:rsidP="00322061">
            <w:pPr>
              <w:rPr>
                <w:del w:id="9081" w:author="KPMG_PQH" w:date="2026-04-07T11:25:00Z" w16du:dateUtc="2026-04-07T04:25:00Z"/>
                <w:rFonts w:ascii="Arial" w:hAnsi="Arial" w:cs="Arial"/>
                <w:color w:val="000000"/>
                <w:sz w:val="18"/>
                <w:szCs w:val="18"/>
                <w:lang w:eastAsia="en-US"/>
              </w:rPr>
            </w:pPr>
            <w:del w:id="9082"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999962A" w14:textId="77777777" w:rsidTr="003B3AC8">
        <w:trPr>
          <w:trHeight w:val="20"/>
          <w:del w:id="908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5B45A1F" w14:textId="77777777" w:rsidR="00322061" w:rsidRPr="00322061" w:rsidRDefault="00322061" w:rsidP="00322061">
            <w:pPr>
              <w:jc w:val="center"/>
              <w:rPr>
                <w:del w:id="9084" w:author="KPMG_PQH" w:date="2026-04-07T11:25:00Z" w16du:dateUtc="2026-04-07T04:25:00Z"/>
                <w:rFonts w:ascii="Arial" w:hAnsi="Arial" w:cs="Arial"/>
                <w:color w:val="000000"/>
                <w:sz w:val="18"/>
                <w:szCs w:val="18"/>
                <w:lang w:eastAsia="en-US"/>
              </w:rPr>
            </w:pPr>
            <w:del w:id="9085" w:author="KPMG_PQH" w:date="2026-04-07T11:25:00Z" w16du:dateUtc="2026-04-07T04:25:00Z">
              <w:r w:rsidRPr="00322061">
                <w:rPr>
                  <w:rFonts w:ascii="Arial" w:hAnsi="Arial" w:cs="Arial"/>
                  <w:color w:val="000000"/>
                  <w:sz w:val="18"/>
                  <w:szCs w:val="18"/>
                  <w:lang w:eastAsia="en-US"/>
                </w:rPr>
                <w:delText>211</w:delText>
              </w:r>
            </w:del>
          </w:p>
        </w:tc>
        <w:tc>
          <w:tcPr>
            <w:tcW w:w="2352" w:type="pct"/>
            <w:tcBorders>
              <w:top w:val="nil"/>
              <w:left w:val="nil"/>
              <w:bottom w:val="single" w:sz="4" w:space="0" w:color="auto"/>
              <w:right w:val="single" w:sz="4" w:space="0" w:color="auto"/>
            </w:tcBorders>
            <w:vAlign w:val="center"/>
            <w:hideMark/>
          </w:tcPr>
          <w:p w14:paraId="32F22D0E" w14:textId="77777777" w:rsidR="00322061" w:rsidRPr="00322061" w:rsidRDefault="00322061" w:rsidP="00322061">
            <w:pPr>
              <w:rPr>
                <w:del w:id="9086" w:author="KPMG_PQH" w:date="2026-04-07T11:25:00Z" w16du:dateUtc="2026-04-07T04:25:00Z"/>
                <w:rFonts w:ascii="Arial" w:hAnsi="Arial" w:cs="Arial"/>
                <w:color w:val="000000"/>
                <w:sz w:val="18"/>
                <w:szCs w:val="18"/>
                <w:lang w:eastAsia="en-US"/>
              </w:rPr>
            </w:pPr>
            <w:del w:id="9087" w:author="KPMG_PQH" w:date="2026-04-07T11:25:00Z" w16du:dateUtc="2026-04-07T04:25:00Z">
              <w:r w:rsidRPr="00322061">
                <w:rPr>
                  <w:rFonts w:ascii="Arial" w:hAnsi="Arial" w:cs="Arial"/>
                  <w:color w:val="000000"/>
                  <w:sz w:val="18"/>
                  <w:szCs w:val="18"/>
                  <w:lang w:eastAsia="en-US"/>
                </w:rPr>
                <w:delText>O-TA PRECISION INDUSTRY COMPANY LIMITED</w:delText>
              </w:r>
            </w:del>
          </w:p>
        </w:tc>
        <w:tc>
          <w:tcPr>
            <w:tcW w:w="846" w:type="pct"/>
            <w:tcBorders>
              <w:top w:val="nil"/>
              <w:left w:val="nil"/>
              <w:bottom w:val="single" w:sz="4" w:space="0" w:color="auto"/>
              <w:right w:val="single" w:sz="4" w:space="0" w:color="auto"/>
            </w:tcBorders>
            <w:vAlign w:val="center"/>
            <w:hideMark/>
          </w:tcPr>
          <w:p w14:paraId="0FB74B1B" w14:textId="77777777" w:rsidR="00322061" w:rsidRPr="00322061" w:rsidRDefault="00322061" w:rsidP="00322061">
            <w:pPr>
              <w:jc w:val="center"/>
              <w:rPr>
                <w:del w:id="9088" w:author="KPMG_PQH" w:date="2026-04-07T11:25:00Z" w16du:dateUtc="2026-04-07T04:25:00Z"/>
                <w:rFonts w:ascii="Arial" w:hAnsi="Arial" w:cs="Arial"/>
                <w:color w:val="000000"/>
                <w:sz w:val="18"/>
                <w:szCs w:val="18"/>
                <w:lang w:eastAsia="en-US"/>
              </w:rPr>
            </w:pPr>
            <w:del w:id="908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05C8F632" w14:textId="77777777" w:rsidR="00322061" w:rsidRPr="00322061" w:rsidRDefault="00322061" w:rsidP="00322061">
            <w:pPr>
              <w:rPr>
                <w:del w:id="9090" w:author="KPMG_PQH" w:date="2026-04-07T11:25:00Z" w16du:dateUtc="2026-04-07T04:25:00Z"/>
                <w:rFonts w:ascii="Arial" w:hAnsi="Arial" w:cs="Arial"/>
                <w:color w:val="000000"/>
                <w:sz w:val="18"/>
                <w:szCs w:val="18"/>
                <w:lang w:eastAsia="en-US"/>
              </w:rPr>
            </w:pPr>
            <w:del w:id="909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63B1CB1" w14:textId="77777777" w:rsidTr="003B3AC8">
        <w:trPr>
          <w:trHeight w:val="20"/>
          <w:del w:id="909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4226CFF" w14:textId="77777777" w:rsidR="00322061" w:rsidRPr="00322061" w:rsidRDefault="00322061" w:rsidP="00322061">
            <w:pPr>
              <w:jc w:val="center"/>
              <w:rPr>
                <w:del w:id="9093" w:author="KPMG_PQH" w:date="2026-04-07T11:25:00Z" w16du:dateUtc="2026-04-07T04:25:00Z"/>
                <w:rFonts w:ascii="Arial" w:hAnsi="Arial" w:cs="Arial"/>
                <w:color w:val="000000"/>
                <w:sz w:val="18"/>
                <w:szCs w:val="18"/>
                <w:lang w:eastAsia="en-US"/>
              </w:rPr>
            </w:pPr>
            <w:del w:id="9094" w:author="KPMG_PQH" w:date="2026-04-07T11:25:00Z" w16du:dateUtc="2026-04-07T04:25:00Z">
              <w:r w:rsidRPr="00322061">
                <w:rPr>
                  <w:rFonts w:ascii="Arial" w:hAnsi="Arial" w:cs="Arial"/>
                  <w:color w:val="000000"/>
                  <w:sz w:val="18"/>
                  <w:szCs w:val="18"/>
                  <w:lang w:eastAsia="en-US"/>
                </w:rPr>
                <w:delText>212</w:delText>
              </w:r>
            </w:del>
          </w:p>
        </w:tc>
        <w:tc>
          <w:tcPr>
            <w:tcW w:w="2352" w:type="pct"/>
            <w:tcBorders>
              <w:top w:val="nil"/>
              <w:left w:val="nil"/>
              <w:bottom w:val="single" w:sz="4" w:space="0" w:color="auto"/>
              <w:right w:val="single" w:sz="4" w:space="0" w:color="auto"/>
            </w:tcBorders>
            <w:vAlign w:val="center"/>
            <w:hideMark/>
          </w:tcPr>
          <w:p w14:paraId="17BC6521" w14:textId="77777777" w:rsidR="00322061" w:rsidRPr="00322061" w:rsidRDefault="00322061" w:rsidP="00322061">
            <w:pPr>
              <w:rPr>
                <w:del w:id="9095" w:author="KPMG_PQH" w:date="2026-04-07T11:25:00Z" w16du:dateUtc="2026-04-07T04:25:00Z"/>
                <w:rFonts w:ascii="Arial" w:hAnsi="Arial" w:cs="Arial"/>
                <w:color w:val="000000"/>
                <w:sz w:val="18"/>
                <w:szCs w:val="18"/>
                <w:lang w:eastAsia="en-US"/>
              </w:rPr>
            </w:pPr>
            <w:del w:id="9096" w:author="KPMG_PQH" w:date="2026-04-07T11:25:00Z" w16du:dateUtc="2026-04-07T04:25:00Z">
              <w:r w:rsidRPr="00322061">
                <w:rPr>
                  <w:rFonts w:ascii="Arial" w:hAnsi="Arial" w:cs="Arial"/>
                  <w:color w:val="000000"/>
                  <w:sz w:val="18"/>
                  <w:szCs w:val="18"/>
                  <w:lang w:eastAsia="en-US"/>
                </w:rPr>
                <w:delText>OCEAN PLASTICS CO., LTD</w:delText>
              </w:r>
            </w:del>
          </w:p>
        </w:tc>
        <w:tc>
          <w:tcPr>
            <w:tcW w:w="846" w:type="pct"/>
            <w:tcBorders>
              <w:top w:val="nil"/>
              <w:left w:val="nil"/>
              <w:bottom w:val="single" w:sz="4" w:space="0" w:color="auto"/>
              <w:right w:val="single" w:sz="4" w:space="0" w:color="auto"/>
            </w:tcBorders>
            <w:vAlign w:val="center"/>
            <w:hideMark/>
          </w:tcPr>
          <w:p w14:paraId="31806B72" w14:textId="77777777" w:rsidR="00322061" w:rsidRPr="00322061" w:rsidRDefault="00322061" w:rsidP="00322061">
            <w:pPr>
              <w:jc w:val="center"/>
              <w:rPr>
                <w:del w:id="9097" w:author="KPMG_PQH" w:date="2026-04-07T11:25:00Z" w16du:dateUtc="2026-04-07T04:25:00Z"/>
                <w:rFonts w:ascii="Arial" w:hAnsi="Arial" w:cs="Arial"/>
                <w:color w:val="000000"/>
                <w:sz w:val="18"/>
                <w:szCs w:val="18"/>
                <w:lang w:eastAsia="en-US"/>
              </w:rPr>
            </w:pPr>
            <w:del w:id="9098"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26A6C0B1" w14:textId="77777777" w:rsidR="00322061" w:rsidRPr="00322061" w:rsidRDefault="00322061" w:rsidP="00322061">
            <w:pPr>
              <w:rPr>
                <w:del w:id="9099" w:author="KPMG_PQH" w:date="2026-04-07T11:25:00Z" w16du:dateUtc="2026-04-07T04:25:00Z"/>
                <w:rFonts w:ascii="Arial" w:hAnsi="Arial" w:cs="Arial"/>
                <w:color w:val="000000"/>
                <w:sz w:val="18"/>
                <w:szCs w:val="18"/>
                <w:lang w:eastAsia="en-US"/>
              </w:rPr>
            </w:pPr>
            <w:del w:id="910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7CB20A2" w14:textId="77777777" w:rsidTr="003B3AC8">
        <w:trPr>
          <w:trHeight w:val="20"/>
          <w:del w:id="910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4C89CB4" w14:textId="77777777" w:rsidR="00322061" w:rsidRPr="00322061" w:rsidRDefault="00322061" w:rsidP="00322061">
            <w:pPr>
              <w:jc w:val="center"/>
              <w:rPr>
                <w:del w:id="9102" w:author="KPMG_PQH" w:date="2026-04-07T11:25:00Z" w16du:dateUtc="2026-04-07T04:25:00Z"/>
                <w:rFonts w:ascii="Arial" w:hAnsi="Arial" w:cs="Arial"/>
                <w:color w:val="000000"/>
                <w:sz w:val="18"/>
                <w:szCs w:val="18"/>
                <w:lang w:eastAsia="en-US"/>
              </w:rPr>
            </w:pPr>
            <w:del w:id="9103" w:author="KPMG_PQH" w:date="2026-04-07T11:25:00Z" w16du:dateUtc="2026-04-07T04:25:00Z">
              <w:r w:rsidRPr="00322061">
                <w:rPr>
                  <w:rFonts w:ascii="Arial" w:hAnsi="Arial" w:cs="Arial"/>
                  <w:color w:val="000000"/>
                  <w:sz w:val="18"/>
                  <w:szCs w:val="18"/>
                  <w:lang w:eastAsia="en-US"/>
                </w:rPr>
                <w:delText>213</w:delText>
              </w:r>
            </w:del>
          </w:p>
        </w:tc>
        <w:tc>
          <w:tcPr>
            <w:tcW w:w="2352" w:type="pct"/>
            <w:tcBorders>
              <w:top w:val="nil"/>
              <w:left w:val="nil"/>
              <w:bottom w:val="single" w:sz="4" w:space="0" w:color="auto"/>
              <w:right w:val="single" w:sz="4" w:space="0" w:color="auto"/>
            </w:tcBorders>
            <w:vAlign w:val="center"/>
            <w:hideMark/>
          </w:tcPr>
          <w:p w14:paraId="1F30562C" w14:textId="77777777" w:rsidR="00322061" w:rsidRPr="00322061" w:rsidRDefault="00322061" w:rsidP="00322061">
            <w:pPr>
              <w:rPr>
                <w:del w:id="9104" w:author="KPMG_PQH" w:date="2026-04-07T11:25:00Z" w16du:dateUtc="2026-04-07T04:25:00Z"/>
                <w:rFonts w:ascii="Arial" w:hAnsi="Arial" w:cs="Arial"/>
                <w:color w:val="000000"/>
                <w:sz w:val="18"/>
                <w:szCs w:val="18"/>
                <w:lang w:eastAsia="en-US"/>
              </w:rPr>
            </w:pPr>
            <w:del w:id="9105" w:author="KPMG_PQH" w:date="2026-04-07T11:25:00Z" w16du:dateUtc="2026-04-07T04:25:00Z">
              <w:r w:rsidRPr="00322061">
                <w:rPr>
                  <w:rFonts w:ascii="Arial" w:hAnsi="Arial" w:cs="Arial"/>
                  <w:color w:val="000000"/>
                  <w:sz w:val="18"/>
                  <w:szCs w:val="18"/>
                  <w:lang w:eastAsia="en-US"/>
                </w:rPr>
                <w:delText>OLYMPIC ACCESSORIES LIMITED</w:delText>
              </w:r>
            </w:del>
          </w:p>
        </w:tc>
        <w:tc>
          <w:tcPr>
            <w:tcW w:w="846" w:type="pct"/>
            <w:tcBorders>
              <w:top w:val="nil"/>
              <w:left w:val="nil"/>
              <w:bottom w:val="single" w:sz="4" w:space="0" w:color="auto"/>
              <w:right w:val="single" w:sz="4" w:space="0" w:color="auto"/>
            </w:tcBorders>
            <w:vAlign w:val="center"/>
            <w:hideMark/>
          </w:tcPr>
          <w:p w14:paraId="1C6692FA" w14:textId="77777777" w:rsidR="00322061" w:rsidRPr="00322061" w:rsidRDefault="00322061" w:rsidP="00322061">
            <w:pPr>
              <w:jc w:val="center"/>
              <w:rPr>
                <w:del w:id="9106" w:author="KPMG_PQH" w:date="2026-04-07T11:25:00Z" w16du:dateUtc="2026-04-07T04:25:00Z"/>
                <w:rFonts w:ascii="Arial" w:hAnsi="Arial" w:cs="Arial"/>
                <w:color w:val="000000"/>
                <w:sz w:val="18"/>
                <w:szCs w:val="18"/>
                <w:lang w:eastAsia="en-US"/>
              </w:rPr>
            </w:pPr>
            <w:del w:id="9107" w:author="KPMG_PQH" w:date="2026-04-07T11:25:00Z" w16du:dateUtc="2026-04-07T04:25:00Z">
              <w:r w:rsidRPr="00322061">
                <w:rPr>
                  <w:rFonts w:ascii="Arial" w:hAnsi="Arial" w:cs="Arial"/>
                  <w:color w:val="000000"/>
                  <w:sz w:val="18"/>
                  <w:szCs w:val="18"/>
                  <w:lang w:eastAsia="en-US"/>
                </w:rPr>
                <w:delText>Bangladesh</w:delText>
              </w:r>
            </w:del>
          </w:p>
        </w:tc>
        <w:tc>
          <w:tcPr>
            <w:tcW w:w="1498" w:type="pct"/>
            <w:gridSpan w:val="2"/>
            <w:tcBorders>
              <w:top w:val="nil"/>
              <w:left w:val="nil"/>
              <w:bottom w:val="single" w:sz="4" w:space="0" w:color="auto"/>
              <w:right w:val="single" w:sz="4" w:space="0" w:color="auto"/>
            </w:tcBorders>
            <w:vAlign w:val="center"/>
            <w:hideMark/>
          </w:tcPr>
          <w:p w14:paraId="2621551E" w14:textId="77777777" w:rsidR="00322061" w:rsidRPr="00322061" w:rsidRDefault="00322061" w:rsidP="00322061">
            <w:pPr>
              <w:rPr>
                <w:del w:id="9108" w:author="KPMG_PQH" w:date="2026-04-07T11:25:00Z" w16du:dateUtc="2026-04-07T04:25:00Z"/>
                <w:rFonts w:ascii="Arial" w:hAnsi="Arial" w:cs="Arial"/>
                <w:color w:val="000000"/>
                <w:sz w:val="18"/>
                <w:szCs w:val="18"/>
                <w:lang w:eastAsia="en-US"/>
              </w:rPr>
            </w:pPr>
            <w:del w:id="910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D187B1B" w14:textId="77777777" w:rsidTr="003B3AC8">
        <w:trPr>
          <w:trHeight w:val="20"/>
          <w:del w:id="911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AFE4A7" w14:textId="77777777" w:rsidR="00322061" w:rsidRPr="00322061" w:rsidRDefault="00322061" w:rsidP="00322061">
            <w:pPr>
              <w:jc w:val="center"/>
              <w:rPr>
                <w:del w:id="9111" w:author="KPMG_PQH" w:date="2026-04-07T11:25:00Z" w16du:dateUtc="2026-04-07T04:25:00Z"/>
                <w:rFonts w:ascii="Arial" w:hAnsi="Arial" w:cs="Arial"/>
                <w:color w:val="000000"/>
                <w:sz w:val="18"/>
                <w:szCs w:val="18"/>
                <w:lang w:eastAsia="en-US"/>
              </w:rPr>
            </w:pPr>
            <w:del w:id="9112" w:author="KPMG_PQH" w:date="2026-04-07T11:25:00Z" w16du:dateUtc="2026-04-07T04:25:00Z">
              <w:r w:rsidRPr="00322061">
                <w:rPr>
                  <w:rFonts w:ascii="Arial" w:hAnsi="Arial" w:cs="Arial"/>
                  <w:color w:val="000000"/>
                  <w:sz w:val="18"/>
                  <w:szCs w:val="18"/>
                  <w:lang w:eastAsia="en-US"/>
                </w:rPr>
                <w:delText>214</w:delText>
              </w:r>
            </w:del>
          </w:p>
        </w:tc>
        <w:tc>
          <w:tcPr>
            <w:tcW w:w="2352" w:type="pct"/>
            <w:tcBorders>
              <w:top w:val="nil"/>
              <w:left w:val="nil"/>
              <w:bottom w:val="single" w:sz="4" w:space="0" w:color="auto"/>
              <w:right w:val="single" w:sz="4" w:space="0" w:color="auto"/>
            </w:tcBorders>
            <w:vAlign w:val="center"/>
            <w:hideMark/>
          </w:tcPr>
          <w:p w14:paraId="54E3D9E5" w14:textId="77777777" w:rsidR="00322061" w:rsidRPr="00322061" w:rsidRDefault="00322061" w:rsidP="00322061">
            <w:pPr>
              <w:rPr>
                <w:del w:id="9113" w:author="KPMG_PQH" w:date="2026-04-07T11:25:00Z" w16du:dateUtc="2026-04-07T04:25:00Z"/>
                <w:rFonts w:ascii="Arial" w:hAnsi="Arial" w:cs="Arial"/>
                <w:color w:val="000000"/>
                <w:sz w:val="18"/>
                <w:szCs w:val="18"/>
                <w:lang w:eastAsia="en-US"/>
              </w:rPr>
            </w:pPr>
            <w:del w:id="9114" w:author="KPMG_PQH" w:date="2026-04-07T11:25:00Z" w16du:dateUtc="2026-04-07T04:25:00Z">
              <w:r w:rsidRPr="00322061">
                <w:rPr>
                  <w:rFonts w:ascii="Arial" w:hAnsi="Arial" w:cs="Arial"/>
                  <w:color w:val="000000"/>
                  <w:sz w:val="18"/>
                  <w:szCs w:val="18"/>
                  <w:lang w:eastAsia="en-US"/>
                </w:rPr>
                <w:delText>ONE GLOVE GROUP BERHAD</w:delText>
              </w:r>
            </w:del>
          </w:p>
        </w:tc>
        <w:tc>
          <w:tcPr>
            <w:tcW w:w="846" w:type="pct"/>
            <w:tcBorders>
              <w:top w:val="nil"/>
              <w:left w:val="nil"/>
              <w:bottom w:val="single" w:sz="4" w:space="0" w:color="auto"/>
              <w:right w:val="single" w:sz="4" w:space="0" w:color="auto"/>
            </w:tcBorders>
            <w:vAlign w:val="center"/>
            <w:hideMark/>
          </w:tcPr>
          <w:p w14:paraId="442B1084" w14:textId="77777777" w:rsidR="00322061" w:rsidRPr="00322061" w:rsidRDefault="00322061" w:rsidP="00322061">
            <w:pPr>
              <w:jc w:val="center"/>
              <w:rPr>
                <w:del w:id="9115" w:author="KPMG_PQH" w:date="2026-04-07T11:25:00Z" w16du:dateUtc="2026-04-07T04:25:00Z"/>
                <w:rFonts w:ascii="Arial" w:hAnsi="Arial" w:cs="Arial"/>
                <w:color w:val="000000"/>
                <w:sz w:val="18"/>
                <w:szCs w:val="18"/>
                <w:lang w:eastAsia="en-US"/>
              </w:rPr>
            </w:pPr>
            <w:del w:id="9116"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3256820" w14:textId="77777777" w:rsidR="00322061" w:rsidRPr="00322061" w:rsidRDefault="00322061" w:rsidP="00322061">
            <w:pPr>
              <w:rPr>
                <w:del w:id="9117" w:author="KPMG_PQH" w:date="2026-04-07T11:25:00Z" w16du:dateUtc="2026-04-07T04:25:00Z"/>
                <w:rFonts w:ascii="Arial" w:hAnsi="Arial" w:cs="Arial"/>
                <w:color w:val="000000"/>
                <w:sz w:val="18"/>
                <w:szCs w:val="18"/>
                <w:lang w:eastAsia="en-US"/>
              </w:rPr>
            </w:pPr>
            <w:del w:id="911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238AB08" w14:textId="77777777" w:rsidTr="003B3AC8">
        <w:trPr>
          <w:trHeight w:val="20"/>
          <w:del w:id="911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F37685D" w14:textId="77777777" w:rsidR="00322061" w:rsidRPr="00322061" w:rsidRDefault="00322061" w:rsidP="00322061">
            <w:pPr>
              <w:jc w:val="center"/>
              <w:rPr>
                <w:del w:id="9120" w:author="KPMG_PQH" w:date="2026-04-07T11:25:00Z" w16du:dateUtc="2026-04-07T04:25:00Z"/>
                <w:rFonts w:ascii="Arial" w:hAnsi="Arial" w:cs="Arial"/>
                <w:color w:val="000000"/>
                <w:sz w:val="18"/>
                <w:szCs w:val="18"/>
                <w:lang w:eastAsia="en-US"/>
              </w:rPr>
            </w:pPr>
            <w:del w:id="9121" w:author="KPMG_PQH" w:date="2026-04-07T11:25:00Z" w16du:dateUtc="2026-04-07T04:25:00Z">
              <w:r w:rsidRPr="00322061">
                <w:rPr>
                  <w:rFonts w:ascii="Arial" w:hAnsi="Arial" w:cs="Arial"/>
                  <w:color w:val="000000"/>
                  <w:sz w:val="18"/>
                  <w:szCs w:val="18"/>
                  <w:lang w:eastAsia="en-US"/>
                </w:rPr>
                <w:lastRenderedPageBreak/>
                <w:delText>215</w:delText>
              </w:r>
            </w:del>
          </w:p>
        </w:tc>
        <w:tc>
          <w:tcPr>
            <w:tcW w:w="2352" w:type="pct"/>
            <w:tcBorders>
              <w:top w:val="nil"/>
              <w:left w:val="nil"/>
              <w:bottom w:val="single" w:sz="4" w:space="0" w:color="auto"/>
              <w:right w:val="single" w:sz="4" w:space="0" w:color="auto"/>
            </w:tcBorders>
            <w:vAlign w:val="center"/>
            <w:hideMark/>
          </w:tcPr>
          <w:p w14:paraId="0BABA269" w14:textId="77777777" w:rsidR="00322061" w:rsidRPr="00322061" w:rsidRDefault="00322061" w:rsidP="00322061">
            <w:pPr>
              <w:rPr>
                <w:del w:id="9122" w:author="KPMG_PQH" w:date="2026-04-07T11:25:00Z" w16du:dateUtc="2026-04-07T04:25:00Z"/>
                <w:rFonts w:ascii="Arial" w:hAnsi="Arial" w:cs="Arial"/>
                <w:color w:val="000000"/>
                <w:sz w:val="18"/>
                <w:szCs w:val="18"/>
                <w:lang w:eastAsia="en-US"/>
              </w:rPr>
            </w:pPr>
            <w:del w:id="9123" w:author="KPMG_PQH" w:date="2026-04-07T11:25:00Z" w16du:dateUtc="2026-04-07T04:25:00Z">
              <w:r w:rsidRPr="00322061">
                <w:rPr>
                  <w:rFonts w:ascii="Arial" w:hAnsi="Arial" w:cs="Arial"/>
                  <w:color w:val="000000"/>
                  <w:sz w:val="18"/>
                  <w:szCs w:val="18"/>
                  <w:lang w:eastAsia="en-US"/>
                </w:rPr>
                <w:delText>OSCAR GLOBAL LIMITED</w:delText>
              </w:r>
            </w:del>
          </w:p>
        </w:tc>
        <w:tc>
          <w:tcPr>
            <w:tcW w:w="846" w:type="pct"/>
            <w:tcBorders>
              <w:top w:val="nil"/>
              <w:left w:val="nil"/>
              <w:bottom w:val="single" w:sz="4" w:space="0" w:color="auto"/>
              <w:right w:val="single" w:sz="4" w:space="0" w:color="auto"/>
            </w:tcBorders>
            <w:vAlign w:val="center"/>
            <w:hideMark/>
          </w:tcPr>
          <w:p w14:paraId="52825BE7" w14:textId="77777777" w:rsidR="00322061" w:rsidRPr="00322061" w:rsidRDefault="00322061" w:rsidP="00322061">
            <w:pPr>
              <w:jc w:val="center"/>
              <w:rPr>
                <w:del w:id="9124" w:author="KPMG_PQH" w:date="2026-04-07T11:25:00Z" w16du:dateUtc="2026-04-07T04:25:00Z"/>
                <w:rFonts w:ascii="Arial" w:hAnsi="Arial" w:cs="Arial"/>
                <w:color w:val="000000"/>
                <w:sz w:val="18"/>
                <w:szCs w:val="18"/>
                <w:lang w:eastAsia="en-US"/>
              </w:rPr>
            </w:pPr>
            <w:del w:id="9125"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6E0C8AE0" w14:textId="77777777" w:rsidR="00322061" w:rsidRPr="00322061" w:rsidRDefault="00322061" w:rsidP="00322061">
            <w:pPr>
              <w:rPr>
                <w:del w:id="9126" w:author="KPMG_PQH" w:date="2026-04-07T11:25:00Z" w16du:dateUtc="2026-04-07T04:25:00Z"/>
                <w:rFonts w:ascii="Arial" w:hAnsi="Arial" w:cs="Arial"/>
                <w:color w:val="000000"/>
                <w:sz w:val="18"/>
                <w:szCs w:val="18"/>
                <w:lang w:eastAsia="en-US"/>
              </w:rPr>
            </w:pPr>
            <w:del w:id="9127"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228B98E" w14:textId="77777777" w:rsidTr="003B3AC8">
        <w:trPr>
          <w:trHeight w:val="20"/>
          <w:del w:id="912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3065542" w14:textId="77777777" w:rsidR="00322061" w:rsidRPr="00322061" w:rsidRDefault="00322061" w:rsidP="00322061">
            <w:pPr>
              <w:jc w:val="center"/>
              <w:rPr>
                <w:del w:id="9129" w:author="KPMG_PQH" w:date="2026-04-07T11:25:00Z" w16du:dateUtc="2026-04-07T04:25:00Z"/>
                <w:rFonts w:ascii="Arial" w:hAnsi="Arial" w:cs="Arial"/>
                <w:color w:val="000000"/>
                <w:sz w:val="18"/>
                <w:szCs w:val="18"/>
                <w:lang w:eastAsia="en-US"/>
              </w:rPr>
            </w:pPr>
            <w:del w:id="9130" w:author="KPMG_PQH" w:date="2026-04-07T11:25:00Z" w16du:dateUtc="2026-04-07T04:25:00Z">
              <w:r w:rsidRPr="00322061">
                <w:rPr>
                  <w:rFonts w:ascii="Arial" w:hAnsi="Arial" w:cs="Arial"/>
                  <w:color w:val="000000"/>
                  <w:sz w:val="18"/>
                  <w:szCs w:val="18"/>
                  <w:lang w:eastAsia="en-US"/>
                </w:rPr>
                <w:delText>216</w:delText>
              </w:r>
            </w:del>
          </w:p>
        </w:tc>
        <w:tc>
          <w:tcPr>
            <w:tcW w:w="2352" w:type="pct"/>
            <w:tcBorders>
              <w:top w:val="nil"/>
              <w:left w:val="nil"/>
              <w:bottom w:val="single" w:sz="4" w:space="0" w:color="auto"/>
              <w:right w:val="single" w:sz="4" w:space="0" w:color="auto"/>
            </w:tcBorders>
            <w:vAlign w:val="center"/>
            <w:hideMark/>
          </w:tcPr>
          <w:p w14:paraId="2501887D" w14:textId="77777777" w:rsidR="00322061" w:rsidRPr="00322061" w:rsidRDefault="00322061" w:rsidP="00322061">
            <w:pPr>
              <w:rPr>
                <w:del w:id="9131" w:author="KPMG_PQH" w:date="2026-04-07T11:25:00Z" w16du:dateUtc="2026-04-07T04:25:00Z"/>
                <w:rFonts w:ascii="Arial" w:hAnsi="Arial" w:cs="Arial"/>
                <w:color w:val="000000"/>
                <w:sz w:val="18"/>
                <w:szCs w:val="18"/>
                <w:lang w:eastAsia="en-US"/>
              </w:rPr>
            </w:pPr>
            <w:del w:id="9132" w:author="KPMG_PQH" w:date="2026-04-07T11:25:00Z" w16du:dateUtc="2026-04-07T04:25:00Z">
              <w:r w:rsidRPr="00322061">
                <w:rPr>
                  <w:rFonts w:ascii="Arial" w:hAnsi="Arial" w:cs="Arial"/>
                  <w:color w:val="000000"/>
                  <w:sz w:val="18"/>
                  <w:szCs w:val="18"/>
                  <w:lang w:eastAsia="en-US"/>
                </w:rPr>
                <w:delText>OSSIA INTERNATIONAL LTD</w:delText>
              </w:r>
            </w:del>
          </w:p>
        </w:tc>
        <w:tc>
          <w:tcPr>
            <w:tcW w:w="846" w:type="pct"/>
            <w:tcBorders>
              <w:top w:val="nil"/>
              <w:left w:val="nil"/>
              <w:bottom w:val="single" w:sz="4" w:space="0" w:color="auto"/>
              <w:right w:val="single" w:sz="4" w:space="0" w:color="auto"/>
            </w:tcBorders>
            <w:vAlign w:val="center"/>
            <w:hideMark/>
          </w:tcPr>
          <w:p w14:paraId="46DDF024" w14:textId="77777777" w:rsidR="00322061" w:rsidRPr="00322061" w:rsidRDefault="00322061" w:rsidP="00322061">
            <w:pPr>
              <w:jc w:val="center"/>
              <w:rPr>
                <w:del w:id="9133" w:author="KPMG_PQH" w:date="2026-04-07T11:25:00Z" w16du:dateUtc="2026-04-07T04:25:00Z"/>
                <w:rFonts w:ascii="Arial" w:hAnsi="Arial" w:cs="Arial"/>
                <w:color w:val="000000"/>
                <w:sz w:val="18"/>
                <w:szCs w:val="18"/>
                <w:lang w:eastAsia="en-US"/>
              </w:rPr>
            </w:pPr>
            <w:del w:id="9134" w:author="KPMG_PQH" w:date="2026-04-07T11:25:00Z" w16du:dateUtc="2026-04-07T04:25:00Z">
              <w:r w:rsidRPr="00322061">
                <w:rPr>
                  <w:rFonts w:ascii="Arial" w:hAnsi="Arial" w:cs="Arial"/>
                  <w:color w:val="000000"/>
                  <w:sz w:val="18"/>
                  <w:szCs w:val="18"/>
                  <w:lang w:eastAsia="en-US"/>
                </w:rPr>
                <w:delText>Singapore</w:delText>
              </w:r>
            </w:del>
          </w:p>
        </w:tc>
        <w:tc>
          <w:tcPr>
            <w:tcW w:w="1498" w:type="pct"/>
            <w:gridSpan w:val="2"/>
            <w:tcBorders>
              <w:top w:val="nil"/>
              <w:left w:val="nil"/>
              <w:bottom w:val="single" w:sz="4" w:space="0" w:color="auto"/>
              <w:right w:val="single" w:sz="4" w:space="0" w:color="auto"/>
            </w:tcBorders>
            <w:vAlign w:val="center"/>
            <w:hideMark/>
          </w:tcPr>
          <w:p w14:paraId="4B525F8E" w14:textId="77777777" w:rsidR="00322061" w:rsidRPr="00322061" w:rsidRDefault="00322061" w:rsidP="00322061">
            <w:pPr>
              <w:rPr>
                <w:del w:id="9135" w:author="KPMG_PQH" w:date="2026-04-07T11:25:00Z" w16du:dateUtc="2026-04-07T04:25:00Z"/>
                <w:rFonts w:ascii="Arial" w:hAnsi="Arial" w:cs="Arial"/>
                <w:color w:val="000000"/>
                <w:sz w:val="18"/>
                <w:szCs w:val="18"/>
                <w:lang w:eastAsia="en-US"/>
              </w:rPr>
            </w:pPr>
            <w:del w:id="9136"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577F8FE" w14:textId="77777777" w:rsidTr="003B3AC8">
        <w:trPr>
          <w:trHeight w:val="20"/>
          <w:del w:id="913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F6356CC" w14:textId="77777777" w:rsidR="00322061" w:rsidRPr="00322061" w:rsidRDefault="00322061" w:rsidP="00322061">
            <w:pPr>
              <w:jc w:val="center"/>
              <w:rPr>
                <w:del w:id="9138" w:author="KPMG_PQH" w:date="2026-04-07T11:25:00Z" w16du:dateUtc="2026-04-07T04:25:00Z"/>
                <w:rFonts w:ascii="Arial" w:hAnsi="Arial" w:cs="Arial"/>
                <w:color w:val="000000"/>
                <w:sz w:val="18"/>
                <w:szCs w:val="18"/>
                <w:lang w:eastAsia="en-US"/>
              </w:rPr>
            </w:pPr>
            <w:del w:id="9139" w:author="KPMG_PQH" w:date="2026-04-07T11:25:00Z" w16du:dateUtc="2026-04-07T04:25:00Z">
              <w:r w:rsidRPr="00322061">
                <w:rPr>
                  <w:rFonts w:ascii="Arial" w:hAnsi="Arial" w:cs="Arial"/>
                  <w:color w:val="000000"/>
                  <w:sz w:val="18"/>
                  <w:szCs w:val="18"/>
                  <w:lang w:eastAsia="en-US"/>
                </w:rPr>
                <w:delText>217</w:delText>
              </w:r>
            </w:del>
          </w:p>
        </w:tc>
        <w:tc>
          <w:tcPr>
            <w:tcW w:w="2352" w:type="pct"/>
            <w:tcBorders>
              <w:top w:val="nil"/>
              <w:left w:val="nil"/>
              <w:bottom w:val="single" w:sz="4" w:space="0" w:color="auto"/>
              <w:right w:val="single" w:sz="4" w:space="0" w:color="auto"/>
            </w:tcBorders>
            <w:vAlign w:val="center"/>
            <w:hideMark/>
          </w:tcPr>
          <w:p w14:paraId="0105C4A1" w14:textId="77777777" w:rsidR="00322061" w:rsidRPr="00322061" w:rsidRDefault="00322061" w:rsidP="00322061">
            <w:pPr>
              <w:rPr>
                <w:del w:id="9140" w:author="KPMG_PQH" w:date="2026-04-07T11:25:00Z" w16du:dateUtc="2026-04-07T04:25:00Z"/>
                <w:rFonts w:ascii="Arial" w:hAnsi="Arial" w:cs="Arial"/>
                <w:color w:val="000000"/>
                <w:sz w:val="18"/>
                <w:szCs w:val="18"/>
                <w:lang w:eastAsia="en-US"/>
              </w:rPr>
            </w:pPr>
            <w:del w:id="9141" w:author="KPMG_PQH" w:date="2026-04-07T11:25:00Z" w16du:dateUtc="2026-04-07T04:25:00Z">
              <w:r w:rsidRPr="00322061">
                <w:rPr>
                  <w:rFonts w:ascii="Arial" w:hAnsi="Arial" w:cs="Arial"/>
                  <w:color w:val="000000"/>
                  <w:sz w:val="18"/>
                  <w:szCs w:val="18"/>
                  <w:lang w:eastAsia="en-US"/>
                </w:rPr>
                <w:delText>PAGE INDUSTRIES LIMITED</w:delText>
              </w:r>
            </w:del>
          </w:p>
        </w:tc>
        <w:tc>
          <w:tcPr>
            <w:tcW w:w="846" w:type="pct"/>
            <w:tcBorders>
              <w:top w:val="nil"/>
              <w:left w:val="nil"/>
              <w:bottom w:val="single" w:sz="4" w:space="0" w:color="auto"/>
              <w:right w:val="single" w:sz="4" w:space="0" w:color="auto"/>
            </w:tcBorders>
            <w:vAlign w:val="center"/>
            <w:hideMark/>
          </w:tcPr>
          <w:p w14:paraId="5554F2E8" w14:textId="77777777" w:rsidR="00322061" w:rsidRPr="00322061" w:rsidRDefault="00322061" w:rsidP="00322061">
            <w:pPr>
              <w:jc w:val="center"/>
              <w:rPr>
                <w:del w:id="9142" w:author="KPMG_PQH" w:date="2026-04-07T11:25:00Z" w16du:dateUtc="2026-04-07T04:25:00Z"/>
                <w:rFonts w:ascii="Arial" w:hAnsi="Arial" w:cs="Arial"/>
                <w:color w:val="000000"/>
                <w:sz w:val="18"/>
                <w:szCs w:val="18"/>
                <w:lang w:eastAsia="en-US"/>
              </w:rPr>
            </w:pPr>
            <w:del w:id="914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36F7A4BF" w14:textId="77777777" w:rsidR="00322061" w:rsidRPr="00322061" w:rsidRDefault="00322061" w:rsidP="00322061">
            <w:pPr>
              <w:rPr>
                <w:del w:id="9144" w:author="KPMG_PQH" w:date="2026-04-07T11:25:00Z" w16du:dateUtc="2026-04-07T04:25:00Z"/>
                <w:rFonts w:ascii="Arial" w:hAnsi="Arial" w:cs="Arial"/>
                <w:color w:val="000000"/>
                <w:sz w:val="18"/>
                <w:szCs w:val="18"/>
                <w:lang w:eastAsia="en-US"/>
              </w:rPr>
            </w:pPr>
            <w:del w:id="914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10EA500" w14:textId="77777777" w:rsidTr="003B3AC8">
        <w:trPr>
          <w:trHeight w:val="20"/>
          <w:del w:id="914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981EA8" w14:textId="77777777" w:rsidR="00322061" w:rsidRPr="00322061" w:rsidRDefault="00322061" w:rsidP="00322061">
            <w:pPr>
              <w:jc w:val="center"/>
              <w:rPr>
                <w:del w:id="9147" w:author="KPMG_PQH" w:date="2026-04-07T11:25:00Z" w16du:dateUtc="2026-04-07T04:25:00Z"/>
                <w:rFonts w:ascii="Arial" w:hAnsi="Arial" w:cs="Arial"/>
                <w:color w:val="000000"/>
                <w:sz w:val="18"/>
                <w:szCs w:val="18"/>
                <w:lang w:eastAsia="en-US"/>
              </w:rPr>
            </w:pPr>
            <w:del w:id="9148" w:author="KPMG_PQH" w:date="2026-04-07T11:25:00Z" w16du:dateUtc="2026-04-07T04:25:00Z">
              <w:r w:rsidRPr="00322061">
                <w:rPr>
                  <w:rFonts w:ascii="Arial" w:hAnsi="Arial" w:cs="Arial"/>
                  <w:color w:val="000000"/>
                  <w:sz w:val="18"/>
                  <w:szCs w:val="18"/>
                  <w:lang w:eastAsia="en-US"/>
                </w:rPr>
                <w:delText>218</w:delText>
              </w:r>
            </w:del>
          </w:p>
        </w:tc>
        <w:tc>
          <w:tcPr>
            <w:tcW w:w="2352" w:type="pct"/>
            <w:tcBorders>
              <w:top w:val="nil"/>
              <w:left w:val="nil"/>
              <w:bottom w:val="single" w:sz="4" w:space="0" w:color="auto"/>
              <w:right w:val="single" w:sz="4" w:space="0" w:color="auto"/>
            </w:tcBorders>
            <w:vAlign w:val="center"/>
            <w:hideMark/>
          </w:tcPr>
          <w:p w14:paraId="44DD12EF" w14:textId="77777777" w:rsidR="00322061" w:rsidRPr="00322061" w:rsidRDefault="00322061" w:rsidP="00322061">
            <w:pPr>
              <w:rPr>
                <w:del w:id="9149" w:author="KPMG_PQH" w:date="2026-04-07T11:25:00Z" w16du:dateUtc="2026-04-07T04:25:00Z"/>
                <w:rFonts w:ascii="Arial" w:hAnsi="Arial" w:cs="Arial"/>
                <w:color w:val="000000"/>
                <w:sz w:val="18"/>
                <w:szCs w:val="18"/>
                <w:lang w:eastAsia="en-US"/>
              </w:rPr>
            </w:pPr>
            <w:del w:id="9150" w:author="KPMG_PQH" w:date="2026-04-07T11:25:00Z" w16du:dateUtc="2026-04-07T04:25:00Z">
              <w:r w:rsidRPr="00322061">
                <w:rPr>
                  <w:rFonts w:ascii="Arial" w:hAnsi="Arial" w:cs="Arial"/>
                  <w:color w:val="000000"/>
                  <w:sz w:val="18"/>
                  <w:szCs w:val="18"/>
                  <w:lang w:eastAsia="en-US"/>
                </w:rPr>
                <w:delText>PAK LEATHER CRAFTS LIMITED</w:delText>
              </w:r>
            </w:del>
          </w:p>
        </w:tc>
        <w:tc>
          <w:tcPr>
            <w:tcW w:w="846" w:type="pct"/>
            <w:tcBorders>
              <w:top w:val="nil"/>
              <w:left w:val="nil"/>
              <w:bottom w:val="single" w:sz="4" w:space="0" w:color="auto"/>
              <w:right w:val="single" w:sz="4" w:space="0" w:color="auto"/>
            </w:tcBorders>
            <w:vAlign w:val="center"/>
            <w:hideMark/>
          </w:tcPr>
          <w:p w14:paraId="702C370F" w14:textId="77777777" w:rsidR="00322061" w:rsidRPr="00322061" w:rsidRDefault="00322061" w:rsidP="00322061">
            <w:pPr>
              <w:jc w:val="center"/>
              <w:rPr>
                <w:del w:id="9151" w:author="KPMG_PQH" w:date="2026-04-07T11:25:00Z" w16du:dateUtc="2026-04-07T04:25:00Z"/>
                <w:rFonts w:ascii="Arial" w:hAnsi="Arial" w:cs="Arial"/>
                <w:color w:val="000000"/>
                <w:sz w:val="18"/>
                <w:szCs w:val="18"/>
                <w:lang w:eastAsia="en-US"/>
              </w:rPr>
            </w:pPr>
            <w:del w:id="9152"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6B492B4A" w14:textId="77777777" w:rsidR="00322061" w:rsidRPr="00322061" w:rsidRDefault="00322061" w:rsidP="00322061">
            <w:pPr>
              <w:rPr>
                <w:del w:id="9153" w:author="KPMG_PQH" w:date="2026-04-07T11:25:00Z" w16du:dateUtc="2026-04-07T04:25:00Z"/>
                <w:rFonts w:ascii="Arial" w:hAnsi="Arial" w:cs="Arial"/>
                <w:color w:val="000000"/>
                <w:sz w:val="18"/>
                <w:szCs w:val="18"/>
                <w:lang w:eastAsia="en-US"/>
              </w:rPr>
            </w:pPr>
            <w:del w:id="915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3D804047" w14:textId="77777777" w:rsidTr="003B3AC8">
        <w:trPr>
          <w:trHeight w:val="20"/>
          <w:del w:id="915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9DCD939" w14:textId="77777777" w:rsidR="00322061" w:rsidRPr="00322061" w:rsidRDefault="00322061" w:rsidP="00322061">
            <w:pPr>
              <w:jc w:val="center"/>
              <w:rPr>
                <w:del w:id="9156" w:author="KPMG_PQH" w:date="2026-04-07T11:25:00Z" w16du:dateUtc="2026-04-07T04:25:00Z"/>
                <w:rFonts w:ascii="Arial" w:hAnsi="Arial" w:cs="Arial"/>
                <w:color w:val="000000"/>
                <w:sz w:val="18"/>
                <w:szCs w:val="18"/>
                <w:lang w:eastAsia="en-US"/>
              </w:rPr>
            </w:pPr>
            <w:del w:id="9157" w:author="KPMG_PQH" w:date="2026-04-07T11:25:00Z" w16du:dateUtc="2026-04-07T04:25:00Z">
              <w:r w:rsidRPr="00322061">
                <w:rPr>
                  <w:rFonts w:ascii="Arial" w:hAnsi="Arial" w:cs="Arial"/>
                  <w:color w:val="000000"/>
                  <w:sz w:val="18"/>
                  <w:szCs w:val="18"/>
                  <w:lang w:eastAsia="en-US"/>
                </w:rPr>
                <w:delText>219</w:delText>
              </w:r>
            </w:del>
          </w:p>
        </w:tc>
        <w:tc>
          <w:tcPr>
            <w:tcW w:w="2352" w:type="pct"/>
            <w:tcBorders>
              <w:top w:val="nil"/>
              <w:left w:val="nil"/>
              <w:bottom w:val="single" w:sz="4" w:space="0" w:color="auto"/>
              <w:right w:val="single" w:sz="4" w:space="0" w:color="auto"/>
            </w:tcBorders>
            <w:vAlign w:val="center"/>
            <w:hideMark/>
          </w:tcPr>
          <w:p w14:paraId="08865306" w14:textId="77777777" w:rsidR="00322061" w:rsidRPr="00322061" w:rsidRDefault="00322061" w:rsidP="00322061">
            <w:pPr>
              <w:rPr>
                <w:del w:id="9158" w:author="KPMG_PQH" w:date="2026-04-07T11:25:00Z" w16du:dateUtc="2026-04-07T04:25:00Z"/>
                <w:rFonts w:ascii="Arial" w:hAnsi="Arial" w:cs="Arial"/>
                <w:color w:val="000000"/>
                <w:sz w:val="18"/>
                <w:szCs w:val="18"/>
                <w:lang w:eastAsia="en-US"/>
              </w:rPr>
            </w:pPr>
            <w:del w:id="9159" w:author="KPMG_PQH" w:date="2026-04-07T11:25:00Z" w16du:dateUtc="2026-04-07T04:25:00Z">
              <w:r w:rsidRPr="00322061">
                <w:rPr>
                  <w:rFonts w:ascii="Arial" w:hAnsi="Arial" w:cs="Arial"/>
                  <w:color w:val="000000"/>
                  <w:sz w:val="18"/>
                  <w:szCs w:val="18"/>
                  <w:lang w:eastAsia="en-US"/>
                </w:rPr>
                <w:delText>PAN PACIFIC INTERNATIONAL HOLDINGS CORPORATION</w:delText>
              </w:r>
            </w:del>
          </w:p>
        </w:tc>
        <w:tc>
          <w:tcPr>
            <w:tcW w:w="846" w:type="pct"/>
            <w:tcBorders>
              <w:top w:val="nil"/>
              <w:left w:val="nil"/>
              <w:bottom w:val="single" w:sz="4" w:space="0" w:color="auto"/>
              <w:right w:val="single" w:sz="4" w:space="0" w:color="auto"/>
            </w:tcBorders>
            <w:vAlign w:val="center"/>
            <w:hideMark/>
          </w:tcPr>
          <w:p w14:paraId="242BD590" w14:textId="77777777" w:rsidR="00322061" w:rsidRPr="00322061" w:rsidRDefault="00322061" w:rsidP="00322061">
            <w:pPr>
              <w:jc w:val="center"/>
              <w:rPr>
                <w:del w:id="9160" w:author="KPMG_PQH" w:date="2026-04-07T11:25:00Z" w16du:dateUtc="2026-04-07T04:25:00Z"/>
                <w:rFonts w:ascii="Arial" w:hAnsi="Arial" w:cs="Arial"/>
                <w:color w:val="000000"/>
                <w:sz w:val="18"/>
                <w:szCs w:val="18"/>
                <w:lang w:eastAsia="en-US"/>
              </w:rPr>
            </w:pPr>
            <w:del w:id="9161"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0ACBA9F" w14:textId="77777777" w:rsidR="00322061" w:rsidRPr="00322061" w:rsidRDefault="00322061" w:rsidP="00322061">
            <w:pPr>
              <w:rPr>
                <w:del w:id="9162" w:author="KPMG_PQH" w:date="2026-04-07T11:25:00Z" w16du:dateUtc="2026-04-07T04:25:00Z"/>
                <w:rFonts w:ascii="Arial" w:hAnsi="Arial" w:cs="Arial"/>
                <w:color w:val="000000"/>
                <w:sz w:val="18"/>
                <w:szCs w:val="18"/>
                <w:lang w:eastAsia="en-US"/>
              </w:rPr>
            </w:pPr>
            <w:del w:id="9163"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89D1CAA" w14:textId="77777777" w:rsidTr="003B3AC8">
        <w:trPr>
          <w:trHeight w:val="20"/>
          <w:del w:id="916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C2EA773" w14:textId="77777777" w:rsidR="00322061" w:rsidRPr="00322061" w:rsidRDefault="00322061" w:rsidP="00322061">
            <w:pPr>
              <w:jc w:val="center"/>
              <w:rPr>
                <w:del w:id="9165" w:author="KPMG_PQH" w:date="2026-04-07T11:25:00Z" w16du:dateUtc="2026-04-07T04:25:00Z"/>
                <w:rFonts w:ascii="Arial" w:hAnsi="Arial" w:cs="Arial"/>
                <w:color w:val="000000"/>
                <w:sz w:val="18"/>
                <w:szCs w:val="18"/>
                <w:lang w:eastAsia="en-US"/>
              </w:rPr>
            </w:pPr>
            <w:del w:id="9166" w:author="KPMG_PQH" w:date="2026-04-07T11:25:00Z" w16du:dateUtc="2026-04-07T04:25:00Z">
              <w:r w:rsidRPr="00322061">
                <w:rPr>
                  <w:rFonts w:ascii="Arial" w:hAnsi="Arial" w:cs="Arial"/>
                  <w:color w:val="000000"/>
                  <w:sz w:val="18"/>
                  <w:szCs w:val="18"/>
                  <w:lang w:eastAsia="en-US"/>
                </w:rPr>
                <w:delText>220</w:delText>
              </w:r>
            </w:del>
          </w:p>
        </w:tc>
        <w:tc>
          <w:tcPr>
            <w:tcW w:w="2352" w:type="pct"/>
            <w:tcBorders>
              <w:top w:val="nil"/>
              <w:left w:val="nil"/>
              <w:bottom w:val="single" w:sz="4" w:space="0" w:color="auto"/>
              <w:right w:val="single" w:sz="4" w:space="0" w:color="auto"/>
            </w:tcBorders>
            <w:vAlign w:val="center"/>
            <w:hideMark/>
          </w:tcPr>
          <w:p w14:paraId="24DAE7CE" w14:textId="77777777" w:rsidR="00322061" w:rsidRPr="00322061" w:rsidRDefault="00322061" w:rsidP="00322061">
            <w:pPr>
              <w:rPr>
                <w:del w:id="9167" w:author="KPMG_PQH" w:date="2026-04-07T11:25:00Z" w16du:dateUtc="2026-04-07T04:25:00Z"/>
                <w:rFonts w:ascii="Arial" w:hAnsi="Arial" w:cs="Arial"/>
                <w:color w:val="000000"/>
                <w:sz w:val="18"/>
                <w:szCs w:val="18"/>
                <w:lang w:eastAsia="en-US"/>
              </w:rPr>
            </w:pPr>
            <w:del w:id="9168" w:author="KPMG_PQH" w:date="2026-04-07T11:25:00Z" w16du:dateUtc="2026-04-07T04:25:00Z">
              <w:r w:rsidRPr="00322061">
                <w:rPr>
                  <w:rFonts w:ascii="Arial" w:hAnsi="Arial" w:cs="Arial"/>
                  <w:color w:val="000000"/>
                  <w:sz w:val="18"/>
                  <w:szCs w:val="18"/>
                  <w:lang w:eastAsia="en-US"/>
                </w:rPr>
                <w:delText>PANACEA INC.</w:delText>
              </w:r>
            </w:del>
          </w:p>
        </w:tc>
        <w:tc>
          <w:tcPr>
            <w:tcW w:w="846" w:type="pct"/>
            <w:tcBorders>
              <w:top w:val="nil"/>
              <w:left w:val="nil"/>
              <w:bottom w:val="single" w:sz="4" w:space="0" w:color="auto"/>
              <w:right w:val="single" w:sz="4" w:space="0" w:color="auto"/>
            </w:tcBorders>
            <w:vAlign w:val="center"/>
            <w:hideMark/>
          </w:tcPr>
          <w:p w14:paraId="7CFB9B94" w14:textId="77777777" w:rsidR="00322061" w:rsidRPr="00322061" w:rsidRDefault="00322061" w:rsidP="00322061">
            <w:pPr>
              <w:jc w:val="center"/>
              <w:rPr>
                <w:del w:id="9169" w:author="KPMG_PQH" w:date="2026-04-07T11:25:00Z" w16du:dateUtc="2026-04-07T04:25:00Z"/>
                <w:rFonts w:ascii="Arial" w:hAnsi="Arial" w:cs="Arial"/>
                <w:color w:val="000000"/>
                <w:sz w:val="18"/>
                <w:szCs w:val="18"/>
                <w:lang w:eastAsia="en-US"/>
              </w:rPr>
            </w:pPr>
            <w:del w:id="9170"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5B8C837C" w14:textId="77777777" w:rsidR="00322061" w:rsidRPr="00322061" w:rsidRDefault="00322061" w:rsidP="00322061">
            <w:pPr>
              <w:rPr>
                <w:del w:id="9171" w:author="KPMG_PQH" w:date="2026-04-07T11:25:00Z" w16du:dateUtc="2026-04-07T04:25:00Z"/>
                <w:rFonts w:ascii="Arial" w:hAnsi="Arial" w:cs="Arial"/>
                <w:color w:val="000000"/>
                <w:sz w:val="18"/>
                <w:szCs w:val="18"/>
                <w:lang w:eastAsia="en-US"/>
              </w:rPr>
            </w:pPr>
            <w:del w:id="917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220FD97A" w14:textId="77777777" w:rsidTr="003B3AC8">
        <w:trPr>
          <w:trHeight w:val="20"/>
          <w:del w:id="917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E617FD1" w14:textId="77777777" w:rsidR="00322061" w:rsidRPr="00322061" w:rsidRDefault="00322061" w:rsidP="00322061">
            <w:pPr>
              <w:jc w:val="center"/>
              <w:rPr>
                <w:del w:id="9174" w:author="KPMG_PQH" w:date="2026-04-07T11:25:00Z" w16du:dateUtc="2026-04-07T04:25:00Z"/>
                <w:rFonts w:ascii="Arial" w:hAnsi="Arial" w:cs="Arial"/>
                <w:color w:val="000000"/>
                <w:sz w:val="18"/>
                <w:szCs w:val="18"/>
                <w:lang w:eastAsia="en-US"/>
              </w:rPr>
            </w:pPr>
            <w:del w:id="9175" w:author="KPMG_PQH" w:date="2026-04-07T11:25:00Z" w16du:dateUtc="2026-04-07T04:25:00Z">
              <w:r w:rsidRPr="00322061">
                <w:rPr>
                  <w:rFonts w:ascii="Arial" w:hAnsi="Arial" w:cs="Arial"/>
                  <w:color w:val="000000"/>
                  <w:sz w:val="18"/>
                  <w:szCs w:val="18"/>
                  <w:lang w:eastAsia="en-US"/>
                </w:rPr>
                <w:delText>221</w:delText>
              </w:r>
            </w:del>
          </w:p>
        </w:tc>
        <w:tc>
          <w:tcPr>
            <w:tcW w:w="2352" w:type="pct"/>
            <w:tcBorders>
              <w:top w:val="nil"/>
              <w:left w:val="nil"/>
              <w:bottom w:val="single" w:sz="4" w:space="0" w:color="auto"/>
              <w:right w:val="single" w:sz="4" w:space="0" w:color="auto"/>
            </w:tcBorders>
            <w:vAlign w:val="center"/>
            <w:hideMark/>
          </w:tcPr>
          <w:p w14:paraId="7D7181DD" w14:textId="77777777" w:rsidR="00322061" w:rsidRPr="00322061" w:rsidRDefault="00322061" w:rsidP="00322061">
            <w:pPr>
              <w:rPr>
                <w:del w:id="9176" w:author="KPMG_PQH" w:date="2026-04-07T11:25:00Z" w16du:dateUtc="2026-04-07T04:25:00Z"/>
                <w:rFonts w:ascii="Arial" w:hAnsi="Arial" w:cs="Arial"/>
                <w:color w:val="000000"/>
                <w:sz w:val="18"/>
                <w:szCs w:val="18"/>
                <w:lang w:eastAsia="en-US"/>
              </w:rPr>
            </w:pPr>
            <w:del w:id="9177" w:author="KPMG_PQH" w:date="2026-04-07T11:25:00Z" w16du:dateUtc="2026-04-07T04:25:00Z">
              <w:r w:rsidRPr="00322061">
                <w:rPr>
                  <w:rFonts w:ascii="Arial" w:hAnsi="Arial" w:cs="Arial"/>
                  <w:color w:val="000000"/>
                  <w:sz w:val="18"/>
                  <w:szCs w:val="18"/>
                  <w:lang w:eastAsia="en-US"/>
                </w:rPr>
                <w:delText>PATEL INTEGRATED LOGISTICS LIMITED</w:delText>
              </w:r>
            </w:del>
          </w:p>
        </w:tc>
        <w:tc>
          <w:tcPr>
            <w:tcW w:w="846" w:type="pct"/>
            <w:tcBorders>
              <w:top w:val="nil"/>
              <w:left w:val="nil"/>
              <w:bottom w:val="single" w:sz="4" w:space="0" w:color="auto"/>
              <w:right w:val="single" w:sz="4" w:space="0" w:color="auto"/>
            </w:tcBorders>
            <w:vAlign w:val="center"/>
            <w:hideMark/>
          </w:tcPr>
          <w:p w14:paraId="068FEEC1" w14:textId="77777777" w:rsidR="00322061" w:rsidRPr="00322061" w:rsidRDefault="00322061" w:rsidP="00322061">
            <w:pPr>
              <w:jc w:val="center"/>
              <w:rPr>
                <w:del w:id="9178" w:author="KPMG_PQH" w:date="2026-04-07T11:25:00Z" w16du:dateUtc="2026-04-07T04:25:00Z"/>
                <w:rFonts w:ascii="Arial" w:hAnsi="Arial" w:cs="Arial"/>
                <w:color w:val="000000"/>
                <w:sz w:val="18"/>
                <w:szCs w:val="18"/>
                <w:lang w:eastAsia="en-US"/>
              </w:rPr>
            </w:pPr>
            <w:del w:id="917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AC71224" w14:textId="77777777" w:rsidR="00322061" w:rsidRPr="00322061" w:rsidRDefault="00322061" w:rsidP="00322061">
            <w:pPr>
              <w:rPr>
                <w:del w:id="9180" w:author="KPMG_PQH" w:date="2026-04-07T11:25:00Z" w16du:dateUtc="2026-04-07T04:25:00Z"/>
                <w:rFonts w:ascii="Arial" w:hAnsi="Arial" w:cs="Arial"/>
                <w:color w:val="000000"/>
                <w:sz w:val="18"/>
                <w:szCs w:val="18"/>
                <w:lang w:eastAsia="en-US"/>
              </w:rPr>
            </w:pPr>
            <w:del w:id="9181"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88A2CC2" w14:textId="77777777" w:rsidTr="003B3AC8">
        <w:trPr>
          <w:trHeight w:val="20"/>
          <w:del w:id="918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516F476" w14:textId="77777777" w:rsidR="00322061" w:rsidRPr="00322061" w:rsidRDefault="00322061" w:rsidP="00322061">
            <w:pPr>
              <w:jc w:val="center"/>
              <w:rPr>
                <w:del w:id="9183" w:author="KPMG_PQH" w:date="2026-04-07T11:25:00Z" w16du:dateUtc="2026-04-07T04:25:00Z"/>
                <w:rFonts w:ascii="Arial" w:hAnsi="Arial" w:cs="Arial"/>
                <w:color w:val="000000"/>
                <w:sz w:val="18"/>
                <w:szCs w:val="18"/>
                <w:lang w:eastAsia="en-US"/>
              </w:rPr>
            </w:pPr>
            <w:del w:id="9184" w:author="KPMG_PQH" w:date="2026-04-07T11:25:00Z" w16du:dateUtc="2026-04-07T04:25:00Z">
              <w:r w:rsidRPr="00322061">
                <w:rPr>
                  <w:rFonts w:ascii="Arial" w:hAnsi="Arial" w:cs="Arial"/>
                  <w:color w:val="000000"/>
                  <w:sz w:val="18"/>
                  <w:szCs w:val="18"/>
                  <w:lang w:eastAsia="en-US"/>
                </w:rPr>
                <w:delText>222</w:delText>
              </w:r>
            </w:del>
          </w:p>
        </w:tc>
        <w:tc>
          <w:tcPr>
            <w:tcW w:w="2352" w:type="pct"/>
            <w:tcBorders>
              <w:top w:val="nil"/>
              <w:left w:val="nil"/>
              <w:bottom w:val="single" w:sz="4" w:space="0" w:color="auto"/>
              <w:right w:val="single" w:sz="4" w:space="0" w:color="auto"/>
            </w:tcBorders>
            <w:vAlign w:val="center"/>
            <w:hideMark/>
          </w:tcPr>
          <w:p w14:paraId="6CAD3638" w14:textId="77777777" w:rsidR="00322061" w:rsidRPr="00322061" w:rsidRDefault="00322061" w:rsidP="00322061">
            <w:pPr>
              <w:rPr>
                <w:del w:id="9185" w:author="KPMG_PQH" w:date="2026-04-07T11:25:00Z" w16du:dateUtc="2026-04-07T04:25:00Z"/>
                <w:rFonts w:ascii="Arial" w:hAnsi="Arial" w:cs="Arial"/>
                <w:color w:val="000000"/>
                <w:sz w:val="18"/>
                <w:szCs w:val="18"/>
                <w:lang w:eastAsia="en-US"/>
              </w:rPr>
            </w:pPr>
            <w:del w:id="9186" w:author="KPMG_PQH" w:date="2026-04-07T11:25:00Z" w16du:dateUtc="2026-04-07T04:25:00Z">
              <w:r w:rsidRPr="00322061">
                <w:rPr>
                  <w:rFonts w:ascii="Arial" w:hAnsi="Arial" w:cs="Arial"/>
                  <w:color w:val="000000"/>
                  <w:sz w:val="18"/>
                  <w:szCs w:val="18"/>
                  <w:lang w:eastAsia="en-US"/>
                </w:rPr>
                <w:delText>PERTAMA DIGITAL BERHAD</w:delText>
              </w:r>
            </w:del>
          </w:p>
        </w:tc>
        <w:tc>
          <w:tcPr>
            <w:tcW w:w="846" w:type="pct"/>
            <w:tcBorders>
              <w:top w:val="nil"/>
              <w:left w:val="nil"/>
              <w:bottom w:val="single" w:sz="4" w:space="0" w:color="auto"/>
              <w:right w:val="single" w:sz="4" w:space="0" w:color="auto"/>
            </w:tcBorders>
            <w:vAlign w:val="center"/>
            <w:hideMark/>
          </w:tcPr>
          <w:p w14:paraId="4C05FD00" w14:textId="77777777" w:rsidR="00322061" w:rsidRPr="00322061" w:rsidRDefault="00322061" w:rsidP="00322061">
            <w:pPr>
              <w:jc w:val="center"/>
              <w:rPr>
                <w:del w:id="9187" w:author="KPMG_PQH" w:date="2026-04-07T11:25:00Z" w16du:dateUtc="2026-04-07T04:25:00Z"/>
                <w:rFonts w:ascii="Arial" w:hAnsi="Arial" w:cs="Arial"/>
                <w:color w:val="000000"/>
                <w:sz w:val="18"/>
                <w:szCs w:val="18"/>
                <w:lang w:eastAsia="en-US"/>
              </w:rPr>
            </w:pPr>
            <w:del w:id="9188"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1CC7D02E" w14:textId="77777777" w:rsidR="00322061" w:rsidRPr="00322061" w:rsidRDefault="00322061" w:rsidP="00322061">
            <w:pPr>
              <w:rPr>
                <w:del w:id="9189" w:author="KPMG_PQH" w:date="2026-04-07T11:25:00Z" w16du:dateUtc="2026-04-07T04:25:00Z"/>
                <w:rFonts w:ascii="Arial" w:hAnsi="Arial" w:cs="Arial"/>
                <w:color w:val="000000"/>
                <w:sz w:val="18"/>
                <w:szCs w:val="18"/>
                <w:lang w:eastAsia="en-US"/>
              </w:rPr>
            </w:pPr>
            <w:del w:id="919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BC73A9A" w14:textId="77777777" w:rsidTr="003B3AC8">
        <w:trPr>
          <w:trHeight w:val="20"/>
          <w:del w:id="919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7E3E339" w14:textId="77777777" w:rsidR="00322061" w:rsidRPr="00322061" w:rsidRDefault="00322061" w:rsidP="00322061">
            <w:pPr>
              <w:jc w:val="center"/>
              <w:rPr>
                <w:del w:id="9192" w:author="KPMG_PQH" w:date="2026-04-07T11:25:00Z" w16du:dateUtc="2026-04-07T04:25:00Z"/>
                <w:rFonts w:ascii="Arial" w:hAnsi="Arial" w:cs="Arial"/>
                <w:color w:val="000000"/>
                <w:sz w:val="18"/>
                <w:szCs w:val="18"/>
                <w:lang w:eastAsia="en-US"/>
              </w:rPr>
            </w:pPr>
            <w:del w:id="9193" w:author="KPMG_PQH" w:date="2026-04-07T11:25:00Z" w16du:dateUtc="2026-04-07T04:25:00Z">
              <w:r w:rsidRPr="00322061">
                <w:rPr>
                  <w:rFonts w:ascii="Arial" w:hAnsi="Arial" w:cs="Arial"/>
                  <w:color w:val="000000"/>
                  <w:sz w:val="18"/>
                  <w:szCs w:val="18"/>
                  <w:lang w:eastAsia="en-US"/>
                </w:rPr>
                <w:delText>223</w:delText>
              </w:r>
            </w:del>
          </w:p>
        </w:tc>
        <w:tc>
          <w:tcPr>
            <w:tcW w:w="2352" w:type="pct"/>
            <w:tcBorders>
              <w:top w:val="nil"/>
              <w:left w:val="nil"/>
              <w:bottom w:val="single" w:sz="4" w:space="0" w:color="auto"/>
              <w:right w:val="single" w:sz="4" w:space="0" w:color="auto"/>
            </w:tcBorders>
            <w:vAlign w:val="center"/>
            <w:hideMark/>
          </w:tcPr>
          <w:p w14:paraId="6C90C5E4" w14:textId="77777777" w:rsidR="00322061" w:rsidRPr="00322061" w:rsidRDefault="00322061" w:rsidP="00322061">
            <w:pPr>
              <w:rPr>
                <w:del w:id="9194" w:author="KPMG_PQH" w:date="2026-04-07T11:25:00Z" w16du:dateUtc="2026-04-07T04:25:00Z"/>
                <w:rFonts w:ascii="Arial" w:hAnsi="Arial" w:cs="Arial"/>
                <w:color w:val="000000"/>
                <w:sz w:val="18"/>
                <w:szCs w:val="18"/>
                <w:lang w:eastAsia="en-US"/>
              </w:rPr>
            </w:pPr>
            <w:del w:id="9195" w:author="KPMG_PQH" w:date="2026-04-07T11:25:00Z" w16du:dateUtc="2026-04-07T04:25:00Z">
              <w:r w:rsidRPr="00322061">
                <w:rPr>
                  <w:rFonts w:ascii="Arial" w:hAnsi="Arial" w:cs="Arial"/>
                  <w:color w:val="000000"/>
                  <w:sz w:val="18"/>
                  <w:szCs w:val="18"/>
                  <w:lang w:eastAsia="en-US"/>
                </w:rPr>
                <w:delText>PHARMAENGINE, INC.</w:delText>
              </w:r>
            </w:del>
          </w:p>
        </w:tc>
        <w:tc>
          <w:tcPr>
            <w:tcW w:w="846" w:type="pct"/>
            <w:tcBorders>
              <w:top w:val="nil"/>
              <w:left w:val="nil"/>
              <w:bottom w:val="single" w:sz="4" w:space="0" w:color="auto"/>
              <w:right w:val="single" w:sz="4" w:space="0" w:color="auto"/>
            </w:tcBorders>
            <w:vAlign w:val="center"/>
            <w:hideMark/>
          </w:tcPr>
          <w:p w14:paraId="0904A0E9" w14:textId="77777777" w:rsidR="00322061" w:rsidRPr="00322061" w:rsidRDefault="00322061" w:rsidP="00322061">
            <w:pPr>
              <w:jc w:val="center"/>
              <w:rPr>
                <w:del w:id="9196" w:author="KPMG_PQH" w:date="2026-04-07T11:25:00Z" w16du:dateUtc="2026-04-07T04:25:00Z"/>
                <w:rFonts w:ascii="Arial" w:hAnsi="Arial" w:cs="Arial"/>
                <w:color w:val="000000"/>
                <w:sz w:val="18"/>
                <w:szCs w:val="18"/>
                <w:lang w:eastAsia="en-US"/>
              </w:rPr>
            </w:pPr>
            <w:del w:id="9197"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19DBF79" w14:textId="77777777" w:rsidR="00322061" w:rsidRPr="00322061" w:rsidRDefault="00322061" w:rsidP="00322061">
            <w:pPr>
              <w:rPr>
                <w:del w:id="9198" w:author="KPMG_PQH" w:date="2026-04-07T11:25:00Z" w16du:dateUtc="2026-04-07T04:25:00Z"/>
                <w:rFonts w:ascii="Arial" w:hAnsi="Arial" w:cs="Arial"/>
                <w:color w:val="000000"/>
                <w:sz w:val="18"/>
                <w:szCs w:val="18"/>
                <w:lang w:eastAsia="en-US"/>
              </w:rPr>
            </w:pPr>
            <w:del w:id="919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3909C42" w14:textId="77777777" w:rsidTr="003B3AC8">
        <w:trPr>
          <w:trHeight w:val="20"/>
          <w:del w:id="920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520283F" w14:textId="77777777" w:rsidR="00322061" w:rsidRPr="00322061" w:rsidRDefault="00322061" w:rsidP="00322061">
            <w:pPr>
              <w:jc w:val="center"/>
              <w:rPr>
                <w:del w:id="9201" w:author="KPMG_PQH" w:date="2026-04-07T11:25:00Z" w16du:dateUtc="2026-04-07T04:25:00Z"/>
                <w:rFonts w:ascii="Arial" w:hAnsi="Arial" w:cs="Arial"/>
                <w:color w:val="000000"/>
                <w:sz w:val="18"/>
                <w:szCs w:val="18"/>
                <w:lang w:eastAsia="en-US"/>
              </w:rPr>
            </w:pPr>
            <w:del w:id="9202" w:author="KPMG_PQH" w:date="2026-04-07T11:25:00Z" w16du:dateUtc="2026-04-07T04:25:00Z">
              <w:r w:rsidRPr="00322061">
                <w:rPr>
                  <w:rFonts w:ascii="Arial" w:hAnsi="Arial" w:cs="Arial"/>
                  <w:color w:val="000000"/>
                  <w:sz w:val="18"/>
                  <w:szCs w:val="18"/>
                  <w:lang w:eastAsia="en-US"/>
                </w:rPr>
                <w:delText>224</w:delText>
              </w:r>
            </w:del>
          </w:p>
        </w:tc>
        <w:tc>
          <w:tcPr>
            <w:tcW w:w="2352" w:type="pct"/>
            <w:tcBorders>
              <w:top w:val="nil"/>
              <w:left w:val="nil"/>
              <w:bottom w:val="single" w:sz="4" w:space="0" w:color="auto"/>
              <w:right w:val="single" w:sz="4" w:space="0" w:color="auto"/>
            </w:tcBorders>
            <w:vAlign w:val="center"/>
            <w:hideMark/>
          </w:tcPr>
          <w:p w14:paraId="4DB4CDEE" w14:textId="77777777" w:rsidR="00322061" w:rsidRPr="00322061" w:rsidRDefault="00322061" w:rsidP="00322061">
            <w:pPr>
              <w:rPr>
                <w:del w:id="9203" w:author="KPMG_PQH" w:date="2026-04-07T11:25:00Z" w16du:dateUtc="2026-04-07T04:25:00Z"/>
                <w:rFonts w:ascii="Arial" w:hAnsi="Arial" w:cs="Arial"/>
                <w:color w:val="000000"/>
                <w:sz w:val="18"/>
                <w:szCs w:val="18"/>
                <w:lang w:eastAsia="en-US"/>
              </w:rPr>
            </w:pPr>
            <w:del w:id="9204" w:author="KPMG_PQH" w:date="2026-04-07T11:25:00Z" w16du:dateUtc="2026-04-07T04:25:00Z">
              <w:r w:rsidRPr="00322061">
                <w:rPr>
                  <w:rFonts w:ascii="Arial" w:hAnsi="Arial" w:cs="Arial"/>
                  <w:color w:val="000000"/>
                  <w:sz w:val="18"/>
                  <w:szCs w:val="18"/>
                  <w:lang w:eastAsia="en-US"/>
                </w:rPr>
                <w:delText>PHOL DHANYA PCL</w:delText>
              </w:r>
            </w:del>
          </w:p>
        </w:tc>
        <w:tc>
          <w:tcPr>
            <w:tcW w:w="846" w:type="pct"/>
            <w:tcBorders>
              <w:top w:val="nil"/>
              <w:left w:val="nil"/>
              <w:bottom w:val="single" w:sz="4" w:space="0" w:color="auto"/>
              <w:right w:val="single" w:sz="4" w:space="0" w:color="auto"/>
            </w:tcBorders>
            <w:vAlign w:val="center"/>
            <w:hideMark/>
          </w:tcPr>
          <w:p w14:paraId="2C4D0385" w14:textId="77777777" w:rsidR="00322061" w:rsidRPr="00322061" w:rsidRDefault="00322061" w:rsidP="00322061">
            <w:pPr>
              <w:jc w:val="center"/>
              <w:rPr>
                <w:del w:id="9205" w:author="KPMG_PQH" w:date="2026-04-07T11:25:00Z" w16du:dateUtc="2026-04-07T04:25:00Z"/>
                <w:rFonts w:ascii="Arial" w:hAnsi="Arial" w:cs="Arial"/>
                <w:color w:val="000000"/>
                <w:sz w:val="18"/>
                <w:szCs w:val="18"/>
                <w:lang w:eastAsia="en-US"/>
              </w:rPr>
            </w:pPr>
            <w:del w:id="9206"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218CD9EA" w14:textId="77777777" w:rsidR="00322061" w:rsidRPr="00322061" w:rsidRDefault="00322061" w:rsidP="00322061">
            <w:pPr>
              <w:rPr>
                <w:del w:id="9207" w:author="KPMG_PQH" w:date="2026-04-07T11:25:00Z" w16du:dateUtc="2026-04-07T04:25:00Z"/>
                <w:rFonts w:ascii="Arial" w:hAnsi="Arial" w:cs="Arial"/>
                <w:color w:val="000000"/>
                <w:sz w:val="18"/>
                <w:szCs w:val="18"/>
                <w:lang w:eastAsia="en-US"/>
              </w:rPr>
            </w:pPr>
            <w:del w:id="920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003A837" w14:textId="77777777" w:rsidTr="003B3AC8">
        <w:trPr>
          <w:trHeight w:val="20"/>
          <w:del w:id="920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DC756EF" w14:textId="77777777" w:rsidR="00322061" w:rsidRPr="00322061" w:rsidRDefault="00322061" w:rsidP="00322061">
            <w:pPr>
              <w:jc w:val="center"/>
              <w:rPr>
                <w:del w:id="9210" w:author="KPMG_PQH" w:date="2026-04-07T11:25:00Z" w16du:dateUtc="2026-04-07T04:25:00Z"/>
                <w:rFonts w:ascii="Arial" w:hAnsi="Arial" w:cs="Arial"/>
                <w:color w:val="000000"/>
                <w:sz w:val="18"/>
                <w:szCs w:val="18"/>
                <w:lang w:eastAsia="en-US"/>
              </w:rPr>
            </w:pPr>
            <w:del w:id="9211" w:author="KPMG_PQH" w:date="2026-04-07T11:25:00Z" w16du:dateUtc="2026-04-07T04:25:00Z">
              <w:r w:rsidRPr="00322061">
                <w:rPr>
                  <w:rFonts w:ascii="Arial" w:hAnsi="Arial" w:cs="Arial"/>
                  <w:color w:val="000000"/>
                  <w:sz w:val="18"/>
                  <w:szCs w:val="18"/>
                  <w:lang w:eastAsia="en-US"/>
                </w:rPr>
                <w:delText>225</w:delText>
              </w:r>
            </w:del>
          </w:p>
        </w:tc>
        <w:tc>
          <w:tcPr>
            <w:tcW w:w="2352" w:type="pct"/>
            <w:tcBorders>
              <w:top w:val="nil"/>
              <w:left w:val="nil"/>
              <w:bottom w:val="single" w:sz="4" w:space="0" w:color="auto"/>
              <w:right w:val="single" w:sz="4" w:space="0" w:color="auto"/>
            </w:tcBorders>
            <w:vAlign w:val="center"/>
            <w:hideMark/>
          </w:tcPr>
          <w:p w14:paraId="735EE92F" w14:textId="77777777" w:rsidR="00322061" w:rsidRPr="00322061" w:rsidRDefault="00322061" w:rsidP="00322061">
            <w:pPr>
              <w:rPr>
                <w:del w:id="9212" w:author="KPMG_PQH" w:date="2026-04-07T11:25:00Z" w16du:dateUtc="2026-04-07T04:25:00Z"/>
                <w:rFonts w:ascii="Arial" w:hAnsi="Arial" w:cs="Arial"/>
                <w:color w:val="000000"/>
                <w:sz w:val="18"/>
                <w:szCs w:val="18"/>
                <w:lang w:eastAsia="en-US"/>
              </w:rPr>
            </w:pPr>
            <w:del w:id="9213" w:author="KPMG_PQH" w:date="2026-04-07T11:25:00Z" w16du:dateUtc="2026-04-07T04:25:00Z">
              <w:r w:rsidRPr="00322061">
                <w:rPr>
                  <w:rFonts w:ascii="Arial" w:hAnsi="Arial" w:cs="Arial"/>
                  <w:color w:val="000000"/>
                  <w:sz w:val="18"/>
                  <w:szCs w:val="18"/>
                  <w:lang w:eastAsia="en-US"/>
                </w:rPr>
                <w:delText>PILI INTERNATIONAL MULTIMEDIA COMPANY LIMITED</w:delText>
              </w:r>
            </w:del>
          </w:p>
        </w:tc>
        <w:tc>
          <w:tcPr>
            <w:tcW w:w="846" w:type="pct"/>
            <w:tcBorders>
              <w:top w:val="nil"/>
              <w:left w:val="nil"/>
              <w:bottom w:val="single" w:sz="4" w:space="0" w:color="auto"/>
              <w:right w:val="single" w:sz="4" w:space="0" w:color="auto"/>
            </w:tcBorders>
            <w:vAlign w:val="center"/>
            <w:hideMark/>
          </w:tcPr>
          <w:p w14:paraId="1B24B287" w14:textId="77777777" w:rsidR="00322061" w:rsidRPr="00322061" w:rsidRDefault="00322061" w:rsidP="00322061">
            <w:pPr>
              <w:jc w:val="center"/>
              <w:rPr>
                <w:del w:id="9214" w:author="KPMG_PQH" w:date="2026-04-07T11:25:00Z" w16du:dateUtc="2026-04-07T04:25:00Z"/>
                <w:rFonts w:ascii="Arial" w:hAnsi="Arial" w:cs="Arial"/>
                <w:color w:val="000000"/>
                <w:sz w:val="18"/>
                <w:szCs w:val="18"/>
                <w:lang w:eastAsia="en-US"/>
              </w:rPr>
            </w:pPr>
            <w:del w:id="9215"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69E1A1A8" w14:textId="77777777" w:rsidR="00322061" w:rsidRPr="00322061" w:rsidRDefault="00322061" w:rsidP="00322061">
            <w:pPr>
              <w:rPr>
                <w:del w:id="9216" w:author="KPMG_PQH" w:date="2026-04-07T11:25:00Z" w16du:dateUtc="2026-04-07T04:25:00Z"/>
                <w:rFonts w:ascii="Arial" w:hAnsi="Arial" w:cs="Arial"/>
                <w:color w:val="000000"/>
                <w:sz w:val="18"/>
                <w:szCs w:val="18"/>
                <w:lang w:eastAsia="en-US"/>
              </w:rPr>
            </w:pPr>
            <w:del w:id="9217"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C5063DD" w14:textId="77777777" w:rsidTr="003B3AC8">
        <w:trPr>
          <w:trHeight w:val="20"/>
          <w:del w:id="921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758F4F5" w14:textId="77777777" w:rsidR="00322061" w:rsidRPr="00322061" w:rsidRDefault="00322061" w:rsidP="00322061">
            <w:pPr>
              <w:jc w:val="center"/>
              <w:rPr>
                <w:del w:id="9219" w:author="KPMG_PQH" w:date="2026-04-07T11:25:00Z" w16du:dateUtc="2026-04-07T04:25:00Z"/>
                <w:rFonts w:ascii="Arial" w:hAnsi="Arial" w:cs="Arial"/>
                <w:color w:val="000000"/>
                <w:sz w:val="18"/>
                <w:szCs w:val="18"/>
                <w:lang w:eastAsia="en-US"/>
              </w:rPr>
            </w:pPr>
            <w:del w:id="9220" w:author="KPMG_PQH" w:date="2026-04-07T11:25:00Z" w16du:dateUtc="2026-04-07T04:25:00Z">
              <w:r w:rsidRPr="00322061">
                <w:rPr>
                  <w:rFonts w:ascii="Arial" w:hAnsi="Arial" w:cs="Arial"/>
                  <w:color w:val="000000"/>
                  <w:sz w:val="18"/>
                  <w:szCs w:val="18"/>
                  <w:lang w:eastAsia="en-US"/>
                </w:rPr>
                <w:delText>226</w:delText>
              </w:r>
            </w:del>
          </w:p>
        </w:tc>
        <w:tc>
          <w:tcPr>
            <w:tcW w:w="2352" w:type="pct"/>
            <w:tcBorders>
              <w:top w:val="nil"/>
              <w:left w:val="nil"/>
              <w:bottom w:val="single" w:sz="4" w:space="0" w:color="auto"/>
              <w:right w:val="single" w:sz="4" w:space="0" w:color="auto"/>
            </w:tcBorders>
            <w:vAlign w:val="center"/>
            <w:hideMark/>
          </w:tcPr>
          <w:p w14:paraId="2ABA56F0" w14:textId="77777777" w:rsidR="00322061" w:rsidRPr="00322061" w:rsidRDefault="00322061" w:rsidP="00322061">
            <w:pPr>
              <w:rPr>
                <w:del w:id="9221" w:author="KPMG_PQH" w:date="2026-04-07T11:25:00Z" w16du:dateUtc="2026-04-07T04:25:00Z"/>
                <w:rFonts w:ascii="Arial" w:hAnsi="Arial" w:cs="Arial"/>
                <w:color w:val="000000"/>
                <w:sz w:val="18"/>
                <w:szCs w:val="18"/>
                <w:lang w:eastAsia="en-US"/>
              </w:rPr>
            </w:pPr>
            <w:del w:id="9222" w:author="KPMG_PQH" w:date="2026-04-07T11:25:00Z" w16du:dateUtc="2026-04-07T04:25:00Z">
              <w:r w:rsidRPr="00322061">
                <w:rPr>
                  <w:rFonts w:ascii="Arial" w:hAnsi="Arial" w:cs="Arial"/>
                  <w:color w:val="000000"/>
                  <w:sz w:val="18"/>
                  <w:szCs w:val="18"/>
                  <w:lang w:eastAsia="en-US"/>
                </w:rPr>
                <w:delText>PLAYWITH INC.</w:delText>
              </w:r>
            </w:del>
          </w:p>
        </w:tc>
        <w:tc>
          <w:tcPr>
            <w:tcW w:w="846" w:type="pct"/>
            <w:tcBorders>
              <w:top w:val="nil"/>
              <w:left w:val="nil"/>
              <w:bottom w:val="single" w:sz="4" w:space="0" w:color="auto"/>
              <w:right w:val="single" w:sz="4" w:space="0" w:color="auto"/>
            </w:tcBorders>
            <w:vAlign w:val="center"/>
            <w:hideMark/>
          </w:tcPr>
          <w:p w14:paraId="49A5F972" w14:textId="77777777" w:rsidR="00322061" w:rsidRPr="00322061" w:rsidRDefault="00322061" w:rsidP="00322061">
            <w:pPr>
              <w:jc w:val="center"/>
              <w:rPr>
                <w:del w:id="9223" w:author="KPMG_PQH" w:date="2026-04-07T11:25:00Z" w16du:dateUtc="2026-04-07T04:25:00Z"/>
                <w:rFonts w:ascii="Arial" w:hAnsi="Arial" w:cs="Arial"/>
                <w:color w:val="000000"/>
                <w:sz w:val="18"/>
                <w:szCs w:val="18"/>
                <w:lang w:eastAsia="en-US"/>
              </w:rPr>
            </w:pPr>
            <w:del w:id="9224"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7F5F7675" w14:textId="77777777" w:rsidR="00322061" w:rsidRPr="00322061" w:rsidRDefault="00322061" w:rsidP="00322061">
            <w:pPr>
              <w:rPr>
                <w:del w:id="9225" w:author="KPMG_PQH" w:date="2026-04-07T11:25:00Z" w16du:dateUtc="2026-04-07T04:25:00Z"/>
                <w:rFonts w:ascii="Arial" w:hAnsi="Arial" w:cs="Arial"/>
                <w:color w:val="000000"/>
                <w:sz w:val="18"/>
                <w:szCs w:val="18"/>
                <w:lang w:eastAsia="en-US"/>
              </w:rPr>
            </w:pPr>
            <w:del w:id="9226"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5E2357DE" w14:textId="77777777" w:rsidTr="003B3AC8">
        <w:trPr>
          <w:trHeight w:val="20"/>
          <w:del w:id="922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313C46B" w14:textId="77777777" w:rsidR="00322061" w:rsidRPr="00322061" w:rsidRDefault="00322061" w:rsidP="00322061">
            <w:pPr>
              <w:jc w:val="center"/>
              <w:rPr>
                <w:del w:id="9228" w:author="KPMG_PQH" w:date="2026-04-07T11:25:00Z" w16du:dateUtc="2026-04-07T04:25:00Z"/>
                <w:rFonts w:ascii="Arial" w:hAnsi="Arial" w:cs="Arial"/>
                <w:color w:val="000000"/>
                <w:sz w:val="18"/>
                <w:szCs w:val="18"/>
                <w:lang w:eastAsia="en-US"/>
              </w:rPr>
            </w:pPr>
            <w:del w:id="9229" w:author="KPMG_PQH" w:date="2026-04-07T11:25:00Z" w16du:dateUtc="2026-04-07T04:25:00Z">
              <w:r w:rsidRPr="00322061">
                <w:rPr>
                  <w:rFonts w:ascii="Arial" w:hAnsi="Arial" w:cs="Arial"/>
                  <w:color w:val="000000"/>
                  <w:sz w:val="18"/>
                  <w:szCs w:val="18"/>
                  <w:lang w:eastAsia="en-US"/>
                </w:rPr>
                <w:delText>227</w:delText>
              </w:r>
            </w:del>
          </w:p>
        </w:tc>
        <w:tc>
          <w:tcPr>
            <w:tcW w:w="2352" w:type="pct"/>
            <w:tcBorders>
              <w:top w:val="nil"/>
              <w:left w:val="nil"/>
              <w:bottom w:val="single" w:sz="4" w:space="0" w:color="auto"/>
              <w:right w:val="single" w:sz="4" w:space="0" w:color="auto"/>
            </w:tcBorders>
            <w:vAlign w:val="center"/>
            <w:hideMark/>
          </w:tcPr>
          <w:p w14:paraId="2862FA04" w14:textId="77777777" w:rsidR="00322061" w:rsidRPr="00322061" w:rsidRDefault="00322061" w:rsidP="00322061">
            <w:pPr>
              <w:rPr>
                <w:del w:id="9230" w:author="KPMG_PQH" w:date="2026-04-07T11:25:00Z" w16du:dateUtc="2026-04-07T04:25:00Z"/>
                <w:rFonts w:ascii="Arial" w:hAnsi="Arial" w:cs="Arial"/>
                <w:color w:val="000000"/>
                <w:sz w:val="18"/>
                <w:szCs w:val="18"/>
                <w:lang w:eastAsia="en-US"/>
              </w:rPr>
            </w:pPr>
            <w:del w:id="9231" w:author="KPMG_PQH" w:date="2026-04-07T11:25:00Z" w16du:dateUtc="2026-04-07T04:25:00Z">
              <w:r w:rsidRPr="00322061">
                <w:rPr>
                  <w:rFonts w:ascii="Arial" w:hAnsi="Arial" w:cs="Arial"/>
                  <w:color w:val="000000"/>
                  <w:sz w:val="18"/>
                  <w:szCs w:val="18"/>
                  <w:lang w:eastAsia="en-US"/>
                </w:rPr>
                <w:delText>POU CHEN CORPORATION</w:delText>
              </w:r>
            </w:del>
          </w:p>
        </w:tc>
        <w:tc>
          <w:tcPr>
            <w:tcW w:w="846" w:type="pct"/>
            <w:tcBorders>
              <w:top w:val="nil"/>
              <w:left w:val="nil"/>
              <w:bottom w:val="single" w:sz="4" w:space="0" w:color="auto"/>
              <w:right w:val="single" w:sz="4" w:space="0" w:color="auto"/>
            </w:tcBorders>
            <w:vAlign w:val="center"/>
            <w:hideMark/>
          </w:tcPr>
          <w:p w14:paraId="781E2752" w14:textId="77777777" w:rsidR="00322061" w:rsidRPr="00322061" w:rsidRDefault="00322061" w:rsidP="00322061">
            <w:pPr>
              <w:jc w:val="center"/>
              <w:rPr>
                <w:del w:id="9232" w:author="KPMG_PQH" w:date="2026-04-07T11:25:00Z" w16du:dateUtc="2026-04-07T04:25:00Z"/>
                <w:rFonts w:ascii="Arial" w:hAnsi="Arial" w:cs="Arial"/>
                <w:color w:val="000000"/>
                <w:sz w:val="18"/>
                <w:szCs w:val="18"/>
                <w:lang w:eastAsia="en-US"/>
              </w:rPr>
            </w:pPr>
            <w:del w:id="9233"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37D76AA7" w14:textId="77777777" w:rsidR="00322061" w:rsidRPr="00322061" w:rsidRDefault="00322061" w:rsidP="00322061">
            <w:pPr>
              <w:rPr>
                <w:del w:id="9234" w:author="KPMG_PQH" w:date="2026-04-07T11:25:00Z" w16du:dateUtc="2026-04-07T04:25:00Z"/>
                <w:rFonts w:ascii="Arial" w:hAnsi="Arial" w:cs="Arial"/>
                <w:color w:val="000000"/>
                <w:sz w:val="18"/>
                <w:szCs w:val="18"/>
                <w:lang w:eastAsia="en-US"/>
              </w:rPr>
            </w:pPr>
            <w:del w:id="923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E1882A4" w14:textId="77777777" w:rsidTr="003B3AC8">
        <w:trPr>
          <w:trHeight w:val="20"/>
          <w:del w:id="923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CEEB944" w14:textId="77777777" w:rsidR="00322061" w:rsidRPr="00322061" w:rsidRDefault="00322061" w:rsidP="00322061">
            <w:pPr>
              <w:jc w:val="center"/>
              <w:rPr>
                <w:del w:id="9237" w:author="KPMG_PQH" w:date="2026-04-07T11:25:00Z" w16du:dateUtc="2026-04-07T04:25:00Z"/>
                <w:rFonts w:ascii="Arial" w:hAnsi="Arial" w:cs="Arial"/>
                <w:color w:val="000000"/>
                <w:sz w:val="18"/>
                <w:szCs w:val="18"/>
                <w:lang w:eastAsia="en-US"/>
              </w:rPr>
            </w:pPr>
            <w:del w:id="9238" w:author="KPMG_PQH" w:date="2026-04-07T11:25:00Z" w16du:dateUtc="2026-04-07T04:25:00Z">
              <w:r w:rsidRPr="00322061">
                <w:rPr>
                  <w:rFonts w:ascii="Arial" w:hAnsi="Arial" w:cs="Arial"/>
                  <w:color w:val="000000"/>
                  <w:sz w:val="18"/>
                  <w:szCs w:val="18"/>
                  <w:lang w:eastAsia="en-US"/>
                </w:rPr>
                <w:delText>228</w:delText>
              </w:r>
            </w:del>
          </w:p>
        </w:tc>
        <w:tc>
          <w:tcPr>
            <w:tcW w:w="2352" w:type="pct"/>
            <w:tcBorders>
              <w:top w:val="nil"/>
              <w:left w:val="nil"/>
              <w:bottom w:val="single" w:sz="4" w:space="0" w:color="auto"/>
              <w:right w:val="single" w:sz="4" w:space="0" w:color="auto"/>
            </w:tcBorders>
            <w:vAlign w:val="center"/>
            <w:hideMark/>
          </w:tcPr>
          <w:p w14:paraId="3D462278" w14:textId="77777777" w:rsidR="00322061" w:rsidRPr="00322061" w:rsidRDefault="00322061" w:rsidP="00322061">
            <w:pPr>
              <w:rPr>
                <w:del w:id="9239" w:author="KPMG_PQH" w:date="2026-04-07T11:25:00Z" w16du:dateUtc="2026-04-07T04:25:00Z"/>
                <w:rFonts w:ascii="Arial" w:hAnsi="Arial" w:cs="Arial"/>
                <w:color w:val="000000"/>
                <w:sz w:val="18"/>
                <w:szCs w:val="18"/>
                <w:lang w:eastAsia="en-US"/>
              </w:rPr>
            </w:pPr>
            <w:del w:id="9240" w:author="KPMG_PQH" w:date="2026-04-07T11:25:00Z" w16du:dateUtc="2026-04-07T04:25:00Z">
              <w:r w:rsidRPr="00322061">
                <w:rPr>
                  <w:rFonts w:ascii="Arial" w:hAnsi="Arial" w:cs="Arial"/>
                  <w:color w:val="000000"/>
                  <w:sz w:val="18"/>
                  <w:szCs w:val="18"/>
                  <w:lang w:eastAsia="en-US"/>
                </w:rPr>
                <w:delText>PRG HOLDINGS BERHAD</w:delText>
              </w:r>
            </w:del>
          </w:p>
        </w:tc>
        <w:tc>
          <w:tcPr>
            <w:tcW w:w="846" w:type="pct"/>
            <w:tcBorders>
              <w:top w:val="nil"/>
              <w:left w:val="nil"/>
              <w:bottom w:val="single" w:sz="4" w:space="0" w:color="auto"/>
              <w:right w:val="single" w:sz="4" w:space="0" w:color="auto"/>
            </w:tcBorders>
            <w:vAlign w:val="center"/>
            <w:hideMark/>
          </w:tcPr>
          <w:p w14:paraId="46A53B59" w14:textId="77777777" w:rsidR="00322061" w:rsidRPr="00322061" w:rsidRDefault="00322061" w:rsidP="00322061">
            <w:pPr>
              <w:jc w:val="center"/>
              <w:rPr>
                <w:del w:id="9241" w:author="KPMG_PQH" w:date="2026-04-07T11:25:00Z" w16du:dateUtc="2026-04-07T04:25:00Z"/>
                <w:rFonts w:ascii="Arial" w:hAnsi="Arial" w:cs="Arial"/>
                <w:color w:val="000000"/>
                <w:sz w:val="18"/>
                <w:szCs w:val="18"/>
                <w:lang w:eastAsia="en-US"/>
              </w:rPr>
            </w:pPr>
            <w:del w:id="9242"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4BE2926F" w14:textId="77777777" w:rsidR="00322061" w:rsidRPr="00322061" w:rsidRDefault="00322061" w:rsidP="00322061">
            <w:pPr>
              <w:rPr>
                <w:del w:id="9243" w:author="KPMG_PQH" w:date="2026-04-07T11:25:00Z" w16du:dateUtc="2026-04-07T04:25:00Z"/>
                <w:rFonts w:ascii="Arial" w:hAnsi="Arial" w:cs="Arial"/>
                <w:color w:val="000000"/>
                <w:sz w:val="18"/>
                <w:szCs w:val="18"/>
                <w:lang w:eastAsia="en-US"/>
              </w:rPr>
            </w:pPr>
            <w:del w:id="924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C5F993B" w14:textId="77777777" w:rsidTr="003B3AC8">
        <w:trPr>
          <w:trHeight w:val="20"/>
          <w:del w:id="924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D58B103" w14:textId="77777777" w:rsidR="00322061" w:rsidRPr="00322061" w:rsidRDefault="00322061" w:rsidP="00322061">
            <w:pPr>
              <w:jc w:val="center"/>
              <w:rPr>
                <w:del w:id="9246" w:author="KPMG_PQH" w:date="2026-04-07T11:25:00Z" w16du:dateUtc="2026-04-07T04:25:00Z"/>
                <w:rFonts w:ascii="Arial" w:hAnsi="Arial" w:cs="Arial"/>
                <w:color w:val="000000"/>
                <w:sz w:val="18"/>
                <w:szCs w:val="18"/>
                <w:lang w:eastAsia="en-US"/>
              </w:rPr>
            </w:pPr>
            <w:del w:id="9247" w:author="KPMG_PQH" w:date="2026-04-07T11:25:00Z" w16du:dateUtc="2026-04-07T04:25:00Z">
              <w:r w:rsidRPr="00322061">
                <w:rPr>
                  <w:rFonts w:ascii="Arial" w:hAnsi="Arial" w:cs="Arial"/>
                  <w:color w:val="000000"/>
                  <w:sz w:val="18"/>
                  <w:szCs w:val="18"/>
                  <w:lang w:eastAsia="en-US"/>
                </w:rPr>
                <w:delText>229</w:delText>
              </w:r>
            </w:del>
          </w:p>
        </w:tc>
        <w:tc>
          <w:tcPr>
            <w:tcW w:w="2352" w:type="pct"/>
            <w:tcBorders>
              <w:top w:val="nil"/>
              <w:left w:val="nil"/>
              <w:bottom w:val="single" w:sz="4" w:space="0" w:color="auto"/>
              <w:right w:val="single" w:sz="4" w:space="0" w:color="auto"/>
            </w:tcBorders>
            <w:vAlign w:val="center"/>
            <w:hideMark/>
          </w:tcPr>
          <w:p w14:paraId="6E8B74FD" w14:textId="77777777" w:rsidR="00322061" w:rsidRPr="00322061" w:rsidRDefault="00322061" w:rsidP="00322061">
            <w:pPr>
              <w:rPr>
                <w:del w:id="9248" w:author="KPMG_PQH" w:date="2026-04-07T11:25:00Z" w16du:dateUtc="2026-04-07T04:25:00Z"/>
                <w:rFonts w:ascii="Arial" w:hAnsi="Arial" w:cs="Arial"/>
                <w:color w:val="000000"/>
                <w:sz w:val="18"/>
                <w:szCs w:val="18"/>
                <w:lang w:eastAsia="en-US"/>
              </w:rPr>
            </w:pPr>
            <w:del w:id="9249" w:author="KPMG_PQH" w:date="2026-04-07T11:25:00Z" w16du:dateUtc="2026-04-07T04:25:00Z">
              <w:r w:rsidRPr="00322061">
                <w:rPr>
                  <w:rFonts w:ascii="Arial" w:hAnsi="Arial" w:cs="Arial"/>
                  <w:color w:val="000000"/>
                  <w:sz w:val="18"/>
                  <w:szCs w:val="18"/>
                  <w:lang w:eastAsia="en-US"/>
                </w:rPr>
                <w:delText>PRISMO (INDIA) LTD</w:delText>
              </w:r>
            </w:del>
          </w:p>
        </w:tc>
        <w:tc>
          <w:tcPr>
            <w:tcW w:w="846" w:type="pct"/>
            <w:tcBorders>
              <w:top w:val="nil"/>
              <w:left w:val="nil"/>
              <w:bottom w:val="single" w:sz="4" w:space="0" w:color="auto"/>
              <w:right w:val="single" w:sz="4" w:space="0" w:color="auto"/>
            </w:tcBorders>
            <w:vAlign w:val="center"/>
            <w:hideMark/>
          </w:tcPr>
          <w:p w14:paraId="7713F0E3" w14:textId="77777777" w:rsidR="00322061" w:rsidRPr="00322061" w:rsidRDefault="00322061" w:rsidP="00322061">
            <w:pPr>
              <w:jc w:val="center"/>
              <w:rPr>
                <w:del w:id="9250" w:author="KPMG_PQH" w:date="2026-04-07T11:25:00Z" w16du:dateUtc="2026-04-07T04:25:00Z"/>
                <w:rFonts w:ascii="Arial" w:hAnsi="Arial" w:cs="Arial"/>
                <w:color w:val="000000"/>
                <w:sz w:val="18"/>
                <w:szCs w:val="18"/>
                <w:lang w:eastAsia="en-US"/>
              </w:rPr>
            </w:pPr>
            <w:del w:id="925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30D32B8" w14:textId="77777777" w:rsidR="00322061" w:rsidRPr="00322061" w:rsidRDefault="00322061" w:rsidP="00322061">
            <w:pPr>
              <w:rPr>
                <w:del w:id="9252" w:author="KPMG_PQH" w:date="2026-04-07T11:25:00Z" w16du:dateUtc="2026-04-07T04:25:00Z"/>
                <w:rFonts w:ascii="Arial" w:hAnsi="Arial" w:cs="Arial"/>
                <w:color w:val="000000"/>
                <w:sz w:val="18"/>
                <w:szCs w:val="18"/>
                <w:lang w:eastAsia="en-US"/>
              </w:rPr>
            </w:pPr>
            <w:del w:id="9253"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C09DBD5" w14:textId="77777777" w:rsidTr="003B3AC8">
        <w:trPr>
          <w:trHeight w:val="20"/>
          <w:del w:id="925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A8644DA" w14:textId="77777777" w:rsidR="00322061" w:rsidRPr="00322061" w:rsidRDefault="00322061" w:rsidP="00322061">
            <w:pPr>
              <w:jc w:val="center"/>
              <w:rPr>
                <w:del w:id="9255" w:author="KPMG_PQH" w:date="2026-04-07T11:25:00Z" w16du:dateUtc="2026-04-07T04:25:00Z"/>
                <w:rFonts w:ascii="Arial" w:hAnsi="Arial" w:cs="Arial"/>
                <w:color w:val="000000"/>
                <w:sz w:val="18"/>
                <w:szCs w:val="18"/>
                <w:lang w:eastAsia="en-US"/>
              </w:rPr>
            </w:pPr>
            <w:del w:id="9256" w:author="KPMG_PQH" w:date="2026-04-07T11:25:00Z" w16du:dateUtc="2026-04-07T04:25:00Z">
              <w:r w:rsidRPr="00322061">
                <w:rPr>
                  <w:rFonts w:ascii="Arial" w:hAnsi="Arial" w:cs="Arial"/>
                  <w:color w:val="000000"/>
                  <w:sz w:val="18"/>
                  <w:szCs w:val="18"/>
                  <w:lang w:eastAsia="en-US"/>
                </w:rPr>
                <w:delText>230</w:delText>
              </w:r>
            </w:del>
          </w:p>
        </w:tc>
        <w:tc>
          <w:tcPr>
            <w:tcW w:w="2352" w:type="pct"/>
            <w:tcBorders>
              <w:top w:val="nil"/>
              <w:left w:val="nil"/>
              <w:bottom w:val="single" w:sz="4" w:space="0" w:color="auto"/>
              <w:right w:val="single" w:sz="4" w:space="0" w:color="auto"/>
            </w:tcBorders>
            <w:vAlign w:val="center"/>
            <w:hideMark/>
          </w:tcPr>
          <w:p w14:paraId="4C0C1F8F" w14:textId="77777777" w:rsidR="00322061" w:rsidRPr="00322061" w:rsidRDefault="00322061" w:rsidP="00322061">
            <w:pPr>
              <w:rPr>
                <w:del w:id="9257" w:author="KPMG_PQH" w:date="2026-04-07T11:25:00Z" w16du:dateUtc="2026-04-07T04:25:00Z"/>
                <w:rFonts w:ascii="Arial" w:hAnsi="Arial" w:cs="Arial"/>
                <w:color w:val="000000"/>
                <w:sz w:val="18"/>
                <w:szCs w:val="18"/>
                <w:lang w:eastAsia="en-US"/>
              </w:rPr>
            </w:pPr>
            <w:del w:id="9258" w:author="KPMG_PQH" w:date="2026-04-07T11:25:00Z" w16du:dateUtc="2026-04-07T04:25:00Z">
              <w:r w:rsidRPr="00322061">
                <w:rPr>
                  <w:rFonts w:ascii="Arial" w:hAnsi="Arial" w:cs="Arial"/>
                  <w:color w:val="000000"/>
                  <w:sz w:val="18"/>
                  <w:szCs w:val="18"/>
                  <w:lang w:eastAsia="en-US"/>
                </w:rPr>
                <w:delText>PT BAKRIE SUMATERA PLANTATIONS TBK</w:delText>
              </w:r>
            </w:del>
          </w:p>
        </w:tc>
        <w:tc>
          <w:tcPr>
            <w:tcW w:w="846" w:type="pct"/>
            <w:tcBorders>
              <w:top w:val="nil"/>
              <w:left w:val="nil"/>
              <w:bottom w:val="single" w:sz="4" w:space="0" w:color="auto"/>
              <w:right w:val="single" w:sz="4" w:space="0" w:color="auto"/>
            </w:tcBorders>
            <w:vAlign w:val="center"/>
            <w:hideMark/>
          </w:tcPr>
          <w:p w14:paraId="08238BEA" w14:textId="77777777" w:rsidR="00322061" w:rsidRPr="00322061" w:rsidRDefault="00322061" w:rsidP="00322061">
            <w:pPr>
              <w:jc w:val="center"/>
              <w:rPr>
                <w:del w:id="9259" w:author="KPMG_PQH" w:date="2026-04-07T11:25:00Z" w16du:dateUtc="2026-04-07T04:25:00Z"/>
                <w:rFonts w:ascii="Arial" w:hAnsi="Arial" w:cs="Arial"/>
                <w:color w:val="000000"/>
                <w:sz w:val="18"/>
                <w:szCs w:val="18"/>
                <w:lang w:eastAsia="en-US"/>
              </w:rPr>
            </w:pPr>
            <w:del w:id="9260" w:author="KPMG_PQH" w:date="2026-04-07T11:25:00Z" w16du:dateUtc="2026-04-07T04:25:00Z">
              <w:r w:rsidRPr="00322061">
                <w:rPr>
                  <w:rFonts w:ascii="Arial" w:hAnsi="Arial" w:cs="Arial"/>
                  <w:color w:val="000000"/>
                  <w:sz w:val="18"/>
                  <w:szCs w:val="18"/>
                  <w:lang w:eastAsia="en-US"/>
                </w:rPr>
                <w:delText>Indonesia</w:delText>
              </w:r>
            </w:del>
          </w:p>
        </w:tc>
        <w:tc>
          <w:tcPr>
            <w:tcW w:w="1498" w:type="pct"/>
            <w:gridSpan w:val="2"/>
            <w:tcBorders>
              <w:top w:val="nil"/>
              <w:left w:val="nil"/>
              <w:bottom w:val="single" w:sz="4" w:space="0" w:color="auto"/>
              <w:right w:val="single" w:sz="4" w:space="0" w:color="auto"/>
            </w:tcBorders>
            <w:vAlign w:val="center"/>
            <w:hideMark/>
          </w:tcPr>
          <w:p w14:paraId="56BB571D" w14:textId="77777777" w:rsidR="00322061" w:rsidRPr="00322061" w:rsidRDefault="00322061" w:rsidP="00322061">
            <w:pPr>
              <w:rPr>
                <w:del w:id="9261" w:author="KPMG_PQH" w:date="2026-04-07T11:25:00Z" w16du:dateUtc="2026-04-07T04:25:00Z"/>
                <w:rFonts w:ascii="Arial" w:hAnsi="Arial" w:cs="Arial"/>
                <w:color w:val="000000"/>
                <w:sz w:val="18"/>
                <w:szCs w:val="18"/>
                <w:lang w:eastAsia="en-US"/>
              </w:rPr>
            </w:pPr>
            <w:del w:id="926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4E65807" w14:textId="77777777" w:rsidTr="003B3AC8">
        <w:trPr>
          <w:trHeight w:val="20"/>
          <w:del w:id="926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1437496" w14:textId="77777777" w:rsidR="00322061" w:rsidRPr="00322061" w:rsidRDefault="00322061" w:rsidP="00322061">
            <w:pPr>
              <w:jc w:val="center"/>
              <w:rPr>
                <w:del w:id="9264" w:author="KPMG_PQH" w:date="2026-04-07T11:25:00Z" w16du:dateUtc="2026-04-07T04:25:00Z"/>
                <w:rFonts w:ascii="Arial" w:hAnsi="Arial" w:cs="Arial"/>
                <w:color w:val="000000"/>
                <w:sz w:val="18"/>
                <w:szCs w:val="18"/>
                <w:lang w:eastAsia="en-US"/>
              </w:rPr>
            </w:pPr>
            <w:del w:id="9265" w:author="KPMG_PQH" w:date="2026-04-07T11:25:00Z" w16du:dateUtc="2026-04-07T04:25:00Z">
              <w:r w:rsidRPr="00322061">
                <w:rPr>
                  <w:rFonts w:ascii="Arial" w:hAnsi="Arial" w:cs="Arial"/>
                  <w:color w:val="000000"/>
                  <w:sz w:val="18"/>
                  <w:szCs w:val="18"/>
                  <w:lang w:eastAsia="en-US"/>
                </w:rPr>
                <w:delText>231</w:delText>
              </w:r>
            </w:del>
          </w:p>
        </w:tc>
        <w:tc>
          <w:tcPr>
            <w:tcW w:w="2352" w:type="pct"/>
            <w:tcBorders>
              <w:top w:val="nil"/>
              <w:left w:val="nil"/>
              <w:bottom w:val="single" w:sz="4" w:space="0" w:color="auto"/>
              <w:right w:val="single" w:sz="4" w:space="0" w:color="auto"/>
            </w:tcBorders>
            <w:vAlign w:val="center"/>
            <w:hideMark/>
          </w:tcPr>
          <w:p w14:paraId="23DC8239" w14:textId="77777777" w:rsidR="00322061" w:rsidRPr="00322061" w:rsidRDefault="00322061" w:rsidP="00322061">
            <w:pPr>
              <w:rPr>
                <w:del w:id="9266" w:author="KPMG_PQH" w:date="2026-04-07T11:25:00Z" w16du:dateUtc="2026-04-07T04:25:00Z"/>
                <w:rFonts w:ascii="Arial" w:hAnsi="Arial" w:cs="Arial"/>
                <w:color w:val="000000"/>
                <w:sz w:val="18"/>
                <w:szCs w:val="18"/>
                <w:lang w:eastAsia="en-US"/>
              </w:rPr>
            </w:pPr>
            <w:del w:id="9267" w:author="KPMG_PQH" w:date="2026-04-07T11:25:00Z" w16du:dateUtc="2026-04-07T04:25:00Z">
              <w:r w:rsidRPr="00322061">
                <w:rPr>
                  <w:rFonts w:ascii="Arial" w:hAnsi="Arial" w:cs="Arial"/>
                  <w:color w:val="000000"/>
                  <w:sz w:val="18"/>
                  <w:szCs w:val="18"/>
                  <w:lang w:eastAsia="en-US"/>
                </w:rPr>
                <w:delText>PT MARK DYNAMICS INDONESIA TBK</w:delText>
              </w:r>
            </w:del>
          </w:p>
        </w:tc>
        <w:tc>
          <w:tcPr>
            <w:tcW w:w="846" w:type="pct"/>
            <w:tcBorders>
              <w:top w:val="nil"/>
              <w:left w:val="nil"/>
              <w:bottom w:val="single" w:sz="4" w:space="0" w:color="auto"/>
              <w:right w:val="single" w:sz="4" w:space="0" w:color="auto"/>
            </w:tcBorders>
            <w:vAlign w:val="center"/>
            <w:hideMark/>
          </w:tcPr>
          <w:p w14:paraId="5D7C957A" w14:textId="77777777" w:rsidR="00322061" w:rsidRPr="00322061" w:rsidRDefault="00322061" w:rsidP="00322061">
            <w:pPr>
              <w:jc w:val="center"/>
              <w:rPr>
                <w:del w:id="9268" w:author="KPMG_PQH" w:date="2026-04-07T11:25:00Z" w16du:dateUtc="2026-04-07T04:25:00Z"/>
                <w:rFonts w:ascii="Arial" w:hAnsi="Arial" w:cs="Arial"/>
                <w:color w:val="000000"/>
                <w:sz w:val="18"/>
                <w:szCs w:val="18"/>
                <w:lang w:eastAsia="en-US"/>
              </w:rPr>
            </w:pPr>
            <w:del w:id="9269" w:author="KPMG_PQH" w:date="2026-04-07T11:25:00Z" w16du:dateUtc="2026-04-07T04:25:00Z">
              <w:r w:rsidRPr="00322061">
                <w:rPr>
                  <w:rFonts w:ascii="Arial" w:hAnsi="Arial" w:cs="Arial"/>
                  <w:color w:val="000000"/>
                  <w:sz w:val="18"/>
                  <w:szCs w:val="18"/>
                  <w:lang w:eastAsia="en-US"/>
                </w:rPr>
                <w:delText>Indonesia</w:delText>
              </w:r>
            </w:del>
          </w:p>
        </w:tc>
        <w:tc>
          <w:tcPr>
            <w:tcW w:w="1498" w:type="pct"/>
            <w:gridSpan w:val="2"/>
            <w:tcBorders>
              <w:top w:val="nil"/>
              <w:left w:val="nil"/>
              <w:bottom w:val="single" w:sz="4" w:space="0" w:color="auto"/>
              <w:right w:val="single" w:sz="4" w:space="0" w:color="auto"/>
            </w:tcBorders>
            <w:vAlign w:val="center"/>
            <w:hideMark/>
          </w:tcPr>
          <w:p w14:paraId="0F7F622F" w14:textId="77777777" w:rsidR="00322061" w:rsidRPr="00322061" w:rsidRDefault="00322061" w:rsidP="00322061">
            <w:pPr>
              <w:rPr>
                <w:del w:id="9270" w:author="KPMG_PQH" w:date="2026-04-07T11:25:00Z" w16du:dateUtc="2026-04-07T04:25:00Z"/>
                <w:rFonts w:ascii="Arial" w:hAnsi="Arial" w:cs="Arial"/>
                <w:color w:val="000000"/>
                <w:sz w:val="18"/>
                <w:szCs w:val="18"/>
                <w:lang w:eastAsia="en-US"/>
              </w:rPr>
            </w:pPr>
            <w:del w:id="927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1ADA732" w14:textId="77777777" w:rsidTr="003B3AC8">
        <w:trPr>
          <w:trHeight w:val="20"/>
          <w:del w:id="927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3CBCBCD" w14:textId="77777777" w:rsidR="00322061" w:rsidRPr="00322061" w:rsidRDefault="00322061" w:rsidP="00322061">
            <w:pPr>
              <w:jc w:val="center"/>
              <w:rPr>
                <w:del w:id="9273" w:author="KPMG_PQH" w:date="2026-04-07T11:25:00Z" w16du:dateUtc="2026-04-07T04:25:00Z"/>
                <w:rFonts w:ascii="Arial" w:hAnsi="Arial" w:cs="Arial"/>
                <w:color w:val="000000"/>
                <w:sz w:val="18"/>
                <w:szCs w:val="18"/>
                <w:lang w:eastAsia="en-US"/>
              </w:rPr>
            </w:pPr>
            <w:del w:id="9274" w:author="KPMG_PQH" w:date="2026-04-07T11:25:00Z" w16du:dateUtc="2026-04-07T04:25:00Z">
              <w:r w:rsidRPr="00322061">
                <w:rPr>
                  <w:rFonts w:ascii="Arial" w:hAnsi="Arial" w:cs="Arial"/>
                  <w:color w:val="000000"/>
                  <w:sz w:val="18"/>
                  <w:szCs w:val="18"/>
                  <w:lang w:eastAsia="en-US"/>
                </w:rPr>
                <w:delText>232</w:delText>
              </w:r>
            </w:del>
          </w:p>
        </w:tc>
        <w:tc>
          <w:tcPr>
            <w:tcW w:w="2352" w:type="pct"/>
            <w:tcBorders>
              <w:top w:val="nil"/>
              <w:left w:val="nil"/>
              <w:bottom w:val="single" w:sz="4" w:space="0" w:color="auto"/>
              <w:right w:val="single" w:sz="4" w:space="0" w:color="auto"/>
            </w:tcBorders>
            <w:vAlign w:val="center"/>
            <w:hideMark/>
          </w:tcPr>
          <w:p w14:paraId="2C564759" w14:textId="77777777" w:rsidR="00322061" w:rsidRPr="00322061" w:rsidRDefault="00322061" w:rsidP="00322061">
            <w:pPr>
              <w:rPr>
                <w:del w:id="9275" w:author="KPMG_PQH" w:date="2026-04-07T11:25:00Z" w16du:dateUtc="2026-04-07T04:25:00Z"/>
                <w:rFonts w:ascii="Arial" w:hAnsi="Arial" w:cs="Arial"/>
                <w:color w:val="000000"/>
                <w:sz w:val="18"/>
                <w:szCs w:val="18"/>
                <w:lang w:eastAsia="en-US"/>
              </w:rPr>
            </w:pPr>
            <w:del w:id="9276" w:author="KPMG_PQH" w:date="2026-04-07T11:25:00Z" w16du:dateUtc="2026-04-07T04:25:00Z">
              <w:r w:rsidRPr="00322061">
                <w:rPr>
                  <w:rFonts w:ascii="Arial" w:hAnsi="Arial" w:cs="Arial"/>
                  <w:color w:val="000000"/>
                  <w:sz w:val="18"/>
                  <w:szCs w:val="18"/>
                  <w:lang w:eastAsia="en-US"/>
                </w:rPr>
                <w:delText>QIBU CORPORATION LIMITED</w:delText>
              </w:r>
            </w:del>
          </w:p>
        </w:tc>
        <w:tc>
          <w:tcPr>
            <w:tcW w:w="846" w:type="pct"/>
            <w:tcBorders>
              <w:top w:val="nil"/>
              <w:left w:val="nil"/>
              <w:bottom w:val="single" w:sz="4" w:space="0" w:color="auto"/>
              <w:right w:val="single" w:sz="4" w:space="0" w:color="auto"/>
            </w:tcBorders>
            <w:vAlign w:val="center"/>
            <w:hideMark/>
          </w:tcPr>
          <w:p w14:paraId="04FBECF0" w14:textId="77777777" w:rsidR="00322061" w:rsidRPr="00322061" w:rsidRDefault="00322061" w:rsidP="00322061">
            <w:pPr>
              <w:jc w:val="center"/>
              <w:rPr>
                <w:del w:id="9277" w:author="KPMG_PQH" w:date="2026-04-07T11:25:00Z" w16du:dateUtc="2026-04-07T04:25:00Z"/>
                <w:rFonts w:ascii="Arial" w:hAnsi="Arial" w:cs="Arial"/>
                <w:color w:val="000000"/>
                <w:sz w:val="18"/>
                <w:szCs w:val="18"/>
                <w:lang w:eastAsia="en-US"/>
              </w:rPr>
            </w:pPr>
            <w:del w:id="927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FBD713A" w14:textId="77777777" w:rsidR="00322061" w:rsidRPr="00322061" w:rsidRDefault="00322061" w:rsidP="00322061">
            <w:pPr>
              <w:rPr>
                <w:del w:id="9279" w:author="KPMG_PQH" w:date="2026-04-07T11:25:00Z" w16du:dateUtc="2026-04-07T04:25:00Z"/>
                <w:rFonts w:ascii="Arial" w:hAnsi="Arial" w:cs="Arial"/>
                <w:color w:val="000000"/>
                <w:sz w:val="18"/>
                <w:szCs w:val="18"/>
                <w:lang w:eastAsia="en-US"/>
              </w:rPr>
            </w:pPr>
            <w:del w:id="928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FC26E84" w14:textId="77777777" w:rsidTr="003B3AC8">
        <w:trPr>
          <w:trHeight w:val="20"/>
          <w:del w:id="928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DF3FCEE" w14:textId="77777777" w:rsidR="00322061" w:rsidRPr="00322061" w:rsidRDefault="00322061" w:rsidP="00322061">
            <w:pPr>
              <w:jc w:val="center"/>
              <w:rPr>
                <w:del w:id="9282" w:author="KPMG_PQH" w:date="2026-04-07T11:25:00Z" w16du:dateUtc="2026-04-07T04:25:00Z"/>
                <w:rFonts w:ascii="Arial" w:hAnsi="Arial" w:cs="Arial"/>
                <w:color w:val="000000"/>
                <w:sz w:val="18"/>
                <w:szCs w:val="18"/>
                <w:lang w:eastAsia="en-US"/>
              </w:rPr>
            </w:pPr>
            <w:del w:id="9283" w:author="KPMG_PQH" w:date="2026-04-07T11:25:00Z" w16du:dateUtc="2026-04-07T04:25:00Z">
              <w:r w:rsidRPr="00322061">
                <w:rPr>
                  <w:rFonts w:ascii="Arial" w:hAnsi="Arial" w:cs="Arial"/>
                  <w:color w:val="000000"/>
                  <w:sz w:val="18"/>
                  <w:szCs w:val="18"/>
                  <w:lang w:eastAsia="en-US"/>
                </w:rPr>
                <w:delText>233</w:delText>
              </w:r>
            </w:del>
          </w:p>
        </w:tc>
        <w:tc>
          <w:tcPr>
            <w:tcW w:w="2352" w:type="pct"/>
            <w:tcBorders>
              <w:top w:val="nil"/>
              <w:left w:val="nil"/>
              <w:bottom w:val="single" w:sz="4" w:space="0" w:color="auto"/>
              <w:right w:val="single" w:sz="4" w:space="0" w:color="auto"/>
            </w:tcBorders>
            <w:vAlign w:val="center"/>
            <w:hideMark/>
          </w:tcPr>
          <w:p w14:paraId="443B3983" w14:textId="77777777" w:rsidR="00322061" w:rsidRPr="00322061" w:rsidRDefault="00322061" w:rsidP="00322061">
            <w:pPr>
              <w:rPr>
                <w:del w:id="9284" w:author="KPMG_PQH" w:date="2026-04-07T11:25:00Z" w16du:dateUtc="2026-04-07T04:25:00Z"/>
                <w:rFonts w:ascii="Arial" w:hAnsi="Arial" w:cs="Arial"/>
                <w:color w:val="000000"/>
                <w:sz w:val="18"/>
                <w:szCs w:val="18"/>
                <w:lang w:eastAsia="en-US"/>
              </w:rPr>
            </w:pPr>
            <w:del w:id="9285" w:author="KPMG_PQH" w:date="2026-04-07T11:25:00Z" w16du:dateUtc="2026-04-07T04:25:00Z">
              <w:r w:rsidRPr="00322061">
                <w:rPr>
                  <w:rFonts w:ascii="Arial" w:hAnsi="Arial" w:cs="Arial"/>
                  <w:color w:val="000000"/>
                  <w:sz w:val="18"/>
                  <w:szCs w:val="18"/>
                  <w:lang w:eastAsia="en-US"/>
                </w:rPr>
                <w:delText>RAGHUVIR SYNTHETICS LIMITED</w:delText>
              </w:r>
            </w:del>
          </w:p>
        </w:tc>
        <w:tc>
          <w:tcPr>
            <w:tcW w:w="846" w:type="pct"/>
            <w:tcBorders>
              <w:top w:val="nil"/>
              <w:left w:val="nil"/>
              <w:bottom w:val="single" w:sz="4" w:space="0" w:color="auto"/>
              <w:right w:val="single" w:sz="4" w:space="0" w:color="auto"/>
            </w:tcBorders>
            <w:vAlign w:val="center"/>
            <w:hideMark/>
          </w:tcPr>
          <w:p w14:paraId="2F1A2497" w14:textId="77777777" w:rsidR="00322061" w:rsidRPr="00322061" w:rsidRDefault="00322061" w:rsidP="00322061">
            <w:pPr>
              <w:jc w:val="center"/>
              <w:rPr>
                <w:del w:id="9286" w:author="KPMG_PQH" w:date="2026-04-07T11:25:00Z" w16du:dateUtc="2026-04-07T04:25:00Z"/>
                <w:rFonts w:ascii="Arial" w:hAnsi="Arial" w:cs="Arial"/>
                <w:color w:val="000000"/>
                <w:sz w:val="18"/>
                <w:szCs w:val="18"/>
                <w:lang w:eastAsia="en-US"/>
              </w:rPr>
            </w:pPr>
            <w:del w:id="928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8FA9212" w14:textId="77777777" w:rsidR="00322061" w:rsidRPr="00322061" w:rsidRDefault="00322061" w:rsidP="00322061">
            <w:pPr>
              <w:rPr>
                <w:del w:id="9288" w:author="KPMG_PQH" w:date="2026-04-07T11:25:00Z" w16du:dateUtc="2026-04-07T04:25:00Z"/>
                <w:rFonts w:ascii="Arial" w:hAnsi="Arial" w:cs="Arial"/>
                <w:color w:val="000000"/>
                <w:sz w:val="18"/>
                <w:szCs w:val="18"/>
                <w:lang w:eastAsia="en-US"/>
              </w:rPr>
            </w:pPr>
            <w:del w:id="928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D5B5E94" w14:textId="77777777" w:rsidTr="003B3AC8">
        <w:trPr>
          <w:trHeight w:val="20"/>
          <w:del w:id="929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1169DB6" w14:textId="77777777" w:rsidR="00322061" w:rsidRPr="00322061" w:rsidRDefault="00322061" w:rsidP="00322061">
            <w:pPr>
              <w:jc w:val="center"/>
              <w:rPr>
                <w:del w:id="9291" w:author="KPMG_PQH" w:date="2026-04-07T11:25:00Z" w16du:dateUtc="2026-04-07T04:25:00Z"/>
                <w:rFonts w:ascii="Arial" w:hAnsi="Arial" w:cs="Arial"/>
                <w:color w:val="000000"/>
                <w:sz w:val="18"/>
                <w:szCs w:val="18"/>
                <w:lang w:eastAsia="en-US"/>
              </w:rPr>
            </w:pPr>
            <w:del w:id="9292" w:author="KPMG_PQH" w:date="2026-04-07T11:25:00Z" w16du:dateUtc="2026-04-07T04:25:00Z">
              <w:r w:rsidRPr="00322061">
                <w:rPr>
                  <w:rFonts w:ascii="Arial" w:hAnsi="Arial" w:cs="Arial"/>
                  <w:color w:val="000000"/>
                  <w:sz w:val="18"/>
                  <w:szCs w:val="18"/>
                  <w:lang w:eastAsia="en-US"/>
                </w:rPr>
                <w:delText>234</w:delText>
              </w:r>
            </w:del>
          </w:p>
        </w:tc>
        <w:tc>
          <w:tcPr>
            <w:tcW w:w="2352" w:type="pct"/>
            <w:tcBorders>
              <w:top w:val="nil"/>
              <w:left w:val="nil"/>
              <w:bottom w:val="single" w:sz="4" w:space="0" w:color="auto"/>
              <w:right w:val="single" w:sz="4" w:space="0" w:color="auto"/>
            </w:tcBorders>
            <w:vAlign w:val="center"/>
            <w:hideMark/>
          </w:tcPr>
          <w:p w14:paraId="1BAD2E34" w14:textId="77777777" w:rsidR="00322061" w:rsidRPr="00322061" w:rsidRDefault="00322061" w:rsidP="00322061">
            <w:pPr>
              <w:rPr>
                <w:del w:id="9293" w:author="KPMG_PQH" w:date="2026-04-07T11:25:00Z" w16du:dateUtc="2026-04-07T04:25:00Z"/>
                <w:rFonts w:ascii="Arial" w:hAnsi="Arial" w:cs="Arial"/>
                <w:color w:val="000000"/>
                <w:sz w:val="18"/>
                <w:szCs w:val="18"/>
                <w:lang w:eastAsia="en-US"/>
              </w:rPr>
            </w:pPr>
            <w:del w:id="9294" w:author="KPMG_PQH" w:date="2026-04-07T11:25:00Z" w16du:dateUtc="2026-04-07T04:25:00Z">
              <w:r w:rsidRPr="00322061">
                <w:rPr>
                  <w:rFonts w:ascii="Arial" w:hAnsi="Arial" w:cs="Arial"/>
                  <w:color w:val="000000"/>
                  <w:sz w:val="18"/>
                  <w:szCs w:val="18"/>
                  <w:lang w:eastAsia="en-US"/>
                </w:rPr>
                <w:delText>RAIDEEP INDUSTRIES LTD</w:delText>
              </w:r>
            </w:del>
          </w:p>
        </w:tc>
        <w:tc>
          <w:tcPr>
            <w:tcW w:w="846" w:type="pct"/>
            <w:tcBorders>
              <w:top w:val="nil"/>
              <w:left w:val="nil"/>
              <w:bottom w:val="single" w:sz="4" w:space="0" w:color="auto"/>
              <w:right w:val="single" w:sz="4" w:space="0" w:color="auto"/>
            </w:tcBorders>
            <w:vAlign w:val="center"/>
            <w:hideMark/>
          </w:tcPr>
          <w:p w14:paraId="5DD2479F" w14:textId="77777777" w:rsidR="00322061" w:rsidRPr="00322061" w:rsidRDefault="00322061" w:rsidP="00322061">
            <w:pPr>
              <w:jc w:val="center"/>
              <w:rPr>
                <w:del w:id="9295" w:author="KPMG_PQH" w:date="2026-04-07T11:25:00Z" w16du:dateUtc="2026-04-07T04:25:00Z"/>
                <w:rFonts w:ascii="Arial" w:hAnsi="Arial" w:cs="Arial"/>
                <w:color w:val="000000"/>
                <w:sz w:val="18"/>
                <w:szCs w:val="18"/>
                <w:lang w:eastAsia="en-US"/>
              </w:rPr>
            </w:pPr>
            <w:del w:id="9296"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67128A95" w14:textId="77777777" w:rsidR="00322061" w:rsidRPr="00322061" w:rsidRDefault="00322061" w:rsidP="00322061">
            <w:pPr>
              <w:rPr>
                <w:del w:id="9297" w:author="KPMG_PQH" w:date="2026-04-07T11:25:00Z" w16du:dateUtc="2026-04-07T04:25:00Z"/>
                <w:rFonts w:ascii="Arial" w:hAnsi="Arial" w:cs="Arial"/>
                <w:color w:val="000000"/>
                <w:sz w:val="18"/>
                <w:szCs w:val="18"/>
                <w:lang w:eastAsia="en-US"/>
              </w:rPr>
            </w:pPr>
            <w:del w:id="929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0216F43B" w14:textId="77777777" w:rsidTr="003B3AC8">
        <w:trPr>
          <w:trHeight w:val="20"/>
          <w:del w:id="929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548358C" w14:textId="77777777" w:rsidR="00322061" w:rsidRPr="00322061" w:rsidRDefault="00322061" w:rsidP="00322061">
            <w:pPr>
              <w:jc w:val="center"/>
              <w:rPr>
                <w:del w:id="9300" w:author="KPMG_PQH" w:date="2026-04-07T11:25:00Z" w16du:dateUtc="2026-04-07T04:25:00Z"/>
                <w:rFonts w:ascii="Arial" w:hAnsi="Arial" w:cs="Arial"/>
                <w:color w:val="000000"/>
                <w:sz w:val="18"/>
                <w:szCs w:val="18"/>
                <w:lang w:eastAsia="en-US"/>
              </w:rPr>
            </w:pPr>
            <w:del w:id="9301" w:author="KPMG_PQH" w:date="2026-04-07T11:25:00Z" w16du:dateUtc="2026-04-07T04:25:00Z">
              <w:r w:rsidRPr="00322061">
                <w:rPr>
                  <w:rFonts w:ascii="Arial" w:hAnsi="Arial" w:cs="Arial"/>
                  <w:color w:val="000000"/>
                  <w:sz w:val="18"/>
                  <w:szCs w:val="18"/>
                  <w:lang w:eastAsia="en-US"/>
                </w:rPr>
                <w:delText>235</w:delText>
              </w:r>
            </w:del>
          </w:p>
        </w:tc>
        <w:tc>
          <w:tcPr>
            <w:tcW w:w="2352" w:type="pct"/>
            <w:tcBorders>
              <w:top w:val="nil"/>
              <w:left w:val="nil"/>
              <w:bottom w:val="single" w:sz="4" w:space="0" w:color="auto"/>
              <w:right w:val="single" w:sz="4" w:space="0" w:color="auto"/>
            </w:tcBorders>
            <w:vAlign w:val="center"/>
            <w:hideMark/>
          </w:tcPr>
          <w:p w14:paraId="7E3B1745" w14:textId="77777777" w:rsidR="00322061" w:rsidRPr="00322061" w:rsidRDefault="00322061" w:rsidP="00322061">
            <w:pPr>
              <w:rPr>
                <w:del w:id="9302" w:author="KPMG_PQH" w:date="2026-04-07T11:25:00Z" w16du:dateUtc="2026-04-07T04:25:00Z"/>
                <w:rFonts w:ascii="Arial" w:hAnsi="Arial" w:cs="Arial"/>
                <w:color w:val="000000"/>
                <w:sz w:val="18"/>
                <w:szCs w:val="18"/>
                <w:lang w:eastAsia="en-US"/>
              </w:rPr>
            </w:pPr>
            <w:del w:id="9303" w:author="KPMG_PQH" w:date="2026-04-07T11:25:00Z" w16du:dateUtc="2026-04-07T04:25:00Z">
              <w:r w:rsidRPr="00322061">
                <w:rPr>
                  <w:rFonts w:ascii="Arial" w:hAnsi="Arial" w:cs="Arial"/>
                  <w:color w:val="000000"/>
                  <w:sz w:val="18"/>
                  <w:szCs w:val="18"/>
                  <w:lang w:eastAsia="en-US"/>
                </w:rPr>
                <w:delText>RAYENCE CO.,LTD.</w:delText>
              </w:r>
            </w:del>
          </w:p>
        </w:tc>
        <w:tc>
          <w:tcPr>
            <w:tcW w:w="846" w:type="pct"/>
            <w:tcBorders>
              <w:top w:val="nil"/>
              <w:left w:val="nil"/>
              <w:bottom w:val="single" w:sz="4" w:space="0" w:color="auto"/>
              <w:right w:val="single" w:sz="4" w:space="0" w:color="auto"/>
            </w:tcBorders>
            <w:vAlign w:val="center"/>
            <w:hideMark/>
          </w:tcPr>
          <w:p w14:paraId="3BF8A2FC" w14:textId="77777777" w:rsidR="00322061" w:rsidRPr="00322061" w:rsidRDefault="00322061" w:rsidP="00322061">
            <w:pPr>
              <w:jc w:val="center"/>
              <w:rPr>
                <w:del w:id="9304" w:author="KPMG_PQH" w:date="2026-04-07T11:25:00Z" w16du:dateUtc="2026-04-07T04:25:00Z"/>
                <w:rFonts w:ascii="Arial" w:hAnsi="Arial" w:cs="Arial"/>
                <w:color w:val="000000"/>
                <w:sz w:val="18"/>
                <w:szCs w:val="18"/>
                <w:lang w:eastAsia="en-US"/>
              </w:rPr>
            </w:pPr>
            <w:del w:id="9305"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C916D32" w14:textId="77777777" w:rsidR="00322061" w:rsidRPr="00322061" w:rsidRDefault="00322061" w:rsidP="00322061">
            <w:pPr>
              <w:rPr>
                <w:del w:id="9306" w:author="KPMG_PQH" w:date="2026-04-07T11:25:00Z" w16du:dateUtc="2026-04-07T04:25:00Z"/>
                <w:rFonts w:ascii="Arial" w:hAnsi="Arial" w:cs="Arial"/>
                <w:color w:val="000000"/>
                <w:sz w:val="18"/>
                <w:szCs w:val="18"/>
                <w:lang w:eastAsia="en-US"/>
              </w:rPr>
            </w:pPr>
            <w:del w:id="930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CE20858" w14:textId="77777777" w:rsidTr="003B3AC8">
        <w:trPr>
          <w:trHeight w:val="20"/>
          <w:del w:id="930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5A41F79" w14:textId="77777777" w:rsidR="00322061" w:rsidRPr="00322061" w:rsidRDefault="00322061" w:rsidP="00322061">
            <w:pPr>
              <w:jc w:val="center"/>
              <w:rPr>
                <w:del w:id="9309" w:author="KPMG_PQH" w:date="2026-04-07T11:25:00Z" w16du:dateUtc="2026-04-07T04:25:00Z"/>
                <w:rFonts w:ascii="Arial" w:hAnsi="Arial" w:cs="Arial"/>
                <w:color w:val="000000"/>
                <w:sz w:val="18"/>
                <w:szCs w:val="18"/>
                <w:lang w:eastAsia="en-US"/>
              </w:rPr>
            </w:pPr>
            <w:del w:id="9310" w:author="KPMG_PQH" w:date="2026-04-07T11:25:00Z" w16du:dateUtc="2026-04-07T04:25:00Z">
              <w:r w:rsidRPr="00322061">
                <w:rPr>
                  <w:rFonts w:ascii="Arial" w:hAnsi="Arial" w:cs="Arial"/>
                  <w:color w:val="000000"/>
                  <w:sz w:val="18"/>
                  <w:szCs w:val="18"/>
                  <w:lang w:eastAsia="en-US"/>
                </w:rPr>
                <w:delText>236</w:delText>
              </w:r>
            </w:del>
          </w:p>
        </w:tc>
        <w:tc>
          <w:tcPr>
            <w:tcW w:w="2352" w:type="pct"/>
            <w:tcBorders>
              <w:top w:val="nil"/>
              <w:left w:val="nil"/>
              <w:bottom w:val="single" w:sz="4" w:space="0" w:color="auto"/>
              <w:right w:val="single" w:sz="4" w:space="0" w:color="auto"/>
            </w:tcBorders>
            <w:vAlign w:val="center"/>
            <w:hideMark/>
          </w:tcPr>
          <w:p w14:paraId="44584CF6" w14:textId="77777777" w:rsidR="00322061" w:rsidRPr="00322061" w:rsidRDefault="00322061" w:rsidP="00322061">
            <w:pPr>
              <w:rPr>
                <w:del w:id="9311" w:author="KPMG_PQH" w:date="2026-04-07T11:25:00Z" w16du:dateUtc="2026-04-07T04:25:00Z"/>
                <w:rFonts w:ascii="Arial" w:hAnsi="Arial" w:cs="Arial"/>
                <w:color w:val="000000"/>
                <w:sz w:val="18"/>
                <w:szCs w:val="18"/>
                <w:lang w:eastAsia="en-US"/>
              </w:rPr>
            </w:pPr>
            <w:del w:id="9312" w:author="KPMG_PQH" w:date="2026-04-07T11:25:00Z" w16du:dateUtc="2026-04-07T04:25:00Z">
              <w:r w:rsidRPr="00322061">
                <w:rPr>
                  <w:rFonts w:ascii="Arial" w:hAnsi="Arial" w:cs="Arial"/>
                  <w:color w:val="000000"/>
                  <w:sz w:val="18"/>
                  <w:szCs w:val="18"/>
                  <w:lang w:eastAsia="en-US"/>
                </w:rPr>
                <w:delText>REALLOPP ELECTRIC(BEIJING) CO.,LTD</w:delText>
              </w:r>
            </w:del>
          </w:p>
        </w:tc>
        <w:tc>
          <w:tcPr>
            <w:tcW w:w="846" w:type="pct"/>
            <w:tcBorders>
              <w:top w:val="nil"/>
              <w:left w:val="nil"/>
              <w:bottom w:val="single" w:sz="4" w:space="0" w:color="auto"/>
              <w:right w:val="single" w:sz="4" w:space="0" w:color="auto"/>
            </w:tcBorders>
            <w:vAlign w:val="center"/>
            <w:hideMark/>
          </w:tcPr>
          <w:p w14:paraId="0A8D4858" w14:textId="77777777" w:rsidR="00322061" w:rsidRPr="00322061" w:rsidRDefault="00322061" w:rsidP="00322061">
            <w:pPr>
              <w:jc w:val="center"/>
              <w:rPr>
                <w:del w:id="9313" w:author="KPMG_PQH" w:date="2026-04-07T11:25:00Z" w16du:dateUtc="2026-04-07T04:25:00Z"/>
                <w:rFonts w:ascii="Arial" w:hAnsi="Arial" w:cs="Arial"/>
                <w:color w:val="000000"/>
                <w:sz w:val="18"/>
                <w:szCs w:val="18"/>
                <w:lang w:eastAsia="en-US"/>
              </w:rPr>
            </w:pPr>
            <w:del w:id="931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91D1CAD" w14:textId="77777777" w:rsidR="00322061" w:rsidRPr="00322061" w:rsidRDefault="00322061" w:rsidP="00322061">
            <w:pPr>
              <w:rPr>
                <w:del w:id="9315" w:author="KPMG_PQH" w:date="2026-04-07T11:25:00Z" w16du:dateUtc="2026-04-07T04:25:00Z"/>
                <w:rFonts w:ascii="Arial" w:hAnsi="Arial" w:cs="Arial"/>
                <w:color w:val="000000"/>
                <w:sz w:val="18"/>
                <w:szCs w:val="18"/>
                <w:lang w:eastAsia="en-US"/>
              </w:rPr>
            </w:pPr>
            <w:del w:id="931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7D469E7" w14:textId="77777777" w:rsidTr="003B3AC8">
        <w:trPr>
          <w:trHeight w:val="20"/>
          <w:del w:id="931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666D63C" w14:textId="77777777" w:rsidR="00322061" w:rsidRPr="00322061" w:rsidRDefault="00322061" w:rsidP="00322061">
            <w:pPr>
              <w:jc w:val="center"/>
              <w:rPr>
                <w:del w:id="9318" w:author="KPMG_PQH" w:date="2026-04-07T11:25:00Z" w16du:dateUtc="2026-04-07T04:25:00Z"/>
                <w:rFonts w:ascii="Arial" w:hAnsi="Arial" w:cs="Arial"/>
                <w:color w:val="000000"/>
                <w:sz w:val="18"/>
                <w:szCs w:val="18"/>
                <w:lang w:eastAsia="en-US"/>
              </w:rPr>
            </w:pPr>
            <w:del w:id="9319" w:author="KPMG_PQH" w:date="2026-04-07T11:25:00Z" w16du:dateUtc="2026-04-07T04:25:00Z">
              <w:r w:rsidRPr="00322061">
                <w:rPr>
                  <w:rFonts w:ascii="Arial" w:hAnsi="Arial" w:cs="Arial"/>
                  <w:color w:val="000000"/>
                  <w:sz w:val="18"/>
                  <w:szCs w:val="18"/>
                  <w:lang w:eastAsia="en-US"/>
                </w:rPr>
                <w:delText>237</w:delText>
              </w:r>
            </w:del>
          </w:p>
        </w:tc>
        <w:tc>
          <w:tcPr>
            <w:tcW w:w="2352" w:type="pct"/>
            <w:tcBorders>
              <w:top w:val="nil"/>
              <w:left w:val="nil"/>
              <w:bottom w:val="single" w:sz="4" w:space="0" w:color="auto"/>
              <w:right w:val="single" w:sz="4" w:space="0" w:color="auto"/>
            </w:tcBorders>
            <w:vAlign w:val="center"/>
            <w:hideMark/>
          </w:tcPr>
          <w:p w14:paraId="52359376" w14:textId="77777777" w:rsidR="00322061" w:rsidRPr="00322061" w:rsidRDefault="00322061" w:rsidP="00322061">
            <w:pPr>
              <w:rPr>
                <w:del w:id="9320" w:author="KPMG_PQH" w:date="2026-04-07T11:25:00Z" w16du:dateUtc="2026-04-07T04:25:00Z"/>
                <w:rFonts w:ascii="Arial" w:hAnsi="Arial" w:cs="Arial"/>
                <w:color w:val="000000"/>
                <w:sz w:val="18"/>
                <w:szCs w:val="18"/>
                <w:lang w:eastAsia="en-US"/>
              </w:rPr>
            </w:pPr>
            <w:del w:id="9321" w:author="KPMG_PQH" w:date="2026-04-07T11:25:00Z" w16du:dateUtc="2026-04-07T04:25:00Z">
              <w:r w:rsidRPr="00322061">
                <w:rPr>
                  <w:rFonts w:ascii="Arial" w:hAnsi="Arial" w:cs="Arial"/>
                  <w:color w:val="000000"/>
                  <w:sz w:val="18"/>
                  <w:szCs w:val="18"/>
                  <w:lang w:eastAsia="en-US"/>
                </w:rPr>
                <w:delText>RELAXO FOOTWEARS LIMITED</w:delText>
              </w:r>
            </w:del>
          </w:p>
        </w:tc>
        <w:tc>
          <w:tcPr>
            <w:tcW w:w="846" w:type="pct"/>
            <w:tcBorders>
              <w:top w:val="nil"/>
              <w:left w:val="nil"/>
              <w:bottom w:val="single" w:sz="4" w:space="0" w:color="auto"/>
              <w:right w:val="single" w:sz="4" w:space="0" w:color="auto"/>
            </w:tcBorders>
            <w:vAlign w:val="center"/>
            <w:hideMark/>
          </w:tcPr>
          <w:p w14:paraId="6C6703A2" w14:textId="77777777" w:rsidR="00322061" w:rsidRPr="00322061" w:rsidRDefault="00322061" w:rsidP="00322061">
            <w:pPr>
              <w:jc w:val="center"/>
              <w:rPr>
                <w:del w:id="9322" w:author="KPMG_PQH" w:date="2026-04-07T11:25:00Z" w16du:dateUtc="2026-04-07T04:25:00Z"/>
                <w:rFonts w:ascii="Arial" w:hAnsi="Arial" w:cs="Arial"/>
                <w:color w:val="000000"/>
                <w:sz w:val="18"/>
                <w:szCs w:val="18"/>
                <w:lang w:eastAsia="en-US"/>
              </w:rPr>
            </w:pPr>
            <w:del w:id="932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7036206" w14:textId="77777777" w:rsidR="00322061" w:rsidRPr="00322061" w:rsidRDefault="00322061" w:rsidP="00322061">
            <w:pPr>
              <w:rPr>
                <w:del w:id="9324" w:author="KPMG_PQH" w:date="2026-04-07T11:25:00Z" w16du:dateUtc="2026-04-07T04:25:00Z"/>
                <w:rFonts w:ascii="Arial" w:hAnsi="Arial" w:cs="Arial"/>
                <w:color w:val="000000"/>
                <w:sz w:val="18"/>
                <w:szCs w:val="18"/>
                <w:lang w:eastAsia="en-US"/>
              </w:rPr>
            </w:pPr>
            <w:del w:id="932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8245FDF" w14:textId="77777777" w:rsidTr="003B3AC8">
        <w:trPr>
          <w:trHeight w:val="20"/>
          <w:del w:id="932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AEFA812" w14:textId="77777777" w:rsidR="00322061" w:rsidRPr="00322061" w:rsidRDefault="00322061" w:rsidP="00322061">
            <w:pPr>
              <w:jc w:val="center"/>
              <w:rPr>
                <w:del w:id="9327" w:author="KPMG_PQH" w:date="2026-04-07T11:25:00Z" w16du:dateUtc="2026-04-07T04:25:00Z"/>
                <w:rFonts w:ascii="Arial" w:hAnsi="Arial" w:cs="Arial"/>
                <w:color w:val="000000"/>
                <w:sz w:val="18"/>
                <w:szCs w:val="18"/>
                <w:lang w:eastAsia="en-US"/>
              </w:rPr>
            </w:pPr>
            <w:del w:id="9328" w:author="KPMG_PQH" w:date="2026-04-07T11:25:00Z" w16du:dateUtc="2026-04-07T04:25:00Z">
              <w:r w:rsidRPr="00322061">
                <w:rPr>
                  <w:rFonts w:ascii="Arial" w:hAnsi="Arial" w:cs="Arial"/>
                  <w:color w:val="000000"/>
                  <w:sz w:val="18"/>
                  <w:szCs w:val="18"/>
                  <w:lang w:eastAsia="en-US"/>
                </w:rPr>
                <w:delText>238</w:delText>
              </w:r>
            </w:del>
          </w:p>
        </w:tc>
        <w:tc>
          <w:tcPr>
            <w:tcW w:w="2352" w:type="pct"/>
            <w:tcBorders>
              <w:top w:val="nil"/>
              <w:left w:val="nil"/>
              <w:bottom w:val="single" w:sz="4" w:space="0" w:color="auto"/>
              <w:right w:val="single" w:sz="4" w:space="0" w:color="auto"/>
            </w:tcBorders>
            <w:vAlign w:val="center"/>
            <w:hideMark/>
          </w:tcPr>
          <w:p w14:paraId="370F9C9F" w14:textId="77777777" w:rsidR="00322061" w:rsidRPr="00322061" w:rsidRDefault="00322061" w:rsidP="00322061">
            <w:pPr>
              <w:rPr>
                <w:del w:id="9329" w:author="KPMG_PQH" w:date="2026-04-07T11:25:00Z" w16du:dateUtc="2026-04-07T04:25:00Z"/>
                <w:rFonts w:ascii="Arial" w:hAnsi="Arial" w:cs="Arial"/>
                <w:color w:val="000000"/>
                <w:sz w:val="18"/>
                <w:szCs w:val="18"/>
                <w:lang w:eastAsia="en-US"/>
              </w:rPr>
            </w:pPr>
            <w:del w:id="9330" w:author="KPMG_PQH" w:date="2026-04-07T11:25:00Z" w16du:dateUtc="2026-04-07T04:25:00Z">
              <w:r w:rsidRPr="00322061">
                <w:rPr>
                  <w:rFonts w:ascii="Arial" w:hAnsi="Arial" w:cs="Arial"/>
                  <w:color w:val="000000"/>
                  <w:sz w:val="18"/>
                  <w:szCs w:val="18"/>
                  <w:lang w:eastAsia="en-US"/>
                </w:rPr>
                <w:delText>ROFINA GROUP LIMITED</w:delText>
              </w:r>
            </w:del>
          </w:p>
        </w:tc>
        <w:tc>
          <w:tcPr>
            <w:tcW w:w="846" w:type="pct"/>
            <w:tcBorders>
              <w:top w:val="nil"/>
              <w:left w:val="nil"/>
              <w:bottom w:val="single" w:sz="4" w:space="0" w:color="auto"/>
              <w:right w:val="single" w:sz="4" w:space="0" w:color="auto"/>
            </w:tcBorders>
            <w:vAlign w:val="center"/>
            <w:hideMark/>
          </w:tcPr>
          <w:p w14:paraId="6CF850AF" w14:textId="77777777" w:rsidR="00322061" w:rsidRPr="00322061" w:rsidRDefault="00322061" w:rsidP="00322061">
            <w:pPr>
              <w:jc w:val="center"/>
              <w:rPr>
                <w:del w:id="9331" w:author="KPMG_PQH" w:date="2026-04-07T11:25:00Z" w16du:dateUtc="2026-04-07T04:25:00Z"/>
                <w:rFonts w:ascii="Arial" w:hAnsi="Arial" w:cs="Arial"/>
                <w:color w:val="000000"/>
                <w:sz w:val="18"/>
                <w:szCs w:val="18"/>
                <w:lang w:eastAsia="en-US"/>
              </w:rPr>
            </w:pPr>
            <w:del w:id="9332"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0D3C2A03" w14:textId="77777777" w:rsidR="00322061" w:rsidRPr="00322061" w:rsidRDefault="00322061" w:rsidP="00322061">
            <w:pPr>
              <w:rPr>
                <w:del w:id="9333" w:author="KPMG_PQH" w:date="2026-04-07T11:25:00Z" w16du:dateUtc="2026-04-07T04:25:00Z"/>
                <w:rFonts w:ascii="Arial" w:hAnsi="Arial" w:cs="Arial"/>
                <w:color w:val="000000"/>
                <w:sz w:val="18"/>
                <w:szCs w:val="18"/>
                <w:lang w:eastAsia="en-US"/>
              </w:rPr>
            </w:pPr>
            <w:del w:id="933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4912EE2C" w14:textId="77777777" w:rsidTr="003B3AC8">
        <w:trPr>
          <w:trHeight w:val="20"/>
          <w:del w:id="933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67EE35A" w14:textId="77777777" w:rsidR="00322061" w:rsidRPr="00322061" w:rsidRDefault="00322061" w:rsidP="00322061">
            <w:pPr>
              <w:jc w:val="center"/>
              <w:rPr>
                <w:del w:id="9336" w:author="KPMG_PQH" w:date="2026-04-07T11:25:00Z" w16du:dateUtc="2026-04-07T04:25:00Z"/>
                <w:rFonts w:ascii="Arial" w:hAnsi="Arial" w:cs="Arial"/>
                <w:color w:val="000000"/>
                <w:sz w:val="18"/>
                <w:szCs w:val="18"/>
                <w:lang w:eastAsia="en-US"/>
              </w:rPr>
            </w:pPr>
            <w:del w:id="9337" w:author="KPMG_PQH" w:date="2026-04-07T11:25:00Z" w16du:dateUtc="2026-04-07T04:25:00Z">
              <w:r w:rsidRPr="00322061">
                <w:rPr>
                  <w:rFonts w:ascii="Arial" w:hAnsi="Arial" w:cs="Arial"/>
                  <w:color w:val="000000"/>
                  <w:sz w:val="18"/>
                  <w:szCs w:val="18"/>
                  <w:lang w:eastAsia="en-US"/>
                </w:rPr>
                <w:delText>239</w:delText>
              </w:r>
            </w:del>
          </w:p>
        </w:tc>
        <w:tc>
          <w:tcPr>
            <w:tcW w:w="2352" w:type="pct"/>
            <w:tcBorders>
              <w:top w:val="nil"/>
              <w:left w:val="nil"/>
              <w:bottom w:val="single" w:sz="4" w:space="0" w:color="auto"/>
              <w:right w:val="single" w:sz="4" w:space="0" w:color="auto"/>
            </w:tcBorders>
            <w:vAlign w:val="center"/>
            <w:hideMark/>
          </w:tcPr>
          <w:p w14:paraId="4CE4B867" w14:textId="77777777" w:rsidR="00322061" w:rsidRPr="00322061" w:rsidRDefault="00322061" w:rsidP="00322061">
            <w:pPr>
              <w:rPr>
                <w:del w:id="9338" w:author="KPMG_PQH" w:date="2026-04-07T11:25:00Z" w16du:dateUtc="2026-04-07T04:25:00Z"/>
                <w:rFonts w:ascii="Arial" w:hAnsi="Arial" w:cs="Arial"/>
                <w:color w:val="000000"/>
                <w:sz w:val="18"/>
                <w:szCs w:val="18"/>
                <w:lang w:eastAsia="en-US"/>
              </w:rPr>
            </w:pPr>
            <w:del w:id="9339" w:author="KPMG_PQH" w:date="2026-04-07T11:25:00Z" w16du:dateUtc="2026-04-07T04:25:00Z">
              <w:r w:rsidRPr="00322061">
                <w:rPr>
                  <w:rFonts w:ascii="Arial" w:hAnsi="Arial" w:cs="Arial"/>
                  <w:color w:val="000000"/>
                  <w:sz w:val="18"/>
                  <w:szCs w:val="18"/>
                  <w:lang w:eastAsia="en-US"/>
                </w:rPr>
                <w:delText>S &amp; K POLYTEC CO.,LTD.</w:delText>
              </w:r>
            </w:del>
          </w:p>
        </w:tc>
        <w:tc>
          <w:tcPr>
            <w:tcW w:w="846" w:type="pct"/>
            <w:tcBorders>
              <w:top w:val="nil"/>
              <w:left w:val="nil"/>
              <w:bottom w:val="single" w:sz="4" w:space="0" w:color="auto"/>
              <w:right w:val="single" w:sz="4" w:space="0" w:color="auto"/>
            </w:tcBorders>
            <w:vAlign w:val="center"/>
            <w:hideMark/>
          </w:tcPr>
          <w:p w14:paraId="7D8336E8" w14:textId="77777777" w:rsidR="00322061" w:rsidRPr="00322061" w:rsidRDefault="00322061" w:rsidP="00322061">
            <w:pPr>
              <w:jc w:val="center"/>
              <w:rPr>
                <w:del w:id="9340" w:author="KPMG_PQH" w:date="2026-04-07T11:25:00Z" w16du:dateUtc="2026-04-07T04:25:00Z"/>
                <w:rFonts w:ascii="Arial" w:hAnsi="Arial" w:cs="Arial"/>
                <w:color w:val="000000"/>
                <w:sz w:val="18"/>
                <w:szCs w:val="18"/>
                <w:lang w:eastAsia="en-US"/>
              </w:rPr>
            </w:pPr>
            <w:del w:id="9341"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2DDE6D46" w14:textId="77777777" w:rsidR="00322061" w:rsidRPr="00322061" w:rsidRDefault="00322061" w:rsidP="00322061">
            <w:pPr>
              <w:rPr>
                <w:del w:id="9342" w:author="KPMG_PQH" w:date="2026-04-07T11:25:00Z" w16du:dateUtc="2026-04-07T04:25:00Z"/>
                <w:rFonts w:ascii="Arial" w:hAnsi="Arial" w:cs="Arial"/>
                <w:color w:val="000000"/>
                <w:sz w:val="18"/>
                <w:szCs w:val="18"/>
                <w:lang w:eastAsia="en-US"/>
              </w:rPr>
            </w:pPr>
            <w:del w:id="934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3542965" w14:textId="77777777" w:rsidTr="003B3AC8">
        <w:trPr>
          <w:trHeight w:val="20"/>
          <w:del w:id="934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47DC5B" w14:textId="77777777" w:rsidR="00322061" w:rsidRPr="00322061" w:rsidRDefault="00322061" w:rsidP="00322061">
            <w:pPr>
              <w:jc w:val="center"/>
              <w:rPr>
                <w:del w:id="9345" w:author="KPMG_PQH" w:date="2026-04-07T11:25:00Z" w16du:dateUtc="2026-04-07T04:25:00Z"/>
                <w:rFonts w:ascii="Arial" w:hAnsi="Arial" w:cs="Arial"/>
                <w:color w:val="000000"/>
                <w:sz w:val="18"/>
                <w:szCs w:val="18"/>
                <w:lang w:eastAsia="en-US"/>
              </w:rPr>
            </w:pPr>
            <w:del w:id="9346" w:author="KPMG_PQH" w:date="2026-04-07T11:25:00Z" w16du:dateUtc="2026-04-07T04:25:00Z">
              <w:r w:rsidRPr="00322061">
                <w:rPr>
                  <w:rFonts w:ascii="Arial" w:hAnsi="Arial" w:cs="Arial"/>
                  <w:color w:val="000000"/>
                  <w:sz w:val="18"/>
                  <w:szCs w:val="18"/>
                  <w:lang w:eastAsia="en-US"/>
                </w:rPr>
                <w:delText>240</w:delText>
              </w:r>
            </w:del>
          </w:p>
        </w:tc>
        <w:tc>
          <w:tcPr>
            <w:tcW w:w="2352" w:type="pct"/>
            <w:tcBorders>
              <w:top w:val="nil"/>
              <w:left w:val="nil"/>
              <w:bottom w:val="single" w:sz="4" w:space="0" w:color="auto"/>
              <w:right w:val="single" w:sz="4" w:space="0" w:color="auto"/>
            </w:tcBorders>
            <w:vAlign w:val="center"/>
            <w:hideMark/>
          </w:tcPr>
          <w:p w14:paraId="3DDD8F1D" w14:textId="77777777" w:rsidR="00322061" w:rsidRPr="00322061" w:rsidRDefault="00322061" w:rsidP="00322061">
            <w:pPr>
              <w:rPr>
                <w:del w:id="9347" w:author="KPMG_PQH" w:date="2026-04-07T11:25:00Z" w16du:dateUtc="2026-04-07T04:25:00Z"/>
                <w:rFonts w:ascii="Arial" w:hAnsi="Arial" w:cs="Arial"/>
                <w:color w:val="000000"/>
                <w:sz w:val="18"/>
                <w:szCs w:val="18"/>
                <w:lang w:eastAsia="en-US"/>
              </w:rPr>
            </w:pPr>
            <w:del w:id="9348" w:author="KPMG_PQH" w:date="2026-04-07T11:25:00Z" w16du:dateUtc="2026-04-07T04:25:00Z">
              <w:r w:rsidRPr="00322061">
                <w:rPr>
                  <w:rFonts w:ascii="Arial" w:hAnsi="Arial" w:cs="Arial"/>
                  <w:color w:val="000000"/>
                  <w:sz w:val="18"/>
                  <w:szCs w:val="18"/>
                  <w:lang w:eastAsia="en-US"/>
                </w:rPr>
                <w:delText>S.B. OVERSEAS LIMITED</w:delText>
              </w:r>
            </w:del>
          </w:p>
        </w:tc>
        <w:tc>
          <w:tcPr>
            <w:tcW w:w="846" w:type="pct"/>
            <w:tcBorders>
              <w:top w:val="nil"/>
              <w:left w:val="nil"/>
              <w:bottom w:val="single" w:sz="4" w:space="0" w:color="auto"/>
              <w:right w:val="single" w:sz="4" w:space="0" w:color="auto"/>
            </w:tcBorders>
            <w:vAlign w:val="center"/>
            <w:hideMark/>
          </w:tcPr>
          <w:p w14:paraId="77C80F58" w14:textId="77777777" w:rsidR="00322061" w:rsidRPr="00322061" w:rsidRDefault="00322061" w:rsidP="00322061">
            <w:pPr>
              <w:jc w:val="center"/>
              <w:rPr>
                <w:del w:id="9349" w:author="KPMG_PQH" w:date="2026-04-07T11:25:00Z" w16du:dateUtc="2026-04-07T04:25:00Z"/>
                <w:rFonts w:ascii="Arial" w:hAnsi="Arial" w:cs="Arial"/>
                <w:color w:val="000000"/>
                <w:sz w:val="18"/>
                <w:szCs w:val="18"/>
                <w:lang w:eastAsia="en-US"/>
              </w:rPr>
            </w:pPr>
            <w:del w:id="935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1018B91" w14:textId="77777777" w:rsidR="00322061" w:rsidRPr="00322061" w:rsidRDefault="00322061" w:rsidP="00322061">
            <w:pPr>
              <w:rPr>
                <w:del w:id="9351" w:author="KPMG_PQH" w:date="2026-04-07T11:25:00Z" w16du:dateUtc="2026-04-07T04:25:00Z"/>
                <w:rFonts w:ascii="Arial" w:hAnsi="Arial" w:cs="Arial"/>
                <w:color w:val="000000"/>
                <w:sz w:val="18"/>
                <w:szCs w:val="18"/>
                <w:lang w:eastAsia="en-US"/>
              </w:rPr>
            </w:pPr>
            <w:del w:id="9352"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4CE346E3" w14:textId="77777777" w:rsidTr="003B3AC8">
        <w:trPr>
          <w:trHeight w:val="20"/>
          <w:del w:id="935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EC4DADD" w14:textId="77777777" w:rsidR="00322061" w:rsidRPr="00322061" w:rsidRDefault="00322061" w:rsidP="00322061">
            <w:pPr>
              <w:jc w:val="center"/>
              <w:rPr>
                <w:del w:id="9354" w:author="KPMG_PQH" w:date="2026-04-07T11:25:00Z" w16du:dateUtc="2026-04-07T04:25:00Z"/>
                <w:rFonts w:ascii="Arial" w:hAnsi="Arial" w:cs="Arial"/>
                <w:color w:val="000000"/>
                <w:sz w:val="18"/>
                <w:szCs w:val="18"/>
                <w:lang w:eastAsia="en-US"/>
              </w:rPr>
            </w:pPr>
            <w:del w:id="9355" w:author="KPMG_PQH" w:date="2026-04-07T11:25:00Z" w16du:dateUtc="2026-04-07T04:25:00Z">
              <w:r w:rsidRPr="00322061">
                <w:rPr>
                  <w:rFonts w:ascii="Arial" w:hAnsi="Arial" w:cs="Arial"/>
                  <w:color w:val="000000"/>
                  <w:sz w:val="18"/>
                  <w:szCs w:val="18"/>
                  <w:lang w:eastAsia="en-US"/>
                </w:rPr>
                <w:delText>241</w:delText>
              </w:r>
            </w:del>
          </w:p>
        </w:tc>
        <w:tc>
          <w:tcPr>
            <w:tcW w:w="2352" w:type="pct"/>
            <w:tcBorders>
              <w:top w:val="nil"/>
              <w:left w:val="nil"/>
              <w:bottom w:val="single" w:sz="4" w:space="0" w:color="auto"/>
              <w:right w:val="single" w:sz="4" w:space="0" w:color="auto"/>
            </w:tcBorders>
            <w:vAlign w:val="center"/>
            <w:hideMark/>
          </w:tcPr>
          <w:p w14:paraId="310D1B97" w14:textId="77777777" w:rsidR="00322061" w:rsidRPr="00322061" w:rsidRDefault="00322061" w:rsidP="00322061">
            <w:pPr>
              <w:rPr>
                <w:del w:id="9356" w:author="KPMG_PQH" w:date="2026-04-07T11:25:00Z" w16du:dateUtc="2026-04-07T04:25:00Z"/>
                <w:rFonts w:ascii="Arial" w:hAnsi="Arial" w:cs="Arial"/>
                <w:color w:val="000000"/>
                <w:sz w:val="18"/>
                <w:szCs w:val="18"/>
                <w:lang w:eastAsia="en-US"/>
              </w:rPr>
            </w:pPr>
            <w:del w:id="9357" w:author="KPMG_PQH" w:date="2026-04-07T11:25:00Z" w16du:dateUtc="2026-04-07T04:25:00Z">
              <w:r w:rsidRPr="00322061">
                <w:rPr>
                  <w:rFonts w:ascii="Arial" w:hAnsi="Arial" w:cs="Arial"/>
                  <w:color w:val="000000"/>
                  <w:sz w:val="18"/>
                  <w:szCs w:val="18"/>
                  <w:lang w:eastAsia="en-US"/>
                </w:rPr>
                <w:delText>S.T. CORPORATION</w:delText>
              </w:r>
            </w:del>
          </w:p>
        </w:tc>
        <w:tc>
          <w:tcPr>
            <w:tcW w:w="846" w:type="pct"/>
            <w:tcBorders>
              <w:top w:val="nil"/>
              <w:left w:val="nil"/>
              <w:bottom w:val="single" w:sz="4" w:space="0" w:color="auto"/>
              <w:right w:val="single" w:sz="4" w:space="0" w:color="auto"/>
            </w:tcBorders>
            <w:vAlign w:val="center"/>
            <w:hideMark/>
          </w:tcPr>
          <w:p w14:paraId="5EE83862" w14:textId="77777777" w:rsidR="00322061" w:rsidRPr="00322061" w:rsidRDefault="00322061" w:rsidP="00322061">
            <w:pPr>
              <w:jc w:val="center"/>
              <w:rPr>
                <w:del w:id="9358" w:author="KPMG_PQH" w:date="2026-04-07T11:25:00Z" w16du:dateUtc="2026-04-07T04:25:00Z"/>
                <w:rFonts w:ascii="Arial" w:hAnsi="Arial" w:cs="Arial"/>
                <w:color w:val="000000"/>
                <w:sz w:val="18"/>
                <w:szCs w:val="18"/>
                <w:lang w:eastAsia="en-US"/>
              </w:rPr>
            </w:pPr>
            <w:del w:id="9359"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DC80137" w14:textId="77777777" w:rsidR="00322061" w:rsidRPr="00322061" w:rsidRDefault="00322061" w:rsidP="00322061">
            <w:pPr>
              <w:rPr>
                <w:del w:id="9360" w:author="KPMG_PQH" w:date="2026-04-07T11:25:00Z" w16du:dateUtc="2026-04-07T04:25:00Z"/>
                <w:rFonts w:ascii="Arial" w:hAnsi="Arial" w:cs="Arial"/>
                <w:color w:val="000000"/>
                <w:sz w:val="18"/>
                <w:szCs w:val="18"/>
                <w:lang w:eastAsia="en-US"/>
              </w:rPr>
            </w:pPr>
            <w:del w:id="936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1971DC5" w14:textId="77777777" w:rsidTr="003B3AC8">
        <w:trPr>
          <w:trHeight w:val="20"/>
          <w:del w:id="936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6235D3D" w14:textId="77777777" w:rsidR="00322061" w:rsidRPr="00322061" w:rsidRDefault="00322061" w:rsidP="00322061">
            <w:pPr>
              <w:jc w:val="center"/>
              <w:rPr>
                <w:del w:id="9363" w:author="KPMG_PQH" w:date="2026-04-07T11:25:00Z" w16du:dateUtc="2026-04-07T04:25:00Z"/>
                <w:rFonts w:ascii="Arial" w:hAnsi="Arial" w:cs="Arial"/>
                <w:color w:val="000000"/>
                <w:sz w:val="18"/>
                <w:szCs w:val="18"/>
                <w:lang w:eastAsia="en-US"/>
              </w:rPr>
            </w:pPr>
            <w:del w:id="9364" w:author="KPMG_PQH" w:date="2026-04-07T11:25:00Z" w16du:dateUtc="2026-04-07T04:25:00Z">
              <w:r w:rsidRPr="00322061">
                <w:rPr>
                  <w:rFonts w:ascii="Arial" w:hAnsi="Arial" w:cs="Arial"/>
                  <w:color w:val="000000"/>
                  <w:sz w:val="18"/>
                  <w:szCs w:val="18"/>
                  <w:lang w:eastAsia="en-US"/>
                </w:rPr>
                <w:lastRenderedPageBreak/>
                <w:delText>242</w:delText>
              </w:r>
            </w:del>
          </w:p>
        </w:tc>
        <w:tc>
          <w:tcPr>
            <w:tcW w:w="2352" w:type="pct"/>
            <w:tcBorders>
              <w:top w:val="nil"/>
              <w:left w:val="nil"/>
              <w:bottom w:val="single" w:sz="4" w:space="0" w:color="auto"/>
              <w:right w:val="single" w:sz="4" w:space="0" w:color="auto"/>
            </w:tcBorders>
            <w:vAlign w:val="center"/>
            <w:hideMark/>
          </w:tcPr>
          <w:p w14:paraId="55BCC0C7" w14:textId="77777777" w:rsidR="00322061" w:rsidRPr="00322061" w:rsidRDefault="00322061" w:rsidP="00322061">
            <w:pPr>
              <w:rPr>
                <w:del w:id="9365" w:author="KPMG_PQH" w:date="2026-04-07T11:25:00Z" w16du:dateUtc="2026-04-07T04:25:00Z"/>
                <w:rFonts w:ascii="Arial" w:hAnsi="Arial" w:cs="Arial"/>
                <w:color w:val="000000"/>
                <w:sz w:val="18"/>
                <w:szCs w:val="18"/>
                <w:lang w:eastAsia="en-US"/>
              </w:rPr>
            </w:pPr>
            <w:del w:id="9366" w:author="KPMG_PQH" w:date="2026-04-07T11:25:00Z" w16du:dateUtc="2026-04-07T04:25:00Z">
              <w:r w:rsidRPr="00322061">
                <w:rPr>
                  <w:rFonts w:ascii="Arial" w:hAnsi="Arial" w:cs="Arial"/>
                  <w:color w:val="000000"/>
                  <w:sz w:val="18"/>
                  <w:szCs w:val="18"/>
                  <w:lang w:eastAsia="en-US"/>
                </w:rPr>
                <w:delText>SAC'S BAR HOLDINGS INC</w:delText>
              </w:r>
            </w:del>
          </w:p>
        </w:tc>
        <w:tc>
          <w:tcPr>
            <w:tcW w:w="846" w:type="pct"/>
            <w:tcBorders>
              <w:top w:val="nil"/>
              <w:left w:val="nil"/>
              <w:bottom w:val="single" w:sz="4" w:space="0" w:color="auto"/>
              <w:right w:val="single" w:sz="4" w:space="0" w:color="auto"/>
            </w:tcBorders>
            <w:vAlign w:val="center"/>
            <w:hideMark/>
          </w:tcPr>
          <w:p w14:paraId="453C8768" w14:textId="77777777" w:rsidR="00322061" w:rsidRPr="00322061" w:rsidRDefault="00322061" w:rsidP="00322061">
            <w:pPr>
              <w:jc w:val="center"/>
              <w:rPr>
                <w:del w:id="9367" w:author="KPMG_PQH" w:date="2026-04-07T11:25:00Z" w16du:dateUtc="2026-04-07T04:25:00Z"/>
                <w:rFonts w:ascii="Arial" w:hAnsi="Arial" w:cs="Arial"/>
                <w:color w:val="000000"/>
                <w:sz w:val="18"/>
                <w:szCs w:val="18"/>
                <w:lang w:eastAsia="en-US"/>
              </w:rPr>
            </w:pPr>
            <w:del w:id="9368"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3E2376F3" w14:textId="77777777" w:rsidR="00322061" w:rsidRPr="00322061" w:rsidRDefault="00322061" w:rsidP="00322061">
            <w:pPr>
              <w:rPr>
                <w:del w:id="9369" w:author="KPMG_PQH" w:date="2026-04-07T11:25:00Z" w16du:dateUtc="2026-04-07T04:25:00Z"/>
                <w:rFonts w:ascii="Arial" w:hAnsi="Arial" w:cs="Arial"/>
                <w:color w:val="000000"/>
                <w:sz w:val="18"/>
                <w:szCs w:val="18"/>
                <w:lang w:eastAsia="en-US"/>
              </w:rPr>
            </w:pPr>
            <w:del w:id="9370"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A8D6A34" w14:textId="77777777" w:rsidTr="003B3AC8">
        <w:trPr>
          <w:trHeight w:val="20"/>
          <w:del w:id="937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D5DF212" w14:textId="77777777" w:rsidR="00322061" w:rsidRPr="00322061" w:rsidRDefault="00322061" w:rsidP="00322061">
            <w:pPr>
              <w:jc w:val="center"/>
              <w:rPr>
                <w:del w:id="9372" w:author="KPMG_PQH" w:date="2026-04-07T11:25:00Z" w16du:dateUtc="2026-04-07T04:25:00Z"/>
                <w:rFonts w:ascii="Arial" w:hAnsi="Arial" w:cs="Arial"/>
                <w:color w:val="000000"/>
                <w:sz w:val="18"/>
                <w:szCs w:val="18"/>
                <w:lang w:eastAsia="en-US"/>
              </w:rPr>
            </w:pPr>
            <w:del w:id="9373" w:author="KPMG_PQH" w:date="2026-04-07T11:25:00Z" w16du:dateUtc="2026-04-07T04:25:00Z">
              <w:r w:rsidRPr="00322061">
                <w:rPr>
                  <w:rFonts w:ascii="Arial" w:hAnsi="Arial" w:cs="Arial"/>
                  <w:color w:val="000000"/>
                  <w:sz w:val="18"/>
                  <w:szCs w:val="18"/>
                  <w:lang w:eastAsia="en-US"/>
                </w:rPr>
                <w:delText>243</w:delText>
              </w:r>
            </w:del>
          </w:p>
        </w:tc>
        <w:tc>
          <w:tcPr>
            <w:tcW w:w="2352" w:type="pct"/>
            <w:tcBorders>
              <w:top w:val="nil"/>
              <w:left w:val="nil"/>
              <w:bottom w:val="single" w:sz="4" w:space="0" w:color="auto"/>
              <w:right w:val="single" w:sz="4" w:space="0" w:color="auto"/>
            </w:tcBorders>
            <w:vAlign w:val="center"/>
            <w:hideMark/>
          </w:tcPr>
          <w:p w14:paraId="281C7EC6" w14:textId="77777777" w:rsidR="00322061" w:rsidRPr="00322061" w:rsidRDefault="00322061" w:rsidP="00322061">
            <w:pPr>
              <w:rPr>
                <w:del w:id="9374" w:author="KPMG_PQH" w:date="2026-04-07T11:25:00Z" w16du:dateUtc="2026-04-07T04:25:00Z"/>
                <w:rFonts w:ascii="Arial" w:hAnsi="Arial" w:cs="Arial"/>
                <w:color w:val="000000"/>
                <w:sz w:val="18"/>
                <w:szCs w:val="18"/>
                <w:lang w:eastAsia="en-US"/>
              </w:rPr>
            </w:pPr>
            <w:del w:id="9375" w:author="KPMG_PQH" w:date="2026-04-07T11:25:00Z" w16du:dateUtc="2026-04-07T04:25:00Z">
              <w:r w:rsidRPr="00322061">
                <w:rPr>
                  <w:rFonts w:ascii="Arial" w:hAnsi="Arial" w:cs="Arial"/>
                  <w:color w:val="000000"/>
                  <w:sz w:val="18"/>
                  <w:szCs w:val="18"/>
                  <w:lang w:eastAsia="en-US"/>
                </w:rPr>
                <w:delText>SAFA TEXTILES LIMITED</w:delText>
              </w:r>
            </w:del>
          </w:p>
        </w:tc>
        <w:tc>
          <w:tcPr>
            <w:tcW w:w="846" w:type="pct"/>
            <w:tcBorders>
              <w:top w:val="nil"/>
              <w:left w:val="nil"/>
              <w:bottom w:val="single" w:sz="4" w:space="0" w:color="auto"/>
              <w:right w:val="single" w:sz="4" w:space="0" w:color="auto"/>
            </w:tcBorders>
            <w:vAlign w:val="center"/>
            <w:hideMark/>
          </w:tcPr>
          <w:p w14:paraId="68382A6C" w14:textId="77777777" w:rsidR="00322061" w:rsidRPr="00322061" w:rsidRDefault="00322061" w:rsidP="00322061">
            <w:pPr>
              <w:jc w:val="center"/>
              <w:rPr>
                <w:del w:id="9376" w:author="KPMG_PQH" w:date="2026-04-07T11:25:00Z" w16du:dateUtc="2026-04-07T04:25:00Z"/>
                <w:rFonts w:ascii="Arial" w:hAnsi="Arial" w:cs="Arial"/>
                <w:color w:val="000000"/>
                <w:sz w:val="18"/>
                <w:szCs w:val="18"/>
                <w:lang w:eastAsia="en-US"/>
              </w:rPr>
            </w:pPr>
            <w:del w:id="9377" w:author="KPMG_PQH" w:date="2026-04-07T11:25:00Z" w16du:dateUtc="2026-04-07T04:25:00Z">
              <w:r w:rsidRPr="00322061">
                <w:rPr>
                  <w:rFonts w:ascii="Arial" w:hAnsi="Arial" w:cs="Arial"/>
                  <w:color w:val="000000"/>
                  <w:sz w:val="18"/>
                  <w:szCs w:val="18"/>
                  <w:lang w:eastAsia="en-US"/>
                </w:rPr>
                <w:delText>Pakistan</w:delText>
              </w:r>
            </w:del>
          </w:p>
        </w:tc>
        <w:tc>
          <w:tcPr>
            <w:tcW w:w="1498" w:type="pct"/>
            <w:gridSpan w:val="2"/>
            <w:tcBorders>
              <w:top w:val="nil"/>
              <w:left w:val="nil"/>
              <w:bottom w:val="single" w:sz="4" w:space="0" w:color="auto"/>
              <w:right w:val="single" w:sz="4" w:space="0" w:color="auto"/>
            </w:tcBorders>
            <w:vAlign w:val="center"/>
            <w:hideMark/>
          </w:tcPr>
          <w:p w14:paraId="4DC06FCA" w14:textId="77777777" w:rsidR="00322061" w:rsidRPr="00322061" w:rsidRDefault="00322061" w:rsidP="00322061">
            <w:pPr>
              <w:rPr>
                <w:del w:id="9378" w:author="KPMG_PQH" w:date="2026-04-07T11:25:00Z" w16du:dateUtc="2026-04-07T04:25:00Z"/>
                <w:rFonts w:ascii="Arial" w:hAnsi="Arial" w:cs="Arial"/>
                <w:color w:val="000000"/>
                <w:sz w:val="18"/>
                <w:szCs w:val="18"/>
                <w:lang w:eastAsia="en-US"/>
              </w:rPr>
            </w:pPr>
            <w:del w:id="937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B3098C9" w14:textId="77777777" w:rsidTr="003B3AC8">
        <w:trPr>
          <w:trHeight w:val="20"/>
          <w:del w:id="938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E303437" w14:textId="77777777" w:rsidR="00322061" w:rsidRPr="00322061" w:rsidRDefault="00322061" w:rsidP="00322061">
            <w:pPr>
              <w:jc w:val="center"/>
              <w:rPr>
                <w:del w:id="9381" w:author="KPMG_PQH" w:date="2026-04-07T11:25:00Z" w16du:dateUtc="2026-04-07T04:25:00Z"/>
                <w:rFonts w:ascii="Arial" w:hAnsi="Arial" w:cs="Arial"/>
                <w:color w:val="000000"/>
                <w:sz w:val="18"/>
                <w:szCs w:val="18"/>
                <w:lang w:eastAsia="en-US"/>
              </w:rPr>
            </w:pPr>
            <w:del w:id="9382" w:author="KPMG_PQH" w:date="2026-04-07T11:25:00Z" w16du:dateUtc="2026-04-07T04:25:00Z">
              <w:r w:rsidRPr="00322061">
                <w:rPr>
                  <w:rFonts w:ascii="Arial" w:hAnsi="Arial" w:cs="Arial"/>
                  <w:color w:val="000000"/>
                  <w:sz w:val="18"/>
                  <w:szCs w:val="18"/>
                  <w:lang w:eastAsia="en-US"/>
                </w:rPr>
                <w:delText>244</w:delText>
              </w:r>
            </w:del>
          </w:p>
        </w:tc>
        <w:tc>
          <w:tcPr>
            <w:tcW w:w="2352" w:type="pct"/>
            <w:tcBorders>
              <w:top w:val="nil"/>
              <w:left w:val="nil"/>
              <w:bottom w:val="single" w:sz="4" w:space="0" w:color="auto"/>
              <w:right w:val="single" w:sz="4" w:space="0" w:color="auto"/>
            </w:tcBorders>
            <w:vAlign w:val="center"/>
            <w:hideMark/>
          </w:tcPr>
          <w:p w14:paraId="2A500E54" w14:textId="77777777" w:rsidR="00322061" w:rsidRPr="00322061" w:rsidRDefault="00322061" w:rsidP="00322061">
            <w:pPr>
              <w:rPr>
                <w:del w:id="9383" w:author="KPMG_PQH" w:date="2026-04-07T11:25:00Z" w16du:dateUtc="2026-04-07T04:25:00Z"/>
                <w:rFonts w:ascii="Arial" w:hAnsi="Arial" w:cs="Arial"/>
                <w:color w:val="000000"/>
                <w:sz w:val="18"/>
                <w:szCs w:val="18"/>
                <w:lang w:eastAsia="en-US"/>
              </w:rPr>
            </w:pPr>
            <w:del w:id="9384" w:author="KPMG_PQH" w:date="2026-04-07T11:25:00Z" w16du:dateUtc="2026-04-07T04:25:00Z">
              <w:r w:rsidRPr="00322061">
                <w:rPr>
                  <w:rFonts w:ascii="Arial" w:hAnsi="Arial" w:cs="Arial"/>
                  <w:color w:val="000000"/>
                  <w:sz w:val="18"/>
                  <w:szCs w:val="18"/>
                  <w:lang w:eastAsia="en-US"/>
                </w:rPr>
                <w:delText>SAMYANG TONGSANG CO.,LTD.</w:delText>
              </w:r>
            </w:del>
          </w:p>
        </w:tc>
        <w:tc>
          <w:tcPr>
            <w:tcW w:w="846" w:type="pct"/>
            <w:tcBorders>
              <w:top w:val="nil"/>
              <w:left w:val="nil"/>
              <w:bottom w:val="single" w:sz="4" w:space="0" w:color="auto"/>
              <w:right w:val="single" w:sz="4" w:space="0" w:color="auto"/>
            </w:tcBorders>
            <w:vAlign w:val="center"/>
            <w:hideMark/>
          </w:tcPr>
          <w:p w14:paraId="5C427904" w14:textId="77777777" w:rsidR="00322061" w:rsidRPr="00322061" w:rsidRDefault="00322061" w:rsidP="00322061">
            <w:pPr>
              <w:jc w:val="center"/>
              <w:rPr>
                <w:del w:id="9385" w:author="KPMG_PQH" w:date="2026-04-07T11:25:00Z" w16du:dateUtc="2026-04-07T04:25:00Z"/>
                <w:rFonts w:ascii="Arial" w:hAnsi="Arial" w:cs="Arial"/>
                <w:color w:val="000000"/>
                <w:sz w:val="18"/>
                <w:szCs w:val="18"/>
                <w:lang w:eastAsia="en-US"/>
              </w:rPr>
            </w:pPr>
            <w:del w:id="9386"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7D2979BF" w14:textId="77777777" w:rsidR="00322061" w:rsidRPr="00322061" w:rsidRDefault="00322061" w:rsidP="00322061">
            <w:pPr>
              <w:rPr>
                <w:del w:id="9387" w:author="KPMG_PQH" w:date="2026-04-07T11:25:00Z" w16du:dateUtc="2026-04-07T04:25:00Z"/>
                <w:rFonts w:ascii="Arial" w:hAnsi="Arial" w:cs="Arial"/>
                <w:color w:val="000000"/>
                <w:sz w:val="18"/>
                <w:szCs w:val="18"/>
                <w:lang w:eastAsia="en-US"/>
              </w:rPr>
            </w:pPr>
            <w:del w:id="938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915E2EE" w14:textId="77777777" w:rsidTr="003B3AC8">
        <w:trPr>
          <w:trHeight w:val="20"/>
          <w:del w:id="938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2622F5C" w14:textId="77777777" w:rsidR="00322061" w:rsidRPr="00322061" w:rsidRDefault="00322061" w:rsidP="00322061">
            <w:pPr>
              <w:jc w:val="center"/>
              <w:rPr>
                <w:del w:id="9390" w:author="KPMG_PQH" w:date="2026-04-07T11:25:00Z" w16du:dateUtc="2026-04-07T04:25:00Z"/>
                <w:rFonts w:ascii="Arial" w:hAnsi="Arial" w:cs="Arial"/>
                <w:color w:val="000000"/>
                <w:sz w:val="18"/>
                <w:szCs w:val="18"/>
                <w:lang w:eastAsia="en-US"/>
              </w:rPr>
            </w:pPr>
            <w:del w:id="9391" w:author="KPMG_PQH" w:date="2026-04-07T11:25:00Z" w16du:dateUtc="2026-04-07T04:25:00Z">
              <w:r w:rsidRPr="00322061">
                <w:rPr>
                  <w:rFonts w:ascii="Arial" w:hAnsi="Arial" w:cs="Arial"/>
                  <w:color w:val="000000"/>
                  <w:sz w:val="18"/>
                  <w:szCs w:val="18"/>
                  <w:lang w:eastAsia="en-US"/>
                </w:rPr>
                <w:delText>245</w:delText>
              </w:r>
            </w:del>
          </w:p>
        </w:tc>
        <w:tc>
          <w:tcPr>
            <w:tcW w:w="2352" w:type="pct"/>
            <w:tcBorders>
              <w:top w:val="nil"/>
              <w:left w:val="nil"/>
              <w:bottom w:val="single" w:sz="4" w:space="0" w:color="auto"/>
              <w:right w:val="single" w:sz="4" w:space="0" w:color="auto"/>
            </w:tcBorders>
            <w:vAlign w:val="center"/>
            <w:hideMark/>
          </w:tcPr>
          <w:p w14:paraId="1BBFBC2F" w14:textId="77777777" w:rsidR="00322061" w:rsidRPr="00322061" w:rsidRDefault="00322061" w:rsidP="00322061">
            <w:pPr>
              <w:rPr>
                <w:del w:id="9392" w:author="KPMG_PQH" w:date="2026-04-07T11:25:00Z" w16du:dateUtc="2026-04-07T04:25:00Z"/>
                <w:rFonts w:ascii="Arial" w:hAnsi="Arial" w:cs="Arial"/>
                <w:color w:val="000000"/>
                <w:sz w:val="18"/>
                <w:szCs w:val="18"/>
                <w:lang w:eastAsia="en-US"/>
              </w:rPr>
            </w:pPr>
            <w:del w:id="9393" w:author="KPMG_PQH" w:date="2026-04-07T11:25:00Z" w16du:dateUtc="2026-04-07T04:25:00Z">
              <w:r w:rsidRPr="00322061">
                <w:rPr>
                  <w:rFonts w:ascii="Arial" w:hAnsi="Arial" w:cs="Arial"/>
                  <w:color w:val="000000"/>
                  <w:sz w:val="18"/>
                  <w:szCs w:val="18"/>
                  <w:lang w:eastAsia="en-US"/>
                </w:rPr>
                <w:delText>SAN FANG CHEMICAL INDUSTRY CO.,LTD.</w:delText>
              </w:r>
            </w:del>
          </w:p>
        </w:tc>
        <w:tc>
          <w:tcPr>
            <w:tcW w:w="846" w:type="pct"/>
            <w:tcBorders>
              <w:top w:val="nil"/>
              <w:left w:val="nil"/>
              <w:bottom w:val="single" w:sz="4" w:space="0" w:color="auto"/>
              <w:right w:val="single" w:sz="4" w:space="0" w:color="auto"/>
            </w:tcBorders>
            <w:vAlign w:val="center"/>
            <w:hideMark/>
          </w:tcPr>
          <w:p w14:paraId="25A30FCC" w14:textId="77777777" w:rsidR="00322061" w:rsidRPr="00322061" w:rsidRDefault="00322061" w:rsidP="00322061">
            <w:pPr>
              <w:jc w:val="center"/>
              <w:rPr>
                <w:del w:id="9394" w:author="KPMG_PQH" w:date="2026-04-07T11:25:00Z" w16du:dateUtc="2026-04-07T04:25:00Z"/>
                <w:rFonts w:ascii="Arial" w:hAnsi="Arial" w:cs="Arial"/>
                <w:color w:val="000000"/>
                <w:sz w:val="18"/>
                <w:szCs w:val="18"/>
                <w:lang w:eastAsia="en-US"/>
              </w:rPr>
            </w:pPr>
            <w:del w:id="9395"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BA1CBD7" w14:textId="77777777" w:rsidR="00322061" w:rsidRPr="00322061" w:rsidRDefault="00322061" w:rsidP="00322061">
            <w:pPr>
              <w:rPr>
                <w:del w:id="9396" w:author="KPMG_PQH" w:date="2026-04-07T11:25:00Z" w16du:dateUtc="2026-04-07T04:25:00Z"/>
                <w:rFonts w:ascii="Arial" w:hAnsi="Arial" w:cs="Arial"/>
                <w:color w:val="000000"/>
                <w:sz w:val="18"/>
                <w:szCs w:val="18"/>
                <w:lang w:eastAsia="en-US"/>
              </w:rPr>
            </w:pPr>
            <w:del w:id="939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8FBADF6" w14:textId="77777777" w:rsidTr="003B3AC8">
        <w:trPr>
          <w:trHeight w:val="20"/>
          <w:del w:id="939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7AF86A0" w14:textId="77777777" w:rsidR="00322061" w:rsidRPr="00322061" w:rsidRDefault="00322061" w:rsidP="00322061">
            <w:pPr>
              <w:jc w:val="center"/>
              <w:rPr>
                <w:del w:id="9399" w:author="KPMG_PQH" w:date="2026-04-07T11:25:00Z" w16du:dateUtc="2026-04-07T04:25:00Z"/>
                <w:rFonts w:ascii="Arial" w:hAnsi="Arial" w:cs="Arial"/>
                <w:color w:val="000000"/>
                <w:sz w:val="18"/>
                <w:szCs w:val="18"/>
                <w:lang w:eastAsia="en-US"/>
              </w:rPr>
            </w:pPr>
            <w:del w:id="9400" w:author="KPMG_PQH" w:date="2026-04-07T11:25:00Z" w16du:dateUtc="2026-04-07T04:25:00Z">
              <w:r w:rsidRPr="00322061">
                <w:rPr>
                  <w:rFonts w:ascii="Arial" w:hAnsi="Arial" w:cs="Arial"/>
                  <w:color w:val="000000"/>
                  <w:sz w:val="18"/>
                  <w:szCs w:val="18"/>
                  <w:lang w:eastAsia="en-US"/>
                </w:rPr>
                <w:delText>246</w:delText>
              </w:r>
            </w:del>
          </w:p>
        </w:tc>
        <w:tc>
          <w:tcPr>
            <w:tcW w:w="2352" w:type="pct"/>
            <w:tcBorders>
              <w:top w:val="nil"/>
              <w:left w:val="nil"/>
              <w:bottom w:val="single" w:sz="4" w:space="0" w:color="auto"/>
              <w:right w:val="single" w:sz="4" w:space="0" w:color="auto"/>
            </w:tcBorders>
            <w:vAlign w:val="center"/>
            <w:hideMark/>
          </w:tcPr>
          <w:p w14:paraId="13CC6A84" w14:textId="77777777" w:rsidR="00322061" w:rsidRPr="00322061" w:rsidRDefault="00322061" w:rsidP="00322061">
            <w:pPr>
              <w:rPr>
                <w:del w:id="9401" w:author="KPMG_PQH" w:date="2026-04-07T11:25:00Z" w16du:dateUtc="2026-04-07T04:25:00Z"/>
                <w:rFonts w:ascii="Arial" w:hAnsi="Arial" w:cs="Arial"/>
                <w:color w:val="000000"/>
                <w:sz w:val="18"/>
                <w:szCs w:val="18"/>
                <w:lang w:eastAsia="en-US"/>
              </w:rPr>
            </w:pPr>
            <w:del w:id="9402" w:author="KPMG_PQH" w:date="2026-04-07T11:25:00Z" w16du:dateUtc="2026-04-07T04:25:00Z">
              <w:r w:rsidRPr="00322061">
                <w:rPr>
                  <w:rFonts w:ascii="Arial" w:hAnsi="Arial" w:cs="Arial"/>
                  <w:color w:val="000000"/>
                  <w:sz w:val="18"/>
                  <w:szCs w:val="18"/>
                  <w:lang w:eastAsia="en-US"/>
                </w:rPr>
                <w:delText>SATURDAY CO.,LTD</w:delText>
              </w:r>
            </w:del>
          </w:p>
        </w:tc>
        <w:tc>
          <w:tcPr>
            <w:tcW w:w="846" w:type="pct"/>
            <w:tcBorders>
              <w:top w:val="nil"/>
              <w:left w:val="nil"/>
              <w:bottom w:val="single" w:sz="4" w:space="0" w:color="auto"/>
              <w:right w:val="single" w:sz="4" w:space="0" w:color="auto"/>
            </w:tcBorders>
            <w:vAlign w:val="center"/>
            <w:hideMark/>
          </w:tcPr>
          <w:p w14:paraId="241EFAE2" w14:textId="77777777" w:rsidR="00322061" w:rsidRPr="00322061" w:rsidRDefault="00322061" w:rsidP="00322061">
            <w:pPr>
              <w:jc w:val="center"/>
              <w:rPr>
                <w:del w:id="9403" w:author="KPMG_PQH" w:date="2026-04-07T11:25:00Z" w16du:dateUtc="2026-04-07T04:25:00Z"/>
                <w:rFonts w:ascii="Arial" w:hAnsi="Arial" w:cs="Arial"/>
                <w:color w:val="000000"/>
                <w:sz w:val="18"/>
                <w:szCs w:val="18"/>
                <w:lang w:eastAsia="en-US"/>
              </w:rPr>
            </w:pPr>
            <w:del w:id="940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38B7B07" w14:textId="77777777" w:rsidR="00322061" w:rsidRPr="00322061" w:rsidRDefault="00322061" w:rsidP="00322061">
            <w:pPr>
              <w:rPr>
                <w:del w:id="9405" w:author="KPMG_PQH" w:date="2026-04-07T11:25:00Z" w16du:dateUtc="2026-04-07T04:25:00Z"/>
                <w:rFonts w:ascii="Arial" w:hAnsi="Arial" w:cs="Arial"/>
                <w:color w:val="000000"/>
                <w:sz w:val="18"/>
                <w:szCs w:val="18"/>
                <w:lang w:eastAsia="en-US"/>
              </w:rPr>
            </w:pPr>
            <w:del w:id="940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3D9AF20B" w14:textId="77777777" w:rsidTr="003B3AC8">
        <w:trPr>
          <w:trHeight w:val="20"/>
          <w:del w:id="940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A4D77DA" w14:textId="77777777" w:rsidR="00322061" w:rsidRPr="00322061" w:rsidRDefault="00322061" w:rsidP="00322061">
            <w:pPr>
              <w:jc w:val="center"/>
              <w:rPr>
                <w:del w:id="9408" w:author="KPMG_PQH" w:date="2026-04-07T11:25:00Z" w16du:dateUtc="2026-04-07T04:25:00Z"/>
                <w:rFonts w:ascii="Arial" w:hAnsi="Arial" w:cs="Arial"/>
                <w:color w:val="000000"/>
                <w:sz w:val="18"/>
                <w:szCs w:val="18"/>
                <w:lang w:eastAsia="en-US"/>
              </w:rPr>
            </w:pPr>
            <w:del w:id="9409" w:author="KPMG_PQH" w:date="2026-04-07T11:25:00Z" w16du:dateUtc="2026-04-07T04:25:00Z">
              <w:r w:rsidRPr="00322061">
                <w:rPr>
                  <w:rFonts w:ascii="Arial" w:hAnsi="Arial" w:cs="Arial"/>
                  <w:color w:val="000000"/>
                  <w:sz w:val="18"/>
                  <w:szCs w:val="18"/>
                  <w:lang w:eastAsia="en-US"/>
                </w:rPr>
                <w:delText>247</w:delText>
              </w:r>
            </w:del>
          </w:p>
        </w:tc>
        <w:tc>
          <w:tcPr>
            <w:tcW w:w="2352" w:type="pct"/>
            <w:tcBorders>
              <w:top w:val="nil"/>
              <w:left w:val="nil"/>
              <w:bottom w:val="single" w:sz="4" w:space="0" w:color="auto"/>
              <w:right w:val="single" w:sz="4" w:space="0" w:color="auto"/>
            </w:tcBorders>
            <w:vAlign w:val="center"/>
            <w:hideMark/>
          </w:tcPr>
          <w:p w14:paraId="68FBDCF4" w14:textId="77777777" w:rsidR="00322061" w:rsidRPr="00322061" w:rsidRDefault="00322061" w:rsidP="00322061">
            <w:pPr>
              <w:rPr>
                <w:del w:id="9410" w:author="KPMG_PQH" w:date="2026-04-07T11:25:00Z" w16du:dateUtc="2026-04-07T04:25:00Z"/>
                <w:rFonts w:ascii="Arial" w:hAnsi="Arial" w:cs="Arial"/>
                <w:color w:val="000000"/>
                <w:sz w:val="18"/>
                <w:szCs w:val="18"/>
                <w:lang w:eastAsia="en-US"/>
              </w:rPr>
            </w:pPr>
            <w:del w:id="9411" w:author="KPMG_PQH" w:date="2026-04-07T11:25:00Z" w16du:dateUtc="2026-04-07T04:25:00Z">
              <w:r w:rsidRPr="00322061">
                <w:rPr>
                  <w:rFonts w:ascii="Arial" w:hAnsi="Arial" w:cs="Arial"/>
                  <w:color w:val="000000"/>
                  <w:sz w:val="18"/>
                  <w:szCs w:val="18"/>
                  <w:lang w:eastAsia="en-US"/>
                </w:rPr>
                <w:delText>SCHAFFER CORPORATION LIMITED</w:delText>
              </w:r>
            </w:del>
          </w:p>
        </w:tc>
        <w:tc>
          <w:tcPr>
            <w:tcW w:w="846" w:type="pct"/>
            <w:tcBorders>
              <w:top w:val="nil"/>
              <w:left w:val="nil"/>
              <w:bottom w:val="single" w:sz="4" w:space="0" w:color="auto"/>
              <w:right w:val="single" w:sz="4" w:space="0" w:color="auto"/>
            </w:tcBorders>
            <w:vAlign w:val="center"/>
            <w:hideMark/>
          </w:tcPr>
          <w:p w14:paraId="21587906" w14:textId="77777777" w:rsidR="00322061" w:rsidRPr="00322061" w:rsidRDefault="00322061" w:rsidP="00322061">
            <w:pPr>
              <w:jc w:val="center"/>
              <w:rPr>
                <w:del w:id="9412" w:author="KPMG_PQH" w:date="2026-04-07T11:25:00Z" w16du:dateUtc="2026-04-07T04:25:00Z"/>
                <w:rFonts w:ascii="Arial" w:hAnsi="Arial" w:cs="Arial"/>
                <w:color w:val="000000"/>
                <w:sz w:val="18"/>
                <w:szCs w:val="18"/>
                <w:lang w:eastAsia="en-US"/>
              </w:rPr>
            </w:pPr>
            <w:del w:id="9413"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5A27A2BC" w14:textId="77777777" w:rsidR="00322061" w:rsidRPr="00322061" w:rsidRDefault="00322061" w:rsidP="00322061">
            <w:pPr>
              <w:rPr>
                <w:del w:id="9414" w:author="KPMG_PQH" w:date="2026-04-07T11:25:00Z" w16du:dateUtc="2026-04-07T04:25:00Z"/>
                <w:rFonts w:ascii="Arial" w:hAnsi="Arial" w:cs="Arial"/>
                <w:color w:val="000000"/>
                <w:sz w:val="18"/>
                <w:szCs w:val="18"/>
                <w:lang w:eastAsia="en-US"/>
              </w:rPr>
            </w:pPr>
            <w:del w:id="941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499A031" w14:textId="77777777" w:rsidTr="003B3AC8">
        <w:trPr>
          <w:trHeight w:val="20"/>
          <w:del w:id="941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C447179" w14:textId="77777777" w:rsidR="00322061" w:rsidRPr="00322061" w:rsidRDefault="00322061" w:rsidP="00322061">
            <w:pPr>
              <w:jc w:val="center"/>
              <w:rPr>
                <w:del w:id="9417" w:author="KPMG_PQH" w:date="2026-04-07T11:25:00Z" w16du:dateUtc="2026-04-07T04:25:00Z"/>
                <w:rFonts w:ascii="Arial" w:hAnsi="Arial" w:cs="Arial"/>
                <w:color w:val="000000"/>
                <w:sz w:val="18"/>
                <w:szCs w:val="18"/>
                <w:lang w:eastAsia="en-US"/>
              </w:rPr>
            </w:pPr>
            <w:del w:id="9418" w:author="KPMG_PQH" w:date="2026-04-07T11:25:00Z" w16du:dateUtc="2026-04-07T04:25:00Z">
              <w:r w:rsidRPr="00322061">
                <w:rPr>
                  <w:rFonts w:ascii="Arial" w:hAnsi="Arial" w:cs="Arial"/>
                  <w:color w:val="000000"/>
                  <w:sz w:val="18"/>
                  <w:szCs w:val="18"/>
                  <w:lang w:eastAsia="en-US"/>
                </w:rPr>
                <w:delText>248</w:delText>
              </w:r>
            </w:del>
          </w:p>
        </w:tc>
        <w:tc>
          <w:tcPr>
            <w:tcW w:w="2352" w:type="pct"/>
            <w:tcBorders>
              <w:top w:val="nil"/>
              <w:left w:val="nil"/>
              <w:bottom w:val="single" w:sz="4" w:space="0" w:color="auto"/>
              <w:right w:val="single" w:sz="4" w:space="0" w:color="auto"/>
            </w:tcBorders>
            <w:vAlign w:val="center"/>
            <w:hideMark/>
          </w:tcPr>
          <w:p w14:paraId="68C23B38" w14:textId="77777777" w:rsidR="00322061" w:rsidRPr="00322061" w:rsidRDefault="00322061" w:rsidP="00322061">
            <w:pPr>
              <w:rPr>
                <w:del w:id="9419" w:author="KPMG_PQH" w:date="2026-04-07T11:25:00Z" w16du:dateUtc="2026-04-07T04:25:00Z"/>
                <w:rFonts w:ascii="Arial" w:hAnsi="Arial" w:cs="Arial"/>
                <w:color w:val="000000"/>
                <w:sz w:val="18"/>
                <w:szCs w:val="18"/>
                <w:lang w:eastAsia="en-US"/>
              </w:rPr>
            </w:pPr>
            <w:del w:id="9420" w:author="KPMG_PQH" w:date="2026-04-07T11:25:00Z" w16du:dateUtc="2026-04-07T04:25:00Z">
              <w:r w:rsidRPr="00322061">
                <w:rPr>
                  <w:rFonts w:ascii="Arial" w:hAnsi="Arial" w:cs="Arial"/>
                  <w:color w:val="000000"/>
                  <w:sz w:val="18"/>
                  <w:szCs w:val="18"/>
                  <w:lang w:eastAsia="en-US"/>
                </w:rPr>
                <w:delText>SEA MILD BIOTECHNOLOGY COMPANY LIMITED</w:delText>
              </w:r>
            </w:del>
          </w:p>
        </w:tc>
        <w:tc>
          <w:tcPr>
            <w:tcW w:w="846" w:type="pct"/>
            <w:tcBorders>
              <w:top w:val="nil"/>
              <w:left w:val="nil"/>
              <w:bottom w:val="single" w:sz="4" w:space="0" w:color="auto"/>
              <w:right w:val="single" w:sz="4" w:space="0" w:color="auto"/>
            </w:tcBorders>
            <w:vAlign w:val="center"/>
            <w:hideMark/>
          </w:tcPr>
          <w:p w14:paraId="7E66D4BE" w14:textId="77777777" w:rsidR="00322061" w:rsidRPr="00322061" w:rsidRDefault="00322061" w:rsidP="00322061">
            <w:pPr>
              <w:jc w:val="center"/>
              <w:rPr>
                <w:del w:id="9421" w:author="KPMG_PQH" w:date="2026-04-07T11:25:00Z" w16du:dateUtc="2026-04-07T04:25:00Z"/>
                <w:rFonts w:ascii="Arial" w:hAnsi="Arial" w:cs="Arial"/>
                <w:color w:val="000000"/>
                <w:sz w:val="18"/>
                <w:szCs w:val="18"/>
                <w:lang w:eastAsia="en-US"/>
              </w:rPr>
            </w:pPr>
            <w:del w:id="9422"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9FC7176" w14:textId="77777777" w:rsidR="00322061" w:rsidRPr="00322061" w:rsidRDefault="00322061" w:rsidP="00322061">
            <w:pPr>
              <w:rPr>
                <w:del w:id="9423" w:author="KPMG_PQH" w:date="2026-04-07T11:25:00Z" w16du:dateUtc="2026-04-07T04:25:00Z"/>
                <w:rFonts w:ascii="Arial" w:hAnsi="Arial" w:cs="Arial"/>
                <w:color w:val="000000"/>
                <w:sz w:val="18"/>
                <w:szCs w:val="18"/>
                <w:lang w:eastAsia="en-US"/>
              </w:rPr>
            </w:pPr>
            <w:del w:id="942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E07B0E0" w14:textId="77777777" w:rsidTr="003B3AC8">
        <w:trPr>
          <w:trHeight w:val="20"/>
          <w:del w:id="942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4A38052" w14:textId="77777777" w:rsidR="00322061" w:rsidRPr="00322061" w:rsidRDefault="00322061" w:rsidP="00322061">
            <w:pPr>
              <w:jc w:val="center"/>
              <w:rPr>
                <w:del w:id="9426" w:author="KPMG_PQH" w:date="2026-04-07T11:25:00Z" w16du:dateUtc="2026-04-07T04:25:00Z"/>
                <w:rFonts w:ascii="Arial" w:hAnsi="Arial" w:cs="Arial"/>
                <w:color w:val="000000"/>
                <w:sz w:val="18"/>
                <w:szCs w:val="18"/>
                <w:lang w:eastAsia="en-US"/>
              </w:rPr>
            </w:pPr>
            <w:del w:id="9427" w:author="KPMG_PQH" w:date="2026-04-07T11:25:00Z" w16du:dateUtc="2026-04-07T04:25:00Z">
              <w:r w:rsidRPr="00322061">
                <w:rPr>
                  <w:rFonts w:ascii="Arial" w:hAnsi="Arial" w:cs="Arial"/>
                  <w:color w:val="000000"/>
                  <w:sz w:val="18"/>
                  <w:szCs w:val="18"/>
                  <w:lang w:eastAsia="en-US"/>
                </w:rPr>
                <w:delText>249</w:delText>
              </w:r>
            </w:del>
          </w:p>
        </w:tc>
        <w:tc>
          <w:tcPr>
            <w:tcW w:w="2352" w:type="pct"/>
            <w:tcBorders>
              <w:top w:val="nil"/>
              <w:left w:val="nil"/>
              <w:bottom w:val="single" w:sz="4" w:space="0" w:color="auto"/>
              <w:right w:val="single" w:sz="4" w:space="0" w:color="auto"/>
            </w:tcBorders>
            <w:vAlign w:val="center"/>
            <w:hideMark/>
          </w:tcPr>
          <w:p w14:paraId="4F7EA1D4" w14:textId="77777777" w:rsidR="00322061" w:rsidRPr="00322061" w:rsidRDefault="00322061" w:rsidP="00322061">
            <w:pPr>
              <w:rPr>
                <w:del w:id="9428" w:author="KPMG_PQH" w:date="2026-04-07T11:25:00Z" w16du:dateUtc="2026-04-07T04:25:00Z"/>
                <w:rFonts w:ascii="Arial" w:hAnsi="Arial" w:cs="Arial"/>
                <w:color w:val="000000"/>
                <w:sz w:val="18"/>
                <w:szCs w:val="18"/>
                <w:lang w:eastAsia="en-US"/>
              </w:rPr>
            </w:pPr>
            <w:del w:id="9429" w:author="KPMG_PQH" w:date="2026-04-07T11:25:00Z" w16du:dateUtc="2026-04-07T04:25:00Z">
              <w:r w:rsidRPr="00322061">
                <w:rPr>
                  <w:rFonts w:ascii="Arial" w:hAnsi="Arial" w:cs="Arial"/>
                  <w:color w:val="000000"/>
                  <w:sz w:val="18"/>
                  <w:szCs w:val="18"/>
                  <w:lang w:eastAsia="en-US"/>
                </w:rPr>
                <w:delText>SEWOON MEDICAL CO.,LTD.</w:delText>
              </w:r>
            </w:del>
          </w:p>
        </w:tc>
        <w:tc>
          <w:tcPr>
            <w:tcW w:w="846" w:type="pct"/>
            <w:tcBorders>
              <w:top w:val="nil"/>
              <w:left w:val="nil"/>
              <w:bottom w:val="single" w:sz="4" w:space="0" w:color="auto"/>
              <w:right w:val="single" w:sz="4" w:space="0" w:color="auto"/>
            </w:tcBorders>
            <w:vAlign w:val="center"/>
            <w:hideMark/>
          </w:tcPr>
          <w:p w14:paraId="48132C44" w14:textId="77777777" w:rsidR="00322061" w:rsidRPr="00322061" w:rsidRDefault="00322061" w:rsidP="00322061">
            <w:pPr>
              <w:jc w:val="center"/>
              <w:rPr>
                <w:del w:id="9430" w:author="KPMG_PQH" w:date="2026-04-07T11:25:00Z" w16du:dateUtc="2026-04-07T04:25:00Z"/>
                <w:rFonts w:ascii="Arial" w:hAnsi="Arial" w:cs="Arial"/>
                <w:color w:val="000000"/>
                <w:sz w:val="18"/>
                <w:szCs w:val="18"/>
                <w:lang w:eastAsia="en-US"/>
              </w:rPr>
            </w:pPr>
            <w:del w:id="9431"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2295F5E9" w14:textId="77777777" w:rsidR="00322061" w:rsidRPr="00322061" w:rsidRDefault="00322061" w:rsidP="00322061">
            <w:pPr>
              <w:rPr>
                <w:del w:id="9432" w:author="KPMG_PQH" w:date="2026-04-07T11:25:00Z" w16du:dateUtc="2026-04-07T04:25:00Z"/>
                <w:rFonts w:ascii="Arial" w:hAnsi="Arial" w:cs="Arial"/>
                <w:color w:val="000000"/>
                <w:sz w:val="18"/>
                <w:szCs w:val="18"/>
                <w:lang w:eastAsia="en-US"/>
              </w:rPr>
            </w:pPr>
            <w:del w:id="943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34F49BB" w14:textId="77777777" w:rsidTr="003B3AC8">
        <w:trPr>
          <w:trHeight w:val="20"/>
          <w:del w:id="943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8197B49" w14:textId="77777777" w:rsidR="00322061" w:rsidRPr="00322061" w:rsidRDefault="00322061" w:rsidP="00322061">
            <w:pPr>
              <w:jc w:val="center"/>
              <w:rPr>
                <w:del w:id="9435" w:author="KPMG_PQH" w:date="2026-04-07T11:25:00Z" w16du:dateUtc="2026-04-07T04:25:00Z"/>
                <w:rFonts w:ascii="Arial" w:hAnsi="Arial" w:cs="Arial"/>
                <w:color w:val="000000"/>
                <w:sz w:val="18"/>
                <w:szCs w:val="18"/>
                <w:lang w:eastAsia="en-US"/>
              </w:rPr>
            </w:pPr>
            <w:del w:id="9436" w:author="KPMG_PQH" w:date="2026-04-07T11:25:00Z" w16du:dateUtc="2026-04-07T04:25:00Z">
              <w:r w:rsidRPr="00322061">
                <w:rPr>
                  <w:rFonts w:ascii="Arial" w:hAnsi="Arial" w:cs="Arial"/>
                  <w:color w:val="000000"/>
                  <w:sz w:val="18"/>
                  <w:szCs w:val="18"/>
                  <w:lang w:eastAsia="en-US"/>
                </w:rPr>
                <w:delText>250</w:delText>
              </w:r>
            </w:del>
          </w:p>
        </w:tc>
        <w:tc>
          <w:tcPr>
            <w:tcW w:w="2352" w:type="pct"/>
            <w:tcBorders>
              <w:top w:val="nil"/>
              <w:left w:val="nil"/>
              <w:bottom w:val="single" w:sz="4" w:space="0" w:color="auto"/>
              <w:right w:val="single" w:sz="4" w:space="0" w:color="auto"/>
            </w:tcBorders>
            <w:vAlign w:val="center"/>
            <w:hideMark/>
          </w:tcPr>
          <w:p w14:paraId="449B6760" w14:textId="77777777" w:rsidR="00322061" w:rsidRPr="00322061" w:rsidRDefault="00322061" w:rsidP="00322061">
            <w:pPr>
              <w:rPr>
                <w:del w:id="9437" w:author="KPMG_PQH" w:date="2026-04-07T11:25:00Z" w16du:dateUtc="2026-04-07T04:25:00Z"/>
                <w:rFonts w:ascii="Arial" w:hAnsi="Arial" w:cs="Arial"/>
                <w:color w:val="000000"/>
                <w:sz w:val="18"/>
                <w:szCs w:val="18"/>
                <w:lang w:eastAsia="en-US"/>
              </w:rPr>
            </w:pPr>
            <w:del w:id="9438" w:author="KPMG_PQH" w:date="2026-04-07T11:25:00Z" w16du:dateUtc="2026-04-07T04:25:00Z">
              <w:r w:rsidRPr="00322061">
                <w:rPr>
                  <w:rFonts w:ascii="Arial" w:hAnsi="Arial" w:cs="Arial"/>
                  <w:color w:val="000000"/>
                  <w:sz w:val="18"/>
                  <w:szCs w:val="18"/>
                  <w:lang w:eastAsia="en-US"/>
                </w:rPr>
                <w:delText>SHAHLON SILK INDUSTRIES LIMITED</w:delText>
              </w:r>
            </w:del>
          </w:p>
        </w:tc>
        <w:tc>
          <w:tcPr>
            <w:tcW w:w="846" w:type="pct"/>
            <w:tcBorders>
              <w:top w:val="nil"/>
              <w:left w:val="nil"/>
              <w:bottom w:val="single" w:sz="4" w:space="0" w:color="auto"/>
              <w:right w:val="single" w:sz="4" w:space="0" w:color="auto"/>
            </w:tcBorders>
            <w:vAlign w:val="center"/>
            <w:hideMark/>
          </w:tcPr>
          <w:p w14:paraId="18D9AF22" w14:textId="77777777" w:rsidR="00322061" w:rsidRPr="00322061" w:rsidRDefault="00322061" w:rsidP="00322061">
            <w:pPr>
              <w:jc w:val="center"/>
              <w:rPr>
                <w:del w:id="9439" w:author="KPMG_PQH" w:date="2026-04-07T11:25:00Z" w16du:dateUtc="2026-04-07T04:25:00Z"/>
                <w:rFonts w:ascii="Arial" w:hAnsi="Arial" w:cs="Arial"/>
                <w:color w:val="000000"/>
                <w:sz w:val="18"/>
                <w:szCs w:val="18"/>
                <w:lang w:eastAsia="en-US"/>
              </w:rPr>
            </w:pPr>
            <w:del w:id="944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72207C59" w14:textId="77777777" w:rsidR="00322061" w:rsidRPr="00322061" w:rsidRDefault="00322061" w:rsidP="00322061">
            <w:pPr>
              <w:rPr>
                <w:del w:id="9441" w:author="KPMG_PQH" w:date="2026-04-07T11:25:00Z" w16du:dateUtc="2026-04-07T04:25:00Z"/>
                <w:rFonts w:ascii="Arial" w:hAnsi="Arial" w:cs="Arial"/>
                <w:color w:val="000000"/>
                <w:sz w:val="18"/>
                <w:szCs w:val="18"/>
                <w:lang w:eastAsia="en-US"/>
              </w:rPr>
            </w:pPr>
            <w:del w:id="944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CA91B97" w14:textId="77777777" w:rsidTr="003B3AC8">
        <w:trPr>
          <w:trHeight w:val="20"/>
          <w:del w:id="944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3CC7E3F" w14:textId="77777777" w:rsidR="00322061" w:rsidRPr="00322061" w:rsidRDefault="00322061" w:rsidP="00322061">
            <w:pPr>
              <w:jc w:val="center"/>
              <w:rPr>
                <w:del w:id="9444" w:author="KPMG_PQH" w:date="2026-04-07T11:25:00Z" w16du:dateUtc="2026-04-07T04:25:00Z"/>
                <w:rFonts w:ascii="Arial" w:hAnsi="Arial" w:cs="Arial"/>
                <w:color w:val="000000"/>
                <w:sz w:val="18"/>
                <w:szCs w:val="18"/>
                <w:lang w:eastAsia="en-US"/>
              </w:rPr>
            </w:pPr>
            <w:del w:id="9445" w:author="KPMG_PQH" w:date="2026-04-07T11:25:00Z" w16du:dateUtc="2026-04-07T04:25:00Z">
              <w:r w:rsidRPr="00322061">
                <w:rPr>
                  <w:rFonts w:ascii="Arial" w:hAnsi="Arial" w:cs="Arial"/>
                  <w:color w:val="000000"/>
                  <w:sz w:val="18"/>
                  <w:szCs w:val="18"/>
                  <w:lang w:eastAsia="en-US"/>
                </w:rPr>
                <w:delText>251</w:delText>
              </w:r>
            </w:del>
          </w:p>
        </w:tc>
        <w:tc>
          <w:tcPr>
            <w:tcW w:w="2352" w:type="pct"/>
            <w:tcBorders>
              <w:top w:val="nil"/>
              <w:left w:val="nil"/>
              <w:bottom w:val="single" w:sz="4" w:space="0" w:color="auto"/>
              <w:right w:val="single" w:sz="4" w:space="0" w:color="auto"/>
            </w:tcBorders>
            <w:vAlign w:val="center"/>
            <w:hideMark/>
          </w:tcPr>
          <w:p w14:paraId="071425A2" w14:textId="77777777" w:rsidR="00322061" w:rsidRPr="00322061" w:rsidRDefault="00322061" w:rsidP="00322061">
            <w:pPr>
              <w:rPr>
                <w:del w:id="9446" w:author="KPMG_PQH" w:date="2026-04-07T11:25:00Z" w16du:dateUtc="2026-04-07T04:25:00Z"/>
                <w:rFonts w:ascii="Arial" w:hAnsi="Arial" w:cs="Arial"/>
                <w:color w:val="000000"/>
                <w:sz w:val="18"/>
                <w:szCs w:val="18"/>
                <w:lang w:eastAsia="en-US"/>
              </w:rPr>
            </w:pPr>
            <w:del w:id="9447" w:author="KPMG_PQH" w:date="2026-04-07T11:25:00Z" w16du:dateUtc="2026-04-07T04:25:00Z">
              <w:r w:rsidRPr="00322061">
                <w:rPr>
                  <w:rFonts w:ascii="Arial" w:hAnsi="Arial" w:cs="Arial"/>
                  <w:color w:val="000000"/>
                  <w:sz w:val="18"/>
                  <w:szCs w:val="18"/>
                  <w:lang w:eastAsia="en-US"/>
                </w:rPr>
                <w:delText>SHANDONG TONGDA ISLAND NEW MATERIALS CO.,LTD.</w:delText>
              </w:r>
            </w:del>
          </w:p>
        </w:tc>
        <w:tc>
          <w:tcPr>
            <w:tcW w:w="846" w:type="pct"/>
            <w:tcBorders>
              <w:top w:val="nil"/>
              <w:left w:val="nil"/>
              <w:bottom w:val="single" w:sz="4" w:space="0" w:color="auto"/>
              <w:right w:val="single" w:sz="4" w:space="0" w:color="auto"/>
            </w:tcBorders>
            <w:vAlign w:val="center"/>
            <w:hideMark/>
          </w:tcPr>
          <w:p w14:paraId="2AF47D50" w14:textId="77777777" w:rsidR="00322061" w:rsidRPr="00322061" w:rsidRDefault="00322061" w:rsidP="00322061">
            <w:pPr>
              <w:jc w:val="center"/>
              <w:rPr>
                <w:del w:id="9448" w:author="KPMG_PQH" w:date="2026-04-07T11:25:00Z" w16du:dateUtc="2026-04-07T04:25:00Z"/>
                <w:rFonts w:ascii="Arial" w:hAnsi="Arial" w:cs="Arial"/>
                <w:color w:val="000000"/>
                <w:sz w:val="18"/>
                <w:szCs w:val="18"/>
                <w:lang w:eastAsia="en-US"/>
              </w:rPr>
            </w:pPr>
            <w:del w:id="944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0782827" w14:textId="77777777" w:rsidR="00322061" w:rsidRPr="00322061" w:rsidRDefault="00322061" w:rsidP="00322061">
            <w:pPr>
              <w:rPr>
                <w:del w:id="9450" w:author="KPMG_PQH" w:date="2026-04-07T11:25:00Z" w16du:dateUtc="2026-04-07T04:25:00Z"/>
                <w:rFonts w:ascii="Arial" w:hAnsi="Arial" w:cs="Arial"/>
                <w:color w:val="000000"/>
                <w:sz w:val="18"/>
                <w:szCs w:val="18"/>
                <w:lang w:eastAsia="en-US"/>
              </w:rPr>
            </w:pPr>
            <w:del w:id="945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04101C02" w14:textId="77777777" w:rsidTr="003B3AC8">
        <w:trPr>
          <w:trHeight w:val="20"/>
          <w:del w:id="945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E9424E9" w14:textId="77777777" w:rsidR="00322061" w:rsidRPr="00322061" w:rsidRDefault="00322061" w:rsidP="00322061">
            <w:pPr>
              <w:jc w:val="center"/>
              <w:rPr>
                <w:del w:id="9453" w:author="KPMG_PQH" w:date="2026-04-07T11:25:00Z" w16du:dateUtc="2026-04-07T04:25:00Z"/>
                <w:rFonts w:ascii="Arial" w:hAnsi="Arial" w:cs="Arial"/>
                <w:color w:val="000000"/>
                <w:sz w:val="18"/>
                <w:szCs w:val="18"/>
                <w:lang w:eastAsia="en-US"/>
              </w:rPr>
            </w:pPr>
            <w:del w:id="9454" w:author="KPMG_PQH" w:date="2026-04-07T11:25:00Z" w16du:dateUtc="2026-04-07T04:25:00Z">
              <w:r w:rsidRPr="00322061">
                <w:rPr>
                  <w:rFonts w:ascii="Arial" w:hAnsi="Arial" w:cs="Arial"/>
                  <w:color w:val="000000"/>
                  <w:sz w:val="18"/>
                  <w:szCs w:val="18"/>
                  <w:lang w:eastAsia="en-US"/>
                </w:rPr>
                <w:delText>252</w:delText>
              </w:r>
            </w:del>
          </w:p>
        </w:tc>
        <w:tc>
          <w:tcPr>
            <w:tcW w:w="2352" w:type="pct"/>
            <w:tcBorders>
              <w:top w:val="nil"/>
              <w:left w:val="nil"/>
              <w:bottom w:val="single" w:sz="4" w:space="0" w:color="auto"/>
              <w:right w:val="single" w:sz="4" w:space="0" w:color="auto"/>
            </w:tcBorders>
            <w:vAlign w:val="center"/>
            <w:hideMark/>
          </w:tcPr>
          <w:p w14:paraId="3458AE56" w14:textId="77777777" w:rsidR="00322061" w:rsidRPr="00322061" w:rsidRDefault="00322061" w:rsidP="00322061">
            <w:pPr>
              <w:rPr>
                <w:del w:id="9455" w:author="KPMG_PQH" w:date="2026-04-07T11:25:00Z" w16du:dateUtc="2026-04-07T04:25:00Z"/>
                <w:rFonts w:ascii="Arial" w:hAnsi="Arial" w:cs="Arial"/>
                <w:color w:val="000000"/>
                <w:sz w:val="18"/>
                <w:szCs w:val="18"/>
                <w:lang w:eastAsia="en-US"/>
              </w:rPr>
            </w:pPr>
            <w:del w:id="9456" w:author="KPMG_PQH" w:date="2026-04-07T11:25:00Z" w16du:dateUtc="2026-04-07T04:25:00Z">
              <w:r w:rsidRPr="00322061">
                <w:rPr>
                  <w:rFonts w:ascii="Arial" w:hAnsi="Arial" w:cs="Arial"/>
                  <w:color w:val="000000"/>
                  <w:sz w:val="18"/>
                  <w:szCs w:val="18"/>
                  <w:lang w:eastAsia="en-US"/>
                </w:rPr>
                <w:delText>SHANGHAI DAMAO-SHINE TECHNICAL CO.,LTD.</w:delText>
              </w:r>
            </w:del>
          </w:p>
        </w:tc>
        <w:tc>
          <w:tcPr>
            <w:tcW w:w="846" w:type="pct"/>
            <w:tcBorders>
              <w:top w:val="nil"/>
              <w:left w:val="nil"/>
              <w:bottom w:val="single" w:sz="4" w:space="0" w:color="auto"/>
              <w:right w:val="single" w:sz="4" w:space="0" w:color="auto"/>
            </w:tcBorders>
            <w:vAlign w:val="center"/>
            <w:hideMark/>
          </w:tcPr>
          <w:p w14:paraId="4924F777" w14:textId="77777777" w:rsidR="00322061" w:rsidRPr="00322061" w:rsidRDefault="00322061" w:rsidP="00322061">
            <w:pPr>
              <w:jc w:val="center"/>
              <w:rPr>
                <w:del w:id="9457" w:author="KPMG_PQH" w:date="2026-04-07T11:25:00Z" w16du:dateUtc="2026-04-07T04:25:00Z"/>
                <w:rFonts w:ascii="Arial" w:hAnsi="Arial" w:cs="Arial"/>
                <w:color w:val="000000"/>
                <w:sz w:val="18"/>
                <w:szCs w:val="18"/>
                <w:lang w:eastAsia="en-US"/>
              </w:rPr>
            </w:pPr>
            <w:del w:id="945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A3666BD" w14:textId="77777777" w:rsidR="00322061" w:rsidRPr="00322061" w:rsidRDefault="00322061" w:rsidP="00322061">
            <w:pPr>
              <w:rPr>
                <w:del w:id="9459" w:author="KPMG_PQH" w:date="2026-04-07T11:25:00Z" w16du:dateUtc="2026-04-07T04:25:00Z"/>
                <w:rFonts w:ascii="Arial" w:hAnsi="Arial" w:cs="Arial"/>
                <w:color w:val="000000"/>
                <w:sz w:val="18"/>
                <w:szCs w:val="18"/>
                <w:lang w:eastAsia="en-US"/>
              </w:rPr>
            </w:pPr>
            <w:del w:id="9460"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050925E" w14:textId="77777777" w:rsidTr="003B3AC8">
        <w:trPr>
          <w:trHeight w:val="20"/>
          <w:del w:id="946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0F26CE" w14:textId="77777777" w:rsidR="00322061" w:rsidRPr="00322061" w:rsidRDefault="00322061" w:rsidP="00322061">
            <w:pPr>
              <w:jc w:val="center"/>
              <w:rPr>
                <w:del w:id="9462" w:author="KPMG_PQH" w:date="2026-04-07T11:25:00Z" w16du:dateUtc="2026-04-07T04:25:00Z"/>
                <w:rFonts w:ascii="Arial" w:hAnsi="Arial" w:cs="Arial"/>
                <w:color w:val="000000"/>
                <w:sz w:val="18"/>
                <w:szCs w:val="18"/>
                <w:lang w:eastAsia="en-US"/>
              </w:rPr>
            </w:pPr>
            <w:del w:id="9463" w:author="KPMG_PQH" w:date="2026-04-07T11:25:00Z" w16du:dateUtc="2026-04-07T04:25:00Z">
              <w:r w:rsidRPr="00322061">
                <w:rPr>
                  <w:rFonts w:ascii="Arial" w:hAnsi="Arial" w:cs="Arial"/>
                  <w:color w:val="000000"/>
                  <w:sz w:val="18"/>
                  <w:szCs w:val="18"/>
                  <w:lang w:eastAsia="en-US"/>
                </w:rPr>
                <w:delText>253</w:delText>
              </w:r>
            </w:del>
          </w:p>
        </w:tc>
        <w:tc>
          <w:tcPr>
            <w:tcW w:w="2352" w:type="pct"/>
            <w:tcBorders>
              <w:top w:val="nil"/>
              <w:left w:val="nil"/>
              <w:bottom w:val="single" w:sz="4" w:space="0" w:color="auto"/>
              <w:right w:val="single" w:sz="4" w:space="0" w:color="auto"/>
            </w:tcBorders>
            <w:vAlign w:val="center"/>
            <w:hideMark/>
          </w:tcPr>
          <w:p w14:paraId="5550A1DF" w14:textId="77777777" w:rsidR="00322061" w:rsidRPr="00322061" w:rsidRDefault="00322061" w:rsidP="00322061">
            <w:pPr>
              <w:rPr>
                <w:del w:id="9464" w:author="KPMG_PQH" w:date="2026-04-07T11:25:00Z" w16du:dateUtc="2026-04-07T04:25:00Z"/>
                <w:rFonts w:ascii="Arial" w:hAnsi="Arial" w:cs="Arial"/>
                <w:color w:val="000000"/>
                <w:sz w:val="18"/>
                <w:szCs w:val="18"/>
                <w:lang w:eastAsia="en-US"/>
              </w:rPr>
            </w:pPr>
            <w:del w:id="9465" w:author="KPMG_PQH" w:date="2026-04-07T11:25:00Z" w16du:dateUtc="2026-04-07T04:25:00Z">
              <w:r w:rsidRPr="00322061">
                <w:rPr>
                  <w:rFonts w:ascii="Arial" w:hAnsi="Arial" w:cs="Arial"/>
                  <w:color w:val="000000"/>
                  <w:sz w:val="18"/>
                  <w:szCs w:val="18"/>
                  <w:lang w:eastAsia="en-US"/>
                </w:rPr>
                <w:delText>SHANGHAI KAIKAI INDUSTRY COMPANY LIMITED</w:delText>
              </w:r>
            </w:del>
          </w:p>
        </w:tc>
        <w:tc>
          <w:tcPr>
            <w:tcW w:w="846" w:type="pct"/>
            <w:tcBorders>
              <w:top w:val="nil"/>
              <w:left w:val="nil"/>
              <w:bottom w:val="single" w:sz="4" w:space="0" w:color="auto"/>
              <w:right w:val="single" w:sz="4" w:space="0" w:color="auto"/>
            </w:tcBorders>
            <w:vAlign w:val="center"/>
            <w:hideMark/>
          </w:tcPr>
          <w:p w14:paraId="115EDDBA" w14:textId="77777777" w:rsidR="00322061" w:rsidRPr="00322061" w:rsidRDefault="00322061" w:rsidP="00322061">
            <w:pPr>
              <w:jc w:val="center"/>
              <w:rPr>
                <w:del w:id="9466" w:author="KPMG_PQH" w:date="2026-04-07T11:25:00Z" w16du:dateUtc="2026-04-07T04:25:00Z"/>
                <w:rFonts w:ascii="Arial" w:hAnsi="Arial" w:cs="Arial"/>
                <w:color w:val="000000"/>
                <w:sz w:val="18"/>
                <w:szCs w:val="18"/>
                <w:lang w:eastAsia="en-US"/>
              </w:rPr>
            </w:pPr>
            <w:del w:id="946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F6CE9C1" w14:textId="77777777" w:rsidR="00322061" w:rsidRPr="00322061" w:rsidRDefault="00322061" w:rsidP="00322061">
            <w:pPr>
              <w:rPr>
                <w:del w:id="9468" w:author="KPMG_PQH" w:date="2026-04-07T11:25:00Z" w16du:dateUtc="2026-04-07T04:25:00Z"/>
                <w:rFonts w:ascii="Arial" w:hAnsi="Arial" w:cs="Arial"/>
                <w:color w:val="000000"/>
                <w:sz w:val="18"/>
                <w:szCs w:val="18"/>
                <w:lang w:eastAsia="en-US"/>
              </w:rPr>
            </w:pPr>
            <w:del w:id="9469"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4F0790D" w14:textId="77777777" w:rsidTr="003B3AC8">
        <w:trPr>
          <w:trHeight w:val="20"/>
          <w:del w:id="947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E0BE05C" w14:textId="77777777" w:rsidR="00322061" w:rsidRPr="00322061" w:rsidRDefault="00322061" w:rsidP="00322061">
            <w:pPr>
              <w:jc w:val="center"/>
              <w:rPr>
                <w:del w:id="9471" w:author="KPMG_PQH" w:date="2026-04-07T11:25:00Z" w16du:dateUtc="2026-04-07T04:25:00Z"/>
                <w:rFonts w:ascii="Arial" w:hAnsi="Arial" w:cs="Arial"/>
                <w:color w:val="000000"/>
                <w:sz w:val="18"/>
                <w:szCs w:val="18"/>
                <w:lang w:eastAsia="en-US"/>
              </w:rPr>
            </w:pPr>
            <w:del w:id="9472" w:author="KPMG_PQH" w:date="2026-04-07T11:25:00Z" w16du:dateUtc="2026-04-07T04:25:00Z">
              <w:r w:rsidRPr="00322061">
                <w:rPr>
                  <w:rFonts w:ascii="Arial" w:hAnsi="Arial" w:cs="Arial"/>
                  <w:color w:val="000000"/>
                  <w:sz w:val="18"/>
                  <w:szCs w:val="18"/>
                  <w:lang w:eastAsia="en-US"/>
                </w:rPr>
                <w:delText>254</w:delText>
              </w:r>
            </w:del>
          </w:p>
        </w:tc>
        <w:tc>
          <w:tcPr>
            <w:tcW w:w="2352" w:type="pct"/>
            <w:tcBorders>
              <w:top w:val="nil"/>
              <w:left w:val="nil"/>
              <w:bottom w:val="single" w:sz="4" w:space="0" w:color="auto"/>
              <w:right w:val="single" w:sz="4" w:space="0" w:color="auto"/>
            </w:tcBorders>
            <w:vAlign w:val="center"/>
            <w:hideMark/>
          </w:tcPr>
          <w:p w14:paraId="28AB1CD0" w14:textId="77777777" w:rsidR="00322061" w:rsidRPr="00322061" w:rsidRDefault="00322061" w:rsidP="00322061">
            <w:pPr>
              <w:rPr>
                <w:del w:id="9473" w:author="KPMG_PQH" w:date="2026-04-07T11:25:00Z" w16du:dateUtc="2026-04-07T04:25:00Z"/>
                <w:rFonts w:ascii="Arial" w:hAnsi="Arial" w:cs="Arial"/>
                <w:color w:val="000000"/>
                <w:sz w:val="18"/>
                <w:szCs w:val="18"/>
                <w:lang w:eastAsia="en-US"/>
              </w:rPr>
            </w:pPr>
            <w:del w:id="9474" w:author="KPMG_PQH" w:date="2026-04-07T11:25:00Z" w16du:dateUtc="2026-04-07T04:25:00Z">
              <w:r w:rsidRPr="00322061">
                <w:rPr>
                  <w:rFonts w:ascii="Arial" w:hAnsi="Arial" w:cs="Arial"/>
                  <w:color w:val="000000"/>
                  <w:sz w:val="18"/>
                  <w:szCs w:val="18"/>
                  <w:lang w:eastAsia="en-US"/>
                </w:rPr>
                <w:delText>SHANGHAI METERSBONWE FASHION &amp; ACCESSORIES COMPANY LIMITED</w:delText>
              </w:r>
            </w:del>
          </w:p>
        </w:tc>
        <w:tc>
          <w:tcPr>
            <w:tcW w:w="846" w:type="pct"/>
            <w:tcBorders>
              <w:top w:val="nil"/>
              <w:left w:val="nil"/>
              <w:bottom w:val="single" w:sz="4" w:space="0" w:color="auto"/>
              <w:right w:val="single" w:sz="4" w:space="0" w:color="auto"/>
            </w:tcBorders>
            <w:vAlign w:val="center"/>
            <w:hideMark/>
          </w:tcPr>
          <w:p w14:paraId="477D26E9" w14:textId="77777777" w:rsidR="00322061" w:rsidRPr="00322061" w:rsidRDefault="00322061" w:rsidP="00322061">
            <w:pPr>
              <w:jc w:val="center"/>
              <w:rPr>
                <w:del w:id="9475" w:author="KPMG_PQH" w:date="2026-04-07T11:25:00Z" w16du:dateUtc="2026-04-07T04:25:00Z"/>
                <w:rFonts w:ascii="Arial" w:hAnsi="Arial" w:cs="Arial"/>
                <w:color w:val="000000"/>
                <w:sz w:val="18"/>
                <w:szCs w:val="18"/>
                <w:lang w:eastAsia="en-US"/>
              </w:rPr>
            </w:pPr>
            <w:del w:id="947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74AA032" w14:textId="77777777" w:rsidR="00322061" w:rsidRPr="00322061" w:rsidRDefault="00322061" w:rsidP="00322061">
            <w:pPr>
              <w:rPr>
                <w:del w:id="9477" w:author="KPMG_PQH" w:date="2026-04-07T11:25:00Z" w16du:dateUtc="2026-04-07T04:25:00Z"/>
                <w:rFonts w:ascii="Arial" w:hAnsi="Arial" w:cs="Arial"/>
                <w:color w:val="000000"/>
                <w:sz w:val="18"/>
                <w:szCs w:val="18"/>
                <w:lang w:eastAsia="en-US"/>
              </w:rPr>
            </w:pPr>
            <w:del w:id="947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F61729E" w14:textId="77777777" w:rsidTr="003B3AC8">
        <w:trPr>
          <w:trHeight w:val="20"/>
          <w:del w:id="947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860CE39" w14:textId="77777777" w:rsidR="00322061" w:rsidRPr="00322061" w:rsidRDefault="00322061" w:rsidP="00322061">
            <w:pPr>
              <w:jc w:val="center"/>
              <w:rPr>
                <w:del w:id="9480" w:author="KPMG_PQH" w:date="2026-04-07T11:25:00Z" w16du:dateUtc="2026-04-07T04:25:00Z"/>
                <w:rFonts w:ascii="Arial" w:hAnsi="Arial" w:cs="Arial"/>
                <w:color w:val="000000"/>
                <w:sz w:val="18"/>
                <w:szCs w:val="18"/>
                <w:lang w:eastAsia="en-US"/>
              </w:rPr>
            </w:pPr>
            <w:del w:id="9481" w:author="KPMG_PQH" w:date="2026-04-07T11:25:00Z" w16du:dateUtc="2026-04-07T04:25:00Z">
              <w:r w:rsidRPr="00322061">
                <w:rPr>
                  <w:rFonts w:ascii="Arial" w:hAnsi="Arial" w:cs="Arial"/>
                  <w:color w:val="000000"/>
                  <w:sz w:val="18"/>
                  <w:szCs w:val="18"/>
                  <w:lang w:eastAsia="en-US"/>
                </w:rPr>
                <w:delText>255</w:delText>
              </w:r>
            </w:del>
          </w:p>
        </w:tc>
        <w:tc>
          <w:tcPr>
            <w:tcW w:w="2352" w:type="pct"/>
            <w:tcBorders>
              <w:top w:val="nil"/>
              <w:left w:val="nil"/>
              <w:bottom w:val="single" w:sz="4" w:space="0" w:color="auto"/>
              <w:right w:val="single" w:sz="4" w:space="0" w:color="auto"/>
            </w:tcBorders>
            <w:vAlign w:val="center"/>
            <w:hideMark/>
          </w:tcPr>
          <w:p w14:paraId="44D44D21" w14:textId="77777777" w:rsidR="00322061" w:rsidRPr="00322061" w:rsidRDefault="00322061" w:rsidP="00322061">
            <w:pPr>
              <w:rPr>
                <w:del w:id="9482" w:author="KPMG_PQH" w:date="2026-04-07T11:25:00Z" w16du:dateUtc="2026-04-07T04:25:00Z"/>
                <w:rFonts w:ascii="Arial" w:hAnsi="Arial" w:cs="Arial"/>
                <w:color w:val="000000"/>
                <w:sz w:val="18"/>
                <w:szCs w:val="18"/>
                <w:lang w:eastAsia="en-US"/>
              </w:rPr>
            </w:pPr>
            <w:del w:id="9483" w:author="KPMG_PQH" w:date="2026-04-07T11:25:00Z" w16du:dateUtc="2026-04-07T04:25:00Z">
              <w:r w:rsidRPr="00322061">
                <w:rPr>
                  <w:rFonts w:ascii="Arial" w:hAnsi="Arial" w:cs="Arial"/>
                  <w:color w:val="000000"/>
                  <w:sz w:val="18"/>
                  <w:szCs w:val="18"/>
                  <w:lang w:eastAsia="en-US"/>
                </w:rPr>
                <w:delText>SHANXI ZHIDE ECO-ENVIRONMENT MANAGEMENT CO., LTD.</w:delText>
              </w:r>
            </w:del>
          </w:p>
        </w:tc>
        <w:tc>
          <w:tcPr>
            <w:tcW w:w="846" w:type="pct"/>
            <w:tcBorders>
              <w:top w:val="nil"/>
              <w:left w:val="nil"/>
              <w:bottom w:val="single" w:sz="4" w:space="0" w:color="auto"/>
              <w:right w:val="single" w:sz="4" w:space="0" w:color="auto"/>
            </w:tcBorders>
            <w:vAlign w:val="center"/>
            <w:hideMark/>
          </w:tcPr>
          <w:p w14:paraId="1F9FBE76" w14:textId="77777777" w:rsidR="00322061" w:rsidRPr="00322061" w:rsidRDefault="00322061" w:rsidP="00322061">
            <w:pPr>
              <w:jc w:val="center"/>
              <w:rPr>
                <w:del w:id="9484" w:author="KPMG_PQH" w:date="2026-04-07T11:25:00Z" w16du:dateUtc="2026-04-07T04:25:00Z"/>
                <w:rFonts w:ascii="Arial" w:hAnsi="Arial" w:cs="Arial"/>
                <w:color w:val="000000"/>
                <w:sz w:val="18"/>
                <w:szCs w:val="18"/>
                <w:lang w:eastAsia="en-US"/>
              </w:rPr>
            </w:pPr>
            <w:del w:id="948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E5A75AE" w14:textId="77777777" w:rsidR="00322061" w:rsidRPr="00322061" w:rsidRDefault="00322061" w:rsidP="00322061">
            <w:pPr>
              <w:rPr>
                <w:del w:id="9486" w:author="KPMG_PQH" w:date="2026-04-07T11:25:00Z" w16du:dateUtc="2026-04-07T04:25:00Z"/>
                <w:rFonts w:ascii="Arial" w:hAnsi="Arial" w:cs="Arial"/>
                <w:color w:val="000000"/>
                <w:sz w:val="18"/>
                <w:szCs w:val="18"/>
                <w:lang w:eastAsia="en-US"/>
              </w:rPr>
            </w:pPr>
            <w:del w:id="948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4E66447" w14:textId="77777777" w:rsidTr="003B3AC8">
        <w:trPr>
          <w:trHeight w:val="20"/>
          <w:del w:id="948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8771281" w14:textId="77777777" w:rsidR="00322061" w:rsidRPr="00322061" w:rsidRDefault="00322061" w:rsidP="00322061">
            <w:pPr>
              <w:jc w:val="center"/>
              <w:rPr>
                <w:del w:id="9489" w:author="KPMG_PQH" w:date="2026-04-07T11:25:00Z" w16du:dateUtc="2026-04-07T04:25:00Z"/>
                <w:rFonts w:ascii="Arial" w:hAnsi="Arial" w:cs="Arial"/>
                <w:color w:val="000000"/>
                <w:sz w:val="18"/>
                <w:szCs w:val="18"/>
                <w:lang w:eastAsia="en-US"/>
              </w:rPr>
            </w:pPr>
            <w:del w:id="9490" w:author="KPMG_PQH" w:date="2026-04-07T11:25:00Z" w16du:dateUtc="2026-04-07T04:25:00Z">
              <w:r w:rsidRPr="00322061">
                <w:rPr>
                  <w:rFonts w:ascii="Arial" w:hAnsi="Arial" w:cs="Arial"/>
                  <w:color w:val="000000"/>
                  <w:sz w:val="18"/>
                  <w:szCs w:val="18"/>
                  <w:lang w:eastAsia="en-US"/>
                </w:rPr>
                <w:delText>256</w:delText>
              </w:r>
            </w:del>
          </w:p>
        </w:tc>
        <w:tc>
          <w:tcPr>
            <w:tcW w:w="2352" w:type="pct"/>
            <w:tcBorders>
              <w:top w:val="nil"/>
              <w:left w:val="nil"/>
              <w:bottom w:val="single" w:sz="4" w:space="0" w:color="auto"/>
              <w:right w:val="single" w:sz="4" w:space="0" w:color="auto"/>
            </w:tcBorders>
            <w:vAlign w:val="center"/>
            <w:hideMark/>
          </w:tcPr>
          <w:p w14:paraId="6B0DC97C" w14:textId="77777777" w:rsidR="00322061" w:rsidRPr="00322061" w:rsidRDefault="00322061" w:rsidP="00322061">
            <w:pPr>
              <w:rPr>
                <w:del w:id="9491" w:author="KPMG_PQH" w:date="2026-04-07T11:25:00Z" w16du:dateUtc="2026-04-07T04:25:00Z"/>
                <w:rFonts w:ascii="Arial" w:hAnsi="Arial" w:cs="Arial"/>
                <w:color w:val="000000"/>
                <w:sz w:val="18"/>
                <w:szCs w:val="18"/>
                <w:lang w:eastAsia="en-US"/>
              </w:rPr>
            </w:pPr>
            <w:del w:id="9492" w:author="KPMG_PQH" w:date="2026-04-07T11:25:00Z" w16du:dateUtc="2026-04-07T04:25:00Z">
              <w:r w:rsidRPr="00322061">
                <w:rPr>
                  <w:rFonts w:ascii="Arial" w:hAnsi="Arial" w:cs="Arial"/>
                  <w:color w:val="000000"/>
                  <w:sz w:val="18"/>
                  <w:szCs w:val="18"/>
                  <w:lang w:eastAsia="en-US"/>
                </w:rPr>
                <w:delText>SHARP COMMERCIAL ENTERPRISES LIMITED</w:delText>
              </w:r>
            </w:del>
          </w:p>
        </w:tc>
        <w:tc>
          <w:tcPr>
            <w:tcW w:w="846" w:type="pct"/>
            <w:tcBorders>
              <w:top w:val="nil"/>
              <w:left w:val="nil"/>
              <w:bottom w:val="single" w:sz="4" w:space="0" w:color="auto"/>
              <w:right w:val="single" w:sz="4" w:space="0" w:color="auto"/>
            </w:tcBorders>
            <w:vAlign w:val="center"/>
            <w:hideMark/>
          </w:tcPr>
          <w:p w14:paraId="0AF78619" w14:textId="77777777" w:rsidR="00322061" w:rsidRPr="00322061" w:rsidRDefault="00322061" w:rsidP="00322061">
            <w:pPr>
              <w:jc w:val="center"/>
              <w:rPr>
                <w:del w:id="9493" w:author="KPMG_PQH" w:date="2026-04-07T11:25:00Z" w16du:dateUtc="2026-04-07T04:25:00Z"/>
                <w:rFonts w:ascii="Arial" w:hAnsi="Arial" w:cs="Arial"/>
                <w:color w:val="000000"/>
                <w:sz w:val="18"/>
                <w:szCs w:val="18"/>
                <w:lang w:eastAsia="en-US"/>
              </w:rPr>
            </w:pPr>
            <w:del w:id="9494"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4E01DDC" w14:textId="77777777" w:rsidR="00322061" w:rsidRPr="00322061" w:rsidRDefault="00322061" w:rsidP="00322061">
            <w:pPr>
              <w:rPr>
                <w:del w:id="9495" w:author="KPMG_PQH" w:date="2026-04-07T11:25:00Z" w16du:dateUtc="2026-04-07T04:25:00Z"/>
                <w:rFonts w:ascii="Arial" w:hAnsi="Arial" w:cs="Arial"/>
                <w:color w:val="000000"/>
                <w:sz w:val="18"/>
                <w:szCs w:val="18"/>
                <w:lang w:eastAsia="en-US"/>
              </w:rPr>
            </w:pPr>
            <w:del w:id="9496"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F8A60CD" w14:textId="77777777" w:rsidTr="003B3AC8">
        <w:trPr>
          <w:trHeight w:val="20"/>
          <w:del w:id="949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5A1CC17" w14:textId="77777777" w:rsidR="00322061" w:rsidRPr="00322061" w:rsidRDefault="00322061" w:rsidP="00322061">
            <w:pPr>
              <w:jc w:val="center"/>
              <w:rPr>
                <w:del w:id="9498" w:author="KPMG_PQH" w:date="2026-04-07T11:25:00Z" w16du:dateUtc="2026-04-07T04:25:00Z"/>
                <w:rFonts w:ascii="Arial" w:hAnsi="Arial" w:cs="Arial"/>
                <w:color w:val="000000"/>
                <w:sz w:val="18"/>
                <w:szCs w:val="18"/>
                <w:lang w:eastAsia="en-US"/>
              </w:rPr>
            </w:pPr>
            <w:del w:id="9499" w:author="KPMG_PQH" w:date="2026-04-07T11:25:00Z" w16du:dateUtc="2026-04-07T04:25:00Z">
              <w:r w:rsidRPr="00322061">
                <w:rPr>
                  <w:rFonts w:ascii="Arial" w:hAnsi="Arial" w:cs="Arial"/>
                  <w:color w:val="000000"/>
                  <w:sz w:val="18"/>
                  <w:szCs w:val="18"/>
                  <w:lang w:eastAsia="en-US"/>
                </w:rPr>
                <w:delText>257</w:delText>
              </w:r>
            </w:del>
          </w:p>
        </w:tc>
        <w:tc>
          <w:tcPr>
            <w:tcW w:w="2352" w:type="pct"/>
            <w:tcBorders>
              <w:top w:val="nil"/>
              <w:left w:val="nil"/>
              <w:bottom w:val="single" w:sz="4" w:space="0" w:color="auto"/>
              <w:right w:val="single" w:sz="4" w:space="0" w:color="auto"/>
            </w:tcBorders>
            <w:vAlign w:val="center"/>
            <w:hideMark/>
          </w:tcPr>
          <w:p w14:paraId="2B1F4F18" w14:textId="77777777" w:rsidR="00322061" w:rsidRPr="00322061" w:rsidRDefault="00322061" w:rsidP="00322061">
            <w:pPr>
              <w:rPr>
                <w:del w:id="9500" w:author="KPMG_PQH" w:date="2026-04-07T11:25:00Z" w16du:dateUtc="2026-04-07T04:25:00Z"/>
                <w:rFonts w:ascii="Arial" w:hAnsi="Arial" w:cs="Arial"/>
                <w:color w:val="000000"/>
                <w:sz w:val="18"/>
                <w:szCs w:val="18"/>
                <w:lang w:eastAsia="en-US"/>
              </w:rPr>
            </w:pPr>
            <w:del w:id="9501" w:author="KPMG_PQH" w:date="2026-04-07T11:25:00Z" w16du:dateUtc="2026-04-07T04:25:00Z">
              <w:r w:rsidRPr="00322061">
                <w:rPr>
                  <w:rFonts w:ascii="Arial" w:hAnsi="Arial" w:cs="Arial"/>
                  <w:color w:val="000000"/>
                  <w:sz w:val="18"/>
                  <w:szCs w:val="18"/>
                  <w:lang w:eastAsia="en-US"/>
                </w:rPr>
                <w:delText>SHIGEMATSU WORKS CO LTD</w:delText>
              </w:r>
            </w:del>
          </w:p>
        </w:tc>
        <w:tc>
          <w:tcPr>
            <w:tcW w:w="846" w:type="pct"/>
            <w:tcBorders>
              <w:top w:val="nil"/>
              <w:left w:val="nil"/>
              <w:bottom w:val="single" w:sz="4" w:space="0" w:color="auto"/>
              <w:right w:val="single" w:sz="4" w:space="0" w:color="auto"/>
            </w:tcBorders>
            <w:vAlign w:val="center"/>
            <w:hideMark/>
          </w:tcPr>
          <w:p w14:paraId="6B2A2328" w14:textId="77777777" w:rsidR="00322061" w:rsidRPr="00322061" w:rsidRDefault="00322061" w:rsidP="00322061">
            <w:pPr>
              <w:jc w:val="center"/>
              <w:rPr>
                <w:del w:id="9502" w:author="KPMG_PQH" w:date="2026-04-07T11:25:00Z" w16du:dateUtc="2026-04-07T04:25:00Z"/>
                <w:rFonts w:ascii="Arial" w:hAnsi="Arial" w:cs="Arial"/>
                <w:color w:val="000000"/>
                <w:sz w:val="18"/>
                <w:szCs w:val="18"/>
                <w:lang w:eastAsia="en-US"/>
              </w:rPr>
            </w:pPr>
            <w:del w:id="950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A93B4C2" w14:textId="77777777" w:rsidR="00322061" w:rsidRPr="00322061" w:rsidRDefault="00322061" w:rsidP="00322061">
            <w:pPr>
              <w:rPr>
                <w:del w:id="9504" w:author="KPMG_PQH" w:date="2026-04-07T11:25:00Z" w16du:dateUtc="2026-04-07T04:25:00Z"/>
                <w:rFonts w:ascii="Arial" w:hAnsi="Arial" w:cs="Arial"/>
                <w:color w:val="000000"/>
                <w:sz w:val="18"/>
                <w:szCs w:val="18"/>
                <w:lang w:eastAsia="en-US"/>
              </w:rPr>
            </w:pPr>
            <w:del w:id="950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03534B6A" w14:textId="77777777" w:rsidTr="003B3AC8">
        <w:trPr>
          <w:trHeight w:val="20"/>
          <w:del w:id="950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AB068A6" w14:textId="77777777" w:rsidR="00322061" w:rsidRPr="00322061" w:rsidRDefault="00322061" w:rsidP="00322061">
            <w:pPr>
              <w:jc w:val="center"/>
              <w:rPr>
                <w:del w:id="9507" w:author="KPMG_PQH" w:date="2026-04-07T11:25:00Z" w16du:dateUtc="2026-04-07T04:25:00Z"/>
                <w:rFonts w:ascii="Arial" w:hAnsi="Arial" w:cs="Arial"/>
                <w:color w:val="000000"/>
                <w:sz w:val="18"/>
                <w:szCs w:val="18"/>
                <w:lang w:eastAsia="en-US"/>
              </w:rPr>
            </w:pPr>
            <w:del w:id="9508" w:author="KPMG_PQH" w:date="2026-04-07T11:25:00Z" w16du:dateUtc="2026-04-07T04:25:00Z">
              <w:r w:rsidRPr="00322061">
                <w:rPr>
                  <w:rFonts w:ascii="Arial" w:hAnsi="Arial" w:cs="Arial"/>
                  <w:color w:val="000000"/>
                  <w:sz w:val="18"/>
                  <w:szCs w:val="18"/>
                  <w:lang w:eastAsia="en-US"/>
                </w:rPr>
                <w:delText>258</w:delText>
              </w:r>
            </w:del>
          </w:p>
        </w:tc>
        <w:tc>
          <w:tcPr>
            <w:tcW w:w="2352" w:type="pct"/>
            <w:tcBorders>
              <w:top w:val="nil"/>
              <w:left w:val="nil"/>
              <w:bottom w:val="single" w:sz="4" w:space="0" w:color="auto"/>
              <w:right w:val="single" w:sz="4" w:space="0" w:color="auto"/>
            </w:tcBorders>
            <w:vAlign w:val="center"/>
            <w:hideMark/>
          </w:tcPr>
          <w:p w14:paraId="7CAB696A" w14:textId="77777777" w:rsidR="00322061" w:rsidRPr="00322061" w:rsidRDefault="00322061" w:rsidP="00322061">
            <w:pPr>
              <w:rPr>
                <w:del w:id="9509" w:author="KPMG_PQH" w:date="2026-04-07T11:25:00Z" w16du:dateUtc="2026-04-07T04:25:00Z"/>
                <w:rFonts w:ascii="Arial" w:hAnsi="Arial" w:cs="Arial"/>
                <w:color w:val="000000"/>
                <w:sz w:val="18"/>
                <w:szCs w:val="18"/>
                <w:lang w:eastAsia="en-US"/>
              </w:rPr>
            </w:pPr>
            <w:del w:id="9510" w:author="KPMG_PQH" w:date="2026-04-07T11:25:00Z" w16du:dateUtc="2026-04-07T04:25:00Z">
              <w:r w:rsidRPr="00322061">
                <w:rPr>
                  <w:rFonts w:ascii="Arial" w:hAnsi="Arial" w:cs="Arial"/>
                  <w:color w:val="000000"/>
                  <w:sz w:val="18"/>
                  <w:szCs w:val="18"/>
                  <w:lang w:eastAsia="en-US"/>
                </w:rPr>
                <w:delText>SHIMA SEIKI MFG LTD</w:delText>
              </w:r>
            </w:del>
          </w:p>
        </w:tc>
        <w:tc>
          <w:tcPr>
            <w:tcW w:w="846" w:type="pct"/>
            <w:tcBorders>
              <w:top w:val="nil"/>
              <w:left w:val="nil"/>
              <w:bottom w:val="single" w:sz="4" w:space="0" w:color="auto"/>
              <w:right w:val="single" w:sz="4" w:space="0" w:color="auto"/>
            </w:tcBorders>
            <w:vAlign w:val="center"/>
            <w:hideMark/>
          </w:tcPr>
          <w:p w14:paraId="56F801CA" w14:textId="77777777" w:rsidR="00322061" w:rsidRPr="00322061" w:rsidRDefault="00322061" w:rsidP="00322061">
            <w:pPr>
              <w:jc w:val="center"/>
              <w:rPr>
                <w:del w:id="9511" w:author="KPMG_PQH" w:date="2026-04-07T11:25:00Z" w16du:dateUtc="2026-04-07T04:25:00Z"/>
                <w:rFonts w:ascii="Arial" w:hAnsi="Arial" w:cs="Arial"/>
                <w:color w:val="000000"/>
                <w:sz w:val="18"/>
                <w:szCs w:val="18"/>
                <w:lang w:eastAsia="en-US"/>
              </w:rPr>
            </w:pPr>
            <w:del w:id="9512"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3698D03" w14:textId="77777777" w:rsidR="00322061" w:rsidRPr="00322061" w:rsidRDefault="00322061" w:rsidP="00322061">
            <w:pPr>
              <w:rPr>
                <w:del w:id="9513" w:author="KPMG_PQH" w:date="2026-04-07T11:25:00Z" w16du:dateUtc="2026-04-07T04:25:00Z"/>
                <w:rFonts w:ascii="Arial" w:hAnsi="Arial" w:cs="Arial"/>
                <w:color w:val="000000"/>
                <w:sz w:val="18"/>
                <w:szCs w:val="18"/>
                <w:lang w:eastAsia="en-US"/>
              </w:rPr>
            </w:pPr>
            <w:del w:id="951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1C4498D9" w14:textId="77777777" w:rsidTr="003B3AC8">
        <w:trPr>
          <w:trHeight w:val="20"/>
          <w:del w:id="951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D80D223" w14:textId="77777777" w:rsidR="00322061" w:rsidRPr="00322061" w:rsidRDefault="00322061" w:rsidP="00322061">
            <w:pPr>
              <w:jc w:val="center"/>
              <w:rPr>
                <w:del w:id="9516" w:author="KPMG_PQH" w:date="2026-04-07T11:25:00Z" w16du:dateUtc="2026-04-07T04:25:00Z"/>
                <w:rFonts w:ascii="Arial" w:hAnsi="Arial" w:cs="Arial"/>
                <w:color w:val="000000"/>
                <w:sz w:val="18"/>
                <w:szCs w:val="18"/>
                <w:lang w:eastAsia="en-US"/>
              </w:rPr>
            </w:pPr>
            <w:del w:id="9517" w:author="KPMG_PQH" w:date="2026-04-07T11:25:00Z" w16du:dateUtc="2026-04-07T04:25:00Z">
              <w:r w:rsidRPr="00322061">
                <w:rPr>
                  <w:rFonts w:ascii="Arial" w:hAnsi="Arial" w:cs="Arial"/>
                  <w:color w:val="000000"/>
                  <w:sz w:val="18"/>
                  <w:szCs w:val="18"/>
                  <w:lang w:eastAsia="en-US"/>
                </w:rPr>
                <w:delText>259</w:delText>
              </w:r>
            </w:del>
          </w:p>
        </w:tc>
        <w:tc>
          <w:tcPr>
            <w:tcW w:w="2352" w:type="pct"/>
            <w:tcBorders>
              <w:top w:val="nil"/>
              <w:left w:val="nil"/>
              <w:bottom w:val="single" w:sz="4" w:space="0" w:color="auto"/>
              <w:right w:val="single" w:sz="4" w:space="0" w:color="auto"/>
            </w:tcBorders>
            <w:vAlign w:val="center"/>
            <w:hideMark/>
          </w:tcPr>
          <w:p w14:paraId="420A5E23" w14:textId="77777777" w:rsidR="00322061" w:rsidRPr="00322061" w:rsidRDefault="00322061" w:rsidP="00322061">
            <w:pPr>
              <w:rPr>
                <w:del w:id="9518" w:author="KPMG_PQH" w:date="2026-04-07T11:25:00Z" w16du:dateUtc="2026-04-07T04:25:00Z"/>
                <w:rFonts w:ascii="Arial" w:hAnsi="Arial" w:cs="Arial"/>
                <w:color w:val="000000"/>
                <w:sz w:val="18"/>
                <w:szCs w:val="18"/>
                <w:lang w:eastAsia="en-US"/>
              </w:rPr>
            </w:pPr>
            <w:del w:id="9519" w:author="KPMG_PQH" w:date="2026-04-07T11:25:00Z" w16du:dateUtc="2026-04-07T04:25:00Z">
              <w:r w:rsidRPr="00322061">
                <w:rPr>
                  <w:rFonts w:ascii="Arial" w:hAnsi="Arial" w:cs="Arial"/>
                  <w:color w:val="000000"/>
                  <w:sz w:val="18"/>
                  <w:szCs w:val="18"/>
                  <w:lang w:eastAsia="en-US"/>
                </w:rPr>
                <w:delText>SHIN FOONG SPECIALTY AND APPLIED MATERIALS CO LTD</w:delText>
              </w:r>
            </w:del>
          </w:p>
        </w:tc>
        <w:tc>
          <w:tcPr>
            <w:tcW w:w="846" w:type="pct"/>
            <w:tcBorders>
              <w:top w:val="nil"/>
              <w:left w:val="nil"/>
              <w:bottom w:val="single" w:sz="4" w:space="0" w:color="auto"/>
              <w:right w:val="single" w:sz="4" w:space="0" w:color="auto"/>
            </w:tcBorders>
            <w:vAlign w:val="center"/>
            <w:hideMark/>
          </w:tcPr>
          <w:p w14:paraId="22CA31E5" w14:textId="77777777" w:rsidR="00322061" w:rsidRPr="00322061" w:rsidRDefault="00322061" w:rsidP="00322061">
            <w:pPr>
              <w:jc w:val="center"/>
              <w:rPr>
                <w:del w:id="9520" w:author="KPMG_PQH" w:date="2026-04-07T11:25:00Z" w16du:dateUtc="2026-04-07T04:25:00Z"/>
                <w:rFonts w:ascii="Arial" w:hAnsi="Arial" w:cs="Arial"/>
                <w:color w:val="000000"/>
                <w:sz w:val="18"/>
                <w:szCs w:val="18"/>
                <w:lang w:eastAsia="en-US"/>
              </w:rPr>
            </w:pPr>
            <w:del w:id="952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1E8D51D" w14:textId="77777777" w:rsidR="00322061" w:rsidRPr="00322061" w:rsidRDefault="00322061" w:rsidP="00322061">
            <w:pPr>
              <w:rPr>
                <w:del w:id="9522" w:author="KPMG_PQH" w:date="2026-04-07T11:25:00Z" w16du:dateUtc="2026-04-07T04:25:00Z"/>
                <w:rFonts w:ascii="Arial" w:hAnsi="Arial" w:cs="Arial"/>
                <w:color w:val="000000"/>
                <w:sz w:val="18"/>
                <w:szCs w:val="18"/>
                <w:lang w:eastAsia="en-US"/>
              </w:rPr>
            </w:pPr>
            <w:del w:id="952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57ED8EC" w14:textId="77777777" w:rsidTr="003B3AC8">
        <w:trPr>
          <w:trHeight w:val="20"/>
          <w:del w:id="952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EA8721C" w14:textId="77777777" w:rsidR="00322061" w:rsidRPr="00322061" w:rsidRDefault="00322061" w:rsidP="00322061">
            <w:pPr>
              <w:jc w:val="center"/>
              <w:rPr>
                <w:del w:id="9525" w:author="KPMG_PQH" w:date="2026-04-07T11:25:00Z" w16du:dateUtc="2026-04-07T04:25:00Z"/>
                <w:rFonts w:ascii="Arial" w:hAnsi="Arial" w:cs="Arial"/>
                <w:color w:val="000000"/>
                <w:sz w:val="18"/>
                <w:szCs w:val="18"/>
                <w:lang w:eastAsia="en-US"/>
              </w:rPr>
            </w:pPr>
            <w:del w:id="9526" w:author="KPMG_PQH" w:date="2026-04-07T11:25:00Z" w16du:dateUtc="2026-04-07T04:25:00Z">
              <w:r w:rsidRPr="00322061">
                <w:rPr>
                  <w:rFonts w:ascii="Arial" w:hAnsi="Arial" w:cs="Arial"/>
                  <w:color w:val="000000"/>
                  <w:sz w:val="18"/>
                  <w:szCs w:val="18"/>
                  <w:lang w:eastAsia="en-US"/>
                </w:rPr>
                <w:delText>260</w:delText>
              </w:r>
            </w:del>
          </w:p>
        </w:tc>
        <w:tc>
          <w:tcPr>
            <w:tcW w:w="2352" w:type="pct"/>
            <w:tcBorders>
              <w:top w:val="nil"/>
              <w:left w:val="nil"/>
              <w:bottom w:val="single" w:sz="4" w:space="0" w:color="auto"/>
              <w:right w:val="single" w:sz="4" w:space="0" w:color="auto"/>
            </w:tcBorders>
            <w:vAlign w:val="center"/>
            <w:hideMark/>
          </w:tcPr>
          <w:p w14:paraId="6F2E5544" w14:textId="77777777" w:rsidR="00322061" w:rsidRPr="00322061" w:rsidRDefault="00322061" w:rsidP="00322061">
            <w:pPr>
              <w:rPr>
                <w:del w:id="9527" w:author="KPMG_PQH" w:date="2026-04-07T11:25:00Z" w16du:dateUtc="2026-04-07T04:25:00Z"/>
                <w:rFonts w:ascii="Arial" w:hAnsi="Arial" w:cs="Arial"/>
                <w:color w:val="000000"/>
                <w:sz w:val="18"/>
                <w:szCs w:val="18"/>
                <w:lang w:eastAsia="en-US"/>
              </w:rPr>
            </w:pPr>
            <w:del w:id="9528" w:author="KPMG_PQH" w:date="2026-04-07T11:25:00Z" w16du:dateUtc="2026-04-07T04:25:00Z">
              <w:r w:rsidRPr="00322061">
                <w:rPr>
                  <w:rFonts w:ascii="Arial" w:hAnsi="Arial" w:cs="Arial"/>
                  <w:color w:val="000000"/>
                  <w:sz w:val="18"/>
                  <w:szCs w:val="18"/>
                  <w:lang w:eastAsia="en-US"/>
                </w:rPr>
                <w:delText>SHRI BHOLANATH CARPETS LIMITED</w:delText>
              </w:r>
            </w:del>
          </w:p>
        </w:tc>
        <w:tc>
          <w:tcPr>
            <w:tcW w:w="846" w:type="pct"/>
            <w:tcBorders>
              <w:top w:val="nil"/>
              <w:left w:val="nil"/>
              <w:bottom w:val="single" w:sz="4" w:space="0" w:color="auto"/>
              <w:right w:val="single" w:sz="4" w:space="0" w:color="auto"/>
            </w:tcBorders>
            <w:vAlign w:val="center"/>
            <w:hideMark/>
          </w:tcPr>
          <w:p w14:paraId="5F89FB47" w14:textId="77777777" w:rsidR="00322061" w:rsidRPr="00322061" w:rsidRDefault="00322061" w:rsidP="00322061">
            <w:pPr>
              <w:jc w:val="center"/>
              <w:rPr>
                <w:del w:id="9529" w:author="KPMG_PQH" w:date="2026-04-07T11:25:00Z" w16du:dateUtc="2026-04-07T04:25:00Z"/>
                <w:rFonts w:ascii="Arial" w:hAnsi="Arial" w:cs="Arial"/>
                <w:color w:val="000000"/>
                <w:sz w:val="18"/>
                <w:szCs w:val="18"/>
                <w:lang w:eastAsia="en-US"/>
              </w:rPr>
            </w:pPr>
            <w:del w:id="953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B79AA16" w14:textId="77777777" w:rsidR="00322061" w:rsidRPr="00322061" w:rsidRDefault="00322061" w:rsidP="00322061">
            <w:pPr>
              <w:rPr>
                <w:del w:id="9531" w:author="KPMG_PQH" w:date="2026-04-07T11:25:00Z" w16du:dateUtc="2026-04-07T04:25:00Z"/>
                <w:rFonts w:ascii="Arial" w:hAnsi="Arial" w:cs="Arial"/>
                <w:color w:val="000000"/>
                <w:sz w:val="18"/>
                <w:szCs w:val="18"/>
                <w:lang w:eastAsia="en-US"/>
              </w:rPr>
            </w:pPr>
            <w:del w:id="953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660FED0" w14:textId="77777777" w:rsidTr="003B3AC8">
        <w:trPr>
          <w:trHeight w:val="20"/>
          <w:del w:id="953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E54A1C9" w14:textId="77777777" w:rsidR="00322061" w:rsidRPr="00322061" w:rsidRDefault="00322061" w:rsidP="00322061">
            <w:pPr>
              <w:jc w:val="center"/>
              <w:rPr>
                <w:del w:id="9534" w:author="KPMG_PQH" w:date="2026-04-07T11:25:00Z" w16du:dateUtc="2026-04-07T04:25:00Z"/>
                <w:rFonts w:ascii="Arial" w:hAnsi="Arial" w:cs="Arial"/>
                <w:color w:val="000000"/>
                <w:sz w:val="18"/>
                <w:szCs w:val="18"/>
                <w:lang w:eastAsia="en-US"/>
              </w:rPr>
            </w:pPr>
            <w:del w:id="9535" w:author="KPMG_PQH" w:date="2026-04-07T11:25:00Z" w16du:dateUtc="2026-04-07T04:25:00Z">
              <w:r w:rsidRPr="00322061">
                <w:rPr>
                  <w:rFonts w:ascii="Arial" w:hAnsi="Arial" w:cs="Arial"/>
                  <w:color w:val="000000"/>
                  <w:sz w:val="18"/>
                  <w:szCs w:val="18"/>
                  <w:lang w:eastAsia="en-US"/>
                </w:rPr>
                <w:delText>261</w:delText>
              </w:r>
            </w:del>
          </w:p>
        </w:tc>
        <w:tc>
          <w:tcPr>
            <w:tcW w:w="2352" w:type="pct"/>
            <w:tcBorders>
              <w:top w:val="nil"/>
              <w:left w:val="nil"/>
              <w:bottom w:val="single" w:sz="4" w:space="0" w:color="auto"/>
              <w:right w:val="single" w:sz="4" w:space="0" w:color="auto"/>
            </w:tcBorders>
            <w:vAlign w:val="center"/>
            <w:hideMark/>
          </w:tcPr>
          <w:p w14:paraId="4FCF83DF" w14:textId="77777777" w:rsidR="00322061" w:rsidRPr="00322061" w:rsidRDefault="00322061" w:rsidP="00322061">
            <w:pPr>
              <w:rPr>
                <w:del w:id="9536" w:author="KPMG_PQH" w:date="2026-04-07T11:25:00Z" w16du:dateUtc="2026-04-07T04:25:00Z"/>
                <w:rFonts w:ascii="Arial" w:hAnsi="Arial" w:cs="Arial"/>
                <w:color w:val="000000"/>
                <w:sz w:val="18"/>
                <w:szCs w:val="18"/>
                <w:lang w:eastAsia="en-US"/>
              </w:rPr>
            </w:pPr>
            <w:del w:id="9537" w:author="KPMG_PQH" w:date="2026-04-07T11:25:00Z" w16du:dateUtc="2026-04-07T04:25:00Z">
              <w:r w:rsidRPr="00322061">
                <w:rPr>
                  <w:rFonts w:ascii="Arial" w:hAnsi="Arial" w:cs="Arial"/>
                  <w:color w:val="000000"/>
                  <w:sz w:val="18"/>
                  <w:szCs w:val="18"/>
                  <w:lang w:eastAsia="en-US"/>
                </w:rPr>
                <w:delText>SHUANG-BANG INDUSTRIAL CORP.</w:delText>
              </w:r>
            </w:del>
          </w:p>
        </w:tc>
        <w:tc>
          <w:tcPr>
            <w:tcW w:w="846" w:type="pct"/>
            <w:tcBorders>
              <w:top w:val="nil"/>
              <w:left w:val="nil"/>
              <w:bottom w:val="single" w:sz="4" w:space="0" w:color="auto"/>
              <w:right w:val="single" w:sz="4" w:space="0" w:color="auto"/>
            </w:tcBorders>
            <w:vAlign w:val="center"/>
            <w:hideMark/>
          </w:tcPr>
          <w:p w14:paraId="6702D268" w14:textId="77777777" w:rsidR="00322061" w:rsidRPr="00322061" w:rsidRDefault="00322061" w:rsidP="00322061">
            <w:pPr>
              <w:jc w:val="center"/>
              <w:rPr>
                <w:del w:id="9538" w:author="KPMG_PQH" w:date="2026-04-07T11:25:00Z" w16du:dateUtc="2026-04-07T04:25:00Z"/>
                <w:rFonts w:ascii="Arial" w:hAnsi="Arial" w:cs="Arial"/>
                <w:color w:val="000000"/>
                <w:sz w:val="18"/>
                <w:szCs w:val="18"/>
                <w:lang w:eastAsia="en-US"/>
              </w:rPr>
            </w:pPr>
            <w:del w:id="953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724EDC29" w14:textId="77777777" w:rsidR="00322061" w:rsidRPr="00322061" w:rsidRDefault="00322061" w:rsidP="00322061">
            <w:pPr>
              <w:rPr>
                <w:del w:id="9540" w:author="KPMG_PQH" w:date="2026-04-07T11:25:00Z" w16du:dateUtc="2026-04-07T04:25:00Z"/>
                <w:rFonts w:ascii="Arial" w:hAnsi="Arial" w:cs="Arial"/>
                <w:color w:val="000000"/>
                <w:sz w:val="18"/>
                <w:szCs w:val="18"/>
                <w:lang w:eastAsia="en-US"/>
              </w:rPr>
            </w:pPr>
            <w:del w:id="954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AF11738" w14:textId="77777777" w:rsidTr="003B3AC8">
        <w:trPr>
          <w:trHeight w:val="20"/>
          <w:del w:id="954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21C5D62" w14:textId="77777777" w:rsidR="00322061" w:rsidRPr="00322061" w:rsidRDefault="00322061" w:rsidP="00322061">
            <w:pPr>
              <w:jc w:val="center"/>
              <w:rPr>
                <w:del w:id="9543" w:author="KPMG_PQH" w:date="2026-04-07T11:25:00Z" w16du:dateUtc="2026-04-07T04:25:00Z"/>
                <w:rFonts w:ascii="Arial" w:hAnsi="Arial" w:cs="Arial"/>
                <w:color w:val="000000"/>
                <w:sz w:val="18"/>
                <w:szCs w:val="18"/>
                <w:lang w:eastAsia="en-US"/>
              </w:rPr>
            </w:pPr>
            <w:del w:id="9544" w:author="KPMG_PQH" w:date="2026-04-07T11:25:00Z" w16du:dateUtc="2026-04-07T04:25:00Z">
              <w:r w:rsidRPr="00322061">
                <w:rPr>
                  <w:rFonts w:ascii="Arial" w:hAnsi="Arial" w:cs="Arial"/>
                  <w:color w:val="000000"/>
                  <w:sz w:val="18"/>
                  <w:szCs w:val="18"/>
                  <w:lang w:eastAsia="en-US"/>
                </w:rPr>
                <w:delText>262</w:delText>
              </w:r>
            </w:del>
          </w:p>
        </w:tc>
        <w:tc>
          <w:tcPr>
            <w:tcW w:w="2352" w:type="pct"/>
            <w:tcBorders>
              <w:top w:val="nil"/>
              <w:left w:val="nil"/>
              <w:bottom w:val="single" w:sz="4" w:space="0" w:color="auto"/>
              <w:right w:val="single" w:sz="4" w:space="0" w:color="auto"/>
            </w:tcBorders>
            <w:vAlign w:val="center"/>
            <w:hideMark/>
          </w:tcPr>
          <w:p w14:paraId="7537610C" w14:textId="77777777" w:rsidR="00322061" w:rsidRPr="00322061" w:rsidRDefault="00322061" w:rsidP="00322061">
            <w:pPr>
              <w:rPr>
                <w:del w:id="9545" w:author="KPMG_PQH" w:date="2026-04-07T11:25:00Z" w16du:dateUtc="2026-04-07T04:25:00Z"/>
                <w:rFonts w:ascii="Arial" w:hAnsi="Arial" w:cs="Arial"/>
                <w:color w:val="000000"/>
                <w:sz w:val="18"/>
                <w:szCs w:val="18"/>
                <w:lang w:eastAsia="en-US"/>
              </w:rPr>
            </w:pPr>
            <w:del w:id="9546" w:author="KPMG_PQH" w:date="2026-04-07T11:25:00Z" w16du:dateUtc="2026-04-07T04:25:00Z">
              <w:r w:rsidRPr="00322061">
                <w:rPr>
                  <w:rFonts w:ascii="Arial" w:hAnsi="Arial" w:cs="Arial"/>
                  <w:color w:val="000000"/>
                  <w:sz w:val="18"/>
                  <w:szCs w:val="18"/>
                  <w:lang w:eastAsia="en-US"/>
                </w:rPr>
                <w:delText>SHUI-MU INTERNATIONAL COMPANY LIMITED</w:delText>
              </w:r>
            </w:del>
          </w:p>
        </w:tc>
        <w:tc>
          <w:tcPr>
            <w:tcW w:w="846" w:type="pct"/>
            <w:tcBorders>
              <w:top w:val="nil"/>
              <w:left w:val="nil"/>
              <w:bottom w:val="single" w:sz="4" w:space="0" w:color="auto"/>
              <w:right w:val="single" w:sz="4" w:space="0" w:color="auto"/>
            </w:tcBorders>
            <w:vAlign w:val="center"/>
            <w:hideMark/>
          </w:tcPr>
          <w:p w14:paraId="68931180" w14:textId="77777777" w:rsidR="00322061" w:rsidRPr="00322061" w:rsidRDefault="00322061" w:rsidP="00322061">
            <w:pPr>
              <w:jc w:val="center"/>
              <w:rPr>
                <w:del w:id="9547" w:author="KPMG_PQH" w:date="2026-04-07T11:25:00Z" w16du:dateUtc="2026-04-07T04:25:00Z"/>
                <w:rFonts w:ascii="Arial" w:hAnsi="Arial" w:cs="Arial"/>
                <w:color w:val="000000"/>
                <w:sz w:val="18"/>
                <w:szCs w:val="18"/>
                <w:lang w:eastAsia="en-US"/>
              </w:rPr>
            </w:pPr>
            <w:del w:id="9548"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6D135D59" w14:textId="77777777" w:rsidR="00322061" w:rsidRPr="00322061" w:rsidRDefault="00322061" w:rsidP="00322061">
            <w:pPr>
              <w:rPr>
                <w:del w:id="9549" w:author="KPMG_PQH" w:date="2026-04-07T11:25:00Z" w16du:dateUtc="2026-04-07T04:25:00Z"/>
                <w:rFonts w:ascii="Arial" w:hAnsi="Arial" w:cs="Arial"/>
                <w:color w:val="000000"/>
                <w:sz w:val="18"/>
                <w:szCs w:val="18"/>
                <w:lang w:eastAsia="en-US"/>
              </w:rPr>
            </w:pPr>
            <w:del w:id="955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585C039" w14:textId="77777777" w:rsidTr="003B3AC8">
        <w:trPr>
          <w:trHeight w:val="20"/>
          <w:del w:id="955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E148ACC" w14:textId="77777777" w:rsidR="00322061" w:rsidRPr="00322061" w:rsidRDefault="00322061" w:rsidP="00322061">
            <w:pPr>
              <w:jc w:val="center"/>
              <w:rPr>
                <w:del w:id="9552" w:author="KPMG_PQH" w:date="2026-04-07T11:25:00Z" w16du:dateUtc="2026-04-07T04:25:00Z"/>
                <w:rFonts w:ascii="Arial" w:hAnsi="Arial" w:cs="Arial"/>
                <w:color w:val="000000"/>
                <w:sz w:val="18"/>
                <w:szCs w:val="18"/>
                <w:lang w:eastAsia="en-US"/>
              </w:rPr>
            </w:pPr>
            <w:del w:id="9553" w:author="KPMG_PQH" w:date="2026-04-07T11:25:00Z" w16du:dateUtc="2026-04-07T04:25:00Z">
              <w:r w:rsidRPr="00322061">
                <w:rPr>
                  <w:rFonts w:ascii="Arial" w:hAnsi="Arial" w:cs="Arial"/>
                  <w:color w:val="000000"/>
                  <w:sz w:val="18"/>
                  <w:szCs w:val="18"/>
                  <w:lang w:eastAsia="en-US"/>
                </w:rPr>
                <w:delText>263</w:delText>
              </w:r>
            </w:del>
          </w:p>
        </w:tc>
        <w:tc>
          <w:tcPr>
            <w:tcW w:w="2352" w:type="pct"/>
            <w:tcBorders>
              <w:top w:val="nil"/>
              <w:left w:val="nil"/>
              <w:bottom w:val="single" w:sz="4" w:space="0" w:color="auto"/>
              <w:right w:val="single" w:sz="4" w:space="0" w:color="auto"/>
            </w:tcBorders>
            <w:vAlign w:val="center"/>
            <w:hideMark/>
          </w:tcPr>
          <w:p w14:paraId="651D8A93" w14:textId="77777777" w:rsidR="00322061" w:rsidRPr="00322061" w:rsidRDefault="00322061" w:rsidP="00322061">
            <w:pPr>
              <w:rPr>
                <w:del w:id="9554" w:author="KPMG_PQH" w:date="2026-04-07T11:25:00Z" w16du:dateUtc="2026-04-07T04:25:00Z"/>
                <w:rFonts w:ascii="Arial" w:hAnsi="Arial" w:cs="Arial"/>
                <w:color w:val="000000"/>
                <w:sz w:val="18"/>
                <w:szCs w:val="18"/>
                <w:lang w:eastAsia="en-US"/>
              </w:rPr>
            </w:pPr>
            <w:del w:id="9555" w:author="KPMG_PQH" w:date="2026-04-07T11:25:00Z" w16du:dateUtc="2026-04-07T04:25:00Z">
              <w:r w:rsidRPr="00322061">
                <w:rPr>
                  <w:rFonts w:ascii="Arial" w:hAnsi="Arial" w:cs="Arial"/>
                  <w:color w:val="000000"/>
                  <w:sz w:val="18"/>
                  <w:szCs w:val="18"/>
                  <w:lang w:eastAsia="en-US"/>
                </w:rPr>
                <w:delText>SHUNLIBAN INFORMATION SERVICE CO.,LTD.</w:delText>
              </w:r>
            </w:del>
          </w:p>
        </w:tc>
        <w:tc>
          <w:tcPr>
            <w:tcW w:w="846" w:type="pct"/>
            <w:tcBorders>
              <w:top w:val="nil"/>
              <w:left w:val="nil"/>
              <w:bottom w:val="single" w:sz="4" w:space="0" w:color="auto"/>
              <w:right w:val="single" w:sz="4" w:space="0" w:color="auto"/>
            </w:tcBorders>
            <w:vAlign w:val="center"/>
            <w:hideMark/>
          </w:tcPr>
          <w:p w14:paraId="395A1AC5" w14:textId="77777777" w:rsidR="00322061" w:rsidRPr="00322061" w:rsidRDefault="00322061" w:rsidP="00322061">
            <w:pPr>
              <w:jc w:val="center"/>
              <w:rPr>
                <w:del w:id="9556" w:author="KPMG_PQH" w:date="2026-04-07T11:25:00Z" w16du:dateUtc="2026-04-07T04:25:00Z"/>
                <w:rFonts w:ascii="Arial" w:hAnsi="Arial" w:cs="Arial"/>
                <w:color w:val="000000"/>
                <w:sz w:val="18"/>
                <w:szCs w:val="18"/>
                <w:lang w:eastAsia="en-US"/>
              </w:rPr>
            </w:pPr>
            <w:del w:id="955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0C1CA96" w14:textId="77777777" w:rsidR="00322061" w:rsidRPr="00322061" w:rsidRDefault="00322061" w:rsidP="00322061">
            <w:pPr>
              <w:rPr>
                <w:del w:id="9558" w:author="KPMG_PQH" w:date="2026-04-07T11:25:00Z" w16du:dateUtc="2026-04-07T04:25:00Z"/>
                <w:rFonts w:ascii="Arial" w:hAnsi="Arial" w:cs="Arial"/>
                <w:color w:val="000000"/>
                <w:sz w:val="18"/>
                <w:szCs w:val="18"/>
                <w:lang w:eastAsia="en-US"/>
              </w:rPr>
            </w:pPr>
            <w:del w:id="9559"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738CAD58" w14:textId="77777777" w:rsidTr="003B3AC8">
        <w:trPr>
          <w:trHeight w:val="20"/>
          <w:del w:id="956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72C1B7A" w14:textId="77777777" w:rsidR="00322061" w:rsidRPr="00322061" w:rsidRDefault="00322061" w:rsidP="00322061">
            <w:pPr>
              <w:jc w:val="center"/>
              <w:rPr>
                <w:del w:id="9561" w:author="KPMG_PQH" w:date="2026-04-07T11:25:00Z" w16du:dateUtc="2026-04-07T04:25:00Z"/>
                <w:rFonts w:ascii="Arial" w:hAnsi="Arial" w:cs="Arial"/>
                <w:color w:val="000000"/>
                <w:sz w:val="18"/>
                <w:szCs w:val="18"/>
                <w:lang w:eastAsia="en-US"/>
              </w:rPr>
            </w:pPr>
            <w:del w:id="9562" w:author="KPMG_PQH" w:date="2026-04-07T11:25:00Z" w16du:dateUtc="2026-04-07T04:25:00Z">
              <w:r w:rsidRPr="00322061">
                <w:rPr>
                  <w:rFonts w:ascii="Arial" w:hAnsi="Arial" w:cs="Arial"/>
                  <w:color w:val="000000"/>
                  <w:sz w:val="18"/>
                  <w:szCs w:val="18"/>
                  <w:lang w:eastAsia="en-US"/>
                </w:rPr>
                <w:delText>264</w:delText>
              </w:r>
            </w:del>
          </w:p>
        </w:tc>
        <w:tc>
          <w:tcPr>
            <w:tcW w:w="2352" w:type="pct"/>
            <w:tcBorders>
              <w:top w:val="nil"/>
              <w:left w:val="nil"/>
              <w:bottom w:val="single" w:sz="4" w:space="0" w:color="auto"/>
              <w:right w:val="single" w:sz="4" w:space="0" w:color="auto"/>
            </w:tcBorders>
            <w:vAlign w:val="center"/>
            <w:hideMark/>
          </w:tcPr>
          <w:p w14:paraId="2227102F" w14:textId="77777777" w:rsidR="00322061" w:rsidRPr="00322061" w:rsidRDefault="00322061" w:rsidP="00322061">
            <w:pPr>
              <w:rPr>
                <w:del w:id="9563" w:author="KPMG_PQH" w:date="2026-04-07T11:25:00Z" w16du:dateUtc="2026-04-07T04:25:00Z"/>
                <w:rFonts w:ascii="Arial" w:hAnsi="Arial" w:cs="Arial"/>
                <w:color w:val="000000"/>
                <w:sz w:val="18"/>
                <w:szCs w:val="18"/>
                <w:lang w:eastAsia="en-US"/>
              </w:rPr>
            </w:pPr>
            <w:del w:id="9564" w:author="KPMG_PQH" w:date="2026-04-07T11:25:00Z" w16du:dateUtc="2026-04-07T04:25:00Z">
              <w:r w:rsidRPr="00322061">
                <w:rPr>
                  <w:rFonts w:ascii="Arial" w:hAnsi="Arial" w:cs="Arial"/>
                  <w:color w:val="000000"/>
                  <w:sz w:val="18"/>
                  <w:szCs w:val="18"/>
                  <w:lang w:eastAsia="en-US"/>
                </w:rPr>
                <w:delText>SHUNTHAI RUBBER GLOVES INDUSTRY PCL</w:delText>
              </w:r>
            </w:del>
          </w:p>
        </w:tc>
        <w:tc>
          <w:tcPr>
            <w:tcW w:w="846" w:type="pct"/>
            <w:tcBorders>
              <w:top w:val="nil"/>
              <w:left w:val="nil"/>
              <w:bottom w:val="single" w:sz="4" w:space="0" w:color="auto"/>
              <w:right w:val="single" w:sz="4" w:space="0" w:color="auto"/>
            </w:tcBorders>
            <w:vAlign w:val="center"/>
            <w:hideMark/>
          </w:tcPr>
          <w:p w14:paraId="4FA48E06" w14:textId="77777777" w:rsidR="00322061" w:rsidRPr="00322061" w:rsidRDefault="00322061" w:rsidP="00322061">
            <w:pPr>
              <w:jc w:val="center"/>
              <w:rPr>
                <w:del w:id="9565" w:author="KPMG_PQH" w:date="2026-04-07T11:25:00Z" w16du:dateUtc="2026-04-07T04:25:00Z"/>
                <w:rFonts w:ascii="Arial" w:hAnsi="Arial" w:cs="Arial"/>
                <w:color w:val="000000"/>
                <w:sz w:val="18"/>
                <w:szCs w:val="18"/>
                <w:lang w:eastAsia="en-US"/>
              </w:rPr>
            </w:pPr>
            <w:del w:id="9566"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76E969CC" w14:textId="77777777" w:rsidR="00322061" w:rsidRPr="00322061" w:rsidRDefault="00322061" w:rsidP="00322061">
            <w:pPr>
              <w:rPr>
                <w:del w:id="9567" w:author="KPMG_PQH" w:date="2026-04-07T11:25:00Z" w16du:dateUtc="2026-04-07T04:25:00Z"/>
                <w:rFonts w:ascii="Arial" w:hAnsi="Arial" w:cs="Arial"/>
                <w:color w:val="000000"/>
                <w:sz w:val="18"/>
                <w:szCs w:val="18"/>
                <w:lang w:eastAsia="en-US"/>
              </w:rPr>
            </w:pPr>
            <w:del w:id="956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756F036" w14:textId="77777777" w:rsidTr="003B3AC8">
        <w:trPr>
          <w:trHeight w:val="20"/>
          <w:del w:id="956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E2FB15" w14:textId="77777777" w:rsidR="00322061" w:rsidRPr="00322061" w:rsidRDefault="00322061" w:rsidP="00322061">
            <w:pPr>
              <w:jc w:val="center"/>
              <w:rPr>
                <w:del w:id="9570" w:author="KPMG_PQH" w:date="2026-04-07T11:25:00Z" w16du:dateUtc="2026-04-07T04:25:00Z"/>
                <w:rFonts w:ascii="Arial" w:hAnsi="Arial" w:cs="Arial"/>
                <w:color w:val="000000"/>
                <w:sz w:val="18"/>
                <w:szCs w:val="18"/>
                <w:lang w:eastAsia="en-US"/>
              </w:rPr>
            </w:pPr>
            <w:del w:id="9571" w:author="KPMG_PQH" w:date="2026-04-07T11:25:00Z" w16du:dateUtc="2026-04-07T04:25:00Z">
              <w:r w:rsidRPr="00322061">
                <w:rPr>
                  <w:rFonts w:ascii="Arial" w:hAnsi="Arial" w:cs="Arial"/>
                  <w:color w:val="000000"/>
                  <w:sz w:val="18"/>
                  <w:szCs w:val="18"/>
                  <w:lang w:eastAsia="en-US"/>
                </w:rPr>
                <w:delText>265</w:delText>
              </w:r>
            </w:del>
          </w:p>
        </w:tc>
        <w:tc>
          <w:tcPr>
            <w:tcW w:w="2352" w:type="pct"/>
            <w:tcBorders>
              <w:top w:val="nil"/>
              <w:left w:val="nil"/>
              <w:bottom w:val="single" w:sz="4" w:space="0" w:color="auto"/>
              <w:right w:val="single" w:sz="4" w:space="0" w:color="auto"/>
            </w:tcBorders>
            <w:vAlign w:val="center"/>
            <w:hideMark/>
          </w:tcPr>
          <w:p w14:paraId="7CC7470B" w14:textId="77777777" w:rsidR="00322061" w:rsidRPr="00322061" w:rsidRDefault="00322061" w:rsidP="00322061">
            <w:pPr>
              <w:rPr>
                <w:del w:id="9572" w:author="KPMG_PQH" w:date="2026-04-07T11:25:00Z" w16du:dateUtc="2026-04-07T04:25:00Z"/>
                <w:rFonts w:ascii="Arial" w:hAnsi="Arial" w:cs="Arial"/>
                <w:color w:val="000000"/>
                <w:sz w:val="18"/>
                <w:szCs w:val="18"/>
                <w:lang w:eastAsia="en-US"/>
              </w:rPr>
            </w:pPr>
            <w:del w:id="9573" w:author="KPMG_PQH" w:date="2026-04-07T11:25:00Z" w16du:dateUtc="2026-04-07T04:25:00Z">
              <w:r w:rsidRPr="00322061">
                <w:rPr>
                  <w:rFonts w:ascii="Arial" w:hAnsi="Arial" w:cs="Arial"/>
                  <w:color w:val="000000"/>
                  <w:sz w:val="18"/>
                  <w:szCs w:val="18"/>
                  <w:lang w:eastAsia="en-US"/>
                </w:rPr>
                <w:delText>SICHUAN HOGASKY SPORTS &amp; CULTURE INC.</w:delText>
              </w:r>
            </w:del>
          </w:p>
        </w:tc>
        <w:tc>
          <w:tcPr>
            <w:tcW w:w="846" w:type="pct"/>
            <w:tcBorders>
              <w:top w:val="nil"/>
              <w:left w:val="nil"/>
              <w:bottom w:val="single" w:sz="4" w:space="0" w:color="auto"/>
              <w:right w:val="single" w:sz="4" w:space="0" w:color="auto"/>
            </w:tcBorders>
            <w:vAlign w:val="center"/>
            <w:hideMark/>
          </w:tcPr>
          <w:p w14:paraId="03FD58ED" w14:textId="77777777" w:rsidR="00322061" w:rsidRPr="00322061" w:rsidRDefault="00322061" w:rsidP="00322061">
            <w:pPr>
              <w:jc w:val="center"/>
              <w:rPr>
                <w:del w:id="9574" w:author="KPMG_PQH" w:date="2026-04-07T11:25:00Z" w16du:dateUtc="2026-04-07T04:25:00Z"/>
                <w:rFonts w:ascii="Arial" w:hAnsi="Arial" w:cs="Arial"/>
                <w:color w:val="000000"/>
                <w:sz w:val="18"/>
                <w:szCs w:val="18"/>
                <w:lang w:eastAsia="en-US"/>
              </w:rPr>
            </w:pPr>
            <w:del w:id="957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9492D2D" w14:textId="77777777" w:rsidR="00322061" w:rsidRPr="00322061" w:rsidRDefault="00322061" w:rsidP="00322061">
            <w:pPr>
              <w:rPr>
                <w:del w:id="9576" w:author="KPMG_PQH" w:date="2026-04-07T11:25:00Z" w16du:dateUtc="2026-04-07T04:25:00Z"/>
                <w:rFonts w:ascii="Arial" w:hAnsi="Arial" w:cs="Arial"/>
                <w:color w:val="000000"/>
                <w:sz w:val="18"/>
                <w:szCs w:val="18"/>
                <w:lang w:eastAsia="en-US"/>
              </w:rPr>
            </w:pPr>
            <w:del w:id="957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6B37FDE" w14:textId="77777777" w:rsidTr="003B3AC8">
        <w:trPr>
          <w:trHeight w:val="20"/>
          <w:del w:id="957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D4A31CA" w14:textId="77777777" w:rsidR="00322061" w:rsidRPr="00322061" w:rsidRDefault="00322061" w:rsidP="00322061">
            <w:pPr>
              <w:jc w:val="center"/>
              <w:rPr>
                <w:del w:id="9579" w:author="KPMG_PQH" w:date="2026-04-07T11:25:00Z" w16du:dateUtc="2026-04-07T04:25:00Z"/>
                <w:rFonts w:ascii="Arial" w:hAnsi="Arial" w:cs="Arial"/>
                <w:color w:val="000000"/>
                <w:sz w:val="18"/>
                <w:szCs w:val="18"/>
                <w:lang w:eastAsia="en-US"/>
              </w:rPr>
            </w:pPr>
            <w:del w:id="9580" w:author="KPMG_PQH" w:date="2026-04-07T11:25:00Z" w16du:dateUtc="2026-04-07T04:25:00Z">
              <w:r w:rsidRPr="00322061">
                <w:rPr>
                  <w:rFonts w:ascii="Arial" w:hAnsi="Arial" w:cs="Arial"/>
                  <w:color w:val="000000"/>
                  <w:sz w:val="18"/>
                  <w:szCs w:val="18"/>
                  <w:lang w:eastAsia="en-US"/>
                </w:rPr>
                <w:delText>266</w:delText>
              </w:r>
            </w:del>
          </w:p>
        </w:tc>
        <w:tc>
          <w:tcPr>
            <w:tcW w:w="2352" w:type="pct"/>
            <w:tcBorders>
              <w:top w:val="nil"/>
              <w:left w:val="nil"/>
              <w:bottom w:val="single" w:sz="4" w:space="0" w:color="auto"/>
              <w:right w:val="single" w:sz="4" w:space="0" w:color="auto"/>
            </w:tcBorders>
            <w:vAlign w:val="center"/>
            <w:hideMark/>
          </w:tcPr>
          <w:p w14:paraId="0264FB10" w14:textId="77777777" w:rsidR="00322061" w:rsidRPr="00322061" w:rsidRDefault="00322061" w:rsidP="00322061">
            <w:pPr>
              <w:rPr>
                <w:del w:id="9581" w:author="KPMG_PQH" w:date="2026-04-07T11:25:00Z" w16du:dateUtc="2026-04-07T04:25:00Z"/>
                <w:rFonts w:ascii="Arial" w:hAnsi="Arial" w:cs="Arial"/>
                <w:color w:val="000000"/>
                <w:sz w:val="18"/>
                <w:szCs w:val="18"/>
                <w:lang w:eastAsia="en-US"/>
              </w:rPr>
            </w:pPr>
            <w:del w:id="9582" w:author="KPMG_PQH" w:date="2026-04-07T11:25:00Z" w16du:dateUtc="2026-04-07T04:25:00Z">
              <w:r w:rsidRPr="00322061">
                <w:rPr>
                  <w:rFonts w:ascii="Arial" w:hAnsi="Arial" w:cs="Arial"/>
                  <w:color w:val="000000"/>
                  <w:sz w:val="18"/>
                  <w:szCs w:val="18"/>
                  <w:lang w:eastAsia="en-US"/>
                </w:rPr>
                <w:delText>SMITHS CITY GROUP LIMITED</w:delText>
              </w:r>
            </w:del>
          </w:p>
        </w:tc>
        <w:tc>
          <w:tcPr>
            <w:tcW w:w="846" w:type="pct"/>
            <w:tcBorders>
              <w:top w:val="nil"/>
              <w:left w:val="nil"/>
              <w:bottom w:val="single" w:sz="4" w:space="0" w:color="auto"/>
              <w:right w:val="single" w:sz="4" w:space="0" w:color="auto"/>
            </w:tcBorders>
            <w:vAlign w:val="center"/>
            <w:hideMark/>
          </w:tcPr>
          <w:p w14:paraId="77003EC5" w14:textId="77777777" w:rsidR="00322061" w:rsidRPr="00322061" w:rsidRDefault="00322061" w:rsidP="00322061">
            <w:pPr>
              <w:jc w:val="center"/>
              <w:rPr>
                <w:del w:id="9583" w:author="KPMG_PQH" w:date="2026-04-07T11:25:00Z" w16du:dateUtc="2026-04-07T04:25:00Z"/>
                <w:rFonts w:ascii="Arial" w:hAnsi="Arial" w:cs="Arial"/>
                <w:color w:val="000000"/>
                <w:sz w:val="18"/>
                <w:szCs w:val="18"/>
                <w:lang w:eastAsia="en-US"/>
              </w:rPr>
            </w:pPr>
            <w:del w:id="9584" w:author="KPMG_PQH" w:date="2026-04-07T11:25:00Z" w16du:dateUtc="2026-04-07T04:25:00Z">
              <w:r w:rsidRPr="00322061">
                <w:rPr>
                  <w:rFonts w:ascii="Arial" w:hAnsi="Arial" w:cs="Arial"/>
                  <w:color w:val="000000"/>
                  <w:sz w:val="18"/>
                  <w:szCs w:val="18"/>
                  <w:lang w:eastAsia="en-US"/>
                </w:rPr>
                <w:delText>New Zealand</w:delText>
              </w:r>
            </w:del>
          </w:p>
        </w:tc>
        <w:tc>
          <w:tcPr>
            <w:tcW w:w="1498" w:type="pct"/>
            <w:gridSpan w:val="2"/>
            <w:tcBorders>
              <w:top w:val="nil"/>
              <w:left w:val="nil"/>
              <w:bottom w:val="single" w:sz="4" w:space="0" w:color="auto"/>
              <w:right w:val="single" w:sz="4" w:space="0" w:color="auto"/>
            </w:tcBorders>
            <w:vAlign w:val="center"/>
            <w:hideMark/>
          </w:tcPr>
          <w:p w14:paraId="5F7500FB" w14:textId="77777777" w:rsidR="00322061" w:rsidRPr="00322061" w:rsidRDefault="00322061" w:rsidP="00322061">
            <w:pPr>
              <w:rPr>
                <w:del w:id="9585" w:author="KPMG_PQH" w:date="2026-04-07T11:25:00Z" w16du:dateUtc="2026-04-07T04:25:00Z"/>
                <w:rFonts w:ascii="Arial" w:hAnsi="Arial" w:cs="Arial"/>
                <w:color w:val="000000"/>
                <w:sz w:val="18"/>
                <w:szCs w:val="18"/>
                <w:lang w:eastAsia="en-US"/>
              </w:rPr>
            </w:pPr>
            <w:del w:id="9586"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48262443" w14:textId="77777777" w:rsidTr="003B3AC8">
        <w:trPr>
          <w:trHeight w:val="20"/>
          <w:del w:id="958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3D2397" w14:textId="77777777" w:rsidR="00322061" w:rsidRPr="00322061" w:rsidRDefault="00322061" w:rsidP="00322061">
            <w:pPr>
              <w:jc w:val="center"/>
              <w:rPr>
                <w:del w:id="9588" w:author="KPMG_PQH" w:date="2026-04-07T11:25:00Z" w16du:dateUtc="2026-04-07T04:25:00Z"/>
                <w:rFonts w:ascii="Arial" w:hAnsi="Arial" w:cs="Arial"/>
                <w:color w:val="000000"/>
                <w:sz w:val="18"/>
                <w:szCs w:val="18"/>
                <w:lang w:eastAsia="en-US"/>
              </w:rPr>
            </w:pPr>
            <w:del w:id="9589" w:author="KPMG_PQH" w:date="2026-04-07T11:25:00Z" w16du:dateUtc="2026-04-07T04:25:00Z">
              <w:r w:rsidRPr="00322061">
                <w:rPr>
                  <w:rFonts w:ascii="Arial" w:hAnsi="Arial" w:cs="Arial"/>
                  <w:color w:val="000000"/>
                  <w:sz w:val="18"/>
                  <w:szCs w:val="18"/>
                  <w:lang w:eastAsia="en-US"/>
                </w:rPr>
                <w:delText>267</w:delText>
              </w:r>
            </w:del>
          </w:p>
        </w:tc>
        <w:tc>
          <w:tcPr>
            <w:tcW w:w="2352" w:type="pct"/>
            <w:tcBorders>
              <w:top w:val="nil"/>
              <w:left w:val="nil"/>
              <w:bottom w:val="single" w:sz="4" w:space="0" w:color="auto"/>
              <w:right w:val="single" w:sz="4" w:space="0" w:color="auto"/>
            </w:tcBorders>
            <w:vAlign w:val="center"/>
            <w:hideMark/>
          </w:tcPr>
          <w:p w14:paraId="778B3DAE" w14:textId="77777777" w:rsidR="00322061" w:rsidRPr="00322061" w:rsidRDefault="00322061" w:rsidP="00322061">
            <w:pPr>
              <w:rPr>
                <w:del w:id="9590" w:author="KPMG_PQH" w:date="2026-04-07T11:25:00Z" w16du:dateUtc="2026-04-07T04:25:00Z"/>
                <w:rFonts w:ascii="Arial" w:hAnsi="Arial" w:cs="Arial"/>
                <w:color w:val="000000"/>
                <w:sz w:val="18"/>
                <w:szCs w:val="18"/>
                <w:lang w:eastAsia="en-US"/>
              </w:rPr>
            </w:pPr>
            <w:del w:id="9591" w:author="KPMG_PQH" w:date="2026-04-07T11:25:00Z" w16du:dateUtc="2026-04-07T04:25:00Z">
              <w:r w:rsidRPr="00322061">
                <w:rPr>
                  <w:rFonts w:ascii="Arial" w:hAnsi="Arial" w:cs="Arial"/>
                  <w:color w:val="000000"/>
                  <w:sz w:val="18"/>
                  <w:szCs w:val="18"/>
                  <w:lang w:eastAsia="en-US"/>
                </w:rPr>
                <w:delText>SNOW PEAK INC</w:delText>
              </w:r>
            </w:del>
          </w:p>
        </w:tc>
        <w:tc>
          <w:tcPr>
            <w:tcW w:w="846" w:type="pct"/>
            <w:tcBorders>
              <w:top w:val="nil"/>
              <w:left w:val="nil"/>
              <w:bottom w:val="single" w:sz="4" w:space="0" w:color="auto"/>
              <w:right w:val="single" w:sz="4" w:space="0" w:color="auto"/>
            </w:tcBorders>
            <w:vAlign w:val="center"/>
            <w:hideMark/>
          </w:tcPr>
          <w:p w14:paraId="33CA36A5" w14:textId="77777777" w:rsidR="00322061" w:rsidRPr="00322061" w:rsidRDefault="00322061" w:rsidP="00322061">
            <w:pPr>
              <w:jc w:val="center"/>
              <w:rPr>
                <w:del w:id="9592" w:author="KPMG_PQH" w:date="2026-04-07T11:25:00Z" w16du:dateUtc="2026-04-07T04:25:00Z"/>
                <w:rFonts w:ascii="Arial" w:hAnsi="Arial" w:cs="Arial"/>
                <w:color w:val="000000"/>
                <w:sz w:val="18"/>
                <w:szCs w:val="18"/>
                <w:lang w:eastAsia="en-US"/>
              </w:rPr>
            </w:pPr>
            <w:del w:id="959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6F9F2A49" w14:textId="77777777" w:rsidR="00322061" w:rsidRPr="00322061" w:rsidRDefault="00322061" w:rsidP="00322061">
            <w:pPr>
              <w:rPr>
                <w:del w:id="9594" w:author="KPMG_PQH" w:date="2026-04-07T11:25:00Z" w16du:dateUtc="2026-04-07T04:25:00Z"/>
                <w:rFonts w:ascii="Arial" w:hAnsi="Arial" w:cs="Arial"/>
                <w:color w:val="000000"/>
                <w:sz w:val="18"/>
                <w:szCs w:val="18"/>
                <w:lang w:eastAsia="en-US"/>
              </w:rPr>
            </w:pPr>
            <w:del w:id="959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D6CE363" w14:textId="77777777" w:rsidTr="003B3AC8">
        <w:trPr>
          <w:trHeight w:val="20"/>
          <w:del w:id="959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A49EDFC" w14:textId="77777777" w:rsidR="00322061" w:rsidRPr="00322061" w:rsidRDefault="00322061" w:rsidP="00322061">
            <w:pPr>
              <w:jc w:val="center"/>
              <w:rPr>
                <w:del w:id="9597" w:author="KPMG_PQH" w:date="2026-04-07T11:25:00Z" w16du:dateUtc="2026-04-07T04:25:00Z"/>
                <w:rFonts w:ascii="Arial" w:hAnsi="Arial" w:cs="Arial"/>
                <w:color w:val="000000"/>
                <w:sz w:val="18"/>
                <w:szCs w:val="18"/>
                <w:lang w:eastAsia="en-US"/>
              </w:rPr>
            </w:pPr>
            <w:del w:id="9598" w:author="KPMG_PQH" w:date="2026-04-07T11:25:00Z" w16du:dateUtc="2026-04-07T04:25:00Z">
              <w:r w:rsidRPr="00322061">
                <w:rPr>
                  <w:rFonts w:ascii="Arial" w:hAnsi="Arial" w:cs="Arial"/>
                  <w:color w:val="000000"/>
                  <w:sz w:val="18"/>
                  <w:szCs w:val="18"/>
                  <w:lang w:eastAsia="en-US"/>
                </w:rPr>
                <w:delText>268</w:delText>
              </w:r>
            </w:del>
          </w:p>
        </w:tc>
        <w:tc>
          <w:tcPr>
            <w:tcW w:w="2352" w:type="pct"/>
            <w:tcBorders>
              <w:top w:val="nil"/>
              <w:left w:val="nil"/>
              <w:bottom w:val="single" w:sz="4" w:space="0" w:color="auto"/>
              <w:right w:val="single" w:sz="4" w:space="0" w:color="auto"/>
            </w:tcBorders>
            <w:vAlign w:val="center"/>
            <w:hideMark/>
          </w:tcPr>
          <w:p w14:paraId="013BDFFA" w14:textId="77777777" w:rsidR="00322061" w:rsidRPr="00322061" w:rsidRDefault="00322061" w:rsidP="00322061">
            <w:pPr>
              <w:rPr>
                <w:del w:id="9599" w:author="KPMG_PQH" w:date="2026-04-07T11:25:00Z" w16du:dateUtc="2026-04-07T04:25:00Z"/>
                <w:rFonts w:ascii="Arial" w:hAnsi="Arial" w:cs="Arial"/>
                <w:color w:val="000000"/>
                <w:sz w:val="18"/>
                <w:szCs w:val="18"/>
                <w:lang w:eastAsia="en-US"/>
              </w:rPr>
            </w:pPr>
            <w:del w:id="9600" w:author="KPMG_PQH" w:date="2026-04-07T11:25:00Z" w16du:dateUtc="2026-04-07T04:25:00Z">
              <w:r w:rsidRPr="00322061">
                <w:rPr>
                  <w:rFonts w:ascii="Arial" w:hAnsi="Arial" w:cs="Arial"/>
                  <w:color w:val="000000"/>
                  <w:sz w:val="18"/>
                  <w:szCs w:val="18"/>
                  <w:lang w:eastAsia="en-US"/>
                </w:rPr>
                <w:delText>SOURCE ONE OUTDOOR PRODUCTS CO.,LTD</w:delText>
              </w:r>
            </w:del>
          </w:p>
        </w:tc>
        <w:tc>
          <w:tcPr>
            <w:tcW w:w="846" w:type="pct"/>
            <w:tcBorders>
              <w:top w:val="nil"/>
              <w:left w:val="nil"/>
              <w:bottom w:val="single" w:sz="4" w:space="0" w:color="auto"/>
              <w:right w:val="single" w:sz="4" w:space="0" w:color="auto"/>
            </w:tcBorders>
            <w:vAlign w:val="center"/>
            <w:hideMark/>
          </w:tcPr>
          <w:p w14:paraId="710C1E02" w14:textId="77777777" w:rsidR="00322061" w:rsidRPr="00322061" w:rsidRDefault="00322061" w:rsidP="00322061">
            <w:pPr>
              <w:jc w:val="center"/>
              <w:rPr>
                <w:del w:id="9601" w:author="KPMG_PQH" w:date="2026-04-07T11:25:00Z" w16du:dateUtc="2026-04-07T04:25:00Z"/>
                <w:rFonts w:ascii="Arial" w:hAnsi="Arial" w:cs="Arial"/>
                <w:color w:val="000000"/>
                <w:sz w:val="18"/>
                <w:szCs w:val="18"/>
                <w:lang w:eastAsia="en-US"/>
              </w:rPr>
            </w:pPr>
            <w:del w:id="960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8E828A9" w14:textId="77777777" w:rsidR="00322061" w:rsidRPr="00322061" w:rsidRDefault="00322061" w:rsidP="00322061">
            <w:pPr>
              <w:rPr>
                <w:del w:id="9603" w:author="KPMG_PQH" w:date="2026-04-07T11:25:00Z" w16du:dateUtc="2026-04-07T04:25:00Z"/>
                <w:rFonts w:ascii="Arial" w:hAnsi="Arial" w:cs="Arial"/>
                <w:color w:val="000000"/>
                <w:sz w:val="18"/>
                <w:szCs w:val="18"/>
                <w:lang w:eastAsia="en-US"/>
              </w:rPr>
            </w:pPr>
            <w:del w:id="960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7ADDF37D" w14:textId="77777777" w:rsidTr="003B3AC8">
        <w:trPr>
          <w:trHeight w:val="20"/>
          <w:del w:id="960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55C40E1" w14:textId="77777777" w:rsidR="00322061" w:rsidRPr="00322061" w:rsidRDefault="00322061" w:rsidP="00322061">
            <w:pPr>
              <w:jc w:val="center"/>
              <w:rPr>
                <w:del w:id="9606" w:author="KPMG_PQH" w:date="2026-04-07T11:25:00Z" w16du:dateUtc="2026-04-07T04:25:00Z"/>
                <w:rFonts w:ascii="Arial" w:hAnsi="Arial" w:cs="Arial"/>
                <w:color w:val="000000"/>
                <w:sz w:val="18"/>
                <w:szCs w:val="18"/>
                <w:lang w:eastAsia="en-US"/>
              </w:rPr>
            </w:pPr>
            <w:del w:id="9607" w:author="KPMG_PQH" w:date="2026-04-07T11:25:00Z" w16du:dateUtc="2026-04-07T04:25:00Z">
              <w:r w:rsidRPr="00322061">
                <w:rPr>
                  <w:rFonts w:ascii="Arial" w:hAnsi="Arial" w:cs="Arial"/>
                  <w:color w:val="000000"/>
                  <w:sz w:val="18"/>
                  <w:szCs w:val="18"/>
                  <w:lang w:eastAsia="en-US"/>
                </w:rPr>
                <w:lastRenderedPageBreak/>
                <w:delText>269</w:delText>
              </w:r>
            </w:del>
          </w:p>
        </w:tc>
        <w:tc>
          <w:tcPr>
            <w:tcW w:w="2352" w:type="pct"/>
            <w:tcBorders>
              <w:top w:val="nil"/>
              <w:left w:val="nil"/>
              <w:bottom w:val="single" w:sz="4" w:space="0" w:color="auto"/>
              <w:right w:val="single" w:sz="4" w:space="0" w:color="auto"/>
            </w:tcBorders>
            <w:vAlign w:val="center"/>
            <w:hideMark/>
          </w:tcPr>
          <w:p w14:paraId="4F31D194" w14:textId="77777777" w:rsidR="00322061" w:rsidRPr="00322061" w:rsidRDefault="00322061" w:rsidP="00322061">
            <w:pPr>
              <w:rPr>
                <w:del w:id="9608" w:author="KPMG_PQH" w:date="2026-04-07T11:25:00Z" w16du:dateUtc="2026-04-07T04:25:00Z"/>
                <w:rFonts w:ascii="Arial" w:hAnsi="Arial" w:cs="Arial"/>
                <w:color w:val="000000"/>
                <w:sz w:val="18"/>
                <w:szCs w:val="18"/>
                <w:lang w:eastAsia="en-US"/>
              </w:rPr>
            </w:pPr>
            <w:del w:id="9609" w:author="KPMG_PQH" w:date="2026-04-07T11:25:00Z" w16du:dateUtc="2026-04-07T04:25:00Z">
              <w:r w:rsidRPr="00322061">
                <w:rPr>
                  <w:rFonts w:ascii="Arial" w:hAnsi="Arial" w:cs="Arial"/>
                  <w:color w:val="000000"/>
                  <w:sz w:val="18"/>
                  <w:szCs w:val="18"/>
                  <w:lang w:eastAsia="en-US"/>
                </w:rPr>
                <w:delText>SOUTHERN LATEX LIMITED</w:delText>
              </w:r>
            </w:del>
          </w:p>
        </w:tc>
        <w:tc>
          <w:tcPr>
            <w:tcW w:w="846" w:type="pct"/>
            <w:tcBorders>
              <w:top w:val="nil"/>
              <w:left w:val="nil"/>
              <w:bottom w:val="single" w:sz="4" w:space="0" w:color="auto"/>
              <w:right w:val="single" w:sz="4" w:space="0" w:color="auto"/>
            </w:tcBorders>
            <w:vAlign w:val="center"/>
            <w:hideMark/>
          </w:tcPr>
          <w:p w14:paraId="4541EC70" w14:textId="77777777" w:rsidR="00322061" w:rsidRPr="00322061" w:rsidRDefault="00322061" w:rsidP="00322061">
            <w:pPr>
              <w:jc w:val="center"/>
              <w:rPr>
                <w:del w:id="9610" w:author="KPMG_PQH" w:date="2026-04-07T11:25:00Z" w16du:dateUtc="2026-04-07T04:25:00Z"/>
                <w:rFonts w:ascii="Arial" w:hAnsi="Arial" w:cs="Arial"/>
                <w:color w:val="000000"/>
                <w:sz w:val="18"/>
                <w:szCs w:val="18"/>
                <w:lang w:eastAsia="en-US"/>
              </w:rPr>
            </w:pPr>
            <w:del w:id="961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0D185E15" w14:textId="77777777" w:rsidR="00322061" w:rsidRPr="00322061" w:rsidRDefault="00322061" w:rsidP="00322061">
            <w:pPr>
              <w:rPr>
                <w:del w:id="9612" w:author="KPMG_PQH" w:date="2026-04-07T11:25:00Z" w16du:dateUtc="2026-04-07T04:25:00Z"/>
                <w:rFonts w:ascii="Arial" w:hAnsi="Arial" w:cs="Arial"/>
                <w:color w:val="000000"/>
                <w:sz w:val="18"/>
                <w:szCs w:val="18"/>
                <w:lang w:eastAsia="en-US"/>
              </w:rPr>
            </w:pPr>
            <w:del w:id="961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0F4C2B5" w14:textId="77777777" w:rsidTr="003B3AC8">
        <w:trPr>
          <w:trHeight w:val="20"/>
          <w:del w:id="961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FD2F487" w14:textId="77777777" w:rsidR="00322061" w:rsidRPr="00322061" w:rsidRDefault="00322061" w:rsidP="00322061">
            <w:pPr>
              <w:jc w:val="center"/>
              <w:rPr>
                <w:del w:id="9615" w:author="KPMG_PQH" w:date="2026-04-07T11:25:00Z" w16du:dateUtc="2026-04-07T04:25:00Z"/>
                <w:rFonts w:ascii="Arial" w:hAnsi="Arial" w:cs="Arial"/>
                <w:color w:val="000000"/>
                <w:sz w:val="18"/>
                <w:szCs w:val="18"/>
                <w:lang w:eastAsia="en-US"/>
              </w:rPr>
            </w:pPr>
            <w:del w:id="9616" w:author="KPMG_PQH" w:date="2026-04-07T11:25:00Z" w16du:dateUtc="2026-04-07T04:25:00Z">
              <w:r w:rsidRPr="00322061">
                <w:rPr>
                  <w:rFonts w:ascii="Arial" w:hAnsi="Arial" w:cs="Arial"/>
                  <w:color w:val="000000"/>
                  <w:sz w:val="18"/>
                  <w:szCs w:val="18"/>
                  <w:lang w:eastAsia="en-US"/>
                </w:rPr>
                <w:delText>270</w:delText>
              </w:r>
            </w:del>
          </w:p>
        </w:tc>
        <w:tc>
          <w:tcPr>
            <w:tcW w:w="2352" w:type="pct"/>
            <w:tcBorders>
              <w:top w:val="nil"/>
              <w:left w:val="nil"/>
              <w:bottom w:val="single" w:sz="4" w:space="0" w:color="auto"/>
              <w:right w:val="single" w:sz="4" w:space="0" w:color="auto"/>
            </w:tcBorders>
            <w:vAlign w:val="center"/>
            <w:hideMark/>
          </w:tcPr>
          <w:p w14:paraId="4AFBAB18" w14:textId="77777777" w:rsidR="00322061" w:rsidRPr="00322061" w:rsidRDefault="00322061" w:rsidP="00322061">
            <w:pPr>
              <w:rPr>
                <w:del w:id="9617" w:author="KPMG_PQH" w:date="2026-04-07T11:25:00Z" w16du:dateUtc="2026-04-07T04:25:00Z"/>
                <w:rFonts w:ascii="Arial" w:hAnsi="Arial" w:cs="Arial"/>
                <w:color w:val="000000"/>
                <w:sz w:val="18"/>
                <w:szCs w:val="18"/>
                <w:lang w:eastAsia="en-US"/>
              </w:rPr>
            </w:pPr>
            <w:del w:id="9618" w:author="KPMG_PQH" w:date="2026-04-07T11:25:00Z" w16du:dateUtc="2026-04-07T04:25:00Z">
              <w:r w:rsidRPr="00322061">
                <w:rPr>
                  <w:rFonts w:ascii="Arial" w:hAnsi="Arial" w:cs="Arial"/>
                  <w:color w:val="000000"/>
                  <w:sz w:val="18"/>
                  <w:szCs w:val="18"/>
                  <w:lang w:eastAsia="en-US"/>
                </w:rPr>
                <w:delText>SOUYUTE GROUP CO., LTD.</w:delText>
              </w:r>
            </w:del>
          </w:p>
        </w:tc>
        <w:tc>
          <w:tcPr>
            <w:tcW w:w="846" w:type="pct"/>
            <w:tcBorders>
              <w:top w:val="nil"/>
              <w:left w:val="nil"/>
              <w:bottom w:val="single" w:sz="4" w:space="0" w:color="auto"/>
              <w:right w:val="single" w:sz="4" w:space="0" w:color="auto"/>
            </w:tcBorders>
            <w:vAlign w:val="center"/>
            <w:hideMark/>
          </w:tcPr>
          <w:p w14:paraId="33DF9F92" w14:textId="77777777" w:rsidR="00322061" w:rsidRPr="00322061" w:rsidRDefault="00322061" w:rsidP="00322061">
            <w:pPr>
              <w:jc w:val="center"/>
              <w:rPr>
                <w:del w:id="9619" w:author="KPMG_PQH" w:date="2026-04-07T11:25:00Z" w16du:dateUtc="2026-04-07T04:25:00Z"/>
                <w:rFonts w:ascii="Arial" w:hAnsi="Arial" w:cs="Arial"/>
                <w:color w:val="000000"/>
                <w:sz w:val="18"/>
                <w:szCs w:val="18"/>
                <w:lang w:eastAsia="en-US"/>
              </w:rPr>
            </w:pPr>
            <w:del w:id="962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4F97470" w14:textId="77777777" w:rsidR="00322061" w:rsidRPr="00322061" w:rsidRDefault="00322061" w:rsidP="00322061">
            <w:pPr>
              <w:rPr>
                <w:del w:id="9621" w:author="KPMG_PQH" w:date="2026-04-07T11:25:00Z" w16du:dateUtc="2026-04-07T04:25:00Z"/>
                <w:rFonts w:ascii="Arial" w:hAnsi="Arial" w:cs="Arial"/>
                <w:color w:val="000000"/>
                <w:sz w:val="18"/>
                <w:szCs w:val="18"/>
                <w:lang w:eastAsia="en-US"/>
              </w:rPr>
            </w:pPr>
            <w:del w:id="962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C258FC2" w14:textId="77777777" w:rsidTr="003B3AC8">
        <w:trPr>
          <w:trHeight w:val="20"/>
          <w:del w:id="962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8DE6150" w14:textId="77777777" w:rsidR="00322061" w:rsidRPr="00322061" w:rsidRDefault="00322061" w:rsidP="00322061">
            <w:pPr>
              <w:jc w:val="center"/>
              <w:rPr>
                <w:del w:id="9624" w:author="KPMG_PQH" w:date="2026-04-07T11:25:00Z" w16du:dateUtc="2026-04-07T04:25:00Z"/>
                <w:rFonts w:ascii="Arial" w:hAnsi="Arial" w:cs="Arial"/>
                <w:color w:val="000000"/>
                <w:sz w:val="18"/>
                <w:szCs w:val="18"/>
                <w:lang w:eastAsia="en-US"/>
              </w:rPr>
            </w:pPr>
            <w:del w:id="9625" w:author="KPMG_PQH" w:date="2026-04-07T11:25:00Z" w16du:dateUtc="2026-04-07T04:25:00Z">
              <w:r w:rsidRPr="00322061">
                <w:rPr>
                  <w:rFonts w:ascii="Arial" w:hAnsi="Arial" w:cs="Arial"/>
                  <w:color w:val="000000"/>
                  <w:sz w:val="18"/>
                  <w:szCs w:val="18"/>
                  <w:lang w:eastAsia="en-US"/>
                </w:rPr>
                <w:delText>271</w:delText>
              </w:r>
            </w:del>
          </w:p>
        </w:tc>
        <w:tc>
          <w:tcPr>
            <w:tcW w:w="2352" w:type="pct"/>
            <w:tcBorders>
              <w:top w:val="nil"/>
              <w:left w:val="nil"/>
              <w:bottom w:val="single" w:sz="4" w:space="0" w:color="auto"/>
              <w:right w:val="single" w:sz="4" w:space="0" w:color="auto"/>
            </w:tcBorders>
            <w:vAlign w:val="center"/>
            <w:hideMark/>
          </w:tcPr>
          <w:p w14:paraId="2647FF73" w14:textId="77777777" w:rsidR="00322061" w:rsidRPr="00322061" w:rsidRDefault="00322061" w:rsidP="00322061">
            <w:pPr>
              <w:rPr>
                <w:del w:id="9626" w:author="KPMG_PQH" w:date="2026-04-07T11:25:00Z" w16du:dateUtc="2026-04-07T04:25:00Z"/>
                <w:rFonts w:ascii="Arial" w:hAnsi="Arial" w:cs="Arial"/>
                <w:color w:val="000000"/>
                <w:sz w:val="18"/>
                <w:szCs w:val="18"/>
                <w:lang w:eastAsia="en-US"/>
              </w:rPr>
            </w:pPr>
            <w:del w:id="9627" w:author="KPMG_PQH" w:date="2026-04-07T11:25:00Z" w16du:dateUtc="2026-04-07T04:25:00Z">
              <w:r w:rsidRPr="00322061">
                <w:rPr>
                  <w:rFonts w:ascii="Arial" w:hAnsi="Arial" w:cs="Arial"/>
                  <w:color w:val="000000"/>
                  <w:sz w:val="18"/>
                  <w:szCs w:val="18"/>
                  <w:lang w:eastAsia="en-US"/>
                </w:rPr>
                <w:delText>SREELEATHERS LTD</w:delText>
              </w:r>
            </w:del>
          </w:p>
        </w:tc>
        <w:tc>
          <w:tcPr>
            <w:tcW w:w="846" w:type="pct"/>
            <w:tcBorders>
              <w:top w:val="nil"/>
              <w:left w:val="nil"/>
              <w:bottom w:val="single" w:sz="4" w:space="0" w:color="auto"/>
              <w:right w:val="single" w:sz="4" w:space="0" w:color="auto"/>
            </w:tcBorders>
            <w:vAlign w:val="center"/>
            <w:hideMark/>
          </w:tcPr>
          <w:p w14:paraId="331F99E6" w14:textId="77777777" w:rsidR="00322061" w:rsidRPr="00322061" w:rsidRDefault="00322061" w:rsidP="00322061">
            <w:pPr>
              <w:jc w:val="center"/>
              <w:rPr>
                <w:del w:id="9628" w:author="KPMG_PQH" w:date="2026-04-07T11:25:00Z" w16du:dateUtc="2026-04-07T04:25:00Z"/>
                <w:rFonts w:ascii="Arial" w:hAnsi="Arial" w:cs="Arial"/>
                <w:color w:val="000000"/>
                <w:sz w:val="18"/>
                <w:szCs w:val="18"/>
                <w:lang w:eastAsia="en-US"/>
              </w:rPr>
            </w:pPr>
            <w:del w:id="962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E5FCC18" w14:textId="77777777" w:rsidR="00322061" w:rsidRPr="00322061" w:rsidRDefault="00322061" w:rsidP="00322061">
            <w:pPr>
              <w:rPr>
                <w:del w:id="9630" w:author="KPMG_PQH" w:date="2026-04-07T11:25:00Z" w16du:dateUtc="2026-04-07T04:25:00Z"/>
                <w:rFonts w:ascii="Arial" w:hAnsi="Arial" w:cs="Arial"/>
                <w:color w:val="000000"/>
                <w:sz w:val="18"/>
                <w:szCs w:val="18"/>
                <w:lang w:eastAsia="en-US"/>
              </w:rPr>
            </w:pPr>
            <w:del w:id="963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B6821E5" w14:textId="77777777" w:rsidTr="003B3AC8">
        <w:trPr>
          <w:trHeight w:val="20"/>
          <w:del w:id="963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808D38D" w14:textId="77777777" w:rsidR="00322061" w:rsidRPr="00322061" w:rsidRDefault="00322061" w:rsidP="00322061">
            <w:pPr>
              <w:jc w:val="center"/>
              <w:rPr>
                <w:del w:id="9633" w:author="KPMG_PQH" w:date="2026-04-07T11:25:00Z" w16du:dateUtc="2026-04-07T04:25:00Z"/>
                <w:rFonts w:ascii="Arial" w:hAnsi="Arial" w:cs="Arial"/>
                <w:color w:val="000000"/>
                <w:sz w:val="18"/>
                <w:szCs w:val="18"/>
                <w:lang w:eastAsia="en-US"/>
              </w:rPr>
            </w:pPr>
            <w:del w:id="9634" w:author="KPMG_PQH" w:date="2026-04-07T11:25:00Z" w16du:dateUtc="2026-04-07T04:25:00Z">
              <w:r w:rsidRPr="00322061">
                <w:rPr>
                  <w:rFonts w:ascii="Arial" w:hAnsi="Arial" w:cs="Arial"/>
                  <w:color w:val="000000"/>
                  <w:sz w:val="18"/>
                  <w:szCs w:val="18"/>
                  <w:lang w:eastAsia="en-US"/>
                </w:rPr>
                <w:delText>272</w:delText>
              </w:r>
            </w:del>
          </w:p>
        </w:tc>
        <w:tc>
          <w:tcPr>
            <w:tcW w:w="2352" w:type="pct"/>
            <w:tcBorders>
              <w:top w:val="nil"/>
              <w:left w:val="nil"/>
              <w:bottom w:val="single" w:sz="4" w:space="0" w:color="auto"/>
              <w:right w:val="single" w:sz="4" w:space="0" w:color="auto"/>
            </w:tcBorders>
            <w:vAlign w:val="center"/>
            <w:hideMark/>
          </w:tcPr>
          <w:p w14:paraId="35A8AC67" w14:textId="77777777" w:rsidR="00322061" w:rsidRPr="00322061" w:rsidRDefault="00322061" w:rsidP="00322061">
            <w:pPr>
              <w:rPr>
                <w:del w:id="9635" w:author="KPMG_PQH" w:date="2026-04-07T11:25:00Z" w16du:dateUtc="2026-04-07T04:25:00Z"/>
                <w:rFonts w:ascii="Arial" w:hAnsi="Arial" w:cs="Arial"/>
                <w:color w:val="000000"/>
                <w:sz w:val="18"/>
                <w:szCs w:val="18"/>
                <w:lang w:eastAsia="en-US"/>
              </w:rPr>
            </w:pPr>
            <w:del w:id="9636" w:author="KPMG_PQH" w:date="2026-04-07T11:25:00Z" w16du:dateUtc="2026-04-07T04:25:00Z">
              <w:r w:rsidRPr="00322061">
                <w:rPr>
                  <w:rFonts w:ascii="Arial" w:hAnsi="Arial" w:cs="Arial"/>
                  <w:color w:val="000000"/>
                  <w:sz w:val="18"/>
                  <w:szCs w:val="18"/>
                  <w:lang w:eastAsia="en-US"/>
                </w:rPr>
                <w:delText>SRI TRANG AGRO-INDUSTRY PCL</w:delText>
              </w:r>
            </w:del>
          </w:p>
        </w:tc>
        <w:tc>
          <w:tcPr>
            <w:tcW w:w="846" w:type="pct"/>
            <w:tcBorders>
              <w:top w:val="nil"/>
              <w:left w:val="nil"/>
              <w:bottom w:val="single" w:sz="4" w:space="0" w:color="auto"/>
              <w:right w:val="single" w:sz="4" w:space="0" w:color="auto"/>
            </w:tcBorders>
            <w:vAlign w:val="center"/>
            <w:hideMark/>
          </w:tcPr>
          <w:p w14:paraId="22EABFA4" w14:textId="77777777" w:rsidR="00322061" w:rsidRPr="00322061" w:rsidRDefault="00322061" w:rsidP="00322061">
            <w:pPr>
              <w:jc w:val="center"/>
              <w:rPr>
                <w:del w:id="9637" w:author="KPMG_PQH" w:date="2026-04-07T11:25:00Z" w16du:dateUtc="2026-04-07T04:25:00Z"/>
                <w:rFonts w:ascii="Arial" w:hAnsi="Arial" w:cs="Arial"/>
                <w:color w:val="000000"/>
                <w:sz w:val="18"/>
                <w:szCs w:val="18"/>
                <w:lang w:eastAsia="en-US"/>
              </w:rPr>
            </w:pPr>
            <w:del w:id="9638" w:author="KPMG_PQH" w:date="2026-04-07T11:25:00Z" w16du:dateUtc="2026-04-07T04:25:00Z">
              <w:r w:rsidRPr="00322061">
                <w:rPr>
                  <w:rFonts w:ascii="Arial" w:hAnsi="Arial" w:cs="Arial"/>
                  <w:color w:val="000000"/>
                  <w:sz w:val="18"/>
                  <w:szCs w:val="18"/>
                  <w:lang w:eastAsia="en-US"/>
                </w:rPr>
                <w:delText>Thailand</w:delText>
              </w:r>
            </w:del>
          </w:p>
        </w:tc>
        <w:tc>
          <w:tcPr>
            <w:tcW w:w="1498" w:type="pct"/>
            <w:gridSpan w:val="2"/>
            <w:tcBorders>
              <w:top w:val="nil"/>
              <w:left w:val="nil"/>
              <w:bottom w:val="single" w:sz="4" w:space="0" w:color="auto"/>
              <w:right w:val="single" w:sz="4" w:space="0" w:color="auto"/>
            </w:tcBorders>
            <w:vAlign w:val="center"/>
            <w:hideMark/>
          </w:tcPr>
          <w:p w14:paraId="22C6B05A" w14:textId="77777777" w:rsidR="00322061" w:rsidRPr="00322061" w:rsidRDefault="00322061" w:rsidP="00322061">
            <w:pPr>
              <w:rPr>
                <w:del w:id="9639" w:author="KPMG_PQH" w:date="2026-04-07T11:25:00Z" w16du:dateUtc="2026-04-07T04:25:00Z"/>
                <w:rFonts w:ascii="Arial" w:hAnsi="Arial" w:cs="Arial"/>
                <w:color w:val="000000"/>
                <w:sz w:val="18"/>
                <w:szCs w:val="18"/>
                <w:lang w:eastAsia="en-US"/>
              </w:rPr>
            </w:pPr>
            <w:del w:id="964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F7A1096" w14:textId="77777777" w:rsidTr="003B3AC8">
        <w:trPr>
          <w:trHeight w:val="20"/>
          <w:del w:id="964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4E926AF" w14:textId="77777777" w:rsidR="00322061" w:rsidRPr="00322061" w:rsidRDefault="00322061" w:rsidP="00322061">
            <w:pPr>
              <w:jc w:val="center"/>
              <w:rPr>
                <w:del w:id="9642" w:author="KPMG_PQH" w:date="2026-04-07T11:25:00Z" w16du:dateUtc="2026-04-07T04:25:00Z"/>
                <w:rFonts w:ascii="Arial" w:hAnsi="Arial" w:cs="Arial"/>
                <w:color w:val="000000"/>
                <w:sz w:val="18"/>
                <w:szCs w:val="18"/>
                <w:lang w:eastAsia="en-US"/>
              </w:rPr>
            </w:pPr>
            <w:del w:id="9643" w:author="KPMG_PQH" w:date="2026-04-07T11:25:00Z" w16du:dateUtc="2026-04-07T04:25:00Z">
              <w:r w:rsidRPr="00322061">
                <w:rPr>
                  <w:rFonts w:ascii="Arial" w:hAnsi="Arial" w:cs="Arial"/>
                  <w:color w:val="000000"/>
                  <w:sz w:val="18"/>
                  <w:szCs w:val="18"/>
                  <w:lang w:eastAsia="en-US"/>
                </w:rPr>
                <w:delText>273</w:delText>
              </w:r>
            </w:del>
          </w:p>
        </w:tc>
        <w:tc>
          <w:tcPr>
            <w:tcW w:w="2352" w:type="pct"/>
            <w:tcBorders>
              <w:top w:val="nil"/>
              <w:left w:val="nil"/>
              <w:bottom w:val="single" w:sz="4" w:space="0" w:color="auto"/>
              <w:right w:val="single" w:sz="4" w:space="0" w:color="auto"/>
            </w:tcBorders>
            <w:vAlign w:val="center"/>
            <w:hideMark/>
          </w:tcPr>
          <w:p w14:paraId="1F7DCEE9" w14:textId="77777777" w:rsidR="00322061" w:rsidRPr="00322061" w:rsidRDefault="00322061" w:rsidP="00322061">
            <w:pPr>
              <w:rPr>
                <w:del w:id="9644" w:author="KPMG_PQH" w:date="2026-04-07T11:25:00Z" w16du:dateUtc="2026-04-07T04:25:00Z"/>
                <w:rFonts w:ascii="Arial" w:hAnsi="Arial" w:cs="Arial"/>
                <w:color w:val="000000"/>
                <w:sz w:val="18"/>
                <w:szCs w:val="18"/>
                <w:lang w:eastAsia="en-US"/>
              </w:rPr>
            </w:pPr>
            <w:del w:id="9645" w:author="KPMG_PQH" w:date="2026-04-07T11:25:00Z" w16du:dateUtc="2026-04-07T04:25:00Z">
              <w:r w:rsidRPr="00322061">
                <w:rPr>
                  <w:rFonts w:ascii="Arial" w:hAnsi="Arial" w:cs="Arial"/>
                  <w:color w:val="000000"/>
                  <w:sz w:val="18"/>
                  <w:szCs w:val="18"/>
                  <w:lang w:eastAsia="en-US"/>
                </w:rPr>
                <w:delText>STANDARD SHOE SOLE AND MOULD INDIA LIMITED</w:delText>
              </w:r>
            </w:del>
          </w:p>
        </w:tc>
        <w:tc>
          <w:tcPr>
            <w:tcW w:w="846" w:type="pct"/>
            <w:tcBorders>
              <w:top w:val="nil"/>
              <w:left w:val="nil"/>
              <w:bottom w:val="single" w:sz="4" w:space="0" w:color="auto"/>
              <w:right w:val="single" w:sz="4" w:space="0" w:color="auto"/>
            </w:tcBorders>
            <w:vAlign w:val="center"/>
            <w:hideMark/>
          </w:tcPr>
          <w:p w14:paraId="38777120" w14:textId="77777777" w:rsidR="00322061" w:rsidRPr="00322061" w:rsidRDefault="00322061" w:rsidP="00322061">
            <w:pPr>
              <w:jc w:val="center"/>
              <w:rPr>
                <w:del w:id="9646" w:author="KPMG_PQH" w:date="2026-04-07T11:25:00Z" w16du:dateUtc="2026-04-07T04:25:00Z"/>
                <w:rFonts w:ascii="Arial" w:hAnsi="Arial" w:cs="Arial"/>
                <w:color w:val="000000"/>
                <w:sz w:val="18"/>
                <w:szCs w:val="18"/>
                <w:lang w:eastAsia="en-US"/>
              </w:rPr>
            </w:pPr>
            <w:del w:id="964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93BA01B" w14:textId="77777777" w:rsidR="00322061" w:rsidRPr="00322061" w:rsidRDefault="00322061" w:rsidP="00322061">
            <w:pPr>
              <w:rPr>
                <w:del w:id="9648" w:author="KPMG_PQH" w:date="2026-04-07T11:25:00Z" w16du:dateUtc="2026-04-07T04:25:00Z"/>
                <w:rFonts w:ascii="Arial" w:hAnsi="Arial" w:cs="Arial"/>
                <w:color w:val="000000"/>
                <w:sz w:val="18"/>
                <w:szCs w:val="18"/>
                <w:lang w:eastAsia="en-US"/>
              </w:rPr>
            </w:pPr>
            <w:del w:id="964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249F4007" w14:textId="77777777" w:rsidTr="003B3AC8">
        <w:trPr>
          <w:trHeight w:val="20"/>
          <w:del w:id="965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8DB3018" w14:textId="77777777" w:rsidR="00322061" w:rsidRPr="00322061" w:rsidRDefault="00322061" w:rsidP="00322061">
            <w:pPr>
              <w:jc w:val="center"/>
              <w:rPr>
                <w:del w:id="9651" w:author="KPMG_PQH" w:date="2026-04-07T11:25:00Z" w16du:dateUtc="2026-04-07T04:25:00Z"/>
                <w:rFonts w:ascii="Arial" w:hAnsi="Arial" w:cs="Arial"/>
                <w:color w:val="000000"/>
                <w:sz w:val="18"/>
                <w:szCs w:val="18"/>
                <w:lang w:eastAsia="en-US"/>
              </w:rPr>
            </w:pPr>
            <w:del w:id="9652" w:author="KPMG_PQH" w:date="2026-04-07T11:25:00Z" w16du:dateUtc="2026-04-07T04:25:00Z">
              <w:r w:rsidRPr="00322061">
                <w:rPr>
                  <w:rFonts w:ascii="Arial" w:hAnsi="Arial" w:cs="Arial"/>
                  <w:color w:val="000000"/>
                  <w:sz w:val="18"/>
                  <w:szCs w:val="18"/>
                  <w:lang w:eastAsia="en-US"/>
                </w:rPr>
                <w:delText>274</w:delText>
              </w:r>
            </w:del>
          </w:p>
        </w:tc>
        <w:tc>
          <w:tcPr>
            <w:tcW w:w="2352" w:type="pct"/>
            <w:tcBorders>
              <w:top w:val="nil"/>
              <w:left w:val="nil"/>
              <w:bottom w:val="single" w:sz="4" w:space="0" w:color="auto"/>
              <w:right w:val="single" w:sz="4" w:space="0" w:color="auto"/>
            </w:tcBorders>
            <w:vAlign w:val="center"/>
            <w:hideMark/>
          </w:tcPr>
          <w:p w14:paraId="3BD0EE3F" w14:textId="77777777" w:rsidR="00322061" w:rsidRPr="00322061" w:rsidRDefault="00322061" w:rsidP="00322061">
            <w:pPr>
              <w:rPr>
                <w:del w:id="9653" w:author="KPMG_PQH" w:date="2026-04-07T11:25:00Z" w16du:dateUtc="2026-04-07T04:25:00Z"/>
                <w:rFonts w:ascii="Arial" w:hAnsi="Arial" w:cs="Arial"/>
                <w:color w:val="000000"/>
                <w:sz w:val="18"/>
                <w:szCs w:val="18"/>
                <w:lang w:eastAsia="en-US"/>
              </w:rPr>
            </w:pPr>
            <w:del w:id="9654" w:author="KPMG_PQH" w:date="2026-04-07T11:25:00Z" w16du:dateUtc="2026-04-07T04:25:00Z">
              <w:r w:rsidRPr="00322061">
                <w:rPr>
                  <w:rFonts w:ascii="Arial" w:hAnsi="Arial" w:cs="Arial"/>
                  <w:color w:val="000000"/>
                  <w:sz w:val="18"/>
                  <w:szCs w:val="18"/>
                  <w:lang w:eastAsia="en-US"/>
                </w:rPr>
                <w:delText>STUDY KING CO., LTD.</w:delText>
              </w:r>
            </w:del>
          </w:p>
        </w:tc>
        <w:tc>
          <w:tcPr>
            <w:tcW w:w="846" w:type="pct"/>
            <w:tcBorders>
              <w:top w:val="nil"/>
              <w:left w:val="nil"/>
              <w:bottom w:val="single" w:sz="4" w:space="0" w:color="auto"/>
              <w:right w:val="single" w:sz="4" w:space="0" w:color="auto"/>
            </w:tcBorders>
            <w:vAlign w:val="center"/>
            <w:hideMark/>
          </w:tcPr>
          <w:p w14:paraId="5950C572" w14:textId="77777777" w:rsidR="00322061" w:rsidRPr="00322061" w:rsidRDefault="00322061" w:rsidP="00322061">
            <w:pPr>
              <w:jc w:val="center"/>
              <w:rPr>
                <w:del w:id="9655" w:author="KPMG_PQH" w:date="2026-04-07T11:25:00Z" w16du:dateUtc="2026-04-07T04:25:00Z"/>
                <w:rFonts w:ascii="Arial" w:hAnsi="Arial" w:cs="Arial"/>
                <w:color w:val="000000"/>
                <w:sz w:val="18"/>
                <w:szCs w:val="18"/>
                <w:lang w:eastAsia="en-US"/>
              </w:rPr>
            </w:pPr>
            <w:del w:id="9656"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0AB38919" w14:textId="77777777" w:rsidR="00322061" w:rsidRPr="00322061" w:rsidRDefault="00322061" w:rsidP="00322061">
            <w:pPr>
              <w:rPr>
                <w:del w:id="9657" w:author="KPMG_PQH" w:date="2026-04-07T11:25:00Z" w16du:dateUtc="2026-04-07T04:25:00Z"/>
                <w:rFonts w:ascii="Arial" w:hAnsi="Arial" w:cs="Arial"/>
                <w:color w:val="000000"/>
                <w:sz w:val="18"/>
                <w:szCs w:val="18"/>
                <w:lang w:eastAsia="en-US"/>
              </w:rPr>
            </w:pPr>
            <w:del w:id="9658"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8E4F0D2" w14:textId="77777777" w:rsidTr="003B3AC8">
        <w:trPr>
          <w:trHeight w:val="20"/>
          <w:del w:id="965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C680C03" w14:textId="77777777" w:rsidR="00322061" w:rsidRPr="00322061" w:rsidRDefault="00322061" w:rsidP="00322061">
            <w:pPr>
              <w:jc w:val="center"/>
              <w:rPr>
                <w:del w:id="9660" w:author="KPMG_PQH" w:date="2026-04-07T11:25:00Z" w16du:dateUtc="2026-04-07T04:25:00Z"/>
                <w:rFonts w:ascii="Arial" w:hAnsi="Arial" w:cs="Arial"/>
                <w:color w:val="000000"/>
                <w:sz w:val="18"/>
                <w:szCs w:val="18"/>
                <w:lang w:eastAsia="en-US"/>
              </w:rPr>
            </w:pPr>
            <w:del w:id="9661" w:author="KPMG_PQH" w:date="2026-04-07T11:25:00Z" w16du:dateUtc="2026-04-07T04:25:00Z">
              <w:r w:rsidRPr="00322061">
                <w:rPr>
                  <w:rFonts w:ascii="Arial" w:hAnsi="Arial" w:cs="Arial"/>
                  <w:color w:val="000000"/>
                  <w:sz w:val="18"/>
                  <w:szCs w:val="18"/>
                  <w:lang w:eastAsia="en-US"/>
                </w:rPr>
                <w:delText>275</w:delText>
              </w:r>
            </w:del>
          </w:p>
        </w:tc>
        <w:tc>
          <w:tcPr>
            <w:tcW w:w="2352" w:type="pct"/>
            <w:tcBorders>
              <w:top w:val="nil"/>
              <w:left w:val="nil"/>
              <w:bottom w:val="single" w:sz="4" w:space="0" w:color="auto"/>
              <w:right w:val="single" w:sz="4" w:space="0" w:color="auto"/>
            </w:tcBorders>
            <w:vAlign w:val="center"/>
            <w:hideMark/>
          </w:tcPr>
          <w:p w14:paraId="0EA17CCD" w14:textId="77777777" w:rsidR="00322061" w:rsidRPr="00322061" w:rsidRDefault="00322061" w:rsidP="00322061">
            <w:pPr>
              <w:rPr>
                <w:del w:id="9662" w:author="KPMG_PQH" w:date="2026-04-07T11:25:00Z" w16du:dateUtc="2026-04-07T04:25:00Z"/>
                <w:rFonts w:ascii="Arial" w:hAnsi="Arial" w:cs="Arial"/>
                <w:color w:val="000000"/>
                <w:sz w:val="18"/>
                <w:szCs w:val="18"/>
                <w:lang w:eastAsia="en-US"/>
              </w:rPr>
            </w:pPr>
            <w:del w:id="9663" w:author="KPMG_PQH" w:date="2026-04-07T11:25:00Z" w16du:dateUtc="2026-04-07T04:25:00Z">
              <w:r w:rsidRPr="00322061">
                <w:rPr>
                  <w:rFonts w:ascii="Arial" w:hAnsi="Arial" w:cs="Arial"/>
                  <w:color w:val="000000"/>
                  <w:sz w:val="18"/>
                  <w:szCs w:val="18"/>
                  <w:lang w:eastAsia="en-US"/>
                </w:rPr>
                <w:delText>SUMITOMO RUBBER INDUSTRIES LTD</w:delText>
              </w:r>
            </w:del>
          </w:p>
        </w:tc>
        <w:tc>
          <w:tcPr>
            <w:tcW w:w="846" w:type="pct"/>
            <w:tcBorders>
              <w:top w:val="nil"/>
              <w:left w:val="nil"/>
              <w:bottom w:val="single" w:sz="4" w:space="0" w:color="auto"/>
              <w:right w:val="single" w:sz="4" w:space="0" w:color="auto"/>
            </w:tcBorders>
            <w:vAlign w:val="center"/>
            <w:hideMark/>
          </w:tcPr>
          <w:p w14:paraId="643D704E" w14:textId="77777777" w:rsidR="00322061" w:rsidRPr="00322061" w:rsidRDefault="00322061" w:rsidP="00322061">
            <w:pPr>
              <w:jc w:val="center"/>
              <w:rPr>
                <w:del w:id="9664" w:author="KPMG_PQH" w:date="2026-04-07T11:25:00Z" w16du:dateUtc="2026-04-07T04:25:00Z"/>
                <w:rFonts w:ascii="Arial" w:hAnsi="Arial" w:cs="Arial"/>
                <w:color w:val="000000"/>
                <w:sz w:val="18"/>
                <w:szCs w:val="18"/>
                <w:lang w:eastAsia="en-US"/>
              </w:rPr>
            </w:pPr>
            <w:del w:id="9665"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40A4424" w14:textId="77777777" w:rsidR="00322061" w:rsidRPr="00322061" w:rsidRDefault="00322061" w:rsidP="00322061">
            <w:pPr>
              <w:rPr>
                <w:del w:id="9666" w:author="KPMG_PQH" w:date="2026-04-07T11:25:00Z" w16du:dateUtc="2026-04-07T04:25:00Z"/>
                <w:rFonts w:ascii="Arial" w:hAnsi="Arial" w:cs="Arial"/>
                <w:color w:val="000000"/>
                <w:sz w:val="18"/>
                <w:szCs w:val="18"/>
                <w:lang w:eastAsia="en-US"/>
              </w:rPr>
            </w:pPr>
            <w:del w:id="966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7401B30" w14:textId="77777777" w:rsidTr="003B3AC8">
        <w:trPr>
          <w:trHeight w:val="20"/>
          <w:del w:id="966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1F776AA" w14:textId="77777777" w:rsidR="00322061" w:rsidRPr="00322061" w:rsidRDefault="00322061" w:rsidP="00322061">
            <w:pPr>
              <w:jc w:val="center"/>
              <w:rPr>
                <w:del w:id="9669" w:author="KPMG_PQH" w:date="2026-04-07T11:25:00Z" w16du:dateUtc="2026-04-07T04:25:00Z"/>
                <w:rFonts w:ascii="Arial" w:hAnsi="Arial" w:cs="Arial"/>
                <w:color w:val="000000"/>
                <w:sz w:val="18"/>
                <w:szCs w:val="18"/>
                <w:lang w:eastAsia="en-US"/>
              </w:rPr>
            </w:pPr>
            <w:del w:id="9670" w:author="KPMG_PQH" w:date="2026-04-07T11:25:00Z" w16du:dateUtc="2026-04-07T04:25:00Z">
              <w:r w:rsidRPr="00322061">
                <w:rPr>
                  <w:rFonts w:ascii="Arial" w:hAnsi="Arial" w:cs="Arial"/>
                  <w:color w:val="000000"/>
                  <w:sz w:val="18"/>
                  <w:szCs w:val="18"/>
                  <w:lang w:eastAsia="en-US"/>
                </w:rPr>
                <w:delText>276</w:delText>
              </w:r>
            </w:del>
          </w:p>
        </w:tc>
        <w:tc>
          <w:tcPr>
            <w:tcW w:w="2352" w:type="pct"/>
            <w:tcBorders>
              <w:top w:val="nil"/>
              <w:left w:val="nil"/>
              <w:bottom w:val="single" w:sz="4" w:space="0" w:color="auto"/>
              <w:right w:val="single" w:sz="4" w:space="0" w:color="auto"/>
            </w:tcBorders>
            <w:vAlign w:val="center"/>
            <w:hideMark/>
          </w:tcPr>
          <w:p w14:paraId="4D903172" w14:textId="77777777" w:rsidR="00322061" w:rsidRPr="00322061" w:rsidRDefault="00322061" w:rsidP="00322061">
            <w:pPr>
              <w:rPr>
                <w:del w:id="9671" w:author="KPMG_PQH" w:date="2026-04-07T11:25:00Z" w16du:dateUtc="2026-04-07T04:25:00Z"/>
                <w:rFonts w:ascii="Arial" w:hAnsi="Arial" w:cs="Arial"/>
                <w:color w:val="000000"/>
                <w:sz w:val="18"/>
                <w:szCs w:val="18"/>
                <w:lang w:eastAsia="en-US"/>
              </w:rPr>
            </w:pPr>
            <w:del w:id="9672" w:author="KPMG_PQH" w:date="2026-04-07T11:25:00Z" w16du:dateUtc="2026-04-07T04:25:00Z">
              <w:r w:rsidRPr="00322061">
                <w:rPr>
                  <w:rFonts w:ascii="Arial" w:hAnsi="Arial" w:cs="Arial"/>
                  <w:color w:val="000000"/>
                  <w:sz w:val="18"/>
                  <w:szCs w:val="18"/>
                  <w:lang w:eastAsia="en-US"/>
                </w:rPr>
                <w:delText>SUNFLAG FILAMENTS LIMITED</w:delText>
              </w:r>
            </w:del>
          </w:p>
        </w:tc>
        <w:tc>
          <w:tcPr>
            <w:tcW w:w="846" w:type="pct"/>
            <w:tcBorders>
              <w:top w:val="nil"/>
              <w:left w:val="nil"/>
              <w:bottom w:val="single" w:sz="4" w:space="0" w:color="auto"/>
              <w:right w:val="single" w:sz="4" w:space="0" w:color="auto"/>
            </w:tcBorders>
            <w:vAlign w:val="center"/>
            <w:hideMark/>
          </w:tcPr>
          <w:p w14:paraId="2FC5CC84" w14:textId="77777777" w:rsidR="00322061" w:rsidRPr="00322061" w:rsidRDefault="00322061" w:rsidP="00322061">
            <w:pPr>
              <w:jc w:val="center"/>
              <w:rPr>
                <w:del w:id="9673" w:author="KPMG_PQH" w:date="2026-04-07T11:25:00Z" w16du:dateUtc="2026-04-07T04:25:00Z"/>
                <w:rFonts w:ascii="Arial" w:hAnsi="Arial" w:cs="Arial"/>
                <w:color w:val="000000"/>
                <w:sz w:val="18"/>
                <w:szCs w:val="18"/>
                <w:lang w:eastAsia="en-US"/>
              </w:rPr>
            </w:pPr>
            <w:del w:id="9674"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52439F38" w14:textId="77777777" w:rsidR="00322061" w:rsidRPr="00322061" w:rsidRDefault="00322061" w:rsidP="00322061">
            <w:pPr>
              <w:rPr>
                <w:del w:id="9675" w:author="KPMG_PQH" w:date="2026-04-07T11:25:00Z" w16du:dateUtc="2026-04-07T04:25:00Z"/>
                <w:rFonts w:ascii="Arial" w:hAnsi="Arial" w:cs="Arial"/>
                <w:color w:val="000000"/>
                <w:sz w:val="18"/>
                <w:szCs w:val="18"/>
                <w:lang w:eastAsia="en-US"/>
              </w:rPr>
            </w:pPr>
            <w:del w:id="9676"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740A420C" w14:textId="77777777" w:rsidTr="003B3AC8">
        <w:trPr>
          <w:trHeight w:val="20"/>
          <w:del w:id="967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15FACDF" w14:textId="77777777" w:rsidR="00322061" w:rsidRPr="00322061" w:rsidRDefault="00322061" w:rsidP="00322061">
            <w:pPr>
              <w:jc w:val="center"/>
              <w:rPr>
                <w:del w:id="9678" w:author="KPMG_PQH" w:date="2026-04-07T11:25:00Z" w16du:dateUtc="2026-04-07T04:25:00Z"/>
                <w:rFonts w:ascii="Arial" w:hAnsi="Arial" w:cs="Arial"/>
                <w:color w:val="000000"/>
                <w:sz w:val="18"/>
                <w:szCs w:val="18"/>
                <w:lang w:eastAsia="en-US"/>
              </w:rPr>
            </w:pPr>
            <w:del w:id="9679" w:author="KPMG_PQH" w:date="2026-04-07T11:25:00Z" w16du:dateUtc="2026-04-07T04:25:00Z">
              <w:r w:rsidRPr="00322061">
                <w:rPr>
                  <w:rFonts w:ascii="Arial" w:hAnsi="Arial" w:cs="Arial"/>
                  <w:color w:val="000000"/>
                  <w:sz w:val="18"/>
                  <w:szCs w:val="18"/>
                  <w:lang w:eastAsia="en-US"/>
                </w:rPr>
                <w:delText>277</w:delText>
              </w:r>
            </w:del>
          </w:p>
        </w:tc>
        <w:tc>
          <w:tcPr>
            <w:tcW w:w="2352" w:type="pct"/>
            <w:tcBorders>
              <w:top w:val="nil"/>
              <w:left w:val="nil"/>
              <w:bottom w:val="single" w:sz="4" w:space="0" w:color="auto"/>
              <w:right w:val="single" w:sz="4" w:space="0" w:color="auto"/>
            </w:tcBorders>
            <w:vAlign w:val="center"/>
            <w:hideMark/>
          </w:tcPr>
          <w:p w14:paraId="0E77B5D7" w14:textId="77777777" w:rsidR="00322061" w:rsidRPr="00322061" w:rsidRDefault="00322061" w:rsidP="00322061">
            <w:pPr>
              <w:rPr>
                <w:del w:id="9680" w:author="KPMG_PQH" w:date="2026-04-07T11:25:00Z" w16du:dateUtc="2026-04-07T04:25:00Z"/>
                <w:rFonts w:ascii="Arial" w:hAnsi="Arial" w:cs="Arial"/>
                <w:color w:val="000000"/>
                <w:sz w:val="18"/>
                <w:szCs w:val="18"/>
                <w:lang w:eastAsia="en-US"/>
              </w:rPr>
            </w:pPr>
            <w:del w:id="9681" w:author="KPMG_PQH" w:date="2026-04-07T11:25:00Z" w16du:dateUtc="2026-04-07T04:25:00Z">
              <w:r w:rsidRPr="00322061">
                <w:rPr>
                  <w:rFonts w:ascii="Arial" w:hAnsi="Arial" w:cs="Arial"/>
                  <w:color w:val="000000"/>
                  <w:sz w:val="18"/>
                  <w:szCs w:val="18"/>
                  <w:lang w:eastAsia="en-US"/>
                </w:rPr>
                <w:delText>SUNKO INK CO., LTD.</w:delText>
              </w:r>
            </w:del>
          </w:p>
        </w:tc>
        <w:tc>
          <w:tcPr>
            <w:tcW w:w="846" w:type="pct"/>
            <w:tcBorders>
              <w:top w:val="nil"/>
              <w:left w:val="nil"/>
              <w:bottom w:val="single" w:sz="4" w:space="0" w:color="auto"/>
              <w:right w:val="single" w:sz="4" w:space="0" w:color="auto"/>
            </w:tcBorders>
            <w:vAlign w:val="center"/>
            <w:hideMark/>
          </w:tcPr>
          <w:p w14:paraId="2187AFE1" w14:textId="77777777" w:rsidR="00322061" w:rsidRPr="00322061" w:rsidRDefault="00322061" w:rsidP="00322061">
            <w:pPr>
              <w:jc w:val="center"/>
              <w:rPr>
                <w:del w:id="9682" w:author="KPMG_PQH" w:date="2026-04-07T11:25:00Z" w16du:dateUtc="2026-04-07T04:25:00Z"/>
                <w:rFonts w:ascii="Arial" w:hAnsi="Arial" w:cs="Arial"/>
                <w:color w:val="000000"/>
                <w:sz w:val="18"/>
                <w:szCs w:val="18"/>
                <w:lang w:eastAsia="en-US"/>
              </w:rPr>
            </w:pPr>
            <w:del w:id="9683"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6D731C1C" w14:textId="77777777" w:rsidR="00322061" w:rsidRPr="00322061" w:rsidRDefault="00322061" w:rsidP="00322061">
            <w:pPr>
              <w:rPr>
                <w:del w:id="9684" w:author="KPMG_PQH" w:date="2026-04-07T11:25:00Z" w16du:dateUtc="2026-04-07T04:25:00Z"/>
                <w:rFonts w:ascii="Arial" w:hAnsi="Arial" w:cs="Arial"/>
                <w:color w:val="000000"/>
                <w:sz w:val="18"/>
                <w:szCs w:val="18"/>
                <w:lang w:eastAsia="en-US"/>
              </w:rPr>
            </w:pPr>
            <w:del w:id="968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07230D2" w14:textId="77777777" w:rsidTr="003B3AC8">
        <w:trPr>
          <w:trHeight w:val="20"/>
          <w:del w:id="968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894CB82" w14:textId="77777777" w:rsidR="00322061" w:rsidRPr="00322061" w:rsidRDefault="00322061" w:rsidP="00322061">
            <w:pPr>
              <w:jc w:val="center"/>
              <w:rPr>
                <w:del w:id="9687" w:author="KPMG_PQH" w:date="2026-04-07T11:25:00Z" w16du:dateUtc="2026-04-07T04:25:00Z"/>
                <w:rFonts w:ascii="Arial" w:hAnsi="Arial" w:cs="Arial"/>
                <w:color w:val="000000"/>
                <w:sz w:val="18"/>
                <w:szCs w:val="18"/>
                <w:lang w:eastAsia="en-US"/>
              </w:rPr>
            </w:pPr>
            <w:del w:id="9688" w:author="KPMG_PQH" w:date="2026-04-07T11:25:00Z" w16du:dateUtc="2026-04-07T04:25:00Z">
              <w:r w:rsidRPr="00322061">
                <w:rPr>
                  <w:rFonts w:ascii="Arial" w:hAnsi="Arial" w:cs="Arial"/>
                  <w:color w:val="000000"/>
                  <w:sz w:val="18"/>
                  <w:szCs w:val="18"/>
                  <w:lang w:eastAsia="en-US"/>
                </w:rPr>
                <w:delText>278</w:delText>
              </w:r>
            </w:del>
          </w:p>
        </w:tc>
        <w:tc>
          <w:tcPr>
            <w:tcW w:w="2352" w:type="pct"/>
            <w:tcBorders>
              <w:top w:val="nil"/>
              <w:left w:val="nil"/>
              <w:bottom w:val="single" w:sz="4" w:space="0" w:color="auto"/>
              <w:right w:val="single" w:sz="4" w:space="0" w:color="auto"/>
            </w:tcBorders>
            <w:vAlign w:val="center"/>
            <w:hideMark/>
          </w:tcPr>
          <w:p w14:paraId="0F500B87" w14:textId="77777777" w:rsidR="00322061" w:rsidRPr="00322061" w:rsidRDefault="00322061" w:rsidP="00322061">
            <w:pPr>
              <w:rPr>
                <w:del w:id="9689" w:author="KPMG_PQH" w:date="2026-04-07T11:25:00Z" w16du:dateUtc="2026-04-07T04:25:00Z"/>
                <w:rFonts w:ascii="Arial" w:hAnsi="Arial" w:cs="Arial"/>
                <w:color w:val="000000"/>
                <w:sz w:val="18"/>
                <w:szCs w:val="18"/>
                <w:lang w:eastAsia="en-US"/>
              </w:rPr>
            </w:pPr>
            <w:del w:id="9690" w:author="KPMG_PQH" w:date="2026-04-07T11:25:00Z" w16du:dateUtc="2026-04-07T04:25:00Z">
              <w:r w:rsidRPr="00322061">
                <w:rPr>
                  <w:rFonts w:ascii="Arial" w:hAnsi="Arial" w:cs="Arial"/>
                  <w:color w:val="000000"/>
                  <w:sz w:val="18"/>
                  <w:szCs w:val="18"/>
                  <w:lang w:eastAsia="en-US"/>
                </w:rPr>
                <w:delText>SUPER FINE KNITTERS LIMITED</w:delText>
              </w:r>
            </w:del>
          </w:p>
        </w:tc>
        <w:tc>
          <w:tcPr>
            <w:tcW w:w="846" w:type="pct"/>
            <w:tcBorders>
              <w:top w:val="nil"/>
              <w:left w:val="nil"/>
              <w:bottom w:val="single" w:sz="4" w:space="0" w:color="auto"/>
              <w:right w:val="single" w:sz="4" w:space="0" w:color="auto"/>
            </w:tcBorders>
            <w:vAlign w:val="center"/>
            <w:hideMark/>
          </w:tcPr>
          <w:p w14:paraId="0CD6F098" w14:textId="77777777" w:rsidR="00322061" w:rsidRPr="00322061" w:rsidRDefault="00322061" w:rsidP="00322061">
            <w:pPr>
              <w:jc w:val="center"/>
              <w:rPr>
                <w:del w:id="9691" w:author="KPMG_PQH" w:date="2026-04-07T11:25:00Z" w16du:dateUtc="2026-04-07T04:25:00Z"/>
                <w:rFonts w:ascii="Arial" w:hAnsi="Arial" w:cs="Arial"/>
                <w:color w:val="000000"/>
                <w:sz w:val="18"/>
                <w:szCs w:val="18"/>
                <w:lang w:eastAsia="en-US"/>
              </w:rPr>
            </w:pPr>
            <w:del w:id="9692"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CD8B3B0" w14:textId="77777777" w:rsidR="00322061" w:rsidRPr="00322061" w:rsidRDefault="00322061" w:rsidP="00322061">
            <w:pPr>
              <w:rPr>
                <w:del w:id="9693" w:author="KPMG_PQH" w:date="2026-04-07T11:25:00Z" w16du:dateUtc="2026-04-07T04:25:00Z"/>
                <w:rFonts w:ascii="Arial" w:hAnsi="Arial" w:cs="Arial"/>
                <w:color w:val="000000"/>
                <w:sz w:val="18"/>
                <w:szCs w:val="18"/>
                <w:lang w:eastAsia="en-US"/>
              </w:rPr>
            </w:pPr>
            <w:del w:id="969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FE0662A" w14:textId="77777777" w:rsidTr="003B3AC8">
        <w:trPr>
          <w:trHeight w:val="20"/>
          <w:del w:id="969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7C79F84" w14:textId="77777777" w:rsidR="00322061" w:rsidRPr="00322061" w:rsidRDefault="00322061" w:rsidP="00322061">
            <w:pPr>
              <w:jc w:val="center"/>
              <w:rPr>
                <w:del w:id="9696" w:author="KPMG_PQH" w:date="2026-04-07T11:25:00Z" w16du:dateUtc="2026-04-07T04:25:00Z"/>
                <w:rFonts w:ascii="Arial" w:hAnsi="Arial" w:cs="Arial"/>
                <w:color w:val="000000"/>
                <w:sz w:val="18"/>
                <w:szCs w:val="18"/>
                <w:lang w:eastAsia="en-US"/>
              </w:rPr>
            </w:pPr>
            <w:del w:id="9697" w:author="KPMG_PQH" w:date="2026-04-07T11:25:00Z" w16du:dateUtc="2026-04-07T04:25:00Z">
              <w:r w:rsidRPr="00322061">
                <w:rPr>
                  <w:rFonts w:ascii="Arial" w:hAnsi="Arial" w:cs="Arial"/>
                  <w:color w:val="000000"/>
                  <w:sz w:val="18"/>
                  <w:szCs w:val="18"/>
                  <w:lang w:eastAsia="en-US"/>
                </w:rPr>
                <w:delText>279</w:delText>
              </w:r>
            </w:del>
          </w:p>
        </w:tc>
        <w:tc>
          <w:tcPr>
            <w:tcW w:w="2352" w:type="pct"/>
            <w:tcBorders>
              <w:top w:val="nil"/>
              <w:left w:val="nil"/>
              <w:bottom w:val="single" w:sz="4" w:space="0" w:color="auto"/>
              <w:right w:val="single" w:sz="4" w:space="0" w:color="auto"/>
            </w:tcBorders>
            <w:vAlign w:val="center"/>
            <w:hideMark/>
          </w:tcPr>
          <w:p w14:paraId="103F3969" w14:textId="77777777" w:rsidR="00322061" w:rsidRPr="00322061" w:rsidRDefault="00322061" w:rsidP="00322061">
            <w:pPr>
              <w:rPr>
                <w:del w:id="9698" w:author="KPMG_PQH" w:date="2026-04-07T11:25:00Z" w16du:dateUtc="2026-04-07T04:25:00Z"/>
                <w:rFonts w:ascii="Arial" w:hAnsi="Arial" w:cs="Arial"/>
                <w:color w:val="000000"/>
                <w:sz w:val="18"/>
                <w:szCs w:val="18"/>
                <w:lang w:eastAsia="en-US"/>
              </w:rPr>
            </w:pPr>
            <w:del w:id="9699" w:author="KPMG_PQH" w:date="2026-04-07T11:25:00Z" w16du:dateUtc="2026-04-07T04:25:00Z">
              <w:r w:rsidRPr="00322061">
                <w:rPr>
                  <w:rFonts w:ascii="Arial" w:hAnsi="Arial" w:cs="Arial"/>
                  <w:color w:val="000000"/>
                  <w:sz w:val="18"/>
                  <w:szCs w:val="18"/>
                  <w:lang w:eastAsia="en-US"/>
                </w:rPr>
                <w:delText>SUPER TANNERY LIMITED</w:delText>
              </w:r>
            </w:del>
          </w:p>
        </w:tc>
        <w:tc>
          <w:tcPr>
            <w:tcW w:w="846" w:type="pct"/>
            <w:tcBorders>
              <w:top w:val="nil"/>
              <w:left w:val="nil"/>
              <w:bottom w:val="single" w:sz="4" w:space="0" w:color="auto"/>
              <w:right w:val="single" w:sz="4" w:space="0" w:color="auto"/>
            </w:tcBorders>
            <w:vAlign w:val="center"/>
            <w:hideMark/>
          </w:tcPr>
          <w:p w14:paraId="648A3C4C" w14:textId="77777777" w:rsidR="00322061" w:rsidRPr="00322061" w:rsidRDefault="00322061" w:rsidP="00322061">
            <w:pPr>
              <w:jc w:val="center"/>
              <w:rPr>
                <w:del w:id="9700" w:author="KPMG_PQH" w:date="2026-04-07T11:25:00Z" w16du:dateUtc="2026-04-07T04:25:00Z"/>
                <w:rFonts w:ascii="Arial" w:hAnsi="Arial" w:cs="Arial"/>
                <w:color w:val="000000"/>
                <w:sz w:val="18"/>
                <w:szCs w:val="18"/>
                <w:lang w:eastAsia="en-US"/>
              </w:rPr>
            </w:pPr>
            <w:del w:id="970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6381092" w14:textId="77777777" w:rsidR="00322061" w:rsidRPr="00322061" w:rsidRDefault="00322061" w:rsidP="00322061">
            <w:pPr>
              <w:rPr>
                <w:del w:id="9702" w:author="KPMG_PQH" w:date="2026-04-07T11:25:00Z" w16du:dateUtc="2026-04-07T04:25:00Z"/>
                <w:rFonts w:ascii="Arial" w:hAnsi="Arial" w:cs="Arial"/>
                <w:color w:val="000000"/>
                <w:sz w:val="18"/>
                <w:szCs w:val="18"/>
                <w:lang w:eastAsia="en-US"/>
              </w:rPr>
            </w:pPr>
            <w:del w:id="970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6B21D0B" w14:textId="77777777" w:rsidTr="003B3AC8">
        <w:trPr>
          <w:trHeight w:val="20"/>
          <w:del w:id="970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EBC2AC7" w14:textId="77777777" w:rsidR="00322061" w:rsidRPr="00322061" w:rsidRDefault="00322061" w:rsidP="00322061">
            <w:pPr>
              <w:jc w:val="center"/>
              <w:rPr>
                <w:del w:id="9705" w:author="KPMG_PQH" w:date="2026-04-07T11:25:00Z" w16du:dateUtc="2026-04-07T04:25:00Z"/>
                <w:rFonts w:ascii="Arial" w:hAnsi="Arial" w:cs="Arial"/>
                <w:color w:val="000000"/>
                <w:sz w:val="18"/>
                <w:szCs w:val="18"/>
                <w:lang w:eastAsia="en-US"/>
              </w:rPr>
            </w:pPr>
            <w:del w:id="9706" w:author="KPMG_PQH" w:date="2026-04-07T11:25:00Z" w16du:dateUtc="2026-04-07T04:25:00Z">
              <w:r w:rsidRPr="00322061">
                <w:rPr>
                  <w:rFonts w:ascii="Arial" w:hAnsi="Arial" w:cs="Arial"/>
                  <w:color w:val="000000"/>
                  <w:sz w:val="18"/>
                  <w:szCs w:val="18"/>
                  <w:lang w:eastAsia="en-US"/>
                </w:rPr>
                <w:delText>280</w:delText>
              </w:r>
            </w:del>
          </w:p>
        </w:tc>
        <w:tc>
          <w:tcPr>
            <w:tcW w:w="2352" w:type="pct"/>
            <w:tcBorders>
              <w:top w:val="nil"/>
              <w:left w:val="nil"/>
              <w:bottom w:val="single" w:sz="4" w:space="0" w:color="auto"/>
              <w:right w:val="single" w:sz="4" w:space="0" w:color="auto"/>
            </w:tcBorders>
            <w:vAlign w:val="center"/>
            <w:hideMark/>
          </w:tcPr>
          <w:p w14:paraId="43C2061C" w14:textId="77777777" w:rsidR="00322061" w:rsidRPr="00322061" w:rsidRDefault="00322061" w:rsidP="00322061">
            <w:pPr>
              <w:rPr>
                <w:del w:id="9707" w:author="KPMG_PQH" w:date="2026-04-07T11:25:00Z" w16du:dateUtc="2026-04-07T04:25:00Z"/>
                <w:rFonts w:ascii="Arial" w:hAnsi="Arial" w:cs="Arial"/>
                <w:color w:val="000000"/>
                <w:sz w:val="18"/>
                <w:szCs w:val="18"/>
                <w:lang w:eastAsia="en-US"/>
              </w:rPr>
            </w:pPr>
            <w:del w:id="9708" w:author="KPMG_PQH" w:date="2026-04-07T11:25:00Z" w16du:dateUtc="2026-04-07T04:25:00Z">
              <w:r w:rsidRPr="00322061">
                <w:rPr>
                  <w:rFonts w:ascii="Arial" w:hAnsi="Arial" w:cs="Arial"/>
                  <w:color w:val="000000"/>
                  <w:sz w:val="18"/>
                  <w:szCs w:val="18"/>
                  <w:lang w:eastAsia="en-US"/>
                </w:rPr>
                <w:delText>SUPERHOUSE LIMITED</w:delText>
              </w:r>
            </w:del>
          </w:p>
        </w:tc>
        <w:tc>
          <w:tcPr>
            <w:tcW w:w="846" w:type="pct"/>
            <w:tcBorders>
              <w:top w:val="nil"/>
              <w:left w:val="nil"/>
              <w:bottom w:val="single" w:sz="4" w:space="0" w:color="auto"/>
              <w:right w:val="single" w:sz="4" w:space="0" w:color="auto"/>
            </w:tcBorders>
            <w:vAlign w:val="center"/>
            <w:hideMark/>
          </w:tcPr>
          <w:p w14:paraId="057136B8" w14:textId="77777777" w:rsidR="00322061" w:rsidRPr="00322061" w:rsidRDefault="00322061" w:rsidP="00322061">
            <w:pPr>
              <w:jc w:val="center"/>
              <w:rPr>
                <w:del w:id="9709" w:author="KPMG_PQH" w:date="2026-04-07T11:25:00Z" w16du:dateUtc="2026-04-07T04:25:00Z"/>
                <w:rFonts w:ascii="Arial" w:hAnsi="Arial" w:cs="Arial"/>
                <w:color w:val="000000"/>
                <w:sz w:val="18"/>
                <w:szCs w:val="18"/>
                <w:lang w:eastAsia="en-US"/>
              </w:rPr>
            </w:pPr>
            <w:del w:id="971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634CDC73" w14:textId="77777777" w:rsidR="00322061" w:rsidRPr="00322061" w:rsidRDefault="00322061" w:rsidP="00322061">
            <w:pPr>
              <w:rPr>
                <w:del w:id="9711" w:author="KPMG_PQH" w:date="2026-04-07T11:25:00Z" w16du:dateUtc="2026-04-07T04:25:00Z"/>
                <w:rFonts w:ascii="Arial" w:hAnsi="Arial" w:cs="Arial"/>
                <w:color w:val="000000"/>
                <w:sz w:val="18"/>
                <w:szCs w:val="18"/>
                <w:lang w:eastAsia="en-US"/>
              </w:rPr>
            </w:pPr>
            <w:del w:id="971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2EF2409" w14:textId="77777777" w:rsidTr="003B3AC8">
        <w:trPr>
          <w:trHeight w:val="20"/>
          <w:del w:id="971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A10ECBD" w14:textId="77777777" w:rsidR="00322061" w:rsidRPr="00322061" w:rsidRDefault="00322061" w:rsidP="00322061">
            <w:pPr>
              <w:jc w:val="center"/>
              <w:rPr>
                <w:del w:id="9714" w:author="KPMG_PQH" w:date="2026-04-07T11:25:00Z" w16du:dateUtc="2026-04-07T04:25:00Z"/>
                <w:rFonts w:ascii="Arial" w:hAnsi="Arial" w:cs="Arial"/>
                <w:color w:val="000000"/>
                <w:sz w:val="18"/>
                <w:szCs w:val="18"/>
                <w:lang w:eastAsia="en-US"/>
              </w:rPr>
            </w:pPr>
            <w:del w:id="9715" w:author="KPMG_PQH" w:date="2026-04-07T11:25:00Z" w16du:dateUtc="2026-04-07T04:25:00Z">
              <w:r w:rsidRPr="00322061">
                <w:rPr>
                  <w:rFonts w:ascii="Arial" w:hAnsi="Arial" w:cs="Arial"/>
                  <w:color w:val="000000"/>
                  <w:sz w:val="18"/>
                  <w:szCs w:val="18"/>
                  <w:lang w:eastAsia="en-US"/>
                </w:rPr>
                <w:delText>281</w:delText>
              </w:r>
            </w:del>
          </w:p>
        </w:tc>
        <w:tc>
          <w:tcPr>
            <w:tcW w:w="2352" w:type="pct"/>
            <w:tcBorders>
              <w:top w:val="nil"/>
              <w:left w:val="nil"/>
              <w:bottom w:val="single" w:sz="4" w:space="0" w:color="auto"/>
              <w:right w:val="single" w:sz="4" w:space="0" w:color="auto"/>
            </w:tcBorders>
            <w:vAlign w:val="center"/>
            <w:hideMark/>
          </w:tcPr>
          <w:p w14:paraId="0656DBEA" w14:textId="77777777" w:rsidR="00322061" w:rsidRPr="00322061" w:rsidRDefault="00322061" w:rsidP="00322061">
            <w:pPr>
              <w:rPr>
                <w:del w:id="9716" w:author="KPMG_PQH" w:date="2026-04-07T11:25:00Z" w16du:dateUtc="2026-04-07T04:25:00Z"/>
                <w:rFonts w:ascii="Arial" w:hAnsi="Arial" w:cs="Arial"/>
                <w:color w:val="000000"/>
                <w:sz w:val="18"/>
                <w:szCs w:val="18"/>
                <w:lang w:eastAsia="en-US"/>
              </w:rPr>
            </w:pPr>
            <w:del w:id="9717" w:author="KPMG_PQH" w:date="2026-04-07T11:25:00Z" w16du:dateUtc="2026-04-07T04:25:00Z">
              <w:r w:rsidRPr="00322061">
                <w:rPr>
                  <w:rFonts w:ascii="Arial" w:hAnsi="Arial" w:cs="Arial"/>
                  <w:color w:val="000000"/>
                  <w:sz w:val="18"/>
                  <w:szCs w:val="18"/>
                  <w:lang w:eastAsia="en-US"/>
                </w:rPr>
                <w:delText>SUPERIOR PLATING TECHNOLOGY CO., LTD.</w:delText>
              </w:r>
            </w:del>
          </w:p>
        </w:tc>
        <w:tc>
          <w:tcPr>
            <w:tcW w:w="846" w:type="pct"/>
            <w:tcBorders>
              <w:top w:val="nil"/>
              <w:left w:val="nil"/>
              <w:bottom w:val="single" w:sz="4" w:space="0" w:color="auto"/>
              <w:right w:val="single" w:sz="4" w:space="0" w:color="auto"/>
            </w:tcBorders>
            <w:vAlign w:val="center"/>
            <w:hideMark/>
          </w:tcPr>
          <w:p w14:paraId="4D3F5DE6" w14:textId="77777777" w:rsidR="00322061" w:rsidRPr="00322061" w:rsidRDefault="00322061" w:rsidP="00322061">
            <w:pPr>
              <w:jc w:val="center"/>
              <w:rPr>
                <w:del w:id="9718" w:author="KPMG_PQH" w:date="2026-04-07T11:25:00Z" w16du:dateUtc="2026-04-07T04:25:00Z"/>
                <w:rFonts w:ascii="Arial" w:hAnsi="Arial" w:cs="Arial"/>
                <w:color w:val="000000"/>
                <w:sz w:val="18"/>
                <w:szCs w:val="18"/>
                <w:lang w:eastAsia="en-US"/>
              </w:rPr>
            </w:pPr>
            <w:del w:id="971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3021BBF" w14:textId="77777777" w:rsidR="00322061" w:rsidRPr="00322061" w:rsidRDefault="00322061" w:rsidP="00322061">
            <w:pPr>
              <w:rPr>
                <w:del w:id="9720" w:author="KPMG_PQH" w:date="2026-04-07T11:25:00Z" w16du:dateUtc="2026-04-07T04:25:00Z"/>
                <w:rFonts w:ascii="Arial" w:hAnsi="Arial" w:cs="Arial"/>
                <w:color w:val="000000"/>
                <w:sz w:val="18"/>
                <w:szCs w:val="18"/>
                <w:lang w:eastAsia="en-US"/>
              </w:rPr>
            </w:pPr>
            <w:del w:id="972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6682EE4" w14:textId="77777777" w:rsidTr="003B3AC8">
        <w:trPr>
          <w:trHeight w:val="20"/>
          <w:del w:id="972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B464935" w14:textId="77777777" w:rsidR="00322061" w:rsidRPr="00322061" w:rsidRDefault="00322061" w:rsidP="00322061">
            <w:pPr>
              <w:jc w:val="center"/>
              <w:rPr>
                <w:del w:id="9723" w:author="KPMG_PQH" w:date="2026-04-07T11:25:00Z" w16du:dateUtc="2026-04-07T04:25:00Z"/>
                <w:rFonts w:ascii="Arial" w:hAnsi="Arial" w:cs="Arial"/>
                <w:color w:val="000000"/>
                <w:sz w:val="18"/>
                <w:szCs w:val="18"/>
                <w:lang w:eastAsia="en-US"/>
              </w:rPr>
            </w:pPr>
            <w:del w:id="9724" w:author="KPMG_PQH" w:date="2026-04-07T11:25:00Z" w16du:dateUtc="2026-04-07T04:25:00Z">
              <w:r w:rsidRPr="00322061">
                <w:rPr>
                  <w:rFonts w:ascii="Arial" w:hAnsi="Arial" w:cs="Arial"/>
                  <w:color w:val="000000"/>
                  <w:sz w:val="18"/>
                  <w:szCs w:val="18"/>
                  <w:lang w:eastAsia="en-US"/>
                </w:rPr>
                <w:delText>282</w:delText>
              </w:r>
            </w:del>
          </w:p>
        </w:tc>
        <w:tc>
          <w:tcPr>
            <w:tcW w:w="2352" w:type="pct"/>
            <w:tcBorders>
              <w:top w:val="nil"/>
              <w:left w:val="nil"/>
              <w:bottom w:val="single" w:sz="4" w:space="0" w:color="auto"/>
              <w:right w:val="single" w:sz="4" w:space="0" w:color="auto"/>
            </w:tcBorders>
            <w:vAlign w:val="center"/>
            <w:hideMark/>
          </w:tcPr>
          <w:p w14:paraId="12734B3A" w14:textId="77777777" w:rsidR="00322061" w:rsidRPr="00322061" w:rsidRDefault="00322061" w:rsidP="00322061">
            <w:pPr>
              <w:rPr>
                <w:del w:id="9725" w:author="KPMG_PQH" w:date="2026-04-07T11:25:00Z" w16du:dateUtc="2026-04-07T04:25:00Z"/>
                <w:rFonts w:ascii="Arial" w:hAnsi="Arial" w:cs="Arial"/>
                <w:color w:val="000000"/>
                <w:sz w:val="18"/>
                <w:szCs w:val="18"/>
                <w:lang w:eastAsia="en-US"/>
              </w:rPr>
            </w:pPr>
            <w:del w:id="9726" w:author="KPMG_PQH" w:date="2026-04-07T11:25:00Z" w16du:dateUtc="2026-04-07T04:25:00Z">
              <w:r w:rsidRPr="00322061">
                <w:rPr>
                  <w:rFonts w:ascii="Arial" w:hAnsi="Arial" w:cs="Arial"/>
                  <w:color w:val="000000"/>
                  <w:sz w:val="18"/>
                  <w:szCs w:val="18"/>
                  <w:lang w:eastAsia="en-US"/>
                </w:rPr>
                <w:delText>SUPERMAX CORPORATION BERHAD</w:delText>
              </w:r>
            </w:del>
          </w:p>
        </w:tc>
        <w:tc>
          <w:tcPr>
            <w:tcW w:w="846" w:type="pct"/>
            <w:tcBorders>
              <w:top w:val="nil"/>
              <w:left w:val="nil"/>
              <w:bottom w:val="single" w:sz="4" w:space="0" w:color="auto"/>
              <w:right w:val="single" w:sz="4" w:space="0" w:color="auto"/>
            </w:tcBorders>
            <w:vAlign w:val="center"/>
            <w:hideMark/>
          </w:tcPr>
          <w:p w14:paraId="6C19A2CB" w14:textId="77777777" w:rsidR="00322061" w:rsidRPr="00322061" w:rsidRDefault="00322061" w:rsidP="00322061">
            <w:pPr>
              <w:jc w:val="center"/>
              <w:rPr>
                <w:del w:id="9727" w:author="KPMG_PQH" w:date="2026-04-07T11:25:00Z" w16du:dateUtc="2026-04-07T04:25:00Z"/>
                <w:rFonts w:ascii="Arial" w:hAnsi="Arial" w:cs="Arial"/>
                <w:color w:val="000000"/>
                <w:sz w:val="18"/>
                <w:szCs w:val="18"/>
                <w:lang w:eastAsia="en-US"/>
              </w:rPr>
            </w:pPr>
            <w:del w:id="9728"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E8744D3" w14:textId="77777777" w:rsidR="00322061" w:rsidRPr="00322061" w:rsidRDefault="00322061" w:rsidP="00322061">
            <w:pPr>
              <w:rPr>
                <w:del w:id="9729" w:author="KPMG_PQH" w:date="2026-04-07T11:25:00Z" w16du:dateUtc="2026-04-07T04:25:00Z"/>
                <w:rFonts w:ascii="Arial" w:hAnsi="Arial" w:cs="Arial"/>
                <w:color w:val="000000"/>
                <w:sz w:val="18"/>
                <w:szCs w:val="18"/>
                <w:lang w:eastAsia="en-US"/>
              </w:rPr>
            </w:pPr>
            <w:del w:id="973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4E60AA8" w14:textId="77777777" w:rsidTr="003B3AC8">
        <w:trPr>
          <w:trHeight w:val="20"/>
          <w:del w:id="973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5DBAB4F" w14:textId="77777777" w:rsidR="00322061" w:rsidRPr="00322061" w:rsidRDefault="00322061" w:rsidP="00322061">
            <w:pPr>
              <w:jc w:val="center"/>
              <w:rPr>
                <w:del w:id="9732" w:author="KPMG_PQH" w:date="2026-04-07T11:25:00Z" w16du:dateUtc="2026-04-07T04:25:00Z"/>
                <w:rFonts w:ascii="Arial" w:hAnsi="Arial" w:cs="Arial"/>
                <w:color w:val="000000"/>
                <w:sz w:val="18"/>
                <w:szCs w:val="18"/>
                <w:lang w:eastAsia="en-US"/>
              </w:rPr>
            </w:pPr>
            <w:del w:id="9733" w:author="KPMG_PQH" w:date="2026-04-07T11:25:00Z" w16du:dateUtc="2026-04-07T04:25:00Z">
              <w:r w:rsidRPr="00322061">
                <w:rPr>
                  <w:rFonts w:ascii="Arial" w:hAnsi="Arial" w:cs="Arial"/>
                  <w:color w:val="000000"/>
                  <w:sz w:val="18"/>
                  <w:szCs w:val="18"/>
                  <w:lang w:eastAsia="en-US"/>
                </w:rPr>
                <w:delText>283</w:delText>
              </w:r>
            </w:del>
          </w:p>
        </w:tc>
        <w:tc>
          <w:tcPr>
            <w:tcW w:w="2352" w:type="pct"/>
            <w:tcBorders>
              <w:top w:val="nil"/>
              <w:left w:val="nil"/>
              <w:bottom w:val="single" w:sz="4" w:space="0" w:color="auto"/>
              <w:right w:val="single" w:sz="4" w:space="0" w:color="auto"/>
            </w:tcBorders>
            <w:vAlign w:val="center"/>
            <w:hideMark/>
          </w:tcPr>
          <w:p w14:paraId="4747BE4E" w14:textId="77777777" w:rsidR="00322061" w:rsidRPr="00322061" w:rsidRDefault="00322061" w:rsidP="00322061">
            <w:pPr>
              <w:rPr>
                <w:del w:id="9734" w:author="KPMG_PQH" w:date="2026-04-07T11:25:00Z" w16du:dateUtc="2026-04-07T04:25:00Z"/>
                <w:rFonts w:ascii="Arial" w:hAnsi="Arial" w:cs="Arial"/>
                <w:color w:val="000000"/>
                <w:sz w:val="18"/>
                <w:szCs w:val="18"/>
                <w:lang w:eastAsia="en-US"/>
              </w:rPr>
            </w:pPr>
            <w:del w:id="9735" w:author="KPMG_PQH" w:date="2026-04-07T11:25:00Z" w16du:dateUtc="2026-04-07T04:25:00Z">
              <w:r w:rsidRPr="00322061">
                <w:rPr>
                  <w:rFonts w:ascii="Arial" w:hAnsi="Arial" w:cs="Arial"/>
                  <w:color w:val="000000"/>
                  <w:sz w:val="18"/>
                  <w:szCs w:val="18"/>
                  <w:lang w:eastAsia="en-US"/>
                </w:rPr>
                <w:delText>SUPRA TRENDS LIMITED</w:delText>
              </w:r>
            </w:del>
          </w:p>
        </w:tc>
        <w:tc>
          <w:tcPr>
            <w:tcW w:w="846" w:type="pct"/>
            <w:tcBorders>
              <w:top w:val="nil"/>
              <w:left w:val="nil"/>
              <w:bottom w:val="single" w:sz="4" w:space="0" w:color="auto"/>
              <w:right w:val="single" w:sz="4" w:space="0" w:color="auto"/>
            </w:tcBorders>
            <w:vAlign w:val="center"/>
            <w:hideMark/>
          </w:tcPr>
          <w:p w14:paraId="265C908D" w14:textId="77777777" w:rsidR="00322061" w:rsidRPr="00322061" w:rsidRDefault="00322061" w:rsidP="00322061">
            <w:pPr>
              <w:jc w:val="center"/>
              <w:rPr>
                <w:del w:id="9736" w:author="KPMG_PQH" w:date="2026-04-07T11:25:00Z" w16du:dateUtc="2026-04-07T04:25:00Z"/>
                <w:rFonts w:ascii="Arial" w:hAnsi="Arial" w:cs="Arial"/>
                <w:color w:val="000000"/>
                <w:sz w:val="18"/>
                <w:szCs w:val="18"/>
                <w:lang w:eastAsia="en-US"/>
              </w:rPr>
            </w:pPr>
            <w:del w:id="9737"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48223F5F" w14:textId="77777777" w:rsidR="00322061" w:rsidRPr="00322061" w:rsidRDefault="00322061" w:rsidP="00322061">
            <w:pPr>
              <w:rPr>
                <w:del w:id="9738" w:author="KPMG_PQH" w:date="2026-04-07T11:25:00Z" w16du:dateUtc="2026-04-07T04:25:00Z"/>
                <w:rFonts w:ascii="Arial" w:hAnsi="Arial" w:cs="Arial"/>
                <w:color w:val="000000"/>
                <w:sz w:val="18"/>
                <w:szCs w:val="18"/>
                <w:lang w:eastAsia="en-US"/>
              </w:rPr>
            </w:pPr>
            <w:del w:id="9739"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52D444B6" w14:textId="77777777" w:rsidTr="003B3AC8">
        <w:trPr>
          <w:trHeight w:val="20"/>
          <w:del w:id="974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833C57E" w14:textId="77777777" w:rsidR="00322061" w:rsidRPr="00322061" w:rsidRDefault="00322061" w:rsidP="00322061">
            <w:pPr>
              <w:jc w:val="center"/>
              <w:rPr>
                <w:del w:id="9741" w:author="KPMG_PQH" w:date="2026-04-07T11:25:00Z" w16du:dateUtc="2026-04-07T04:25:00Z"/>
                <w:rFonts w:ascii="Arial" w:hAnsi="Arial" w:cs="Arial"/>
                <w:color w:val="000000"/>
                <w:sz w:val="18"/>
                <w:szCs w:val="18"/>
                <w:lang w:eastAsia="en-US"/>
              </w:rPr>
            </w:pPr>
            <w:del w:id="9742" w:author="KPMG_PQH" w:date="2026-04-07T11:25:00Z" w16du:dateUtc="2026-04-07T04:25:00Z">
              <w:r w:rsidRPr="00322061">
                <w:rPr>
                  <w:rFonts w:ascii="Arial" w:hAnsi="Arial" w:cs="Arial"/>
                  <w:color w:val="000000"/>
                  <w:sz w:val="18"/>
                  <w:szCs w:val="18"/>
                  <w:lang w:eastAsia="en-US"/>
                </w:rPr>
                <w:delText>284</w:delText>
              </w:r>
            </w:del>
          </w:p>
        </w:tc>
        <w:tc>
          <w:tcPr>
            <w:tcW w:w="2352" w:type="pct"/>
            <w:tcBorders>
              <w:top w:val="nil"/>
              <w:left w:val="nil"/>
              <w:bottom w:val="single" w:sz="4" w:space="0" w:color="auto"/>
              <w:right w:val="single" w:sz="4" w:space="0" w:color="auto"/>
            </w:tcBorders>
            <w:vAlign w:val="center"/>
            <w:hideMark/>
          </w:tcPr>
          <w:p w14:paraId="252C5348" w14:textId="77777777" w:rsidR="00322061" w:rsidRPr="00322061" w:rsidRDefault="00322061" w:rsidP="00322061">
            <w:pPr>
              <w:rPr>
                <w:del w:id="9743" w:author="KPMG_PQH" w:date="2026-04-07T11:25:00Z" w16du:dateUtc="2026-04-07T04:25:00Z"/>
                <w:rFonts w:ascii="Arial" w:hAnsi="Arial" w:cs="Arial"/>
                <w:color w:val="000000"/>
                <w:sz w:val="18"/>
                <w:szCs w:val="18"/>
                <w:lang w:eastAsia="en-US"/>
              </w:rPr>
            </w:pPr>
            <w:del w:id="9744" w:author="KPMG_PQH" w:date="2026-04-07T11:25:00Z" w16du:dateUtc="2026-04-07T04:25:00Z">
              <w:r w:rsidRPr="00322061">
                <w:rPr>
                  <w:rFonts w:ascii="Arial" w:hAnsi="Arial" w:cs="Arial"/>
                  <w:color w:val="000000"/>
                  <w:sz w:val="18"/>
                  <w:szCs w:val="18"/>
                  <w:lang w:eastAsia="en-US"/>
                </w:rPr>
                <w:delText>SUZHOU TA AND A ULTRA CLEAN TECHNOLOGY CO.,LTD.</w:delText>
              </w:r>
            </w:del>
          </w:p>
        </w:tc>
        <w:tc>
          <w:tcPr>
            <w:tcW w:w="846" w:type="pct"/>
            <w:tcBorders>
              <w:top w:val="nil"/>
              <w:left w:val="nil"/>
              <w:bottom w:val="single" w:sz="4" w:space="0" w:color="auto"/>
              <w:right w:val="single" w:sz="4" w:space="0" w:color="auto"/>
            </w:tcBorders>
            <w:vAlign w:val="center"/>
            <w:hideMark/>
          </w:tcPr>
          <w:p w14:paraId="3083C933" w14:textId="77777777" w:rsidR="00322061" w:rsidRPr="00322061" w:rsidRDefault="00322061" w:rsidP="00322061">
            <w:pPr>
              <w:jc w:val="center"/>
              <w:rPr>
                <w:del w:id="9745" w:author="KPMG_PQH" w:date="2026-04-07T11:25:00Z" w16du:dateUtc="2026-04-07T04:25:00Z"/>
                <w:rFonts w:ascii="Arial" w:hAnsi="Arial" w:cs="Arial"/>
                <w:color w:val="000000"/>
                <w:sz w:val="18"/>
                <w:szCs w:val="18"/>
                <w:lang w:eastAsia="en-US"/>
              </w:rPr>
            </w:pPr>
            <w:del w:id="974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ACA6D69" w14:textId="77777777" w:rsidR="00322061" w:rsidRPr="00322061" w:rsidRDefault="00322061" w:rsidP="00322061">
            <w:pPr>
              <w:rPr>
                <w:del w:id="9747" w:author="KPMG_PQH" w:date="2026-04-07T11:25:00Z" w16du:dateUtc="2026-04-07T04:25:00Z"/>
                <w:rFonts w:ascii="Arial" w:hAnsi="Arial" w:cs="Arial"/>
                <w:color w:val="000000"/>
                <w:sz w:val="18"/>
                <w:szCs w:val="18"/>
                <w:lang w:eastAsia="en-US"/>
              </w:rPr>
            </w:pPr>
            <w:del w:id="974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D720EFC" w14:textId="77777777" w:rsidTr="003B3AC8">
        <w:trPr>
          <w:trHeight w:val="20"/>
          <w:del w:id="974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45CE5B7" w14:textId="77777777" w:rsidR="00322061" w:rsidRPr="00322061" w:rsidRDefault="00322061" w:rsidP="00322061">
            <w:pPr>
              <w:jc w:val="center"/>
              <w:rPr>
                <w:del w:id="9750" w:author="KPMG_PQH" w:date="2026-04-07T11:25:00Z" w16du:dateUtc="2026-04-07T04:25:00Z"/>
                <w:rFonts w:ascii="Arial" w:hAnsi="Arial" w:cs="Arial"/>
                <w:color w:val="000000"/>
                <w:sz w:val="18"/>
                <w:szCs w:val="18"/>
                <w:lang w:eastAsia="en-US"/>
              </w:rPr>
            </w:pPr>
            <w:del w:id="9751" w:author="KPMG_PQH" w:date="2026-04-07T11:25:00Z" w16du:dateUtc="2026-04-07T04:25:00Z">
              <w:r w:rsidRPr="00322061">
                <w:rPr>
                  <w:rFonts w:ascii="Arial" w:hAnsi="Arial" w:cs="Arial"/>
                  <w:color w:val="000000"/>
                  <w:sz w:val="18"/>
                  <w:szCs w:val="18"/>
                  <w:lang w:eastAsia="en-US"/>
                </w:rPr>
                <w:delText>285</w:delText>
              </w:r>
            </w:del>
          </w:p>
        </w:tc>
        <w:tc>
          <w:tcPr>
            <w:tcW w:w="2352" w:type="pct"/>
            <w:tcBorders>
              <w:top w:val="nil"/>
              <w:left w:val="nil"/>
              <w:bottom w:val="single" w:sz="4" w:space="0" w:color="auto"/>
              <w:right w:val="single" w:sz="4" w:space="0" w:color="auto"/>
            </w:tcBorders>
            <w:vAlign w:val="center"/>
            <w:hideMark/>
          </w:tcPr>
          <w:p w14:paraId="6AE57106" w14:textId="77777777" w:rsidR="00322061" w:rsidRPr="00322061" w:rsidRDefault="00322061" w:rsidP="00322061">
            <w:pPr>
              <w:rPr>
                <w:del w:id="9752" w:author="KPMG_PQH" w:date="2026-04-07T11:25:00Z" w16du:dateUtc="2026-04-07T04:25:00Z"/>
                <w:rFonts w:ascii="Arial" w:hAnsi="Arial" w:cs="Arial"/>
                <w:color w:val="000000"/>
                <w:sz w:val="18"/>
                <w:szCs w:val="18"/>
                <w:lang w:eastAsia="en-US"/>
              </w:rPr>
            </w:pPr>
            <w:del w:id="9753" w:author="KPMG_PQH" w:date="2026-04-07T11:25:00Z" w16du:dateUtc="2026-04-07T04:25:00Z">
              <w:r w:rsidRPr="00322061">
                <w:rPr>
                  <w:rFonts w:ascii="Arial" w:hAnsi="Arial" w:cs="Arial"/>
                  <w:color w:val="000000"/>
                  <w:sz w:val="18"/>
                  <w:szCs w:val="18"/>
                  <w:lang w:eastAsia="en-US"/>
                </w:rPr>
                <w:delText>SWARAJ SUITING LIMITED</w:delText>
              </w:r>
            </w:del>
          </w:p>
        </w:tc>
        <w:tc>
          <w:tcPr>
            <w:tcW w:w="846" w:type="pct"/>
            <w:tcBorders>
              <w:top w:val="nil"/>
              <w:left w:val="nil"/>
              <w:bottom w:val="single" w:sz="4" w:space="0" w:color="auto"/>
              <w:right w:val="single" w:sz="4" w:space="0" w:color="auto"/>
            </w:tcBorders>
            <w:vAlign w:val="center"/>
            <w:hideMark/>
          </w:tcPr>
          <w:p w14:paraId="7F2DE152" w14:textId="77777777" w:rsidR="00322061" w:rsidRPr="00322061" w:rsidRDefault="00322061" w:rsidP="00322061">
            <w:pPr>
              <w:jc w:val="center"/>
              <w:rPr>
                <w:del w:id="9754" w:author="KPMG_PQH" w:date="2026-04-07T11:25:00Z" w16du:dateUtc="2026-04-07T04:25:00Z"/>
                <w:rFonts w:ascii="Arial" w:hAnsi="Arial" w:cs="Arial"/>
                <w:color w:val="000000"/>
                <w:sz w:val="18"/>
                <w:szCs w:val="18"/>
                <w:lang w:eastAsia="en-US"/>
              </w:rPr>
            </w:pPr>
            <w:del w:id="9755"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1E2A0798" w14:textId="77777777" w:rsidR="00322061" w:rsidRPr="00322061" w:rsidRDefault="00322061" w:rsidP="00322061">
            <w:pPr>
              <w:rPr>
                <w:del w:id="9756" w:author="KPMG_PQH" w:date="2026-04-07T11:25:00Z" w16du:dateUtc="2026-04-07T04:25:00Z"/>
                <w:rFonts w:ascii="Arial" w:hAnsi="Arial" w:cs="Arial"/>
                <w:color w:val="000000"/>
                <w:sz w:val="18"/>
                <w:szCs w:val="18"/>
                <w:lang w:eastAsia="en-US"/>
              </w:rPr>
            </w:pPr>
            <w:del w:id="9757"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6E9E5B31" w14:textId="77777777" w:rsidTr="003B3AC8">
        <w:trPr>
          <w:trHeight w:val="20"/>
          <w:del w:id="975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BB5BF4D" w14:textId="77777777" w:rsidR="00322061" w:rsidRPr="00322061" w:rsidRDefault="00322061" w:rsidP="00322061">
            <w:pPr>
              <w:jc w:val="center"/>
              <w:rPr>
                <w:del w:id="9759" w:author="KPMG_PQH" w:date="2026-04-07T11:25:00Z" w16du:dateUtc="2026-04-07T04:25:00Z"/>
                <w:rFonts w:ascii="Arial" w:hAnsi="Arial" w:cs="Arial"/>
                <w:color w:val="000000"/>
                <w:sz w:val="18"/>
                <w:szCs w:val="18"/>
                <w:lang w:eastAsia="en-US"/>
              </w:rPr>
            </w:pPr>
            <w:del w:id="9760" w:author="KPMG_PQH" w:date="2026-04-07T11:25:00Z" w16du:dateUtc="2026-04-07T04:25:00Z">
              <w:r w:rsidRPr="00322061">
                <w:rPr>
                  <w:rFonts w:ascii="Arial" w:hAnsi="Arial" w:cs="Arial"/>
                  <w:color w:val="000000"/>
                  <w:sz w:val="18"/>
                  <w:szCs w:val="18"/>
                  <w:lang w:eastAsia="en-US"/>
                </w:rPr>
                <w:delText>286</w:delText>
              </w:r>
            </w:del>
          </w:p>
        </w:tc>
        <w:tc>
          <w:tcPr>
            <w:tcW w:w="2352" w:type="pct"/>
            <w:tcBorders>
              <w:top w:val="nil"/>
              <w:left w:val="nil"/>
              <w:bottom w:val="single" w:sz="4" w:space="0" w:color="auto"/>
              <w:right w:val="single" w:sz="4" w:space="0" w:color="auto"/>
            </w:tcBorders>
            <w:vAlign w:val="center"/>
            <w:hideMark/>
          </w:tcPr>
          <w:p w14:paraId="7678BA12" w14:textId="77777777" w:rsidR="00322061" w:rsidRPr="00322061" w:rsidRDefault="00322061" w:rsidP="00322061">
            <w:pPr>
              <w:rPr>
                <w:del w:id="9761" w:author="KPMG_PQH" w:date="2026-04-07T11:25:00Z" w16du:dateUtc="2026-04-07T04:25:00Z"/>
                <w:rFonts w:ascii="Arial" w:hAnsi="Arial" w:cs="Arial"/>
                <w:color w:val="000000"/>
                <w:sz w:val="18"/>
                <w:szCs w:val="18"/>
                <w:lang w:eastAsia="en-US"/>
              </w:rPr>
            </w:pPr>
            <w:del w:id="9762" w:author="KPMG_PQH" w:date="2026-04-07T11:25:00Z" w16du:dateUtc="2026-04-07T04:25:00Z">
              <w:r w:rsidRPr="00322061">
                <w:rPr>
                  <w:rFonts w:ascii="Arial" w:hAnsi="Arial" w:cs="Arial"/>
                  <w:color w:val="000000"/>
                  <w:sz w:val="18"/>
                  <w:szCs w:val="18"/>
                  <w:lang w:eastAsia="en-US"/>
                </w:rPr>
                <w:delText>SWOTOPROTECTION&amp;TECHNOLOGY COMPANY LIMITED</w:delText>
              </w:r>
            </w:del>
          </w:p>
        </w:tc>
        <w:tc>
          <w:tcPr>
            <w:tcW w:w="846" w:type="pct"/>
            <w:tcBorders>
              <w:top w:val="nil"/>
              <w:left w:val="nil"/>
              <w:bottom w:val="single" w:sz="4" w:space="0" w:color="auto"/>
              <w:right w:val="single" w:sz="4" w:space="0" w:color="auto"/>
            </w:tcBorders>
            <w:vAlign w:val="center"/>
            <w:hideMark/>
          </w:tcPr>
          <w:p w14:paraId="10874139" w14:textId="77777777" w:rsidR="00322061" w:rsidRPr="00322061" w:rsidRDefault="00322061" w:rsidP="00322061">
            <w:pPr>
              <w:jc w:val="center"/>
              <w:rPr>
                <w:del w:id="9763" w:author="KPMG_PQH" w:date="2026-04-07T11:25:00Z" w16du:dateUtc="2026-04-07T04:25:00Z"/>
                <w:rFonts w:ascii="Arial" w:hAnsi="Arial" w:cs="Arial"/>
                <w:color w:val="000000"/>
                <w:sz w:val="18"/>
                <w:szCs w:val="18"/>
                <w:lang w:eastAsia="en-US"/>
              </w:rPr>
            </w:pPr>
            <w:del w:id="976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FDDE4C6" w14:textId="77777777" w:rsidR="00322061" w:rsidRPr="00322061" w:rsidRDefault="00322061" w:rsidP="00322061">
            <w:pPr>
              <w:rPr>
                <w:del w:id="9765" w:author="KPMG_PQH" w:date="2026-04-07T11:25:00Z" w16du:dateUtc="2026-04-07T04:25:00Z"/>
                <w:rFonts w:ascii="Arial" w:hAnsi="Arial" w:cs="Arial"/>
                <w:color w:val="000000"/>
                <w:sz w:val="18"/>
                <w:szCs w:val="18"/>
                <w:lang w:eastAsia="en-US"/>
              </w:rPr>
            </w:pPr>
            <w:del w:id="9766"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7BAB03CE" w14:textId="77777777" w:rsidTr="003B3AC8">
        <w:trPr>
          <w:trHeight w:val="20"/>
          <w:del w:id="976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C1D49C8" w14:textId="77777777" w:rsidR="00322061" w:rsidRPr="00322061" w:rsidRDefault="00322061" w:rsidP="00322061">
            <w:pPr>
              <w:jc w:val="center"/>
              <w:rPr>
                <w:del w:id="9768" w:author="KPMG_PQH" w:date="2026-04-07T11:25:00Z" w16du:dateUtc="2026-04-07T04:25:00Z"/>
                <w:rFonts w:ascii="Arial" w:hAnsi="Arial" w:cs="Arial"/>
                <w:color w:val="000000"/>
                <w:sz w:val="18"/>
                <w:szCs w:val="18"/>
                <w:lang w:eastAsia="en-US"/>
              </w:rPr>
            </w:pPr>
            <w:del w:id="9769" w:author="KPMG_PQH" w:date="2026-04-07T11:25:00Z" w16du:dateUtc="2026-04-07T04:25:00Z">
              <w:r w:rsidRPr="00322061">
                <w:rPr>
                  <w:rFonts w:ascii="Arial" w:hAnsi="Arial" w:cs="Arial"/>
                  <w:color w:val="000000"/>
                  <w:sz w:val="18"/>
                  <w:szCs w:val="18"/>
                  <w:lang w:eastAsia="en-US"/>
                </w:rPr>
                <w:delText>287</w:delText>
              </w:r>
            </w:del>
          </w:p>
        </w:tc>
        <w:tc>
          <w:tcPr>
            <w:tcW w:w="2352" w:type="pct"/>
            <w:tcBorders>
              <w:top w:val="nil"/>
              <w:left w:val="nil"/>
              <w:bottom w:val="single" w:sz="4" w:space="0" w:color="auto"/>
              <w:right w:val="single" w:sz="4" w:space="0" w:color="auto"/>
            </w:tcBorders>
            <w:vAlign w:val="center"/>
            <w:hideMark/>
          </w:tcPr>
          <w:p w14:paraId="1AA4558D" w14:textId="77777777" w:rsidR="00322061" w:rsidRPr="00322061" w:rsidRDefault="00322061" w:rsidP="00322061">
            <w:pPr>
              <w:rPr>
                <w:del w:id="9770" w:author="KPMG_PQH" w:date="2026-04-07T11:25:00Z" w16du:dateUtc="2026-04-07T04:25:00Z"/>
                <w:rFonts w:ascii="Arial" w:hAnsi="Arial" w:cs="Arial"/>
                <w:color w:val="000000"/>
                <w:sz w:val="18"/>
                <w:szCs w:val="18"/>
                <w:lang w:eastAsia="en-US"/>
              </w:rPr>
            </w:pPr>
            <w:del w:id="9771" w:author="KPMG_PQH" w:date="2026-04-07T11:25:00Z" w16du:dateUtc="2026-04-07T04:25:00Z">
              <w:r w:rsidRPr="00322061">
                <w:rPr>
                  <w:rFonts w:ascii="Arial" w:hAnsi="Arial" w:cs="Arial"/>
                  <w:color w:val="000000"/>
                  <w:sz w:val="18"/>
                  <w:szCs w:val="18"/>
                  <w:lang w:eastAsia="en-US"/>
                </w:rPr>
                <w:delText>SYUPPIN CO LTD</w:delText>
              </w:r>
            </w:del>
          </w:p>
        </w:tc>
        <w:tc>
          <w:tcPr>
            <w:tcW w:w="846" w:type="pct"/>
            <w:tcBorders>
              <w:top w:val="nil"/>
              <w:left w:val="nil"/>
              <w:bottom w:val="single" w:sz="4" w:space="0" w:color="auto"/>
              <w:right w:val="single" w:sz="4" w:space="0" w:color="auto"/>
            </w:tcBorders>
            <w:vAlign w:val="center"/>
            <w:hideMark/>
          </w:tcPr>
          <w:p w14:paraId="2D72B82C" w14:textId="77777777" w:rsidR="00322061" w:rsidRPr="00322061" w:rsidRDefault="00322061" w:rsidP="00322061">
            <w:pPr>
              <w:jc w:val="center"/>
              <w:rPr>
                <w:del w:id="9772" w:author="KPMG_PQH" w:date="2026-04-07T11:25:00Z" w16du:dateUtc="2026-04-07T04:25:00Z"/>
                <w:rFonts w:ascii="Arial" w:hAnsi="Arial" w:cs="Arial"/>
                <w:color w:val="000000"/>
                <w:sz w:val="18"/>
                <w:szCs w:val="18"/>
                <w:lang w:eastAsia="en-US"/>
              </w:rPr>
            </w:pPr>
            <w:del w:id="977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510416F" w14:textId="77777777" w:rsidR="00322061" w:rsidRPr="00322061" w:rsidRDefault="00322061" w:rsidP="00322061">
            <w:pPr>
              <w:rPr>
                <w:del w:id="9774" w:author="KPMG_PQH" w:date="2026-04-07T11:25:00Z" w16du:dateUtc="2026-04-07T04:25:00Z"/>
                <w:rFonts w:ascii="Arial" w:hAnsi="Arial" w:cs="Arial"/>
                <w:color w:val="000000"/>
                <w:sz w:val="18"/>
                <w:szCs w:val="18"/>
                <w:lang w:eastAsia="en-US"/>
              </w:rPr>
            </w:pPr>
            <w:del w:id="9775"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2F3CECD5" w14:textId="77777777" w:rsidTr="003B3AC8">
        <w:trPr>
          <w:trHeight w:val="20"/>
          <w:del w:id="977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ABDF6C9" w14:textId="77777777" w:rsidR="00322061" w:rsidRPr="00322061" w:rsidRDefault="00322061" w:rsidP="00322061">
            <w:pPr>
              <w:jc w:val="center"/>
              <w:rPr>
                <w:del w:id="9777" w:author="KPMG_PQH" w:date="2026-04-07T11:25:00Z" w16du:dateUtc="2026-04-07T04:25:00Z"/>
                <w:rFonts w:ascii="Arial" w:hAnsi="Arial" w:cs="Arial"/>
                <w:color w:val="000000"/>
                <w:sz w:val="18"/>
                <w:szCs w:val="18"/>
                <w:lang w:eastAsia="en-US"/>
              </w:rPr>
            </w:pPr>
            <w:del w:id="9778" w:author="KPMG_PQH" w:date="2026-04-07T11:25:00Z" w16du:dateUtc="2026-04-07T04:25:00Z">
              <w:r w:rsidRPr="00322061">
                <w:rPr>
                  <w:rFonts w:ascii="Arial" w:hAnsi="Arial" w:cs="Arial"/>
                  <w:color w:val="000000"/>
                  <w:sz w:val="18"/>
                  <w:szCs w:val="18"/>
                  <w:lang w:eastAsia="en-US"/>
                </w:rPr>
                <w:delText>288</w:delText>
              </w:r>
            </w:del>
          </w:p>
        </w:tc>
        <w:tc>
          <w:tcPr>
            <w:tcW w:w="2352" w:type="pct"/>
            <w:tcBorders>
              <w:top w:val="nil"/>
              <w:left w:val="nil"/>
              <w:bottom w:val="single" w:sz="4" w:space="0" w:color="auto"/>
              <w:right w:val="single" w:sz="4" w:space="0" w:color="auto"/>
            </w:tcBorders>
            <w:vAlign w:val="center"/>
            <w:hideMark/>
          </w:tcPr>
          <w:p w14:paraId="14B16E17" w14:textId="77777777" w:rsidR="00322061" w:rsidRPr="00322061" w:rsidRDefault="00322061" w:rsidP="00322061">
            <w:pPr>
              <w:rPr>
                <w:del w:id="9779" w:author="KPMG_PQH" w:date="2026-04-07T11:25:00Z" w16du:dateUtc="2026-04-07T04:25:00Z"/>
                <w:rFonts w:ascii="Arial" w:hAnsi="Arial" w:cs="Arial"/>
                <w:color w:val="000000"/>
                <w:sz w:val="18"/>
                <w:szCs w:val="18"/>
                <w:lang w:eastAsia="en-US"/>
              </w:rPr>
            </w:pPr>
            <w:del w:id="9780" w:author="KPMG_PQH" w:date="2026-04-07T11:25:00Z" w16du:dateUtc="2026-04-07T04:25:00Z">
              <w:r w:rsidRPr="00322061">
                <w:rPr>
                  <w:rFonts w:ascii="Arial" w:hAnsi="Arial" w:cs="Arial"/>
                  <w:color w:val="000000"/>
                  <w:sz w:val="18"/>
                  <w:szCs w:val="18"/>
                  <w:lang w:eastAsia="en-US"/>
                </w:rPr>
                <w:delText>T.O. HOLDINGS CO LTD</w:delText>
              </w:r>
            </w:del>
          </w:p>
        </w:tc>
        <w:tc>
          <w:tcPr>
            <w:tcW w:w="846" w:type="pct"/>
            <w:tcBorders>
              <w:top w:val="nil"/>
              <w:left w:val="nil"/>
              <w:bottom w:val="single" w:sz="4" w:space="0" w:color="auto"/>
              <w:right w:val="single" w:sz="4" w:space="0" w:color="auto"/>
            </w:tcBorders>
            <w:vAlign w:val="center"/>
            <w:hideMark/>
          </w:tcPr>
          <w:p w14:paraId="75D91F80" w14:textId="77777777" w:rsidR="00322061" w:rsidRPr="00322061" w:rsidRDefault="00322061" w:rsidP="00322061">
            <w:pPr>
              <w:jc w:val="center"/>
              <w:rPr>
                <w:del w:id="9781" w:author="KPMG_PQH" w:date="2026-04-07T11:25:00Z" w16du:dateUtc="2026-04-07T04:25:00Z"/>
                <w:rFonts w:ascii="Arial" w:hAnsi="Arial" w:cs="Arial"/>
                <w:color w:val="000000"/>
                <w:sz w:val="18"/>
                <w:szCs w:val="18"/>
                <w:lang w:eastAsia="en-US"/>
              </w:rPr>
            </w:pPr>
            <w:del w:id="9782"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259A65B7" w14:textId="77777777" w:rsidR="00322061" w:rsidRPr="00322061" w:rsidRDefault="00322061" w:rsidP="00322061">
            <w:pPr>
              <w:rPr>
                <w:del w:id="9783" w:author="KPMG_PQH" w:date="2026-04-07T11:25:00Z" w16du:dateUtc="2026-04-07T04:25:00Z"/>
                <w:rFonts w:ascii="Arial" w:hAnsi="Arial" w:cs="Arial"/>
                <w:color w:val="000000"/>
                <w:sz w:val="18"/>
                <w:szCs w:val="18"/>
                <w:lang w:eastAsia="en-US"/>
              </w:rPr>
            </w:pPr>
            <w:del w:id="9784"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23C8D05" w14:textId="77777777" w:rsidTr="003B3AC8">
        <w:trPr>
          <w:trHeight w:val="20"/>
          <w:del w:id="978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F566891" w14:textId="77777777" w:rsidR="00322061" w:rsidRPr="00322061" w:rsidRDefault="00322061" w:rsidP="00322061">
            <w:pPr>
              <w:jc w:val="center"/>
              <w:rPr>
                <w:del w:id="9786" w:author="KPMG_PQH" w:date="2026-04-07T11:25:00Z" w16du:dateUtc="2026-04-07T04:25:00Z"/>
                <w:rFonts w:ascii="Arial" w:hAnsi="Arial" w:cs="Arial"/>
                <w:color w:val="000000"/>
                <w:sz w:val="18"/>
                <w:szCs w:val="18"/>
                <w:lang w:eastAsia="en-US"/>
              </w:rPr>
            </w:pPr>
            <w:del w:id="9787" w:author="KPMG_PQH" w:date="2026-04-07T11:25:00Z" w16du:dateUtc="2026-04-07T04:25:00Z">
              <w:r w:rsidRPr="00322061">
                <w:rPr>
                  <w:rFonts w:ascii="Arial" w:hAnsi="Arial" w:cs="Arial"/>
                  <w:color w:val="000000"/>
                  <w:sz w:val="18"/>
                  <w:szCs w:val="18"/>
                  <w:lang w:eastAsia="en-US"/>
                </w:rPr>
                <w:delText>289</w:delText>
              </w:r>
            </w:del>
          </w:p>
        </w:tc>
        <w:tc>
          <w:tcPr>
            <w:tcW w:w="2352" w:type="pct"/>
            <w:tcBorders>
              <w:top w:val="nil"/>
              <w:left w:val="nil"/>
              <w:bottom w:val="single" w:sz="4" w:space="0" w:color="auto"/>
              <w:right w:val="single" w:sz="4" w:space="0" w:color="auto"/>
            </w:tcBorders>
            <w:vAlign w:val="center"/>
            <w:hideMark/>
          </w:tcPr>
          <w:p w14:paraId="40F65D90" w14:textId="77777777" w:rsidR="00322061" w:rsidRPr="00322061" w:rsidRDefault="00322061" w:rsidP="00322061">
            <w:pPr>
              <w:rPr>
                <w:del w:id="9788" w:author="KPMG_PQH" w:date="2026-04-07T11:25:00Z" w16du:dateUtc="2026-04-07T04:25:00Z"/>
                <w:rFonts w:ascii="Arial" w:hAnsi="Arial" w:cs="Arial"/>
                <w:color w:val="000000"/>
                <w:sz w:val="18"/>
                <w:szCs w:val="18"/>
                <w:lang w:eastAsia="en-US"/>
              </w:rPr>
            </w:pPr>
            <w:del w:id="9789" w:author="KPMG_PQH" w:date="2026-04-07T11:25:00Z" w16du:dateUtc="2026-04-07T04:25:00Z">
              <w:r w:rsidRPr="00322061">
                <w:rPr>
                  <w:rFonts w:ascii="Arial" w:hAnsi="Arial" w:cs="Arial"/>
                  <w:color w:val="000000"/>
                  <w:sz w:val="18"/>
                  <w:szCs w:val="18"/>
                  <w:lang w:eastAsia="en-US"/>
                </w:rPr>
                <w:delText>TAKA-Q CO LTD</w:delText>
              </w:r>
            </w:del>
          </w:p>
        </w:tc>
        <w:tc>
          <w:tcPr>
            <w:tcW w:w="846" w:type="pct"/>
            <w:tcBorders>
              <w:top w:val="nil"/>
              <w:left w:val="nil"/>
              <w:bottom w:val="single" w:sz="4" w:space="0" w:color="auto"/>
              <w:right w:val="single" w:sz="4" w:space="0" w:color="auto"/>
            </w:tcBorders>
            <w:vAlign w:val="center"/>
            <w:hideMark/>
          </w:tcPr>
          <w:p w14:paraId="467043D0" w14:textId="77777777" w:rsidR="00322061" w:rsidRPr="00322061" w:rsidRDefault="00322061" w:rsidP="00322061">
            <w:pPr>
              <w:jc w:val="center"/>
              <w:rPr>
                <w:del w:id="9790" w:author="KPMG_PQH" w:date="2026-04-07T11:25:00Z" w16du:dateUtc="2026-04-07T04:25:00Z"/>
                <w:rFonts w:ascii="Arial" w:hAnsi="Arial" w:cs="Arial"/>
                <w:color w:val="000000"/>
                <w:sz w:val="18"/>
                <w:szCs w:val="18"/>
                <w:lang w:eastAsia="en-US"/>
              </w:rPr>
            </w:pPr>
            <w:del w:id="9791"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5BE66EFB" w14:textId="77777777" w:rsidR="00322061" w:rsidRPr="00322061" w:rsidRDefault="00322061" w:rsidP="00322061">
            <w:pPr>
              <w:rPr>
                <w:del w:id="9792" w:author="KPMG_PQH" w:date="2026-04-07T11:25:00Z" w16du:dateUtc="2026-04-07T04:25:00Z"/>
                <w:rFonts w:ascii="Arial" w:hAnsi="Arial" w:cs="Arial"/>
                <w:color w:val="000000"/>
                <w:sz w:val="18"/>
                <w:szCs w:val="18"/>
                <w:lang w:eastAsia="en-US"/>
              </w:rPr>
            </w:pPr>
            <w:del w:id="979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2202E49D" w14:textId="77777777" w:rsidTr="003B3AC8">
        <w:trPr>
          <w:trHeight w:val="20"/>
          <w:del w:id="979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7FAB9A1" w14:textId="77777777" w:rsidR="00322061" w:rsidRPr="00322061" w:rsidRDefault="00322061" w:rsidP="00322061">
            <w:pPr>
              <w:jc w:val="center"/>
              <w:rPr>
                <w:del w:id="9795" w:author="KPMG_PQH" w:date="2026-04-07T11:25:00Z" w16du:dateUtc="2026-04-07T04:25:00Z"/>
                <w:rFonts w:ascii="Arial" w:hAnsi="Arial" w:cs="Arial"/>
                <w:color w:val="000000"/>
                <w:sz w:val="18"/>
                <w:szCs w:val="18"/>
                <w:lang w:eastAsia="en-US"/>
              </w:rPr>
            </w:pPr>
            <w:del w:id="9796" w:author="KPMG_PQH" w:date="2026-04-07T11:25:00Z" w16du:dateUtc="2026-04-07T04:25:00Z">
              <w:r w:rsidRPr="00322061">
                <w:rPr>
                  <w:rFonts w:ascii="Arial" w:hAnsi="Arial" w:cs="Arial"/>
                  <w:color w:val="000000"/>
                  <w:sz w:val="18"/>
                  <w:szCs w:val="18"/>
                  <w:lang w:eastAsia="en-US"/>
                </w:rPr>
                <w:delText>290</w:delText>
              </w:r>
            </w:del>
          </w:p>
        </w:tc>
        <w:tc>
          <w:tcPr>
            <w:tcW w:w="2352" w:type="pct"/>
            <w:tcBorders>
              <w:top w:val="nil"/>
              <w:left w:val="nil"/>
              <w:bottom w:val="single" w:sz="4" w:space="0" w:color="auto"/>
              <w:right w:val="single" w:sz="4" w:space="0" w:color="auto"/>
            </w:tcBorders>
            <w:vAlign w:val="center"/>
            <w:hideMark/>
          </w:tcPr>
          <w:p w14:paraId="48B033E6" w14:textId="77777777" w:rsidR="00322061" w:rsidRPr="00322061" w:rsidRDefault="00322061" w:rsidP="00322061">
            <w:pPr>
              <w:rPr>
                <w:del w:id="9797" w:author="KPMG_PQH" w:date="2026-04-07T11:25:00Z" w16du:dateUtc="2026-04-07T04:25:00Z"/>
                <w:rFonts w:ascii="Arial" w:hAnsi="Arial" w:cs="Arial"/>
                <w:color w:val="000000"/>
                <w:sz w:val="18"/>
                <w:szCs w:val="18"/>
                <w:lang w:eastAsia="en-US"/>
              </w:rPr>
            </w:pPr>
            <w:del w:id="9798" w:author="KPMG_PQH" w:date="2026-04-07T11:25:00Z" w16du:dateUtc="2026-04-07T04:25:00Z">
              <w:r w:rsidRPr="00322061">
                <w:rPr>
                  <w:rFonts w:ascii="Arial" w:hAnsi="Arial" w:cs="Arial"/>
                  <w:color w:val="000000"/>
                  <w:sz w:val="18"/>
                  <w:szCs w:val="18"/>
                  <w:lang w:eastAsia="en-US"/>
                </w:rPr>
                <w:delText>TATIA GLOBAL VENNTURE LIMITED</w:delText>
              </w:r>
            </w:del>
          </w:p>
        </w:tc>
        <w:tc>
          <w:tcPr>
            <w:tcW w:w="846" w:type="pct"/>
            <w:tcBorders>
              <w:top w:val="nil"/>
              <w:left w:val="nil"/>
              <w:bottom w:val="single" w:sz="4" w:space="0" w:color="auto"/>
              <w:right w:val="single" w:sz="4" w:space="0" w:color="auto"/>
            </w:tcBorders>
            <w:vAlign w:val="center"/>
            <w:hideMark/>
          </w:tcPr>
          <w:p w14:paraId="2AC3D34D" w14:textId="77777777" w:rsidR="00322061" w:rsidRPr="00322061" w:rsidRDefault="00322061" w:rsidP="00322061">
            <w:pPr>
              <w:jc w:val="center"/>
              <w:rPr>
                <w:del w:id="9799" w:author="KPMG_PQH" w:date="2026-04-07T11:25:00Z" w16du:dateUtc="2026-04-07T04:25:00Z"/>
                <w:rFonts w:ascii="Arial" w:hAnsi="Arial" w:cs="Arial"/>
                <w:color w:val="000000"/>
                <w:sz w:val="18"/>
                <w:szCs w:val="18"/>
                <w:lang w:eastAsia="en-US"/>
              </w:rPr>
            </w:pPr>
            <w:del w:id="980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358DF529" w14:textId="77777777" w:rsidR="00322061" w:rsidRPr="00322061" w:rsidRDefault="00322061" w:rsidP="00322061">
            <w:pPr>
              <w:rPr>
                <w:del w:id="9801" w:author="KPMG_PQH" w:date="2026-04-07T11:25:00Z" w16du:dateUtc="2026-04-07T04:25:00Z"/>
                <w:rFonts w:ascii="Arial" w:hAnsi="Arial" w:cs="Arial"/>
                <w:color w:val="000000"/>
                <w:sz w:val="18"/>
                <w:szCs w:val="18"/>
                <w:lang w:eastAsia="en-US"/>
              </w:rPr>
            </w:pPr>
            <w:del w:id="9802"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3B1E29EC" w14:textId="77777777" w:rsidTr="003B3AC8">
        <w:trPr>
          <w:trHeight w:val="20"/>
          <w:del w:id="980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4090FC8" w14:textId="77777777" w:rsidR="00322061" w:rsidRPr="00322061" w:rsidRDefault="00322061" w:rsidP="00322061">
            <w:pPr>
              <w:jc w:val="center"/>
              <w:rPr>
                <w:del w:id="9804" w:author="KPMG_PQH" w:date="2026-04-07T11:25:00Z" w16du:dateUtc="2026-04-07T04:25:00Z"/>
                <w:rFonts w:ascii="Arial" w:hAnsi="Arial" w:cs="Arial"/>
                <w:color w:val="000000"/>
                <w:sz w:val="18"/>
                <w:szCs w:val="18"/>
                <w:lang w:eastAsia="en-US"/>
              </w:rPr>
            </w:pPr>
            <w:del w:id="9805" w:author="KPMG_PQH" w:date="2026-04-07T11:25:00Z" w16du:dateUtc="2026-04-07T04:25:00Z">
              <w:r w:rsidRPr="00322061">
                <w:rPr>
                  <w:rFonts w:ascii="Arial" w:hAnsi="Arial" w:cs="Arial"/>
                  <w:color w:val="000000"/>
                  <w:sz w:val="18"/>
                  <w:szCs w:val="18"/>
                  <w:lang w:eastAsia="en-US"/>
                </w:rPr>
                <w:delText>291</w:delText>
              </w:r>
            </w:del>
          </w:p>
        </w:tc>
        <w:tc>
          <w:tcPr>
            <w:tcW w:w="2352" w:type="pct"/>
            <w:tcBorders>
              <w:top w:val="nil"/>
              <w:left w:val="nil"/>
              <w:bottom w:val="single" w:sz="4" w:space="0" w:color="auto"/>
              <w:right w:val="single" w:sz="4" w:space="0" w:color="auto"/>
            </w:tcBorders>
            <w:vAlign w:val="center"/>
            <w:hideMark/>
          </w:tcPr>
          <w:p w14:paraId="4AAF6710" w14:textId="77777777" w:rsidR="00322061" w:rsidRPr="00322061" w:rsidRDefault="00322061" w:rsidP="00322061">
            <w:pPr>
              <w:rPr>
                <w:del w:id="9806" w:author="KPMG_PQH" w:date="2026-04-07T11:25:00Z" w16du:dateUtc="2026-04-07T04:25:00Z"/>
                <w:rFonts w:ascii="Arial" w:hAnsi="Arial" w:cs="Arial"/>
                <w:color w:val="000000"/>
                <w:sz w:val="18"/>
                <w:szCs w:val="18"/>
                <w:lang w:eastAsia="en-US"/>
              </w:rPr>
            </w:pPr>
            <w:del w:id="9807" w:author="KPMG_PQH" w:date="2026-04-07T11:25:00Z" w16du:dateUtc="2026-04-07T04:25:00Z">
              <w:r w:rsidRPr="00322061">
                <w:rPr>
                  <w:rFonts w:ascii="Arial" w:hAnsi="Arial" w:cs="Arial"/>
                  <w:color w:val="000000"/>
                  <w:sz w:val="18"/>
                  <w:szCs w:val="18"/>
                  <w:lang w:eastAsia="en-US"/>
                </w:rPr>
                <w:delText>TCNS CLOTHING CO. LIMITED</w:delText>
              </w:r>
            </w:del>
          </w:p>
        </w:tc>
        <w:tc>
          <w:tcPr>
            <w:tcW w:w="846" w:type="pct"/>
            <w:tcBorders>
              <w:top w:val="nil"/>
              <w:left w:val="nil"/>
              <w:bottom w:val="single" w:sz="4" w:space="0" w:color="auto"/>
              <w:right w:val="single" w:sz="4" w:space="0" w:color="auto"/>
            </w:tcBorders>
            <w:vAlign w:val="center"/>
            <w:hideMark/>
          </w:tcPr>
          <w:p w14:paraId="4611B0DF" w14:textId="77777777" w:rsidR="00322061" w:rsidRPr="00322061" w:rsidRDefault="00322061" w:rsidP="00322061">
            <w:pPr>
              <w:jc w:val="center"/>
              <w:rPr>
                <w:del w:id="9808" w:author="KPMG_PQH" w:date="2026-04-07T11:25:00Z" w16du:dateUtc="2026-04-07T04:25:00Z"/>
                <w:rFonts w:ascii="Arial" w:hAnsi="Arial" w:cs="Arial"/>
                <w:color w:val="000000"/>
                <w:sz w:val="18"/>
                <w:szCs w:val="18"/>
                <w:lang w:eastAsia="en-US"/>
              </w:rPr>
            </w:pPr>
            <w:del w:id="980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FBB2F9B" w14:textId="77777777" w:rsidR="00322061" w:rsidRPr="00322061" w:rsidRDefault="00322061" w:rsidP="00322061">
            <w:pPr>
              <w:rPr>
                <w:del w:id="9810" w:author="KPMG_PQH" w:date="2026-04-07T11:25:00Z" w16du:dateUtc="2026-04-07T04:25:00Z"/>
                <w:rFonts w:ascii="Arial" w:hAnsi="Arial" w:cs="Arial"/>
                <w:color w:val="000000"/>
                <w:sz w:val="18"/>
                <w:szCs w:val="18"/>
                <w:lang w:eastAsia="en-US"/>
              </w:rPr>
            </w:pPr>
            <w:del w:id="981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75A1C6B8" w14:textId="77777777" w:rsidTr="003B3AC8">
        <w:trPr>
          <w:trHeight w:val="20"/>
          <w:del w:id="981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F3B09B2" w14:textId="77777777" w:rsidR="00322061" w:rsidRPr="00322061" w:rsidRDefault="00322061" w:rsidP="00322061">
            <w:pPr>
              <w:jc w:val="center"/>
              <w:rPr>
                <w:del w:id="9813" w:author="KPMG_PQH" w:date="2026-04-07T11:25:00Z" w16du:dateUtc="2026-04-07T04:25:00Z"/>
                <w:rFonts w:ascii="Arial" w:hAnsi="Arial" w:cs="Arial"/>
                <w:color w:val="000000"/>
                <w:sz w:val="18"/>
                <w:szCs w:val="18"/>
                <w:lang w:eastAsia="en-US"/>
              </w:rPr>
            </w:pPr>
            <w:del w:id="9814" w:author="KPMG_PQH" w:date="2026-04-07T11:25:00Z" w16du:dateUtc="2026-04-07T04:25:00Z">
              <w:r w:rsidRPr="00322061">
                <w:rPr>
                  <w:rFonts w:ascii="Arial" w:hAnsi="Arial" w:cs="Arial"/>
                  <w:color w:val="000000"/>
                  <w:sz w:val="18"/>
                  <w:szCs w:val="18"/>
                  <w:lang w:eastAsia="en-US"/>
                </w:rPr>
                <w:delText>292</w:delText>
              </w:r>
            </w:del>
          </w:p>
        </w:tc>
        <w:tc>
          <w:tcPr>
            <w:tcW w:w="2352" w:type="pct"/>
            <w:tcBorders>
              <w:top w:val="nil"/>
              <w:left w:val="nil"/>
              <w:bottom w:val="single" w:sz="4" w:space="0" w:color="auto"/>
              <w:right w:val="single" w:sz="4" w:space="0" w:color="auto"/>
            </w:tcBorders>
            <w:vAlign w:val="center"/>
            <w:hideMark/>
          </w:tcPr>
          <w:p w14:paraId="66EFA5AA" w14:textId="77777777" w:rsidR="00322061" w:rsidRPr="00322061" w:rsidRDefault="00322061" w:rsidP="00322061">
            <w:pPr>
              <w:rPr>
                <w:del w:id="9815" w:author="KPMG_PQH" w:date="2026-04-07T11:25:00Z" w16du:dateUtc="2026-04-07T04:25:00Z"/>
                <w:rFonts w:ascii="Arial" w:hAnsi="Arial" w:cs="Arial"/>
                <w:color w:val="000000"/>
                <w:sz w:val="18"/>
                <w:szCs w:val="18"/>
                <w:lang w:eastAsia="en-US"/>
              </w:rPr>
            </w:pPr>
            <w:del w:id="9816" w:author="KPMG_PQH" w:date="2026-04-07T11:25:00Z" w16du:dateUtc="2026-04-07T04:25:00Z">
              <w:r w:rsidRPr="00322061">
                <w:rPr>
                  <w:rFonts w:ascii="Arial" w:hAnsi="Arial" w:cs="Arial"/>
                  <w:color w:val="000000"/>
                  <w:sz w:val="18"/>
                  <w:szCs w:val="18"/>
                  <w:lang w:eastAsia="en-US"/>
                </w:rPr>
                <w:delText>TEIKOKU SEN-I CO LTD</w:delText>
              </w:r>
            </w:del>
          </w:p>
        </w:tc>
        <w:tc>
          <w:tcPr>
            <w:tcW w:w="846" w:type="pct"/>
            <w:tcBorders>
              <w:top w:val="nil"/>
              <w:left w:val="nil"/>
              <w:bottom w:val="single" w:sz="4" w:space="0" w:color="auto"/>
              <w:right w:val="single" w:sz="4" w:space="0" w:color="auto"/>
            </w:tcBorders>
            <w:vAlign w:val="center"/>
            <w:hideMark/>
          </w:tcPr>
          <w:p w14:paraId="12B346D9" w14:textId="77777777" w:rsidR="00322061" w:rsidRPr="00322061" w:rsidRDefault="00322061" w:rsidP="00322061">
            <w:pPr>
              <w:jc w:val="center"/>
              <w:rPr>
                <w:del w:id="9817" w:author="KPMG_PQH" w:date="2026-04-07T11:25:00Z" w16du:dateUtc="2026-04-07T04:25:00Z"/>
                <w:rFonts w:ascii="Arial" w:hAnsi="Arial" w:cs="Arial"/>
                <w:color w:val="000000"/>
                <w:sz w:val="18"/>
                <w:szCs w:val="18"/>
                <w:lang w:eastAsia="en-US"/>
              </w:rPr>
            </w:pPr>
            <w:del w:id="9818"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2B1AF61" w14:textId="77777777" w:rsidR="00322061" w:rsidRPr="00322061" w:rsidRDefault="00322061" w:rsidP="00322061">
            <w:pPr>
              <w:rPr>
                <w:del w:id="9819" w:author="KPMG_PQH" w:date="2026-04-07T11:25:00Z" w16du:dateUtc="2026-04-07T04:25:00Z"/>
                <w:rFonts w:ascii="Arial" w:hAnsi="Arial" w:cs="Arial"/>
                <w:color w:val="000000"/>
                <w:sz w:val="18"/>
                <w:szCs w:val="18"/>
                <w:lang w:eastAsia="en-US"/>
              </w:rPr>
            </w:pPr>
            <w:del w:id="9820"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5F6C71A" w14:textId="77777777" w:rsidTr="003B3AC8">
        <w:trPr>
          <w:trHeight w:val="20"/>
          <w:del w:id="982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A5180AC" w14:textId="77777777" w:rsidR="00322061" w:rsidRPr="00322061" w:rsidRDefault="00322061" w:rsidP="00322061">
            <w:pPr>
              <w:jc w:val="center"/>
              <w:rPr>
                <w:del w:id="9822" w:author="KPMG_PQH" w:date="2026-04-07T11:25:00Z" w16du:dateUtc="2026-04-07T04:25:00Z"/>
                <w:rFonts w:ascii="Arial" w:hAnsi="Arial" w:cs="Arial"/>
                <w:color w:val="000000"/>
                <w:sz w:val="18"/>
                <w:szCs w:val="18"/>
                <w:lang w:eastAsia="en-US"/>
              </w:rPr>
            </w:pPr>
            <w:del w:id="9823" w:author="KPMG_PQH" w:date="2026-04-07T11:25:00Z" w16du:dateUtc="2026-04-07T04:25:00Z">
              <w:r w:rsidRPr="00322061">
                <w:rPr>
                  <w:rFonts w:ascii="Arial" w:hAnsi="Arial" w:cs="Arial"/>
                  <w:color w:val="000000"/>
                  <w:sz w:val="18"/>
                  <w:szCs w:val="18"/>
                  <w:lang w:eastAsia="en-US"/>
                </w:rPr>
                <w:delText>293</w:delText>
              </w:r>
            </w:del>
          </w:p>
        </w:tc>
        <w:tc>
          <w:tcPr>
            <w:tcW w:w="2352" w:type="pct"/>
            <w:tcBorders>
              <w:top w:val="nil"/>
              <w:left w:val="nil"/>
              <w:bottom w:val="single" w:sz="4" w:space="0" w:color="auto"/>
              <w:right w:val="single" w:sz="4" w:space="0" w:color="auto"/>
            </w:tcBorders>
            <w:vAlign w:val="center"/>
            <w:hideMark/>
          </w:tcPr>
          <w:p w14:paraId="03C232C2" w14:textId="77777777" w:rsidR="00322061" w:rsidRPr="00322061" w:rsidRDefault="00322061" w:rsidP="00322061">
            <w:pPr>
              <w:rPr>
                <w:del w:id="9824" w:author="KPMG_PQH" w:date="2026-04-07T11:25:00Z" w16du:dateUtc="2026-04-07T04:25:00Z"/>
                <w:rFonts w:ascii="Arial" w:hAnsi="Arial" w:cs="Arial"/>
                <w:color w:val="000000"/>
                <w:sz w:val="18"/>
                <w:szCs w:val="18"/>
                <w:lang w:eastAsia="en-US"/>
              </w:rPr>
            </w:pPr>
            <w:del w:id="9825" w:author="KPMG_PQH" w:date="2026-04-07T11:25:00Z" w16du:dateUtc="2026-04-07T04:25:00Z">
              <w:r w:rsidRPr="00322061">
                <w:rPr>
                  <w:rFonts w:ascii="Arial" w:hAnsi="Arial" w:cs="Arial"/>
                  <w:color w:val="000000"/>
                  <w:sz w:val="18"/>
                  <w:szCs w:val="18"/>
                  <w:lang w:eastAsia="en-US"/>
                </w:rPr>
                <w:delText>TERA AUTOTECH CORPORATION</w:delText>
              </w:r>
            </w:del>
          </w:p>
        </w:tc>
        <w:tc>
          <w:tcPr>
            <w:tcW w:w="846" w:type="pct"/>
            <w:tcBorders>
              <w:top w:val="nil"/>
              <w:left w:val="nil"/>
              <w:bottom w:val="single" w:sz="4" w:space="0" w:color="auto"/>
              <w:right w:val="single" w:sz="4" w:space="0" w:color="auto"/>
            </w:tcBorders>
            <w:vAlign w:val="center"/>
            <w:hideMark/>
          </w:tcPr>
          <w:p w14:paraId="4C220202" w14:textId="77777777" w:rsidR="00322061" w:rsidRPr="00322061" w:rsidRDefault="00322061" w:rsidP="00322061">
            <w:pPr>
              <w:jc w:val="center"/>
              <w:rPr>
                <w:del w:id="9826" w:author="KPMG_PQH" w:date="2026-04-07T11:25:00Z" w16du:dateUtc="2026-04-07T04:25:00Z"/>
                <w:rFonts w:ascii="Arial" w:hAnsi="Arial" w:cs="Arial"/>
                <w:color w:val="000000"/>
                <w:sz w:val="18"/>
                <w:szCs w:val="18"/>
                <w:lang w:eastAsia="en-US"/>
              </w:rPr>
            </w:pPr>
            <w:del w:id="9827"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FB3F625" w14:textId="77777777" w:rsidR="00322061" w:rsidRPr="00322061" w:rsidRDefault="00322061" w:rsidP="00322061">
            <w:pPr>
              <w:rPr>
                <w:del w:id="9828" w:author="KPMG_PQH" w:date="2026-04-07T11:25:00Z" w16du:dateUtc="2026-04-07T04:25:00Z"/>
                <w:rFonts w:ascii="Arial" w:hAnsi="Arial" w:cs="Arial"/>
                <w:color w:val="000000"/>
                <w:sz w:val="18"/>
                <w:szCs w:val="18"/>
                <w:lang w:eastAsia="en-US"/>
              </w:rPr>
            </w:pPr>
            <w:del w:id="982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986F30A" w14:textId="77777777" w:rsidTr="003B3AC8">
        <w:trPr>
          <w:trHeight w:val="20"/>
          <w:del w:id="983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7410C3C" w14:textId="77777777" w:rsidR="00322061" w:rsidRPr="00322061" w:rsidRDefault="00322061" w:rsidP="00322061">
            <w:pPr>
              <w:jc w:val="center"/>
              <w:rPr>
                <w:del w:id="9831" w:author="KPMG_PQH" w:date="2026-04-07T11:25:00Z" w16du:dateUtc="2026-04-07T04:25:00Z"/>
                <w:rFonts w:ascii="Arial" w:hAnsi="Arial" w:cs="Arial"/>
                <w:color w:val="000000"/>
                <w:sz w:val="18"/>
                <w:szCs w:val="18"/>
                <w:lang w:eastAsia="en-US"/>
              </w:rPr>
            </w:pPr>
            <w:del w:id="9832" w:author="KPMG_PQH" w:date="2026-04-07T11:25:00Z" w16du:dateUtc="2026-04-07T04:25:00Z">
              <w:r w:rsidRPr="00322061">
                <w:rPr>
                  <w:rFonts w:ascii="Arial" w:hAnsi="Arial" w:cs="Arial"/>
                  <w:color w:val="000000"/>
                  <w:sz w:val="18"/>
                  <w:szCs w:val="18"/>
                  <w:lang w:eastAsia="en-US"/>
                </w:rPr>
                <w:delText>294</w:delText>
              </w:r>
            </w:del>
          </w:p>
        </w:tc>
        <w:tc>
          <w:tcPr>
            <w:tcW w:w="2352" w:type="pct"/>
            <w:tcBorders>
              <w:top w:val="nil"/>
              <w:left w:val="nil"/>
              <w:bottom w:val="single" w:sz="4" w:space="0" w:color="auto"/>
              <w:right w:val="single" w:sz="4" w:space="0" w:color="auto"/>
            </w:tcBorders>
            <w:vAlign w:val="center"/>
            <w:hideMark/>
          </w:tcPr>
          <w:p w14:paraId="057F20D5" w14:textId="77777777" w:rsidR="00322061" w:rsidRPr="00322061" w:rsidRDefault="00322061" w:rsidP="00322061">
            <w:pPr>
              <w:rPr>
                <w:del w:id="9833" w:author="KPMG_PQH" w:date="2026-04-07T11:25:00Z" w16du:dateUtc="2026-04-07T04:25:00Z"/>
                <w:rFonts w:ascii="Arial" w:hAnsi="Arial" w:cs="Arial"/>
                <w:color w:val="000000"/>
                <w:sz w:val="18"/>
                <w:szCs w:val="18"/>
                <w:lang w:eastAsia="en-US"/>
              </w:rPr>
            </w:pPr>
            <w:del w:id="9834" w:author="KPMG_PQH" w:date="2026-04-07T11:25:00Z" w16du:dateUtc="2026-04-07T04:25:00Z">
              <w:r w:rsidRPr="00322061">
                <w:rPr>
                  <w:rFonts w:ascii="Arial" w:hAnsi="Arial" w:cs="Arial"/>
                  <w:color w:val="000000"/>
                  <w:sz w:val="18"/>
                  <w:szCs w:val="18"/>
                  <w:lang w:eastAsia="en-US"/>
                </w:rPr>
                <w:delText>TEX CYCLE TECHNOLOGY (M) BERHAD</w:delText>
              </w:r>
            </w:del>
          </w:p>
        </w:tc>
        <w:tc>
          <w:tcPr>
            <w:tcW w:w="846" w:type="pct"/>
            <w:tcBorders>
              <w:top w:val="nil"/>
              <w:left w:val="nil"/>
              <w:bottom w:val="single" w:sz="4" w:space="0" w:color="auto"/>
              <w:right w:val="single" w:sz="4" w:space="0" w:color="auto"/>
            </w:tcBorders>
            <w:vAlign w:val="center"/>
            <w:hideMark/>
          </w:tcPr>
          <w:p w14:paraId="791B4658" w14:textId="77777777" w:rsidR="00322061" w:rsidRPr="00322061" w:rsidRDefault="00322061" w:rsidP="00322061">
            <w:pPr>
              <w:jc w:val="center"/>
              <w:rPr>
                <w:del w:id="9835" w:author="KPMG_PQH" w:date="2026-04-07T11:25:00Z" w16du:dateUtc="2026-04-07T04:25:00Z"/>
                <w:rFonts w:ascii="Arial" w:hAnsi="Arial" w:cs="Arial"/>
                <w:color w:val="000000"/>
                <w:sz w:val="18"/>
                <w:szCs w:val="18"/>
                <w:lang w:eastAsia="en-US"/>
              </w:rPr>
            </w:pPr>
            <w:del w:id="9836"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6669C4D" w14:textId="77777777" w:rsidR="00322061" w:rsidRPr="00322061" w:rsidRDefault="00322061" w:rsidP="00322061">
            <w:pPr>
              <w:rPr>
                <w:del w:id="9837" w:author="KPMG_PQH" w:date="2026-04-07T11:25:00Z" w16du:dateUtc="2026-04-07T04:25:00Z"/>
                <w:rFonts w:ascii="Arial" w:hAnsi="Arial" w:cs="Arial"/>
                <w:color w:val="000000"/>
                <w:sz w:val="18"/>
                <w:szCs w:val="18"/>
                <w:lang w:eastAsia="en-US"/>
              </w:rPr>
            </w:pPr>
            <w:del w:id="983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4FDFC7F" w14:textId="77777777" w:rsidTr="003B3AC8">
        <w:trPr>
          <w:trHeight w:val="20"/>
          <w:del w:id="983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926A1E5" w14:textId="77777777" w:rsidR="00322061" w:rsidRPr="00322061" w:rsidRDefault="00322061" w:rsidP="00322061">
            <w:pPr>
              <w:jc w:val="center"/>
              <w:rPr>
                <w:del w:id="9840" w:author="KPMG_PQH" w:date="2026-04-07T11:25:00Z" w16du:dateUtc="2026-04-07T04:25:00Z"/>
                <w:rFonts w:ascii="Arial" w:hAnsi="Arial" w:cs="Arial"/>
                <w:color w:val="000000"/>
                <w:sz w:val="18"/>
                <w:szCs w:val="18"/>
                <w:lang w:eastAsia="en-US"/>
              </w:rPr>
            </w:pPr>
            <w:del w:id="9841" w:author="KPMG_PQH" w:date="2026-04-07T11:25:00Z" w16du:dateUtc="2026-04-07T04:25:00Z">
              <w:r w:rsidRPr="00322061">
                <w:rPr>
                  <w:rFonts w:ascii="Arial" w:hAnsi="Arial" w:cs="Arial"/>
                  <w:color w:val="000000"/>
                  <w:sz w:val="18"/>
                  <w:szCs w:val="18"/>
                  <w:lang w:eastAsia="en-US"/>
                </w:rPr>
                <w:delText>295</w:delText>
              </w:r>
            </w:del>
          </w:p>
        </w:tc>
        <w:tc>
          <w:tcPr>
            <w:tcW w:w="2352" w:type="pct"/>
            <w:tcBorders>
              <w:top w:val="nil"/>
              <w:left w:val="nil"/>
              <w:bottom w:val="single" w:sz="4" w:space="0" w:color="auto"/>
              <w:right w:val="single" w:sz="4" w:space="0" w:color="auto"/>
            </w:tcBorders>
            <w:vAlign w:val="center"/>
            <w:hideMark/>
          </w:tcPr>
          <w:p w14:paraId="3A1DB12C" w14:textId="77777777" w:rsidR="00322061" w:rsidRPr="00322061" w:rsidRDefault="00322061" w:rsidP="00322061">
            <w:pPr>
              <w:rPr>
                <w:del w:id="9842" w:author="KPMG_PQH" w:date="2026-04-07T11:25:00Z" w16du:dateUtc="2026-04-07T04:25:00Z"/>
                <w:rFonts w:ascii="Arial" w:hAnsi="Arial" w:cs="Arial"/>
                <w:color w:val="000000"/>
                <w:sz w:val="18"/>
                <w:szCs w:val="18"/>
                <w:lang w:eastAsia="en-US"/>
              </w:rPr>
            </w:pPr>
            <w:del w:id="9843" w:author="KPMG_PQH" w:date="2026-04-07T11:25:00Z" w16du:dateUtc="2026-04-07T04:25:00Z">
              <w:r w:rsidRPr="00322061">
                <w:rPr>
                  <w:rFonts w:ascii="Arial" w:hAnsi="Arial" w:cs="Arial"/>
                  <w:color w:val="000000"/>
                  <w:sz w:val="18"/>
                  <w:szCs w:val="18"/>
                  <w:lang w:eastAsia="en-US"/>
                </w:rPr>
                <w:delText>THE NATURE HOLDINGS CO.,LTD.</w:delText>
              </w:r>
            </w:del>
          </w:p>
        </w:tc>
        <w:tc>
          <w:tcPr>
            <w:tcW w:w="846" w:type="pct"/>
            <w:tcBorders>
              <w:top w:val="nil"/>
              <w:left w:val="nil"/>
              <w:bottom w:val="single" w:sz="4" w:space="0" w:color="auto"/>
              <w:right w:val="single" w:sz="4" w:space="0" w:color="auto"/>
            </w:tcBorders>
            <w:vAlign w:val="center"/>
            <w:hideMark/>
          </w:tcPr>
          <w:p w14:paraId="2022BCCD" w14:textId="77777777" w:rsidR="00322061" w:rsidRPr="00322061" w:rsidRDefault="00322061" w:rsidP="00322061">
            <w:pPr>
              <w:jc w:val="center"/>
              <w:rPr>
                <w:del w:id="9844" w:author="KPMG_PQH" w:date="2026-04-07T11:25:00Z" w16du:dateUtc="2026-04-07T04:25:00Z"/>
                <w:rFonts w:ascii="Arial" w:hAnsi="Arial" w:cs="Arial"/>
                <w:color w:val="000000"/>
                <w:sz w:val="18"/>
                <w:szCs w:val="18"/>
                <w:lang w:eastAsia="en-US"/>
              </w:rPr>
            </w:pPr>
            <w:del w:id="9845"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FB1D9D0" w14:textId="77777777" w:rsidR="00322061" w:rsidRPr="00322061" w:rsidRDefault="00322061" w:rsidP="00322061">
            <w:pPr>
              <w:rPr>
                <w:del w:id="9846" w:author="KPMG_PQH" w:date="2026-04-07T11:25:00Z" w16du:dateUtc="2026-04-07T04:25:00Z"/>
                <w:rFonts w:ascii="Arial" w:hAnsi="Arial" w:cs="Arial"/>
                <w:color w:val="000000"/>
                <w:sz w:val="18"/>
                <w:szCs w:val="18"/>
                <w:lang w:eastAsia="en-US"/>
              </w:rPr>
            </w:pPr>
            <w:del w:id="984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954374F" w14:textId="77777777" w:rsidTr="003B3AC8">
        <w:trPr>
          <w:trHeight w:val="20"/>
          <w:del w:id="984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ECC5865" w14:textId="77777777" w:rsidR="00322061" w:rsidRPr="00322061" w:rsidRDefault="00322061" w:rsidP="00322061">
            <w:pPr>
              <w:jc w:val="center"/>
              <w:rPr>
                <w:del w:id="9849" w:author="KPMG_PQH" w:date="2026-04-07T11:25:00Z" w16du:dateUtc="2026-04-07T04:25:00Z"/>
                <w:rFonts w:ascii="Arial" w:hAnsi="Arial" w:cs="Arial"/>
                <w:color w:val="000000"/>
                <w:sz w:val="18"/>
                <w:szCs w:val="18"/>
                <w:lang w:eastAsia="en-US"/>
              </w:rPr>
            </w:pPr>
            <w:del w:id="9850" w:author="KPMG_PQH" w:date="2026-04-07T11:25:00Z" w16du:dateUtc="2026-04-07T04:25:00Z">
              <w:r w:rsidRPr="00322061">
                <w:rPr>
                  <w:rFonts w:ascii="Arial" w:hAnsi="Arial" w:cs="Arial"/>
                  <w:color w:val="000000"/>
                  <w:sz w:val="18"/>
                  <w:szCs w:val="18"/>
                  <w:lang w:eastAsia="en-US"/>
                </w:rPr>
                <w:delText>296</w:delText>
              </w:r>
            </w:del>
          </w:p>
        </w:tc>
        <w:tc>
          <w:tcPr>
            <w:tcW w:w="2352" w:type="pct"/>
            <w:tcBorders>
              <w:top w:val="nil"/>
              <w:left w:val="nil"/>
              <w:bottom w:val="single" w:sz="4" w:space="0" w:color="auto"/>
              <w:right w:val="single" w:sz="4" w:space="0" w:color="auto"/>
            </w:tcBorders>
            <w:vAlign w:val="center"/>
            <w:hideMark/>
          </w:tcPr>
          <w:p w14:paraId="306806BD" w14:textId="77777777" w:rsidR="00322061" w:rsidRPr="00322061" w:rsidRDefault="00322061" w:rsidP="00322061">
            <w:pPr>
              <w:rPr>
                <w:del w:id="9851" w:author="KPMG_PQH" w:date="2026-04-07T11:25:00Z" w16du:dateUtc="2026-04-07T04:25:00Z"/>
                <w:rFonts w:ascii="Arial" w:hAnsi="Arial" w:cs="Arial"/>
                <w:color w:val="000000"/>
                <w:sz w:val="18"/>
                <w:szCs w:val="18"/>
                <w:lang w:eastAsia="en-US"/>
              </w:rPr>
            </w:pPr>
            <w:del w:id="9852" w:author="KPMG_PQH" w:date="2026-04-07T11:25:00Z" w16du:dateUtc="2026-04-07T04:25:00Z">
              <w:r w:rsidRPr="00322061">
                <w:rPr>
                  <w:rFonts w:ascii="Arial" w:hAnsi="Arial" w:cs="Arial"/>
                  <w:color w:val="000000"/>
                  <w:sz w:val="18"/>
                  <w:szCs w:val="18"/>
                  <w:lang w:eastAsia="en-US"/>
                </w:rPr>
                <w:delText>THE YOKOHAMA RUBBER COMPANY LIMITED</w:delText>
              </w:r>
            </w:del>
          </w:p>
        </w:tc>
        <w:tc>
          <w:tcPr>
            <w:tcW w:w="846" w:type="pct"/>
            <w:tcBorders>
              <w:top w:val="nil"/>
              <w:left w:val="nil"/>
              <w:bottom w:val="single" w:sz="4" w:space="0" w:color="auto"/>
              <w:right w:val="single" w:sz="4" w:space="0" w:color="auto"/>
            </w:tcBorders>
            <w:vAlign w:val="center"/>
            <w:hideMark/>
          </w:tcPr>
          <w:p w14:paraId="21D757CE" w14:textId="77777777" w:rsidR="00322061" w:rsidRPr="00322061" w:rsidRDefault="00322061" w:rsidP="00322061">
            <w:pPr>
              <w:jc w:val="center"/>
              <w:rPr>
                <w:del w:id="9853" w:author="KPMG_PQH" w:date="2026-04-07T11:25:00Z" w16du:dateUtc="2026-04-07T04:25:00Z"/>
                <w:rFonts w:ascii="Arial" w:hAnsi="Arial" w:cs="Arial"/>
                <w:color w:val="000000"/>
                <w:sz w:val="18"/>
                <w:szCs w:val="18"/>
                <w:lang w:eastAsia="en-US"/>
              </w:rPr>
            </w:pPr>
            <w:del w:id="9854"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5D5036D3" w14:textId="77777777" w:rsidR="00322061" w:rsidRPr="00322061" w:rsidRDefault="00322061" w:rsidP="00322061">
            <w:pPr>
              <w:rPr>
                <w:del w:id="9855" w:author="KPMG_PQH" w:date="2026-04-07T11:25:00Z" w16du:dateUtc="2026-04-07T04:25:00Z"/>
                <w:rFonts w:ascii="Arial" w:hAnsi="Arial" w:cs="Arial"/>
                <w:color w:val="000000"/>
                <w:sz w:val="18"/>
                <w:szCs w:val="18"/>
                <w:lang w:eastAsia="en-US"/>
              </w:rPr>
            </w:pPr>
            <w:del w:id="985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753C8AD" w14:textId="77777777" w:rsidTr="003B3AC8">
        <w:trPr>
          <w:trHeight w:val="20"/>
          <w:del w:id="985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EDAB8CD" w14:textId="77777777" w:rsidR="00322061" w:rsidRPr="00322061" w:rsidRDefault="00322061" w:rsidP="00322061">
            <w:pPr>
              <w:jc w:val="center"/>
              <w:rPr>
                <w:del w:id="9858" w:author="KPMG_PQH" w:date="2026-04-07T11:25:00Z" w16du:dateUtc="2026-04-07T04:25:00Z"/>
                <w:rFonts w:ascii="Arial" w:hAnsi="Arial" w:cs="Arial"/>
                <w:color w:val="000000"/>
                <w:sz w:val="18"/>
                <w:szCs w:val="18"/>
                <w:lang w:eastAsia="en-US"/>
              </w:rPr>
            </w:pPr>
            <w:del w:id="9859" w:author="KPMG_PQH" w:date="2026-04-07T11:25:00Z" w16du:dateUtc="2026-04-07T04:25:00Z">
              <w:r w:rsidRPr="00322061">
                <w:rPr>
                  <w:rFonts w:ascii="Arial" w:hAnsi="Arial" w:cs="Arial"/>
                  <w:color w:val="000000"/>
                  <w:sz w:val="18"/>
                  <w:szCs w:val="18"/>
                  <w:lang w:eastAsia="en-US"/>
                </w:rPr>
                <w:lastRenderedPageBreak/>
                <w:delText>297</w:delText>
              </w:r>
            </w:del>
          </w:p>
        </w:tc>
        <w:tc>
          <w:tcPr>
            <w:tcW w:w="2352" w:type="pct"/>
            <w:tcBorders>
              <w:top w:val="nil"/>
              <w:left w:val="nil"/>
              <w:bottom w:val="single" w:sz="4" w:space="0" w:color="auto"/>
              <w:right w:val="single" w:sz="4" w:space="0" w:color="auto"/>
            </w:tcBorders>
            <w:vAlign w:val="center"/>
            <w:hideMark/>
          </w:tcPr>
          <w:p w14:paraId="07F067EB" w14:textId="77777777" w:rsidR="00322061" w:rsidRPr="00322061" w:rsidRDefault="00322061" w:rsidP="00322061">
            <w:pPr>
              <w:rPr>
                <w:del w:id="9860" w:author="KPMG_PQH" w:date="2026-04-07T11:25:00Z" w16du:dateUtc="2026-04-07T04:25:00Z"/>
                <w:rFonts w:ascii="Arial" w:hAnsi="Arial" w:cs="Arial"/>
                <w:color w:val="000000"/>
                <w:sz w:val="18"/>
                <w:szCs w:val="18"/>
                <w:lang w:eastAsia="en-US"/>
              </w:rPr>
            </w:pPr>
            <w:del w:id="9861" w:author="KPMG_PQH" w:date="2026-04-07T11:25:00Z" w16du:dateUtc="2026-04-07T04:25:00Z">
              <w:r w:rsidRPr="00322061">
                <w:rPr>
                  <w:rFonts w:ascii="Arial" w:hAnsi="Arial" w:cs="Arial"/>
                  <w:color w:val="000000"/>
                  <w:sz w:val="18"/>
                  <w:szCs w:val="18"/>
                  <w:lang w:eastAsia="en-US"/>
                </w:rPr>
                <w:delText>TINYI NEW MATERIAL TECHNOLOGY CO.,LTD</w:delText>
              </w:r>
            </w:del>
          </w:p>
        </w:tc>
        <w:tc>
          <w:tcPr>
            <w:tcW w:w="846" w:type="pct"/>
            <w:tcBorders>
              <w:top w:val="nil"/>
              <w:left w:val="nil"/>
              <w:bottom w:val="single" w:sz="4" w:space="0" w:color="auto"/>
              <w:right w:val="single" w:sz="4" w:space="0" w:color="auto"/>
            </w:tcBorders>
            <w:vAlign w:val="center"/>
            <w:hideMark/>
          </w:tcPr>
          <w:p w14:paraId="2CCF54E0" w14:textId="77777777" w:rsidR="00322061" w:rsidRPr="00322061" w:rsidRDefault="00322061" w:rsidP="00322061">
            <w:pPr>
              <w:jc w:val="center"/>
              <w:rPr>
                <w:del w:id="9862" w:author="KPMG_PQH" w:date="2026-04-07T11:25:00Z" w16du:dateUtc="2026-04-07T04:25:00Z"/>
                <w:rFonts w:ascii="Arial" w:hAnsi="Arial" w:cs="Arial"/>
                <w:color w:val="000000"/>
                <w:sz w:val="18"/>
                <w:szCs w:val="18"/>
                <w:lang w:eastAsia="en-US"/>
              </w:rPr>
            </w:pPr>
            <w:del w:id="986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8F7D930" w14:textId="77777777" w:rsidR="00322061" w:rsidRPr="00322061" w:rsidRDefault="00322061" w:rsidP="00322061">
            <w:pPr>
              <w:rPr>
                <w:del w:id="9864" w:author="KPMG_PQH" w:date="2026-04-07T11:25:00Z" w16du:dateUtc="2026-04-07T04:25:00Z"/>
                <w:rFonts w:ascii="Arial" w:hAnsi="Arial" w:cs="Arial"/>
                <w:color w:val="000000"/>
                <w:sz w:val="18"/>
                <w:szCs w:val="18"/>
                <w:lang w:eastAsia="en-US"/>
              </w:rPr>
            </w:pPr>
            <w:del w:id="986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CB13AFD" w14:textId="77777777" w:rsidTr="003B3AC8">
        <w:trPr>
          <w:trHeight w:val="20"/>
          <w:del w:id="986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4465E33" w14:textId="77777777" w:rsidR="00322061" w:rsidRPr="00322061" w:rsidRDefault="00322061" w:rsidP="00322061">
            <w:pPr>
              <w:jc w:val="center"/>
              <w:rPr>
                <w:del w:id="9867" w:author="KPMG_PQH" w:date="2026-04-07T11:25:00Z" w16du:dateUtc="2026-04-07T04:25:00Z"/>
                <w:rFonts w:ascii="Arial" w:hAnsi="Arial" w:cs="Arial"/>
                <w:color w:val="000000"/>
                <w:sz w:val="18"/>
                <w:szCs w:val="18"/>
                <w:lang w:eastAsia="en-US"/>
              </w:rPr>
            </w:pPr>
            <w:del w:id="9868" w:author="KPMG_PQH" w:date="2026-04-07T11:25:00Z" w16du:dateUtc="2026-04-07T04:25:00Z">
              <w:r w:rsidRPr="00322061">
                <w:rPr>
                  <w:rFonts w:ascii="Arial" w:hAnsi="Arial" w:cs="Arial"/>
                  <w:color w:val="000000"/>
                  <w:sz w:val="18"/>
                  <w:szCs w:val="18"/>
                  <w:lang w:eastAsia="en-US"/>
                </w:rPr>
                <w:delText>298</w:delText>
              </w:r>
            </w:del>
          </w:p>
        </w:tc>
        <w:tc>
          <w:tcPr>
            <w:tcW w:w="2352" w:type="pct"/>
            <w:tcBorders>
              <w:top w:val="nil"/>
              <w:left w:val="nil"/>
              <w:bottom w:val="single" w:sz="4" w:space="0" w:color="auto"/>
              <w:right w:val="single" w:sz="4" w:space="0" w:color="auto"/>
            </w:tcBorders>
            <w:vAlign w:val="center"/>
            <w:hideMark/>
          </w:tcPr>
          <w:p w14:paraId="4A98C410" w14:textId="77777777" w:rsidR="00322061" w:rsidRPr="00322061" w:rsidRDefault="00322061" w:rsidP="00322061">
            <w:pPr>
              <w:rPr>
                <w:del w:id="9869" w:author="KPMG_PQH" w:date="2026-04-07T11:25:00Z" w16du:dateUtc="2026-04-07T04:25:00Z"/>
                <w:rFonts w:ascii="Arial" w:hAnsi="Arial" w:cs="Arial"/>
                <w:color w:val="000000"/>
                <w:sz w:val="18"/>
                <w:szCs w:val="18"/>
                <w:lang w:eastAsia="en-US"/>
              </w:rPr>
            </w:pPr>
            <w:del w:id="9870" w:author="KPMG_PQH" w:date="2026-04-07T11:25:00Z" w16du:dateUtc="2026-04-07T04:25:00Z">
              <w:r w:rsidRPr="00322061">
                <w:rPr>
                  <w:rFonts w:ascii="Arial" w:hAnsi="Arial" w:cs="Arial"/>
                  <w:color w:val="000000"/>
                  <w:sz w:val="18"/>
                  <w:szCs w:val="18"/>
                  <w:lang w:eastAsia="en-US"/>
                </w:rPr>
                <w:delText>TLOU ENERGY LIMITED</w:delText>
              </w:r>
            </w:del>
          </w:p>
        </w:tc>
        <w:tc>
          <w:tcPr>
            <w:tcW w:w="846" w:type="pct"/>
            <w:tcBorders>
              <w:top w:val="nil"/>
              <w:left w:val="nil"/>
              <w:bottom w:val="single" w:sz="4" w:space="0" w:color="auto"/>
              <w:right w:val="single" w:sz="4" w:space="0" w:color="auto"/>
            </w:tcBorders>
            <w:vAlign w:val="center"/>
            <w:hideMark/>
          </w:tcPr>
          <w:p w14:paraId="61A66543" w14:textId="77777777" w:rsidR="00322061" w:rsidRPr="00322061" w:rsidRDefault="00322061" w:rsidP="00322061">
            <w:pPr>
              <w:jc w:val="center"/>
              <w:rPr>
                <w:del w:id="9871" w:author="KPMG_PQH" w:date="2026-04-07T11:25:00Z" w16du:dateUtc="2026-04-07T04:25:00Z"/>
                <w:rFonts w:ascii="Arial" w:hAnsi="Arial" w:cs="Arial"/>
                <w:color w:val="000000"/>
                <w:sz w:val="18"/>
                <w:szCs w:val="18"/>
                <w:lang w:eastAsia="en-US"/>
              </w:rPr>
            </w:pPr>
            <w:del w:id="9872"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4787B82C" w14:textId="77777777" w:rsidR="00322061" w:rsidRPr="00322061" w:rsidRDefault="00322061" w:rsidP="00322061">
            <w:pPr>
              <w:rPr>
                <w:del w:id="9873" w:author="KPMG_PQH" w:date="2026-04-07T11:25:00Z" w16du:dateUtc="2026-04-07T04:25:00Z"/>
                <w:rFonts w:ascii="Arial" w:hAnsi="Arial" w:cs="Arial"/>
                <w:color w:val="000000"/>
                <w:sz w:val="18"/>
                <w:szCs w:val="18"/>
                <w:lang w:eastAsia="en-US"/>
              </w:rPr>
            </w:pPr>
            <w:del w:id="9874"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6F4CEBC2" w14:textId="77777777" w:rsidTr="003B3AC8">
        <w:trPr>
          <w:trHeight w:val="20"/>
          <w:del w:id="987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30CEED" w14:textId="77777777" w:rsidR="00322061" w:rsidRPr="00322061" w:rsidRDefault="00322061" w:rsidP="00322061">
            <w:pPr>
              <w:jc w:val="center"/>
              <w:rPr>
                <w:del w:id="9876" w:author="KPMG_PQH" w:date="2026-04-07T11:25:00Z" w16du:dateUtc="2026-04-07T04:25:00Z"/>
                <w:rFonts w:ascii="Arial" w:hAnsi="Arial" w:cs="Arial"/>
                <w:color w:val="000000"/>
                <w:sz w:val="18"/>
                <w:szCs w:val="18"/>
                <w:lang w:eastAsia="en-US"/>
              </w:rPr>
            </w:pPr>
            <w:del w:id="9877" w:author="KPMG_PQH" w:date="2026-04-07T11:25:00Z" w16du:dateUtc="2026-04-07T04:25:00Z">
              <w:r w:rsidRPr="00322061">
                <w:rPr>
                  <w:rFonts w:ascii="Arial" w:hAnsi="Arial" w:cs="Arial"/>
                  <w:color w:val="000000"/>
                  <w:sz w:val="18"/>
                  <w:szCs w:val="18"/>
                  <w:lang w:eastAsia="en-US"/>
                </w:rPr>
                <w:delText>299</w:delText>
              </w:r>
            </w:del>
          </w:p>
        </w:tc>
        <w:tc>
          <w:tcPr>
            <w:tcW w:w="2352" w:type="pct"/>
            <w:tcBorders>
              <w:top w:val="nil"/>
              <w:left w:val="nil"/>
              <w:bottom w:val="single" w:sz="4" w:space="0" w:color="auto"/>
              <w:right w:val="single" w:sz="4" w:space="0" w:color="auto"/>
            </w:tcBorders>
            <w:vAlign w:val="center"/>
            <w:hideMark/>
          </w:tcPr>
          <w:p w14:paraId="497F6431" w14:textId="77777777" w:rsidR="00322061" w:rsidRPr="00322061" w:rsidRDefault="00322061" w:rsidP="00322061">
            <w:pPr>
              <w:rPr>
                <w:del w:id="9878" w:author="KPMG_PQH" w:date="2026-04-07T11:25:00Z" w16du:dateUtc="2026-04-07T04:25:00Z"/>
                <w:rFonts w:ascii="Arial" w:hAnsi="Arial" w:cs="Arial"/>
                <w:color w:val="000000"/>
                <w:sz w:val="18"/>
                <w:szCs w:val="18"/>
                <w:lang w:eastAsia="en-US"/>
              </w:rPr>
            </w:pPr>
            <w:del w:id="9879" w:author="KPMG_PQH" w:date="2026-04-07T11:25:00Z" w16du:dateUtc="2026-04-07T04:25:00Z">
              <w:r w:rsidRPr="00322061">
                <w:rPr>
                  <w:rFonts w:ascii="Arial" w:hAnsi="Arial" w:cs="Arial"/>
                  <w:color w:val="000000"/>
                  <w:sz w:val="18"/>
                  <w:szCs w:val="18"/>
                  <w:lang w:eastAsia="en-US"/>
                </w:rPr>
                <w:delText>TOEBOX KOREA, LTD.</w:delText>
              </w:r>
            </w:del>
          </w:p>
        </w:tc>
        <w:tc>
          <w:tcPr>
            <w:tcW w:w="846" w:type="pct"/>
            <w:tcBorders>
              <w:top w:val="nil"/>
              <w:left w:val="nil"/>
              <w:bottom w:val="single" w:sz="4" w:space="0" w:color="auto"/>
              <w:right w:val="single" w:sz="4" w:space="0" w:color="auto"/>
            </w:tcBorders>
            <w:vAlign w:val="center"/>
            <w:hideMark/>
          </w:tcPr>
          <w:p w14:paraId="37337CA6" w14:textId="77777777" w:rsidR="00322061" w:rsidRPr="00322061" w:rsidRDefault="00322061" w:rsidP="00322061">
            <w:pPr>
              <w:jc w:val="center"/>
              <w:rPr>
                <w:del w:id="9880" w:author="KPMG_PQH" w:date="2026-04-07T11:25:00Z" w16du:dateUtc="2026-04-07T04:25:00Z"/>
                <w:rFonts w:ascii="Arial" w:hAnsi="Arial" w:cs="Arial"/>
                <w:color w:val="000000"/>
                <w:sz w:val="18"/>
                <w:szCs w:val="18"/>
                <w:lang w:eastAsia="en-US"/>
              </w:rPr>
            </w:pPr>
            <w:del w:id="9881"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D41C5C5" w14:textId="77777777" w:rsidR="00322061" w:rsidRPr="00322061" w:rsidRDefault="00322061" w:rsidP="00322061">
            <w:pPr>
              <w:rPr>
                <w:del w:id="9882" w:author="KPMG_PQH" w:date="2026-04-07T11:25:00Z" w16du:dateUtc="2026-04-07T04:25:00Z"/>
                <w:rFonts w:ascii="Arial" w:hAnsi="Arial" w:cs="Arial"/>
                <w:color w:val="000000"/>
                <w:sz w:val="18"/>
                <w:szCs w:val="18"/>
                <w:lang w:eastAsia="en-US"/>
              </w:rPr>
            </w:pPr>
            <w:del w:id="988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C551AFB" w14:textId="77777777" w:rsidTr="003B3AC8">
        <w:trPr>
          <w:trHeight w:val="20"/>
          <w:del w:id="988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4FD5F78" w14:textId="77777777" w:rsidR="00322061" w:rsidRPr="00322061" w:rsidRDefault="00322061" w:rsidP="00322061">
            <w:pPr>
              <w:jc w:val="center"/>
              <w:rPr>
                <w:del w:id="9885" w:author="KPMG_PQH" w:date="2026-04-07T11:25:00Z" w16du:dateUtc="2026-04-07T04:25:00Z"/>
                <w:rFonts w:ascii="Arial" w:hAnsi="Arial" w:cs="Arial"/>
                <w:color w:val="000000"/>
                <w:sz w:val="18"/>
                <w:szCs w:val="18"/>
                <w:lang w:eastAsia="en-US"/>
              </w:rPr>
            </w:pPr>
            <w:del w:id="9886" w:author="KPMG_PQH" w:date="2026-04-07T11:25:00Z" w16du:dateUtc="2026-04-07T04:25:00Z">
              <w:r w:rsidRPr="00322061">
                <w:rPr>
                  <w:rFonts w:ascii="Arial" w:hAnsi="Arial" w:cs="Arial"/>
                  <w:color w:val="000000"/>
                  <w:sz w:val="18"/>
                  <w:szCs w:val="18"/>
                  <w:lang w:eastAsia="en-US"/>
                </w:rPr>
                <w:delText>300</w:delText>
              </w:r>
            </w:del>
          </w:p>
        </w:tc>
        <w:tc>
          <w:tcPr>
            <w:tcW w:w="2352" w:type="pct"/>
            <w:tcBorders>
              <w:top w:val="nil"/>
              <w:left w:val="nil"/>
              <w:bottom w:val="single" w:sz="4" w:space="0" w:color="auto"/>
              <w:right w:val="single" w:sz="4" w:space="0" w:color="auto"/>
            </w:tcBorders>
            <w:vAlign w:val="center"/>
            <w:hideMark/>
          </w:tcPr>
          <w:p w14:paraId="3744714F" w14:textId="77777777" w:rsidR="00322061" w:rsidRPr="00322061" w:rsidRDefault="00322061" w:rsidP="00322061">
            <w:pPr>
              <w:rPr>
                <w:del w:id="9887" w:author="KPMG_PQH" w:date="2026-04-07T11:25:00Z" w16du:dateUtc="2026-04-07T04:25:00Z"/>
                <w:rFonts w:ascii="Arial" w:hAnsi="Arial" w:cs="Arial"/>
                <w:color w:val="000000"/>
                <w:sz w:val="18"/>
                <w:szCs w:val="18"/>
                <w:lang w:eastAsia="en-US"/>
              </w:rPr>
            </w:pPr>
            <w:del w:id="9888" w:author="KPMG_PQH" w:date="2026-04-07T11:25:00Z" w16du:dateUtc="2026-04-07T04:25:00Z">
              <w:r w:rsidRPr="00322061">
                <w:rPr>
                  <w:rFonts w:ascii="Arial" w:hAnsi="Arial" w:cs="Arial"/>
                  <w:color w:val="000000"/>
                  <w:sz w:val="18"/>
                  <w:szCs w:val="18"/>
                  <w:lang w:eastAsia="en-US"/>
                </w:rPr>
                <w:delText>TOP GLOVE CORPORATION BERHAD</w:delText>
              </w:r>
            </w:del>
          </w:p>
        </w:tc>
        <w:tc>
          <w:tcPr>
            <w:tcW w:w="846" w:type="pct"/>
            <w:tcBorders>
              <w:top w:val="nil"/>
              <w:left w:val="nil"/>
              <w:bottom w:val="single" w:sz="4" w:space="0" w:color="auto"/>
              <w:right w:val="single" w:sz="4" w:space="0" w:color="auto"/>
            </w:tcBorders>
            <w:vAlign w:val="center"/>
            <w:hideMark/>
          </w:tcPr>
          <w:p w14:paraId="57BBC122" w14:textId="77777777" w:rsidR="00322061" w:rsidRPr="00322061" w:rsidRDefault="00322061" w:rsidP="00322061">
            <w:pPr>
              <w:jc w:val="center"/>
              <w:rPr>
                <w:del w:id="9889" w:author="KPMG_PQH" w:date="2026-04-07T11:25:00Z" w16du:dateUtc="2026-04-07T04:25:00Z"/>
                <w:rFonts w:ascii="Arial" w:hAnsi="Arial" w:cs="Arial"/>
                <w:color w:val="000000"/>
                <w:sz w:val="18"/>
                <w:szCs w:val="18"/>
                <w:lang w:eastAsia="en-US"/>
              </w:rPr>
            </w:pPr>
            <w:del w:id="9890"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58ED2299" w14:textId="77777777" w:rsidR="00322061" w:rsidRPr="00322061" w:rsidRDefault="00322061" w:rsidP="00322061">
            <w:pPr>
              <w:rPr>
                <w:del w:id="9891" w:author="KPMG_PQH" w:date="2026-04-07T11:25:00Z" w16du:dateUtc="2026-04-07T04:25:00Z"/>
                <w:rFonts w:ascii="Arial" w:hAnsi="Arial" w:cs="Arial"/>
                <w:color w:val="000000"/>
                <w:sz w:val="18"/>
                <w:szCs w:val="18"/>
                <w:lang w:eastAsia="en-US"/>
              </w:rPr>
            </w:pPr>
            <w:del w:id="9892"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6DCA7BC6" w14:textId="77777777" w:rsidTr="003B3AC8">
        <w:trPr>
          <w:trHeight w:val="20"/>
          <w:del w:id="989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7F8C908" w14:textId="77777777" w:rsidR="00322061" w:rsidRPr="00322061" w:rsidRDefault="00322061" w:rsidP="00322061">
            <w:pPr>
              <w:jc w:val="center"/>
              <w:rPr>
                <w:del w:id="9894" w:author="KPMG_PQH" w:date="2026-04-07T11:25:00Z" w16du:dateUtc="2026-04-07T04:25:00Z"/>
                <w:rFonts w:ascii="Arial" w:hAnsi="Arial" w:cs="Arial"/>
                <w:color w:val="000000"/>
                <w:sz w:val="18"/>
                <w:szCs w:val="18"/>
                <w:lang w:eastAsia="en-US"/>
              </w:rPr>
            </w:pPr>
            <w:del w:id="9895" w:author="KPMG_PQH" w:date="2026-04-07T11:25:00Z" w16du:dateUtc="2026-04-07T04:25:00Z">
              <w:r w:rsidRPr="00322061">
                <w:rPr>
                  <w:rFonts w:ascii="Arial" w:hAnsi="Arial" w:cs="Arial"/>
                  <w:color w:val="000000"/>
                  <w:sz w:val="18"/>
                  <w:szCs w:val="18"/>
                  <w:lang w:eastAsia="en-US"/>
                </w:rPr>
                <w:delText>301</w:delText>
              </w:r>
            </w:del>
          </w:p>
        </w:tc>
        <w:tc>
          <w:tcPr>
            <w:tcW w:w="2352" w:type="pct"/>
            <w:tcBorders>
              <w:top w:val="nil"/>
              <w:left w:val="nil"/>
              <w:bottom w:val="single" w:sz="4" w:space="0" w:color="auto"/>
              <w:right w:val="single" w:sz="4" w:space="0" w:color="auto"/>
            </w:tcBorders>
            <w:vAlign w:val="center"/>
            <w:hideMark/>
          </w:tcPr>
          <w:p w14:paraId="6E44F412" w14:textId="77777777" w:rsidR="00322061" w:rsidRPr="00322061" w:rsidRDefault="00322061" w:rsidP="00322061">
            <w:pPr>
              <w:rPr>
                <w:del w:id="9896" w:author="KPMG_PQH" w:date="2026-04-07T11:25:00Z" w16du:dateUtc="2026-04-07T04:25:00Z"/>
                <w:rFonts w:ascii="Arial" w:hAnsi="Arial" w:cs="Arial"/>
                <w:color w:val="000000"/>
                <w:sz w:val="18"/>
                <w:szCs w:val="18"/>
                <w:lang w:eastAsia="en-US"/>
              </w:rPr>
            </w:pPr>
            <w:del w:id="9897" w:author="KPMG_PQH" w:date="2026-04-07T11:25:00Z" w16du:dateUtc="2026-04-07T04:25:00Z">
              <w:r w:rsidRPr="00322061">
                <w:rPr>
                  <w:rFonts w:ascii="Arial" w:hAnsi="Arial" w:cs="Arial"/>
                  <w:color w:val="000000"/>
                  <w:sz w:val="18"/>
                  <w:szCs w:val="18"/>
                  <w:lang w:eastAsia="en-US"/>
                </w:rPr>
                <w:delText>TOPKEY CORPORATION</w:delText>
              </w:r>
            </w:del>
          </w:p>
        </w:tc>
        <w:tc>
          <w:tcPr>
            <w:tcW w:w="846" w:type="pct"/>
            <w:tcBorders>
              <w:top w:val="nil"/>
              <w:left w:val="nil"/>
              <w:bottom w:val="single" w:sz="4" w:space="0" w:color="auto"/>
              <w:right w:val="single" w:sz="4" w:space="0" w:color="auto"/>
            </w:tcBorders>
            <w:vAlign w:val="center"/>
            <w:hideMark/>
          </w:tcPr>
          <w:p w14:paraId="66545145" w14:textId="77777777" w:rsidR="00322061" w:rsidRPr="00322061" w:rsidRDefault="00322061" w:rsidP="00322061">
            <w:pPr>
              <w:jc w:val="center"/>
              <w:rPr>
                <w:del w:id="9898" w:author="KPMG_PQH" w:date="2026-04-07T11:25:00Z" w16du:dateUtc="2026-04-07T04:25:00Z"/>
                <w:rFonts w:ascii="Arial" w:hAnsi="Arial" w:cs="Arial"/>
                <w:color w:val="000000"/>
                <w:sz w:val="18"/>
                <w:szCs w:val="18"/>
                <w:lang w:eastAsia="en-US"/>
              </w:rPr>
            </w:pPr>
            <w:del w:id="9899"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4BBEB249" w14:textId="77777777" w:rsidR="00322061" w:rsidRPr="00322061" w:rsidRDefault="00322061" w:rsidP="00322061">
            <w:pPr>
              <w:rPr>
                <w:del w:id="9900" w:author="KPMG_PQH" w:date="2026-04-07T11:25:00Z" w16du:dateUtc="2026-04-07T04:25:00Z"/>
                <w:rFonts w:ascii="Arial" w:hAnsi="Arial" w:cs="Arial"/>
                <w:color w:val="000000"/>
                <w:sz w:val="18"/>
                <w:szCs w:val="18"/>
                <w:lang w:eastAsia="en-US"/>
              </w:rPr>
            </w:pPr>
            <w:del w:id="990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49D6E1E" w14:textId="77777777" w:rsidTr="003B3AC8">
        <w:trPr>
          <w:trHeight w:val="20"/>
          <w:del w:id="990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BFB524B" w14:textId="77777777" w:rsidR="00322061" w:rsidRPr="00322061" w:rsidRDefault="00322061" w:rsidP="00322061">
            <w:pPr>
              <w:jc w:val="center"/>
              <w:rPr>
                <w:del w:id="9903" w:author="KPMG_PQH" w:date="2026-04-07T11:25:00Z" w16du:dateUtc="2026-04-07T04:25:00Z"/>
                <w:rFonts w:ascii="Arial" w:hAnsi="Arial" w:cs="Arial"/>
                <w:color w:val="000000"/>
                <w:sz w:val="18"/>
                <w:szCs w:val="18"/>
                <w:lang w:eastAsia="en-US"/>
              </w:rPr>
            </w:pPr>
            <w:del w:id="9904" w:author="KPMG_PQH" w:date="2026-04-07T11:25:00Z" w16du:dateUtc="2026-04-07T04:25:00Z">
              <w:r w:rsidRPr="00322061">
                <w:rPr>
                  <w:rFonts w:ascii="Arial" w:hAnsi="Arial" w:cs="Arial"/>
                  <w:color w:val="000000"/>
                  <w:sz w:val="18"/>
                  <w:szCs w:val="18"/>
                  <w:lang w:eastAsia="en-US"/>
                </w:rPr>
                <w:delText>302</w:delText>
              </w:r>
            </w:del>
          </w:p>
        </w:tc>
        <w:tc>
          <w:tcPr>
            <w:tcW w:w="2352" w:type="pct"/>
            <w:tcBorders>
              <w:top w:val="nil"/>
              <w:left w:val="nil"/>
              <w:bottom w:val="single" w:sz="4" w:space="0" w:color="auto"/>
              <w:right w:val="single" w:sz="4" w:space="0" w:color="auto"/>
            </w:tcBorders>
            <w:vAlign w:val="center"/>
            <w:hideMark/>
          </w:tcPr>
          <w:p w14:paraId="4390C85C" w14:textId="77777777" w:rsidR="00322061" w:rsidRPr="00322061" w:rsidRDefault="00322061" w:rsidP="00322061">
            <w:pPr>
              <w:rPr>
                <w:del w:id="9905" w:author="KPMG_PQH" w:date="2026-04-07T11:25:00Z" w16du:dateUtc="2026-04-07T04:25:00Z"/>
                <w:rFonts w:ascii="Arial" w:hAnsi="Arial" w:cs="Arial"/>
                <w:color w:val="000000"/>
                <w:sz w:val="18"/>
                <w:szCs w:val="18"/>
                <w:lang w:eastAsia="en-US"/>
              </w:rPr>
            </w:pPr>
            <w:del w:id="9906" w:author="KPMG_PQH" w:date="2026-04-07T11:25:00Z" w16du:dateUtc="2026-04-07T04:25:00Z">
              <w:r w:rsidRPr="00322061">
                <w:rPr>
                  <w:rFonts w:ascii="Arial" w:hAnsi="Arial" w:cs="Arial"/>
                  <w:color w:val="000000"/>
                  <w:sz w:val="18"/>
                  <w:szCs w:val="18"/>
                  <w:lang w:eastAsia="en-US"/>
                </w:rPr>
                <w:delText>TOREAD HOLDINGS GROUP CO., LTD.</w:delText>
              </w:r>
            </w:del>
          </w:p>
        </w:tc>
        <w:tc>
          <w:tcPr>
            <w:tcW w:w="846" w:type="pct"/>
            <w:tcBorders>
              <w:top w:val="nil"/>
              <w:left w:val="nil"/>
              <w:bottom w:val="single" w:sz="4" w:space="0" w:color="auto"/>
              <w:right w:val="single" w:sz="4" w:space="0" w:color="auto"/>
            </w:tcBorders>
            <w:vAlign w:val="center"/>
            <w:hideMark/>
          </w:tcPr>
          <w:p w14:paraId="24634558" w14:textId="77777777" w:rsidR="00322061" w:rsidRPr="00322061" w:rsidRDefault="00322061" w:rsidP="00322061">
            <w:pPr>
              <w:jc w:val="center"/>
              <w:rPr>
                <w:del w:id="9907" w:author="KPMG_PQH" w:date="2026-04-07T11:25:00Z" w16du:dateUtc="2026-04-07T04:25:00Z"/>
                <w:rFonts w:ascii="Arial" w:hAnsi="Arial" w:cs="Arial"/>
                <w:color w:val="000000"/>
                <w:sz w:val="18"/>
                <w:szCs w:val="18"/>
                <w:lang w:eastAsia="en-US"/>
              </w:rPr>
            </w:pPr>
            <w:del w:id="990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F68053B" w14:textId="77777777" w:rsidR="00322061" w:rsidRPr="00322061" w:rsidRDefault="00322061" w:rsidP="00322061">
            <w:pPr>
              <w:rPr>
                <w:del w:id="9909" w:author="KPMG_PQH" w:date="2026-04-07T11:25:00Z" w16du:dateUtc="2026-04-07T04:25:00Z"/>
                <w:rFonts w:ascii="Arial" w:hAnsi="Arial" w:cs="Arial"/>
                <w:color w:val="000000"/>
                <w:sz w:val="18"/>
                <w:szCs w:val="18"/>
                <w:lang w:eastAsia="en-US"/>
              </w:rPr>
            </w:pPr>
            <w:del w:id="9910"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CF8A9FA" w14:textId="77777777" w:rsidTr="003B3AC8">
        <w:trPr>
          <w:trHeight w:val="20"/>
          <w:del w:id="991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6964BE4" w14:textId="77777777" w:rsidR="00322061" w:rsidRPr="00322061" w:rsidRDefault="00322061" w:rsidP="00322061">
            <w:pPr>
              <w:jc w:val="center"/>
              <w:rPr>
                <w:del w:id="9912" w:author="KPMG_PQH" w:date="2026-04-07T11:25:00Z" w16du:dateUtc="2026-04-07T04:25:00Z"/>
                <w:rFonts w:ascii="Arial" w:hAnsi="Arial" w:cs="Arial"/>
                <w:color w:val="000000"/>
                <w:sz w:val="18"/>
                <w:szCs w:val="18"/>
                <w:lang w:eastAsia="en-US"/>
              </w:rPr>
            </w:pPr>
            <w:del w:id="9913" w:author="KPMG_PQH" w:date="2026-04-07T11:25:00Z" w16du:dateUtc="2026-04-07T04:25:00Z">
              <w:r w:rsidRPr="00322061">
                <w:rPr>
                  <w:rFonts w:ascii="Arial" w:hAnsi="Arial" w:cs="Arial"/>
                  <w:color w:val="000000"/>
                  <w:sz w:val="18"/>
                  <w:szCs w:val="18"/>
                  <w:lang w:eastAsia="en-US"/>
                </w:rPr>
                <w:delText>303</w:delText>
              </w:r>
            </w:del>
          </w:p>
        </w:tc>
        <w:tc>
          <w:tcPr>
            <w:tcW w:w="2352" w:type="pct"/>
            <w:tcBorders>
              <w:top w:val="nil"/>
              <w:left w:val="nil"/>
              <w:bottom w:val="single" w:sz="4" w:space="0" w:color="auto"/>
              <w:right w:val="single" w:sz="4" w:space="0" w:color="auto"/>
            </w:tcBorders>
            <w:vAlign w:val="center"/>
            <w:hideMark/>
          </w:tcPr>
          <w:p w14:paraId="0EEA3F40" w14:textId="77777777" w:rsidR="00322061" w:rsidRPr="00322061" w:rsidRDefault="00322061" w:rsidP="00322061">
            <w:pPr>
              <w:rPr>
                <w:del w:id="9914" w:author="KPMG_PQH" w:date="2026-04-07T11:25:00Z" w16du:dateUtc="2026-04-07T04:25:00Z"/>
                <w:rFonts w:ascii="Arial" w:hAnsi="Arial" w:cs="Arial"/>
                <w:color w:val="000000"/>
                <w:sz w:val="18"/>
                <w:szCs w:val="18"/>
                <w:lang w:eastAsia="en-US"/>
              </w:rPr>
            </w:pPr>
            <w:del w:id="9915" w:author="KPMG_PQH" w:date="2026-04-07T11:25:00Z" w16du:dateUtc="2026-04-07T04:25:00Z">
              <w:r w:rsidRPr="00322061">
                <w:rPr>
                  <w:rFonts w:ascii="Arial" w:hAnsi="Arial" w:cs="Arial"/>
                  <w:color w:val="000000"/>
                  <w:sz w:val="18"/>
                  <w:szCs w:val="18"/>
                  <w:lang w:eastAsia="en-US"/>
                </w:rPr>
                <w:delText>TOYO TIRE CORPORATION</w:delText>
              </w:r>
            </w:del>
          </w:p>
        </w:tc>
        <w:tc>
          <w:tcPr>
            <w:tcW w:w="846" w:type="pct"/>
            <w:tcBorders>
              <w:top w:val="nil"/>
              <w:left w:val="nil"/>
              <w:bottom w:val="single" w:sz="4" w:space="0" w:color="auto"/>
              <w:right w:val="single" w:sz="4" w:space="0" w:color="auto"/>
            </w:tcBorders>
            <w:vAlign w:val="center"/>
            <w:hideMark/>
          </w:tcPr>
          <w:p w14:paraId="4B89306C" w14:textId="77777777" w:rsidR="00322061" w:rsidRPr="00322061" w:rsidRDefault="00322061" w:rsidP="00322061">
            <w:pPr>
              <w:jc w:val="center"/>
              <w:rPr>
                <w:del w:id="9916" w:author="KPMG_PQH" w:date="2026-04-07T11:25:00Z" w16du:dateUtc="2026-04-07T04:25:00Z"/>
                <w:rFonts w:ascii="Arial" w:hAnsi="Arial" w:cs="Arial"/>
                <w:color w:val="000000"/>
                <w:sz w:val="18"/>
                <w:szCs w:val="18"/>
                <w:lang w:eastAsia="en-US"/>
              </w:rPr>
            </w:pPr>
            <w:del w:id="9917"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69138596" w14:textId="77777777" w:rsidR="00322061" w:rsidRPr="00322061" w:rsidRDefault="00322061" w:rsidP="00322061">
            <w:pPr>
              <w:rPr>
                <w:del w:id="9918" w:author="KPMG_PQH" w:date="2026-04-07T11:25:00Z" w16du:dateUtc="2026-04-07T04:25:00Z"/>
                <w:rFonts w:ascii="Arial" w:hAnsi="Arial" w:cs="Arial"/>
                <w:color w:val="000000"/>
                <w:sz w:val="18"/>
                <w:szCs w:val="18"/>
                <w:lang w:eastAsia="en-US"/>
              </w:rPr>
            </w:pPr>
            <w:del w:id="991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68764A4" w14:textId="77777777" w:rsidTr="003B3AC8">
        <w:trPr>
          <w:trHeight w:val="20"/>
          <w:del w:id="992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A9DB788" w14:textId="77777777" w:rsidR="00322061" w:rsidRPr="00322061" w:rsidRDefault="00322061" w:rsidP="00322061">
            <w:pPr>
              <w:jc w:val="center"/>
              <w:rPr>
                <w:del w:id="9921" w:author="KPMG_PQH" w:date="2026-04-07T11:25:00Z" w16du:dateUtc="2026-04-07T04:25:00Z"/>
                <w:rFonts w:ascii="Arial" w:hAnsi="Arial" w:cs="Arial"/>
                <w:color w:val="000000"/>
                <w:sz w:val="18"/>
                <w:szCs w:val="18"/>
                <w:lang w:eastAsia="en-US"/>
              </w:rPr>
            </w:pPr>
            <w:del w:id="9922" w:author="KPMG_PQH" w:date="2026-04-07T11:25:00Z" w16du:dateUtc="2026-04-07T04:25:00Z">
              <w:r w:rsidRPr="00322061">
                <w:rPr>
                  <w:rFonts w:ascii="Arial" w:hAnsi="Arial" w:cs="Arial"/>
                  <w:color w:val="000000"/>
                  <w:sz w:val="18"/>
                  <w:szCs w:val="18"/>
                  <w:lang w:eastAsia="en-US"/>
                </w:rPr>
                <w:delText>304</w:delText>
              </w:r>
            </w:del>
          </w:p>
        </w:tc>
        <w:tc>
          <w:tcPr>
            <w:tcW w:w="2352" w:type="pct"/>
            <w:tcBorders>
              <w:top w:val="nil"/>
              <w:left w:val="nil"/>
              <w:bottom w:val="single" w:sz="4" w:space="0" w:color="auto"/>
              <w:right w:val="single" w:sz="4" w:space="0" w:color="auto"/>
            </w:tcBorders>
            <w:vAlign w:val="center"/>
            <w:hideMark/>
          </w:tcPr>
          <w:p w14:paraId="6F96C2D5" w14:textId="77777777" w:rsidR="00322061" w:rsidRPr="00322061" w:rsidRDefault="00322061" w:rsidP="00322061">
            <w:pPr>
              <w:rPr>
                <w:del w:id="9923" w:author="KPMG_PQH" w:date="2026-04-07T11:25:00Z" w16du:dateUtc="2026-04-07T04:25:00Z"/>
                <w:rFonts w:ascii="Arial" w:hAnsi="Arial" w:cs="Arial"/>
                <w:color w:val="000000"/>
                <w:sz w:val="18"/>
                <w:szCs w:val="18"/>
                <w:lang w:eastAsia="en-US"/>
              </w:rPr>
            </w:pPr>
            <w:del w:id="9924" w:author="KPMG_PQH" w:date="2026-04-07T11:25:00Z" w16du:dateUtc="2026-04-07T04:25:00Z">
              <w:r w:rsidRPr="00322061">
                <w:rPr>
                  <w:rFonts w:ascii="Arial" w:hAnsi="Arial" w:cs="Arial"/>
                  <w:color w:val="000000"/>
                  <w:sz w:val="18"/>
                  <w:szCs w:val="18"/>
                  <w:lang w:eastAsia="en-US"/>
                </w:rPr>
                <w:delText>TRAVELITE HOLDINGS LTD</w:delText>
              </w:r>
            </w:del>
          </w:p>
        </w:tc>
        <w:tc>
          <w:tcPr>
            <w:tcW w:w="846" w:type="pct"/>
            <w:tcBorders>
              <w:top w:val="nil"/>
              <w:left w:val="nil"/>
              <w:bottom w:val="single" w:sz="4" w:space="0" w:color="auto"/>
              <w:right w:val="single" w:sz="4" w:space="0" w:color="auto"/>
            </w:tcBorders>
            <w:vAlign w:val="center"/>
            <w:hideMark/>
          </w:tcPr>
          <w:p w14:paraId="05BD4AD6" w14:textId="77777777" w:rsidR="00322061" w:rsidRPr="00322061" w:rsidRDefault="00322061" w:rsidP="00322061">
            <w:pPr>
              <w:jc w:val="center"/>
              <w:rPr>
                <w:del w:id="9925" w:author="KPMG_PQH" w:date="2026-04-07T11:25:00Z" w16du:dateUtc="2026-04-07T04:25:00Z"/>
                <w:rFonts w:ascii="Arial" w:hAnsi="Arial" w:cs="Arial"/>
                <w:color w:val="000000"/>
                <w:sz w:val="18"/>
                <w:szCs w:val="18"/>
                <w:lang w:eastAsia="en-US"/>
              </w:rPr>
            </w:pPr>
            <w:del w:id="9926" w:author="KPMG_PQH" w:date="2026-04-07T11:25:00Z" w16du:dateUtc="2026-04-07T04:25:00Z">
              <w:r w:rsidRPr="00322061">
                <w:rPr>
                  <w:rFonts w:ascii="Arial" w:hAnsi="Arial" w:cs="Arial"/>
                  <w:color w:val="000000"/>
                  <w:sz w:val="18"/>
                  <w:szCs w:val="18"/>
                  <w:lang w:eastAsia="en-US"/>
                </w:rPr>
                <w:delText>Singapore</w:delText>
              </w:r>
            </w:del>
          </w:p>
        </w:tc>
        <w:tc>
          <w:tcPr>
            <w:tcW w:w="1498" w:type="pct"/>
            <w:gridSpan w:val="2"/>
            <w:tcBorders>
              <w:top w:val="nil"/>
              <w:left w:val="nil"/>
              <w:bottom w:val="single" w:sz="4" w:space="0" w:color="auto"/>
              <w:right w:val="single" w:sz="4" w:space="0" w:color="auto"/>
            </w:tcBorders>
            <w:vAlign w:val="center"/>
            <w:hideMark/>
          </w:tcPr>
          <w:p w14:paraId="49ECA51F" w14:textId="77777777" w:rsidR="00322061" w:rsidRPr="00322061" w:rsidRDefault="00322061" w:rsidP="00322061">
            <w:pPr>
              <w:rPr>
                <w:del w:id="9927" w:author="KPMG_PQH" w:date="2026-04-07T11:25:00Z" w16du:dateUtc="2026-04-07T04:25:00Z"/>
                <w:rFonts w:ascii="Arial" w:hAnsi="Arial" w:cs="Arial"/>
                <w:color w:val="000000"/>
                <w:sz w:val="18"/>
                <w:szCs w:val="18"/>
                <w:lang w:eastAsia="en-US"/>
              </w:rPr>
            </w:pPr>
            <w:del w:id="992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59FD864" w14:textId="77777777" w:rsidTr="003B3AC8">
        <w:trPr>
          <w:trHeight w:val="20"/>
          <w:del w:id="992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32C9AE7" w14:textId="77777777" w:rsidR="00322061" w:rsidRPr="00322061" w:rsidRDefault="00322061" w:rsidP="00322061">
            <w:pPr>
              <w:jc w:val="center"/>
              <w:rPr>
                <w:del w:id="9930" w:author="KPMG_PQH" w:date="2026-04-07T11:25:00Z" w16du:dateUtc="2026-04-07T04:25:00Z"/>
                <w:rFonts w:ascii="Arial" w:hAnsi="Arial" w:cs="Arial"/>
                <w:color w:val="000000"/>
                <w:sz w:val="18"/>
                <w:szCs w:val="18"/>
                <w:lang w:eastAsia="en-US"/>
              </w:rPr>
            </w:pPr>
            <w:del w:id="9931" w:author="KPMG_PQH" w:date="2026-04-07T11:25:00Z" w16du:dateUtc="2026-04-07T04:25:00Z">
              <w:r w:rsidRPr="00322061">
                <w:rPr>
                  <w:rFonts w:ascii="Arial" w:hAnsi="Arial" w:cs="Arial"/>
                  <w:color w:val="000000"/>
                  <w:sz w:val="18"/>
                  <w:szCs w:val="18"/>
                  <w:lang w:eastAsia="en-US"/>
                </w:rPr>
                <w:delText>305</w:delText>
              </w:r>
            </w:del>
          </w:p>
        </w:tc>
        <w:tc>
          <w:tcPr>
            <w:tcW w:w="2352" w:type="pct"/>
            <w:tcBorders>
              <w:top w:val="nil"/>
              <w:left w:val="nil"/>
              <w:bottom w:val="single" w:sz="4" w:space="0" w:color="auto"/>
              <w:right w:val="single" w:sz="4" w:space="0" w:color="auto"/>
            </w:tcBorders>
            <w:vAlign w:val="center"/>
            <w:hideMark/>
          </w:tcPr>
          <w:p w14:paraId="413F7A04" w14:textId="77777777" w:rsidR="00322061" w:rsidRPr="00322061" w:rsidRDefault="00322061" w:rsidP="00322061">
            <w:pPr>
              <w:rPr>
                <w:del w:id="9932" w:author="KPMG_PQH" w:date="2026-04-07T11:25:00Z" w16du:dateUtc="2026-04-07T04:25:00Z"/>
                <w:rFonts w:ascii="Arial" w:hAnsi="Arial" w:cs="Arial"/>
                <w:color w:val="000000"/>
                <w:sz w:val="18"/>
                <w:szCs w:val="18"/>
                <w:lang w:eastAsia="en-US"/>
              </w:rPr>
            </w:pPr>
            <w:del w:id="9933" w:author="KPMG_PQH" w:date="2026-04-07T11:25:00Z" w16du:dateUtc="2026-04-07T04:25:00Z">
              <w:r w:rsidRPr="00322061">
                <w:rPr>
                  <w:rFonts w:ascii="Arial" w:hAnsi="Arial" w:cs="Arial"/>
                  <w:color w:val="000000"/>
                  <w:sz w:val="18"/>
                  <w:szCs w:val="18"/>
                  <w:lang w:eastAsia="en-US"/>
                </w:rPr>
                <w:delText>TRIIS INCORPORATED</w:delText>
              </w:r>
            </w:del>
          </w:p>
        </w:tc>
        <w:tc>
          <w:tcPr>
            <w:tcW w:w="846" w:type="pct"/>
            <w:tcBorders>
              <w:top w:val="nil"/>
              <w:left w:val="nil"/>
              <w:bottom w:val="single" w:sz="4" w:space="0" w:color="auto"/>
              <w:right w:val="single" w:sz="4" w:space="0" w:color="auto"/>
            </w:tcBorders>
            <w:vAlign w:val="center"/>
            <w:hideMark/>
          </w:tcPr>
          <w:p w14:paraId="3B38CD16" w14:textId="77777777" w:rsidR="00322061" w:rsidRPr="00322061" w:rsidRDefault="00322061" w:rsidP="00322061">
            <w:pPr>
              <w:jc w:val="center"/>
              <w:rPr>
                <w:del w:id="9934" w:author="KPMG_PQH" w:date="2026-04-07T11:25:00Z" w16du:dateUtc="2026-04-07T04:25:00Z"/>
                <w:rFonts w:ascii="Arial" w:hAnsi="Arial" w:cs="Arial"/>
                <w:color w:val="000000"/>
                <w:sz w:val="18"/>
                <w:szCs w:val="18"/>
                <w:lang w:eastAsia="en-US"/>
              </w:rPr>
            </w:pPr>
            <w:del w:id="9935"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D209279" w14:textId="77777777" w:rsidR="00322061" w:rsidRPr="00322061" w:rsidRDefault="00322061" w:rsidP="00322061">
            <w:pPr>
              <w:rPr>
                <w:del w:id="9936" w:author="KPMG_PQH" w:date="2026-04-07T11:25:00Z" w16du:dateUtc="2026-04-07T04:25:00Z"/>
                <w:rFonts w:ascii="Arial" w:hAnsi="Arial" w:cs="Arial"/>
                <w:color w:val="000000"/>
                <w:sz w:val="18"/>
                <w:szCs w:val="18"/>
                <w:lang w:eastAsia="en-US"/>
              </w:rPr>
            </w:pPr>
            <w:del w:id="993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158C1A2" w14:textId="77777777" w:rsidTr="003B3AC8">
        <w:trPr>
          <w:trHeight w:val="20"/>
          <w:del w:id="993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03D4327" w14:textId="77777777" w:rsidR="00322061" w:rsidRPr="00322061" w:rsidRDefault="00322061" w:rsidP="00322061">
            <w:pPr>
              <w:jc w:val="center"/>
              <w:rPr>
                <w:del w:id="9939" w:author="KPMG_PQH" w:date="2026-04-07T11:25:00Z" w16du:dateUtc="2026-04-07T04:25:00Z"/>
                <w:rFonts w:ascii="Arial" w:hAnsi="Arial" w:cs="Arial"/>
                <w:color w:val="000000"/>
                <w:sz w:val="18"/>
                <w:szCs w:val="18"/>
                <w:lang w:eastAsia="en-US"/>
              </w:rPr>
            </w:pPr>
            <w:del w:id="9940" w:author="KPMG_PQH" w:date="2026-04-07T11:25:00Z" w16du:dateUtc="2026-04-07T04:25:00Z">
              <w:r w:rsidRPr="00322061">
                <w:rPr>
                  <w:rFonts w:ascii="Arial" w:hAnsi="Arial" w:cs="Arial"/>
                  <w:color w:val="000000"/>
                  <w:sz w:val="18"/>
                  <w:szCs w:val="18"/>
                  <w:lang w:eastAsia="en-US"/>
                </w:rPr>
                <w:delText>306</w:delText>
              </w:r>
            </w:del>
          </w:p>
        </w:tc>
        <w:tc>
          <w:tcPr>
            <w:tcW w:w="2352" w:type="pct"/>
            <w:tcBorders>
              <w:top w:val="nil"/>
              <w:left w:val="nil"/>
              <w:bottom w:val="single" w:sz="4" w:space="0" w:color="auto"/>
              <w:right w:val="single" w:sz="4" w:space="0" w:color="auto"/>
            </w:tcBorders>
            <w:vAlign w:val="center"/>
            <w:hideMark/>
          </w:tcPr>
          <w:p w14:paraId="59460C4D" w14:textId="77777777" w:rsidR="00322061" w:rsidRPr="00322061" w:rsidRDefault="00322061" w:rsidP="00322061">
            <w:pPr>
              <w:rPr>
                <w:del w:id="9941" w:author="KPMG_PQH" w:date="2026-04-07T11:25:00Z" w16du:dateUtc="2026-04-07T04:25:00Z"/>
                <w:rFonts w:ascii="Arial" w:hAnsi="Arial" w:cs="Arial"/>
                <w:color w:val="000000"/>
                <w:sz w:val="18"/>
                <w:szCs w:val="18"/>
                <w:lang w:eastAsia="en-US"/>
              </w:rPr>
            </w:pPr>
            <w:del w:id="9942" w:author="KPMG_PQH" w:date="2026-04-07T11:25:00Z" w16du:dateUtc="2026-04-07T04:25:00Z">
              <w:r w:rsidRPr="00322061">
                <w:rPr>
                  <w:rFonts w:ascii="Arial" w:hAnsi="Arial" w:cs="Arial"/>
                  <w:color w:val="000000"/>
                  <w:sz w:val="18"/>
                  <w:szCs w:val="18"/>
                  <w:lang w:eastAsia="en-US"/>
                </w:rPr>
                <w:delText>UG HEALTHCARE CORPORATION LIMITED</w:delText>
              </w:r>
            </w:del>
          </w:p>
        </w:tc>
        <w:tc>
          <w:tcPr>
            <w:tcW w:w="846" w:type="pct"/>
            <w:tcBorders>
              <w:top w:val="nil"/>
              <w:left w:val="nil"/>
              <w:bottom w:val="single" w:sz="4" w:space="0" w:color="auto"/>
              <w:right w:val="single" w:sz="4" w:space="0" w:color="auto"/>
            </w:tcBorders>
            <w:vAlign w:val="center"/>
            <w:hideMark/>
          </w:tcPr>
          <w:p w14:paraId="6F52DDB5" w14:textId="77777777" w:rsidR="00322061" w:rsidRPr="00322061" w:rsidRDefault="00322061" w:rsidP="00322061">
            <w:pPr>
              <w:jc w:val="center"/>
              <w:rPr>
                <w:del w:id="9943" w:author="KPMG_PQH" w:date="2026-04-07T11:25:00Z" w16du:dateUtc="2026-04-07T04:25:00Z"/>
                <w:rFonts w:ascii="Arial" w:hAnsi="Arial" w:cs="Arial"/>
                <w:color w:val="000000"/>
                <w:sz w:val="18"/>
                <w:szCs w:val="18"/>
                <w:lang w:eastAsia="en-US"/>
              </w:rPr>
            </w:pPr>
            <w:del w:id="9944" w:author="KPMG_PQH" w:date="2026-04-07T11:25:00Z" w16du:dateUtc="2026-04-07T04:25:00Z">
              <w:r w:rsidRPr="00322061">
                <w:rPr>
                  <w:rFonts w:ascii="Arial" w:hAnsi="Arial" w:cs="Arial"/>
                  <w:color w:val="000000"/>
                  <w:sz w:val="18"/>
                  <w:szCs w:val="18"/>
                  <w:lang w:eastAsia="en-US"/>
                </w:rPr>
                <w:delText>Singapore</w:delText>
              </w:r>
            </w:del>
          </w:p>
        </w:tc>
        <w:tc>
          <w:tcPr>
            <w:tcW w:w="1498" w:type="pct"/>
            <w:gridSpan w:val="2"/>
            <w:tcBorders>
              <w:top w:val="nil"/>
              <w:left w:val="nil"/>
              <w:bottom w:val="single" w:sz="4" w:space="0" w:color="auto"/>
              <w:right w:val="single" w:sz="4" w:space="0" w:color="auto"/>
            </w:tcBorders>
            <w:vAlign w:val="center"/>
            <w:hideMark/>
          </w:tcPr>
          <w:p w14:paraId="59104CA2" w14:textId="77777777" w:rsidR="00322061" w:rsidRPr="00322061" w:rsidRDefault="00322061" w:rsidP="00322061">
            <w:pPr>
              <w:rPr>
                <w:del w:id="9945" w:author="KPMG_PQH" w:date="2026-04-07T11:25:00Z" w16du:dateUtc="2026-04-07T04:25:00Z"/>
                <w:rFonts w:ascii="Arial" w:hAnsi="Arial" w:cs="Arial"/>
                <w:color w:val="000000"/>
                <w:sz w:val="18"/>
                <w:szCs w:val="18"/>
                <w:lang w:eastAsia="en-US"/>
              </w:rPr>
            </w:pPr>
            <w:del w:id="9946"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02C5A070" w14:textId="77777777" w:rsidTr="003B3AC8">
        <w:trPr>
          <w:trHeight w:val="20"/>
          <w:del w:id="994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5095B70" w14:textId="77777777" w:rsidR="00322061" w:rsidRPr="00322061" w:rsidRDefault="00322061" w:rsidP="00322061">
            <w:pPr>
              <w:jc w:val="center"/>
              <w:rPr>
                <w:del w:id="9948" w:author="KPMG_PQH" w:date="2026-04-07T11:25:00Z" w16du:dateUtc="2026-04-07T04:25:00Z"/>
                <w:rFonts w:ascii="Arial" w:hAnsi="Arial" w:cs="Arial"/>
                <w:color w:val="000000"/>
                <w:sz w:val="18"/>
                <w:szCs w:val="18"/>
                <w:lang w:eastAsia="en-US"/>
              </w:rPr>
            </w:pPr>
            <w:del w:id="9949" w:author="KPMG_PQH" w:date="2026-04-07T11:25:00Z" w16du:dateUtc="2026-04-07T04:25:00Z">
              <w:r w:rsidRPr="00322061">
                <w:rPr>
                  <w:rFonts w:ascii="Arial" w:hAnsi="Arial" w:cs="Arial"/>
                  <w:color w:val="000000"/>
                  <w:sz w:val="18"/>
                  <w:szCs w:val="18"/>
                  <w:lang w:eastAsia="en-US"/>
                </w:rPr>
                <w:delText>307</w:delText>
              </w:r>
            </w:del>
          </w:p>
        </w:tc>
        <w:tc>
          <w:tcPr>
            <w:tcW w:w="2352" w:type="pct"/>
            <w:tcBorders>
              <w:top w:val="nil"/>
              <w:left w:val="nil"/>
              <w:bottom w:val="single" w:sz="4" w:space="0" w:color="auto"/>
              <w:right w:val="single" w:sz="4" w:space="0" w:color="auto"/>
            </w:tcBorders>
            <w:vAlign w:val="center"/>
            <w:hideMark/>
          </w:tcPr>
          <w:p w14:paraId="7305ADA1" w14:textId="77777777" w:rsidR="00322061" w:rsidRPr="00322061" w:rsidRDefault="00322061" w:rsidP="00322061">
            <w:pPr>
              <w:rPr>
                <w:del w:id="9950" w:author="KPMG_PQH" w:date="2026-04-07T11:25:00Z" w16du:dateUtc="2026-04-07T04:25:00Z"/>
                <w:rFonts w:ascii="Arial" w:hAnsi="Arial" w:cs="Arial"/>
                <w:color w:val="000000"/>
                <w:sz w:val="18"/>
                <w:szCs w:val="18"/>
                <w:lang w:eastAsia="en-US"/>
              </w:rPr>
            </w:pPr>
            <w:del w:id="9951" w:author="KPMG_PQH" w:date="2026-04-07T11:25:00Z" w16du:dateUtc="2026-04-07T04:25:00Z">
              <w:r w:rsidRPr="00322061">
                <w:rPr>
                  <w:rFonts w:ascii="Arial" w:hAnsi="Arial" w:cs="Arial"/>
                  <w:color w:val="000000"/>
                  <w:sz w:val="18"/>
                  <w:szCs w:val="18"/>
                  <w:lang w:eastAsia="en-US"/>
                </w:rPr>
                <w:delText>ULTRAFABRICS HOLDINGS CO LTD</w:delText>
              </w:r>
            </w:del>
          </w:p>
        </w:tc>
        <w:tc>
          <w:tcPr>
            <w:tcW w:w="846" w:type="pct"/>
            <w:tcBorders>
              <w:top w:val="nil"/>
              <w:left w:val="nil"/>
              <w:bottom w:val="single" w:sz="4" w:space="0" w:color="auto"/>
              <w:right w:val="single" w:sz="4" w:space="0" w:color="auto"/>
            </w:tcBorders>
            <w:vAlign w:val="center"/>
            <w:hideMark/>
          </w:tcPr>
          <w:p w14:paraId="3BE2E071" w14:textId="77777777" w:rsidR="00322061" w:rsidRPr="00322061" w:rsidRDefault="00322061" w:rsidP="00322061">
            <w:pPr>
              <w:jc w:val="center"/>
              <w:rPr>
                <w:del w:id="9952" w:author="KPMG_PQH" w:date="2026-04-07T11:25:00Z" w16du:dateUtc="2026-04-07T04:25:00Z"/>
                <w:rFonts w:ascii="Arial" w:hAnsi="Arial" w:cs="Arial"/>
                <w:color w:val="000000"/>
                <w:sz w:val="18"/>
                <w:szCs w:val="18"/>
                <w:lang w:eastAsia="en-US"/>
              </w:rPr>
            </w:pPr>
            <w:del w:id="995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9C918B5" w14:textId="77777777" w:rsidR="00322061" w:rsidRPr="00322061" w:rsidRDefault="00322061" w:rsidP="00322061">
            <w:pPr>
              <w:rPr>
                <w:del w:id="9954" w:author="KPMG_PQH" w:date="2026-04-07T11:25:00Z" w16du:dateUtc="2026-04-07T04:25:00Z"/>
                <w:rFonts w:ascii="Arial" w:hAnsi="Arial" w:cs="Arial"/>
                <w:color w:val="000000"/>
                <w:sz w:val="18"/>
                <w:szCs w:val="18"/>
                <w:lang w:eastAsia="en-US"/>
              </w:rPr>
            </w:pPr>
            <w:del w:id="995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35A8B79" w14:textId="77777777" w:rsidTr="003B3AC8">
        <w:trPr>
          <w:trHeight w:val="20"/>
          <w:del w:id="995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2A8A381" w14:textId="77777777" w:rsidR="00322061" w:rsidRPr="00322061" w:rsidRDefault="00322061" w:rsidP="00322061">
            <w:pPr>
              <w:jc w:val="center"/>
              <w:rPr>
                <w:del w:id="9957" w:author="KPMG_PQH" w:date="2026-04-07T11:25:00Z" w16du:dateUtc="2026-04-07T04:25:00Z"/>
                <w:rFonts w:ascii="Arial" w:hAnsi="Arial" w:cs="Arial"/>
                <w:color w:val="000000"/>
                <w:sz w:val="18"/>
                <w:szCs w:val="18"/>
                <w:lang w:eastAsia="en-US"/>
              </w:rPr>
            </w:pPr>
            <w:del w:id="9958" w:author="KPMG_PQH" w:date="2026-04-07T11:25:00Z" w16du:dateUtc="2026-04-07T04:25:00Z">
              <w:r w:rsidRPr="00322061">
                <w:rPr>
                  <w:rFonts w:ascii="Arial" w:hAnsi="Arial" w:cs="Arial"/>
                  <w:color w:val="000000"/>
                  <w:sz w:val="18"/>
                  <w:szCs w:val="18"/>
                  <w:lang w:eastAsia="en-US"/>
                </w:rPr>
                <w:delText>308</w:delText>
              </w:r>
            </w:del>
          </w:p>
        </w:tc>
        <w:tc>
          <w:tcPr>
            <w:tcW w:w="2352" w:type="pct"/>
            <w:tcBorders>
              <w:top w:val="nil"/>
              <w:left w:val="nil"/>
              <w:bottom w:val="single" w:sz="4" w:space="0" w:color="auto"/>
              <w:right w:val="single" w:sz="4" w:space="0" w:color="auto"/>
            </w:tcBorders>
            <w:vAlign w:val="center"/>
            <w:hideMark/>
          </w:tcPr>
          <w:p w14:paraId="4A957C42" w14:textId="77777777" w:rsidR="00322061" w:rsidRPr="00322061" w:rsidRDefault="00322061" w:rsidP="00322061">
            <w:pPr>
              <w:rPr>
                <w:del w:id="9959" w:author="KPMG_PQH" w:date="2026-04-07T11:25:00Z" w16du:dateUtc="2026-04-07T04:25:00Z"/>
                <w:rFonts w:ascii="Arial" w:hAnsi="Arial" w:cs="Arial"/>
                <w:color w:val="000000"/>
                <w:sz w:val="18"/>
                <w:szCs w:val="18"/>
                <w:lang w:eastAsia="en-US"/>
              </w:rPr>
            </w:pPr>
            <w:del w:id="9960" w:author="KPMG_PQH" w:date="2026-04-07T11:25:00Z" w16du:dateUtc="2026-04-07T04:25:00Z">
              <w:r w:rsidRPr="00322061">
                <w:rPr>
                  <w:rFonts w:ascii="Arial" w:hAnsi="Arial" w:cs="Arial"/>
                  <w:color w:val="000000"/>
                  <w:sz w:val="18"/>
                  <w:szCs w:val="18"/>
                  <w:lang w:eastAsia="en-US"/>
                </w:rPr>
                <w:delText>UNI CHEM CO.,LTD.</w:delText>
              </w:r>
            </w:del>
          </w:p>
        </w:tc>
        <w:tc>
          <w:tcPr>
            <w:tcW w:w="846" w:type="pct"/>
            <w:tcBorders>
              <w:top w:val="nil"/>
              <w:left w:val="nil"/>
              <w:bottom w:val="single" w:sz="4" w:space="0" w:color="auto"/>
              <w:right w:val="single" w:sz="4" w:space="0" w:color="auto"/>
            </w:tcBorders>
            <w:vAlign w:val="center"/>
            <w:hideMark/>
          </w:tcPr>
          <w:p w14:paraId="63CCCC36" w14:textId="77777777" w:rsidR="00322061" w:rsidRPr="00322061" w:rsidRDefault="00322061" w:rsidP="00322061">
            <w:pPr>
              <w:jc w:val="center"/>
              <w:rPr>
                <w:del w:id="9961" w:author="KPMG_PQH" w:date="2026-04-07T11:25:00Z" w16du:dateUtc="2026-04-07T04:25:00Z"/>
                <w:rFonts w:ascii="Arial" w:hAnsi="Arial" w:cs="Arial"/>
                <w:color w:val="000000"/>
                <w:sz w:val="18"/>
                <w:szCs w:val="18"/>
                <w:lang w:eastAsia="en-US"/>
              </w:rPr>
            </w:pPr>
            <w:del w:id="9962"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2C32476" w14:textId="77777777" w:rsidR="00322061" w:rsidRPr="00322061" w:rsidRDefault="00322061" w:rsidP="00322061">
            <w:pPr>
              <w:rPr>
                <w:del w:id="9963" w:author="KPMG_PQH" w:date="2026-04-07T11:25:00Z" w16du:dateUtc="2026-04-07T04:25:00Z"/>
                <w:rFonts w:ascii="Arial" w:hAnsi="Arial" w:cs="Arial"/>
                <w:color w:val="000000"/>
                <w:sz w:val="18"/>
                <w:szCs w:val="18"/>
                <w:lang w:eastAsia="en-US"/>
              </w:rPr>
            </w:pPr>
            <w:del w:id="9964"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F79D829" w14:textId="77777777" w:rsidTr="003B3AC8">
        <w:trPr>
          <w:trHeight w:val="20"/>
          <w:del w:id="996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3A57B2B" w14:textId="77777777" w:rsidR="00322061" w:rsidRPr="00322061" w:rsidRDefault="00322061" w:rsidP="00322061">
            <w:pPr>
              <w:jc w:val="center"/>
              <w:rPr>
                <w:del w:id="9966" w:author="KPMG_PQH" w:date="2026-04-07T11:25:00Z" w16du:dateUtc="2026-04-07T04:25:00Z"/>
                <w:rFonts w:ascii="Arial" w:hAnsi="Arial" w:cs="Arial"/>
                <w:color w:val="000000"/>
                <w:sz w:val="18"/>
                <w:szCs w:val="18"/>
                <w:lang w:eastAsia="en-US"/>
              </w:rPr>
            </w:pPr>
            <w:del w:id="9967" w:author="KPMG_PQH" w:date="2026-04-07T11:25:00Z" w16du:dateUtc="2026-04-07T04:25:00Z">
              <w:r w:rsidRPr="00322061">
                <w:rPr>
                  <w:rFonts w:ascii="Arial" w:hAnsi="Arial" w:cs="Arial"/>
                  <w:color w:val="000000"/>
                  <w:sz w:val="18"/>
                  <w:szCs w:val="18"/>
                  <w:lang w:eastAsia="en-US"/>
                </w:rPr>
                <w:delText>309</w:delText>
              </w:r>
            </w:del>
          </w:p>
        </w:tc>
        <w:tc>
          <w:tcPr>
            <w:tcW w:w="2352" w:type="pct"/>
            <w:tcBorders>
              <w:top w:val="nil"/>
              <w:left w:val="nil"/>
              <w:bottom w:val="single" w:sz="4" w:space="0" w:color="auto"/>
              <w:right w:val="single" w:sz="4" w:space="0" w:color="auto"/>
            </w:tcBorders>
            <w:vAlign w:val="center"/>
            <w:hideMark/>
          </w:tcPr>
          <w:p w14:paraId="0E731523" w14:textId="77777777" w:rsidR="00322061" w:rsidRPr="00322061" w:rsidRDefault="00322061" w:rsidP="00322061">
            <w:pPr>
              <w:rPr>
                <w:del w:id="9968" w:author="KPMG_PQH" w:date="2026-04-07T11:25:00Z" w16du:dateUtc="2026-04-07T04:25:00Z"/>
                <w:rFonts w:ascii="Arial" w:hAnsi="Arial" w:cs="Arial"/>
                <w:color w:val="000000"/>
                <w:sz w:val="18"/>
                <w:szCs w:val="18"/>
                <w:lang w:eastAsia="en-US"/>
              </w:rPr>
            </w:pPr>
            <w:del w:id="9969" w:author="KPMG_PQH" w:date="2026-04-07T11:25:00Z" w16du:dateUtc="2026-04-07T04:25:00Z">
              <w:r w:rsidRPr="00322061">
                <w:rPr>
                  <w:rFonts w:ascii="Arial" w:hAnsi="Arial" w:cs="Arial"/>
                  <w:color w:val="000000"/>
                  <w:sz w:val="18"/>
                  <w:szCs w:val="18"/>
                  <w:lang w:eastAsia="en-US"/>
                </w:rPr>
                <w:delText>UNIVERSAL INCORPORATION</w:delText>
              </w:r>
            </w:del>
          </w:p>
        </w:tc>
        <w:tc>
          <w:tcPr>
            <w:tcW w:w="846" w:type="pct"/>
            <w:tcBorders>
              <w:top w:val="nil"/>
              <w:left w:val="nil"/>
              <w:bottom w:val="single" w:sz="4" w:space="0" w:color="auto"/>
              <w:right w:val="single" w:sz="4" w:space="0" w:color="auto"/>
            </w:tcBorders>
            <w:vAlign w:val="center"/>
            <w:hideMark/>
          </w:tcPr>
          <w:p w14:paraId="6FFEA47F" w14:textId="77777777" w:rsidR="00322061" w:rsidRPr="00322061" w:rsidRDefault="00322061" w:rsidP="00322061">
            <w:pPr>
              <w:jc w:val="center"/>
              <w:rPr>
                <w:del w:id="9970" w:author="KPMG_PQH" w:date="2026-04-07T11:25:00Z" w16du:dateUtc="2026-04-07T04:25:00Z"/>
                <w:rFonts w:ascii="Arial" w:hAnsi="Arial" w:cs="Arial"/>
                <w:color w:val="000000"/>
                <w:sz w:val="18"/>
                <w:szCs w:val="18"/>
                <w:lang w:eastAsia="en-US"/>
              </w:rPr>
            </w:pPr>
            <w:del w:id="9971"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16F9929A" w14:textId="77777777" w:rsidR="00322061" w:rsidRPr="00322061" w:rsidRDefault="00322061" w:rsidP="00322061">
            <w:pPr>
              <w:rPr>
                <w:del w:id="9972" w:author="KPMG_PQH" w:date="2026-04-07T11:25:00Z" w16du:dateUtc="2026-04-07T04:25:00Z"/>
                <w:rFonts w:ascii="Arial" w:hAnsi="Arial" w:cs="Arial"/>
                <w:color w:val="000000"/>
                <w:sz w:val="18"/>
                <w:szCs w:val="18"/>
                <w:lang w:eastAsia="en-US"/>
              </w:rPr>
            </w:pPr>
            <w:del w:id="997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107192BE" w14:textId="77777777" w:rsidTr="003B3AC8">
        <w:trPr>
          <w:trHeight w:val="20"/>
          <w:del w:id="997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066A245" w14:textId="77777777" w:rsidR="00322061" w:rsidRPr="00322061" w:rsidRDefault="00322061" w:rsidP="00322061">
            <w:pPr>
              <w:jc w:val="center"/>
              <w:rPr>
                <w:del w:id="9975" w:author="KPMG_PQH" w:date="2026-04-07T11:25:00Z" w16du:dateUtc="2026-04-07T04:25:00Z"/>
                <w:rFonts w:ascii="Arial" w:hAnsi="Arial" w:cs="Arial"/>
                <w:color w:val="000000"/>
                <w:sz w:val="18"/>
                <w:szCs w:val="18"/>
                <w:lang w:eastAsia="en-US"/>
              </w:rPr>
            </w:pPr>
            <w:del w:id="9976" w:author="KPMG_PQH" w:date="2026-04-07T11:25:00Z" w16du:dateUtc="2026-04-07T04:25:00Z">
              <w:r w:rsidRPr="00322061">
                <w:rPr>
                  <w:rFonts w:ascii="Arial" w:hAnsi="Arial" w:cs="Arial"/>
                  <w:color w:val="000000"/>
                  <w:sz w:val="18"/>
                  <w:szCs w:val="18"/>
                  <w:lang w:eastAsia="en-US"/>
                </w:rPr>
                <w:delText>310</w:delText>
              </w:r>
            </w:del>
          </w:p>
        </w:tc>
        <w:tc>
          <w:tcPr>
            <w:tcW w:w="2352" w:type="pct"/>
            <w:tcBorders>
              <w:top w:val="nil"/>
              <w:left w:val="nil"/>
              <w:bottom w:val="single" w:sz="4" w:space="0" w:color="auto"/>
              <w:right w:val="single" w:sz="4" w:space="0" w:color="auto"/>
            </w:tcBorders>
            <w:vAlign w:val="center"/>
            <w:hideMark/>
          </w:tcPr>
          <w:p w14:paraId="7C6BF0D4" w14:textId="77777777" w:rsidR="00322061" w:rsidRPr="00322061" w:rsidRDefault="00322061" w:rsidP="00322061">
            <w:pPr>
              <w:rPr>
                <w:del w:id="9977" w:author="KPMG_PQH" w:date="2026-04-07T11:25:00Z" w16du:dateUtc="2026-04-07T04:25:00Z"/>
                <w:rFonts w:ascii="Arial" w:hAnsi="Arial" w:cs="Arial"/>
                <w:color w:val="000000"/>
                <w:sz w:val="18"/>
                <w:szCs w:val="18"/>
                <w:lang w:eastAsia="en-US"/>
              </w:rPr>
            </w:pPr>
            <w:del w:id="9978" w:author="KPMG_PQH" w:date="2026-04-07T11:25:00Z" w16du:dateUtc="2026-04-07T04:25:00Z">
              <w:r w:rsidRPr="00322061">
                <w:rPr>
                  <w:rFonts w:ascii="Arial" w:hAnsi="Arial" w:cs="Arial"/>
                  <w:color w:val="000000"/>
                  <w:sz w:val="18"/>
                  <w:szCs w:val="18"/>
                  <w:lang w:eastAsia="en-US"/>
                </w:rPr>
                <w:delText>UNIVERSAL STORE HOLDINGS LIMITED</w:delText>
              </w:r>
            </w:del>
          </w:p>
        </w:tc>
        <w:tc>
          <w:tcPr>
            <w:tcW w:w="846" w:type="pct"/>
            <w:tcBorders>
              <w:top w:val="nil"/>
              <w:left w:val="nil"/>
              <w:bottom w:val="single" w:sz="4" w:space="0" w:color="auto"/>
              <w:right w:val="single" w:sz="4" w:space="0" w:color="auto"/>
            </w:tcBorders>
            <w:vAlign w:val="center"/>
            <w:hideMark/>
          </w:tcPr>
          <w:p w14:paraId="5402E4F6" w14:textId="77777777" w:rsidR="00322061" w:rsidRPr="00322061" w:rsidRDefault="00322061" w:rsidP="00322061">
            <w:pPr>
              <w:jc w:val="center"/>
              <w:rPr>
                <w:del w:id="9979" w:author="KPMG_PQH" w:date="2026-04-07T11:25:00Z" w16du:dateUtc="2026-04-07T04:25:00Z"/>
                <w:rFonts w:ascii="Arial" w:hAnsi="Arial" w:cs="Arial"/>
                <w:color w:val="000000"/>
                <w:sz w:val="18"/>
                <w:szCs w:val="18"/>
                <w:lang w:eastAsia="en-US"/>
              </w:rPr>
            </w:pPr>
            <w:del w:id="9980"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0E168178" w14:textId="77777777" w:rsidR="00322061" w:rsidRPr="00322061" w:rsidRDefault="00322061" w:rsidP="00322061">
            <w:pPr>
              <w:rPr>
                <w:del w:id="9981" w:author="KPMG_PQH" w:date="2026-04-07T11:25:00Z" w16du:dateUtc="2026-04-07T04:25:00Z"/>
                <w:rFonts w:ascii="Arial" w:hAnsi="Arial" w:cs="Arial"/>
                <w:color w:val="000000"/>
                <w:sz w:val="18"/>
                <w:szCs w:val="18"/>
                <w:lang w:eastAsia="en-US"/>
              </w:rPr>
            </w:pPr>
            <w:del w:id="998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47ADF020" w14:textId="77777777" w:rsidTr="003B3AC8">
        <w:trPr>
          <w:trHeight w:val="20"/>
          <w:del w:id="998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01734B3" w14:textId="77777777" w:rsidR="00322061" w:rsidRPr="00322061" w:rsidRDefault="00322061" w:rsidP="00322061">
            <w:pPr>
              <w:jc w:val="center"/>
              <w:rPr>
                <w:del w:id="9984" w:author="KPMG_PQH" w:date="2026-04-07T11:25:00Z" w16du:dateUtc="2026-04-07T04:25:00Z"/>
                <w:rFonts w:ascii="Arial" w:hAnsi="Arial" w:cs="Arial"/>
                <w:color w:val="000000"/>
                <w:sz w:val="18"/>
                <w:szCs w:val="18"/>
                <w:lang w:eastAsia="en-US"/>
              </w:rPr>
            </w:pPr>
            <w:del w:id="9985" w:author="KPMG_PQH" w:date="2026-04-07T11:25:00Z" w16du:dateUtc="2026-04-07T04:25:00Z">
              <w:r w:rsidRPr="00322061">
                <w:rPr>
                  <w:rFonts w:ascii="Arial" w:hAnsi="Arial" w:cs="Arial"/>
                  <w:color w:val="000000"/>
                  <w:sz w:val="18"/>
                  <w:szCs w:val="18"/>
                  <w:lang w:eastAsia="en-US"/>
                </w:rPr>
                <w:delText>311</w:delText>
              </w:r>
            </w:del>
          </w:p>
        </w:tc>
        <w:tc>
          <w:tcPr>
            <w:tcW w:w="2352" w:type="pct"/>
            <w:tcBorders>
              <w:top w:val="nil"/>
              <w:left w:val="nil"/>
              <w:bottom w:val="single" w:sz="4" w:space="0" w:color="auto"/>
              <w:right w:val="single" w:sz="4" w:space="0" w:color="auto"/>
            </w:tcBorders>
            <w:vAlign w:val="center"/>
            <w:hideMark/>
          </w:tcPr>
          <w:p w14:paraId="454DA147" w14:textId="77777777" w:rsidR="00322061" w:rsidRPr="00322061" w:rsidRDefault="00322061" w:rsidP="00322061">
            <w:pPr>
              <w:rPr>
                <w:del w:id="9986" w:author="KPMG_PQH" w:date="2026-04-07T11:25:00Z" w16du:dateUtc="2026-04-07T04:25:00Z"/>
                <w:rFonts w:ascii="Arial" w:hAnsi="Arial" w:cs="Arial"/>
                <w:color w:val="000000"/>
                <w:sz w:val="18"/>
                <w:szCs w:val="18"/>
                <w:lang w:eastAsia="en-US"/>
              </w:rPr>
            </w:pPr>
            <w:del w:id="9987" w:author="KPMG_PQH" w:date="2026-04-07T11:25:00Z" w16du:dateUtc="2026-04-07T04:25:00Z">
              <w:r w:rsidRPr="00322061">
                <w:rPr>
                  <w:rFonts w:ascii="Arial" w:hAnsi="Arial" w:cs="Arial"/>
                  <w:color w:val="000000"/>
                  <w:sz w:val="18"/>
                  <w:szCs w:val="18"/>
                  <w:lang w:eastAsia="en-US"/>
                </w:rPr>
                <w:delText>VC INC.</w:delText>
              </w:r>
            </w:del>
          </w:p>
        </w:tc>
        <w:tc>
          <w:tcPr>
            <w:tcW w:w="846" w:type="pct"/>
            <w:tcBorders>
              <w:top w:val="nil"/>
              <w:left w:val="nil"/>
              <w:bottom w:val="single" w:sz="4" w:space="0" w:color="auto"/>
              <w:right w:val="single" w:sz="4" w:space="0" w:color="auto"/>
            </w:tcBorders>
            <w:vAlign w:val="center"/>
            <w:hideMark/>
          </w:tcPr>
          <w:p w14:paraId="4E30EA26" w14:textId="77777777" w:rsidR="00322061" w:rsidRPr="00322061" w:rsidRDefault="00322061" w:rsidP="00322061">
            <w:pPr>
              <w:jc w:val="center"/>
              <w:rPr>
                <w:del w:id="9988" w:author="KPMG_PQH" w:date="2026-04-07T11:25:00Z" w16du:dateUtc="2026-04-07T04:25:00Z"/>
                <w:rFonts w:ascii="Arial" w:hAnsi="Arial" w:cs="Arial"/>
                <w:color w:val="000000"/>
                <w:sz w:val="18"/>
                <w:szCs w:val="18"/>
                <w:lang w:eastAsia="en-US"/>
              </w:rPr>
            </w:pPr>
            <w:del w:id="9989"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459386FA" w14:textId="77777777" w:rsidR="00322061" w:rsidRPr="00322061" w:rsidRDefault="00322061" w:rsidP="00322061">
            <w:pPr>
              <w:rPr>
                <w:del w:id="9990" w:author="KPMG_PQH" w:date="2026-04-07T11:25:00Z" w16du:dateUtc="2026-04-07T04:25:00Z"/>
                <w:rFonts w:ascii="Arial" w:hAnsi="Arial" w:cs="Arial"/>
                <w:color w:val="000000"/>
                <w:sz w:val="18"/>
                <w:szCs w:val="18"/>
                <w:lang w:eastAsia="en-US"/>
              </w:rPr>
            </w:pPr>
            <w:del w:id="9991"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111A89A8" w14:textId="77777777" w:rsidTr="003B3AC8">
        <w:trPr>
          <w:trHeight w:val="20"/>
          <w:del w:id="999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E1C427" w14:textId="77777777" w:rsidR="00322061" w:rsidRPr="00322061" w:rsidRDefault="00322061" w:rsidP="00322061">
            <w:pPr>
              <w:jc w:val="center"/>
              <w:rPr>
                <w:del w:id="9993" w:author="KPMG_PQH" w:date="2026-04-07T11:25:00Z" w16du:dateUtc="2026-04-07T04:25:00Z"/>
                <w:rFonts w:ascii="Arial" w:hAnsi="Arial" w:cs="Arial"/>
                <w:color w:val="000000"/>
                <w:sz w:val="18"/>
                <w:szCs w:val="18"/>
                <w:lang w:eastAsia="en-US"/>
              </w:rPr>
            </w:pPr>
            <w:del w:id="9994" w:author="KPMG_PQH" w:date="2026-04-07T11:25:00Z" w16du:dateUtc="2026-04-07T04:25:00Z">
              <w:r w:rsidRPr="00322061">
                <w:rPr>
                  <w:rFonts w:ascii="Arial" w:hAnsi="Arial" w:cs="Arial"/>
                  <w:color w:val="000000"/>
                  <w:sz w:val="18"/>
                  <w:szCs w:val="18"/>
                  <w:lang w:eastAsia="en-US"/>
                </w:rPr>
                <w:delText>312</w:delText>
              </w:r>
            </w:del>
          </w:p>
        </w:tc>
        <w:tc>
          <w:tcPr>
            <w:tcW w:w="2352" w:type="pct"/>
            <w:tcBorders>
              <w:top w:val="nil"/>
              <w:left w:val="nil"/>
              <w:bottom w:val="single" w:sz="4" w:space="0" w:color="auto"/>
              <w:right w:val="single" w:sz="4" w:space="0" w:color="auto"/>
            </w:tcBorders>
            <w:vAlign w:val="center"/>
            <w:hideMark/>
          </w:tcPr>
          <w:p w14:paraId="4E2F05C7" w14:textId="77777777" w:rsidR="00322061" w:rsidRPr="00322061" w:rsidRDefault="00322061" w:rsidP="00322061">
            <w:pPr>
              <w:rPr>
                <w:del w:id="9995" w:author="KPMG_PQH" w:date="2026-04-07T11:25:00Z" w16du:dateUtc="2026-04-07T04:25:00Z"/>
                <w:rFonts w:ascii="Arial" w:hAnsi="Arial" w:cs="Arial"/>
                <w:color w:val="000000"/>
                <w:sz w:val="18"/>
                <w:szCs w:val="18"/>
                <w:lang w:eastAsia="en-US"/>
              </w:rPr>
            </w:pPr>
            <w:del w:id="9996" w:author="KPMG_PQH" w:date="2026-04-07T11:25:00Z" w16du:dateUtc="2026-04-07T04:25:00Z">
              <w:r w:rsidRPr="00322061">
                <w:rPr>
                  <w:rFonts w:ascii="Arial" w:hAnsi="Arial" w:cs="Arial"/>
                  <w:color w:val="000000"/>
                  <w:sz w:val="18"/>
                  <w:szCs w:val="18"/>
                  <w:lang w:eastAsia="en-US"/>
                </w:rPr>
                <w:delText>VEEKAYEM FASHION AND APPARELS LIMITED</w:delText>
              </w:r>
            </w:del>
          </w:p>
        </w:tc>
        <w:tc>
          <w:tcPr>
            <w:tcW w:w="846" w:type="pct"/>
            <w:tcBorders>
              <w:top w:val="nil"/>
              <w:left w:val="nil"/>
              <w:bottom w:val="single" w:sz="4" w:space="0" w:color="auto"/>
              <w:right w:val="single" w:sz="4" w:space="0" w:color="auto"/>
            </w:tcBorders>
            <w:vAlign w:val="center"/>
            <w:hideMark/>
          </w:tcPr>
          <w:p w14:paraId="7CFD75A3" w14:textId="77777777" w:rsidR="00322061" w:rsidRPr="00322061" w:rsidRDefault="00322061" w:rsidP="00322061">
            <w:pPr>
              <w:jc w:val="center"/>
              <w:rPr>
                <w:del w:id="9997" w:author="KPMG_PQH" w:date="2026-04-07T11:25:00Z" w16du:dateUtc="2026-04-07T04:25:00Z"/>
                <w:rFonts w:ascii="Arial" w:hAnsi="Arial" w:cs="Arial"/>
                <w:color w:val="000000"/>
                <w:sz w:val="18"/>
                <w:szCs w:val="18"/>
                <w:lang w:eastAsia="en-US"/>
              </w:rPr>
            </w:pPr>
            <w:del w:id="9998"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296DFF5" w14:textId="77777777" w:rsidR="00322061" w:rsidRPr="00322061" w:rsidRDefault="00322061" w:rsidP="00322061">
            <w:pPr>
              <w:rPr>
                <w:del w:id="9999" w:author="KPMG_PQH" w:date="2026-04-07T11:25:00Z" w16du:dateUtc="2026-04-07T04:25:00Z"/>
                <w:rFonts w:ascii="Arial" w:hAnsi="Arial" w:cs="Arial"/>
                <w:color w:val="000000"/>
                <w:sz w:val="18"/>
                <w:szCs w:val="18"/>
                <w:lang w:eastAsia="en-US"/>
              </w:rPr>
            </w:pPr>
            <w:del w:id="10000" w:author="KPMG_PQH" w:date="2026-04-07T11:25:00Z" w16du:dateUtc="2026-04-07T04:25:00Z">
              <w:r w:rsidRPr="00322061">
                <w:rPr>
                  <w:rFonts w:ascii="Arial" w:hAnsi="Arial" w:cs="Arial"/>
                  <w:color w:val="000000"/>
                  <w:sz w:val="18"/>
                  <w:szCs w:val="18"/>
                  <w:lang w:eastAsia="en-US"/>
                </w:rPr>
                <w:delText>Limited information</w:delText>
              </w:r>
            </w:del>
          </w:p>
        </w:tc>
      </w:tr>
      <w:tr w:rsidR="00322061" w:rsidRPr="00322061" w14:paraId="1605E8B3" w14:textId="77777777" w:rsidTr="003B3AC8">
        <w:trPr>
          <w:trHeight w:val="20"/>
          <w:del w:id="1000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21FA8BB" w14:textId="77777777" w:rsidR="00322061" w:rsidRPr="00322061" w:rsidRDefault="00322061" w:rsidP="00322061">
            <w:pPr>
              <w:jc w:val="center"/>
              <w:rPr>
                <w:del w:id="10002" w:author="KPMG_PQH" w:date="2026-04-07T11:25:00Z" w16du:dateUtc="2026-04-07T04:25:00Z"/>
                <w:rFonts w:ascii="Arial" w:hAnsi="Arial" w:cs="Arial"/>
                <w:color w:val="000000"/>
                <w:sz w:val="18"/>
                <w:szCs w:val="18"/>
                <w:lang w:eastAsia="en-US"/>
              </w:rPr>
            </w:pPr>
            <w:del w:id="10003" w:author="KPMG_PQH" w:date="2026-04-07T11:25:00Z" w16du:dateUtc="2026-04-07T04:25:00Z">
              <w:r w:rsidRPr="00322061">
                <w:rPr>
                  <w:rFonts w:ascii="Arial" w:hAnsi="Arial" w:cs="Arial"/>
                  <w:color w:val="000000"/>
                  <w:sz w:val="18"/>
                  <w:szCs w:val="18"/>
                  <w:lang w:eastAsia="en-US"/>
                </w:rPr>
                <w:delText>313</w:delText>
              </w:r>
            </w:del>
          </w:p>
        </w:tc>
        <w:tc>
          <w:tcPr>
            <w:tcW w:w="2352" w:type="pct"/>
            <w:tcBorders>
              <w:top w:val="nil"/>
              <w:left w:val="nil"/>
              <w:bottom w:val="single" w:sz="4" w:space="0" w:color="auto"/>
              <w:right w:val="single" w:sz="4" w:space="0" w:color="auto"/>
            </w:tcBorders>
            <w:vAlign w:val="center"/>
            <w:hideMark/>
          </w:tcPr>
          <w:p w14:paraId="5398D856" w14:textId="77777777" w:rsidR="00322061" w:rsidRPr="00322061" w:rsidRDefault="00322061" w:rsidP="00322061">
            <w:pPr>
              <w:rPr>
                <w:del w:id="10004" w:author="KPMG_PQH" w:date="2026-04-07T11:25:00Z" w16du:dateUtc="2026-04-07T04:25:00Z"/>
                <w:rFonts w:ascii="Arial" w:hAnsi="Arial" w:cs="Arial"/>
                <w:color w:val="000000"/>
                <w:sz w:val="18"/>
                <w:szCs w:val="18"/>
                <w:lang w:eastAsia="en-US"/>
              </w:rPr>
            </w:pPr>
            <w:del w:id="10005" w:author="KPMG_PQH" w:date="2026-04-07T11:25:00Z" w16du:dateUtc="2026-04-07T04:25:00Z">
              <w:r w:rsidRPr="00322061">
                <w:rPr>
                  <w:rFonts w:ascii="Arial" w:hAnsi="Arial" w:cs="Arial"/>
                  <w:color w:val="000000"/>
                  <w:sz w:val="18"/>
                  <w:szCs w:val="18"/>
                  <w:lang w:eastAsia="en-US"/>
                </w:rPr>
                <w:delText>VFS THREAD DYEING LIMITED</w:delText>
              </w:r>
            </w:del>
          </w:p>
        </w:tc>
        <w:tc>
          <w:tcPr>
            <w:tcW w:w="846" w:type="pct"/>
            <w:tcBorders>
              <w:top w:val="nil"/>
              <w:left w:val="nil"/>
              <w:bottom w:val="single" w:sz="4" w:space="0" w:color="auto"/>
              <w:right w:val="single" w:sz="4" w:space="0" w:color="auto"/>
            </w:tcBorders>
            <w:vAlign w:val="center"/>
            <w:hideMark/>
          </w:tcPr>
          <w:p w14:paraId="29B0433F" w14:textId="77777777" w:rsidR="00322061" w:rsidRPr="00322061" w:rsidRDefault="00322061" w:rsidP="00322061">
            <w:pPr>
              <w:jc w:val="center"/>
              <w:rPr>
                <w:del w:id="10006" w:author="KPMG_PQH" w:date="2026-04-07T11:25:00Z" w16du:dateUtc="2026-04-07T04:25:00Z"/>
                <w:rFonts w:ascii="Arial" w:hAnsi="Arial" w:cs="Arial"/>
                <w:color w:val="000000"/>
                <w:sz w:val="18"/>
                <w:szCs w:val="18"/>
                <w:lang w:eastAsia="en-US"/>
              </w:rPr>
            </w:pPr>
            <w:del w:id="10007" w:author="KPMG_PQH" w:date="2026-04-07T11:25:00Z" w16du:dateUtc="2026-04-07T04:25:00Z">
              <w:r w:rsidRPr="00322061">
                <w:rPr>
                  <w:rFonts w:ascii="Arial" w:hAnsi="Arial" w:cs="Arial"/>
                  <w:color w:val="000000"/>
                  <w:sz w:val="18"/>
                  <w:szCs w:val="18"/>
                  <w:lang w:eastAsia="en-US"/>
                </w:rPr>
                <w:delText>Bangladesh</w:delText>
              </w:r>
            </w:del>
          </w:p>
        </w:tc>
        <w:tc>
          <w:tcPr>
            <w:tcW w:w="1498" w:type="pct"/>
            <w:gridSpan w:val="2"/>
            <w:tcBorders>
              <w:top w:val="nil"/>
              <w:left w:val="nil"/>
              <w:bottom w:val="single" w:sz="4" w:space="0" w:color="auto"/>
              <w:right w:val="single" w:sz="4" w:space="0" w:color="auto"/>
            </w:tcBorders>
            <w:vAlign w:val="center"/>
            <w:hideMark/>
          </w:tcPr>
          <w:p w14:paraId="6A107FDB" w14:textId="77777777" w:rsidR="00322061" w:rsidRPr="00322061" w:rsidRDefault="00322061" w:rsidP="00322061">
            <w:pPr>
              <w:rPr>
                <w:del w:id="10008" w:author="KPMG_PQH" w:date="2026-04-07T11:25:00Z" w16du:dateUtc="2026-04-07T04:25:00Z"/>
                <w:rFonts w:ascii="Arial" w:hAnsi="Arial" w:cs="Arial"/>
                <w:color w:val="000000"/>
                <w:sz w:val="18"/>
                <w:szCs w:val="18"/>
                <w:lang w:eastAsia="en-US"/>
              </w:rPr>
            </w:pPr>
            <w:del w:id="10009"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7D8AD98" w14:textId="77777777" w:rsidTr="003B3AC8">
        <w:trPr>
          <w:trHeight w:val="20"/>
          <w:del w:id="1001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BBCE354" w14:textId="77777777" w:rsidR="00322061" w:rsidRPr="00322061" w:rsidRDefault="00322061" w:rsidP="00322061">
            <w:pPr>
              <w:jc w:val="center"/>
              <w:rPr>
                <w:del w:id="10011" w:author="KPMG_PQH" w:date="2026-04-07T11:25:00Z" w16du:dateUtc="2026-04-07T04:25:00Z"/>
                <w:rFonts w:ascii="Arial" w:hAnsi="Arial" w:cs="Arial"/>
                <w:color w:val="000000"/>
                <w:sz w:val="18"/>
                <w:szCs w:val="18"/>
                <w:lang w:eastAsia="en-US"/>
              </w:rPr>
            </w:pPr>
            <w:del w:id="10012" w:author="KPMG_PQH" w:date="2026-04-07T11:25:00Z" w16du:dateUtc="2026-04-07T04:25:00Z">
              <w:r w:rsidRPr="00322061">
                <w:rPr>
                  <w:rFonts w:ascii="Arial" w:hAnsi="Arial" w:cs="Arial"/>
                  <w:color w:val="000000"/>
                  <w:sz w:val="18"/>
                  <w:szCs w:val="18"/>
                  <w:lang w:eastAsia="en-US"/>
                </w:rPr>
                <w:delText>314</w:delText>
              </w:r>
            </w:del>
          </w:p>
        </w:tc>
        <w:tc>
          <w:tcPr>
            <w:tcW w:w="2352" w:type="pct"/>
            <w:tcBorders>
              <w:top w:val="nil"/>
              <w:left w:val="nil"/>
              <w:bottom w:val="single" w:sz="4" w:space="0" w:color="auto"/>
              <w:right w:val="single" w:sz="4" w:space="0" w:color="auto"/>
            </w:tcBorders>
            <w:vAlign w:val="center"/>
            <w:hideMark/>
          </w:tcPr>
          <w:p w14:paraId="186A1896" w14:textId="77777777" w:rsidR="00322061" w:rsidRPr="00322061" w:rsidRDefault="00322061" w:rsidP="00322061">
            <w:pPr>
              <w:rPr>
                <w:del w:id="10013" w:author="KPMG_PQH" w:date="2026-04-07T11:25:00Z" w16du:dateUtc="2026-04-07T04:25:00Z"/>
                <w:rFonts w:ascii="Arial" w:hAnsi="Arial" w:cs="Arial"/>
                <w:color w:val="000000"/>
                <w:sz w:val="18"/>
                <w:szCs w:val="18"/>
                <w:lang w:eastAsia="en-US"/>
              </w:rPr>
            </w:pPr>
            <w:del w:id="10014" w:author="KPMG_PQH" w:date="2026-04-07T11:25:00Z" w16du:dateUtc="2026-04-07T04:25:00Z">
              <w:r w:rsidRPr="00322061">
                <w:rPr>
                  <w:rFonts w:ascii="Arial" w:hAnsi="Arial" w:cs="Arial"/>
                  <w:color w:val="000000"/>
                  <w:sz w:val="18"/>
                  <w:szCs w:val="18"/>
                  <w:lang w:eastAsia="en-US"/>
                </w:rPr>
                <w:delText>VOLVIK INC.</w:delText>
              </w:r>
            </w:del>
          </w:p>
        </w:tc>
        <w:tc>
          <w:tcPr>
            <w:tcW w:w="846" w:type="pct"/>
            <w:tcBorders>
              <w:top w:val="nil"/>
              <w:left w:val="nil"/>
              <w:bottom w:val="single" w:sz="4" w:space="0" w:color="auto"/>
              <w:right w:val="single" w:sz="4" w:space="0" w:color="auto"/>
            </w:tcBorders>
            <w:vAlign w:val="center"/>
            <w:hideMark/>
          </w:tcPr>
          <w:p w14:paraId="393DEAC4" w14:textId="77777777" w:rsidR="00322061" w:rsidRPr="00322061" w:rsidRDefault="00322061" w:rsidP="00322061">
            <w:pPr>
              <w:jc w:val="center"/>
              <w:rPr>
                <w:del w:id="10015" w:author="KPMG_PQH" w:date="2026-04-07T11:25:00Z" w16du:dateUtc="2026-04-07T04:25:00Z"/>
                <w:rFonts w:ascii="Arial" w:hAnsi="Arial" w:cs="Arial"/>
                <w:color w:val="000000"/>
                <w:sz w:val="18"/>
                <w:szCs w:val="18"/>
                <w:lang w:eastAsia="en-US"/>
              </w:rPr>
            </w:pPr>
            <w:del w:id="10016"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1764247E" w14:textId="77777777" w:rsidR="00322061" w:rsidRPr="00322061" w:rsidRDefault="00322061" w:rsidP="00322061">
            <w:pPr>
              <w:rPr>
                <w:del w:id="10017" w:author="KPMG_PQH" w:date="2026-04-07T11:25:00Z" w16du:dateUtc="2026-04-07T04:25:00Z"/>
                <w:rFonts w:ascii="Arial" w:hAnsi="Arial" w:cs="Arial"/>
                <w:color w:val="000000"/>
                <w:sz w:val="18"/>
                <w:szCs w:val="18"/>
                <w:lang w:eastAsia="en-US"/>
              </w:rPr>
            </w:pPr>
            <w:del w:id="1001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1DE6CDD5" w14:textId="77777777" w:rsidTr="003B3AC8">
        <w:trPr>
          <w:trHeight w:val="20"/>
          <w:del w:id="1001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E88866C" w14:textId="77777777" w:rsidR="00322061" w:rsidRPr="00322061" w:rsidRDefault="00322061" w:rsidP="00322061">
            <w:pPr>
              <w:jc w:val="center"/>
              <w:rPr>
                <w:del w:id="10020" w:author="KPMG_PQH" w:date="2026-04-07T11:25:00Z" w16du:dateUtc="2026-04-07T04:25:00Z"/>
                <w:rFonts w:ascii="Arial" w:hAnsi="Arial" w:cs="Arial"/>
                <w:color w:val="000000"/>
                <w:sz w:val="18"/>
                <w:szCs w:val="18"/>
                <w:lang w:eastAsia="en-US"/>
              </w:rPr>
            </w:pPr>
            <w:del w:id="10021" w:author="KPMG_PQH" w:date="2026-04-07T11:25:00Z" w16du:dateUtc="2026-04-07T04:25:00Z">
              <w:r w:rsidRPr="00322061">
                <w:rPr>
                  <w:rFonts w:ascii="Arial" w:hAnsi="Arial" w:cs="Arial"/>
                  <w:color w:val="000000"/>
                  <w:sz w:val="18"/>
                  <w:szCs w:val="18"/>
                  <w:lang w:eastAsia="en-US"/>
                </w:rPr>
                <w:delText>315</w:delText>
              </w:r>
            </w:del>
          </w:p>
        </w:tc>
        <w:tc>
          <w:tcPr>
            <w:tcW w:w="2352" w:type="pct"/>
            <w:tcBorders>
              <w:top w:val="nil"/>
              <w:left w:val="nil"/>
              <w:bottom w:val="single" w:sz="4" w:space="0" w:color="auto"/>
              <w:right w:val="single" w:sz="4" w:space="0" w:color="auto"/>
            </w:tcBorders>
            <w:vAlign w:val="center"/>
            <w:hideMark/>
          </w:tcPr>
          <w:p w14:paraId="6699ADC8" w14:textId="77777777" w:rsidR="00322061" w:rsidRPr="00322061" w:rsidRDefault="00322061" w:rsidP="00322061">
            <w:pPr>
              <w:rPr>
                <w:del w:id="10022" w:author="KPMG_PQH" w:date="2026-04-07T11:25:00Z" w16du:dateUtc="2026-04-07T04:25:00Z"/>
                <w:rFonts w:ascii="Arial" w:hAnsi="Arial" w:cs="Arial"/>
                <w:color w:val="000000"/>
                <w:sz w:val="18"/>
                <w:szCs w:val="18"/>
                <w:lang w:eastAsia="en-US"/>
              </w:rPr>
            </w:pPr>
            <w:del w:id="10023" w:author="KPMG_PQH" w:date="2026-04-07T11:25:00Z" w16du:dateUtc="2026-04-07T04:25:00Z">
              <w:r w:rsidRPr="00322061">
                <w:rPr>
                  <w:rFonts w:ascii="Arial" w:hAnsi="Arial" w:cs="Arial"/>
                  <w:color w:val="000000"/>
                  <w:sz w:val="18"/>
                  <w:szCs w:val="18"/>
                  <w:lang w:eastAsia="en-US"/>
                </w:rPr>
                <w:delText>WELCRON COMPANY LIMITED</w:delText>
              </w:r>
            </w:del>
          </w:p>
        </w:tc>
        <w:tc>
          <w:tcPr>
            <w:tcW w:w="846" w:type="pct"/>
            <w:tcBorders>
              <w:top w:val="nil"/>
              <w:left w:val="nil"/>
              <w:bottom w:val="single" w:sz="4" w:space="0" w:color="auto"/>
              <w:right w:val="single" w:sz="4" w:space="0" w:color="auto"/>
            </w:tcBorders>
            <w:vAlign w:val="center"/>
            <w:hideMark/>
          </w:tcPr>
          <w:p w14:paraId="30ACB59D" w14:textId="77777777" w:rsidR="00322061" w:rsidRPr="00322061" w:rsidRDefault="00322061" w:rsidP="00322061">
            <w:pPr>
              <w:jc w:val="center"/>
              <w:rPr>
                <w:del w:id="10024" w:author="KPMG_PQH" w:date="2026-04-07T11:25:00Z" w16du:dateUtc="2026-04-07T04:25:00Z"/>
                <w:rFonts w:ascii="Arial" w:hAnsi="Arial" w:cs="Arial"/>
                <w:color w:val="000000"/>
                <w:sz w:val="18"/>
                <w:szCs w:val="18"/>
                <w:lang w:eastAsia="en-US"/>
              </w:rPr>
            </w:pPr>
            <w:del w:id="10025"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CC00759" w14:textId="77777777" w:rsidR="00322061" w:rsidRPr="00322061" w:rsidRDefault="00322061" w:rsidP="00322061">
            <w:pPr>
              <w:rPr>
                <w:del w:id="10026" w:author="KPMG_PQH" w:date="2026-04-07T11:25:00Z" w16du:dateUtc="2026-04-07T04:25:00Z"/>
                <w:rFonts w:ascii="Arial" w:hAnsi="Arial" w:cs="Arial"/>
                <w:color w:val="000000"/>
                <w:sz w:val="18"/>
                <w:szCs w:val="18"/>
                <w:lang w:eastAsia="en-US"/>
              </w:rPr>
            </w:pPr>
            <w:del w:id="10027"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CCD8050" w14:textId="77777777" w:rsidTr="003B3AC8">
        <w:trPr>
          <w:trHeight w:val="20"/>
          <w:del w:id="1002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A731874" w14:textId="77777777" w:rsidR="00322061" w:rsidRPr="00322061" w:rsidRDefault="00322061" w:rsidP="00322061">
            <w:pPr>
              <w:jc w:val="center"/>
              <w:rPr>
                <w:del w:id="10029" w:author="KPMG_PQH" w:date="2026-04-07T11:25:00Z" w16du:dateUtc="2026-04-07T04:25:00Z"/>
                <w:rFonts w:ascii="Arial" w:hAnsi="Arial" w:cs="Arial"/>
                <w:color w:val="000000"/>
                <w:sz w:val="18"/>
                <w:szCs w:val="18"/>
                <w:lang w:eastAsia="en-US"/>
              </w:rPr>
            </w:pPr>
            <w:del w:id="10030" w:author="KPMG_PQH" w:date="2026-04-07T11:25:00Z" w16du:dateUtc="2026-04-07T04:25:00Z">
              <w:r w:rsidRPr="00322061">
                <w:rPr>
                  <w:rFonts w:ascii="Arial" w:hAnsi="Arial" w:cs="Arial"/>
                  <w:color w:val="000000"/>
                  <w:sz w:val="18"/>
                  <w:szCs w:val="18"/>
                  <w:lang w:eastAsia="en-US"/>
                </w:rPr>
                <w:delText>316</w:delText>
              </w:r>
            </w:del>
          </w:p>
        </w:tc>
        <w:tc>
          <w:tcPr>
            <w:tcW w:w="2352" w:type="pct"/>
            <w:tcBorders>
              <w:top w:val="nil"/>
              <w:left w:val="nil"/>
              <w:bottom w:val="single" w:sz="4" w:space="0" w:color="auto"/>
              <w:right w:val="single" w:sz="4" w:space="0" w:color="auto"/>
            </w:tcBorders>
            <w:vAlign w:val="center"/>
            <w:hideMark/>
          </w:tcPr>
          <w:p w14:paraId="6C7DFD32" w14:textId="77777777" w:rsidR="00322061" w:rsidRPr="00322061" w:rsidRDefault="00322061" w:rsidP="00322061">
            <w:pPr>
              <w:rPr>
                <w:del w:id="10031" w:author="KPMG_PQH" w:date="2026-04-07T11:25:00Z" w16du:dateUtc="2026-04-07T04:25:00Z"/>
                <w:rFonts w:ascii="Arial" w:hAnsi="Arial" w:cs="Arial"/>
                <w:color w:val="000000"/>
                <w:sz w:val="18"/>
                <w:szCs w:val="18"/>
                <w:lang w:eastAsia="en-US"/>
              </w:rPr>
            </w:pPr>
            <w:del w:id="10032" w:author="KPMG_PQH" w:date="2026-04-07T11:25:00Z" w16du:dateUtc="2026-04-07T04:25:00Z">
              <w:r w:rsidRPr="00322061">
                <w:rPr>
                  <w:rFonts w:ascii="Arial" w:hAnsi="Arial" w:cs="Arial"/>
                  <w:color w:val="000000"/>
                  <w:sz w:val="18"/>
                  <w:szCs w:val="18"/>
                  <w:lang w:eastAsia="en-US"/>
                </w:rPr>
                <w:delText>WELLBIOTEC CO.,LTD.</w:delText>
              </w:r>
            </w:del>
          </w:p>
        </w:tc>
        <w:tc>
          <w:tcPr>
            <w:tcW w:w="846" w:type="pct"/>
            <w:tcBorders>
              <w:top w:val="nil"/>
              <w:left w:val="nil"/>
              <w:bottom w:val="single" w:sz="4" w:space="0" w:color="auto"/>
              <w:right w:val="single" w:sz="4" w:space="0" w:color="auto"/>
            </w:tcBorders>
            <w:vAlign w:val="center"/>
            <w:hideMark/>
          </w:tcPr>
          <w:p w14:paraId="386745F3" w14:textId="77777777" w:rsidR="00322061" w:rsidRPr="00322061" w:rsidRDefault="00322061" w:rsidP="00322061">
            <w:pPr>
              <w:jc w:val="center"/>
              <w:rPr>
                <w:del w:id="10033" w:author="KPMG_PQH" w:date="2026-04-07T11:25:00Z" w16du:dateUtc="2026-04-07T04:25:00Z"/>
                <w:rFonts w:ascii="Arial" w:hAnsi="Arial" w:cs="Arial"/>
                <w:color w:val="000000"/>
                <w:sz w:val="18"/>
                <w:szCs w:val="18"/>
                <w:lang w:eastAsia="en-US"/>
              </w:rPr>
            </w:pPr>
            <w:del w:id="10034"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CF34C92" w14:textId="77777777" w:rsidR="00322061" w:rsidRPr="00322061" w:rsidRDefault="00322061" w:rsidP="00322061">
            <w:pPr>
              <w:rPr>
                <w:del w:id="10035" w:author="KPMG_PQH" w:date="2026-04-07T11:25:00Z" w16du:dateUtc="2026-04-07T04:25:00Z"/>
                <w:rFonts w:ascii="Arial" w:hAnsi="Arial" w:cs="Arial"/>
                <w:color w:val="000000"/>
                <w:sz w:val="18"/>
                <w:szCs w:val="18"/>
                <w:lang w:eastAsia="en-US"/>
              </w:rPr>
            </w:pPr>
            <w:del w:id="10036"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9899EDD" w14:textId="77777777" w:rsidTr="003B3AC8">
        <w:trPr>
          <w:trHeight w:val="20"/>
          <w:del w:id="1003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2C05FE6" w14:textId="77777777" w:rsidR="00322061" w:rsidRPr="00322061" w:rsidRDefault="00322061" w:rsidP="00322061">
            <w:pPr>
              <w:jc w:val="center"/>
              <w:rPr>
                <w:del w:id="10038" w:author="KPMG_PQH" w:date="2026-04-07T11:25:00Z" w16du:dateUtc="2026-04-07T04:25:00Z"/>
                <w:rFonts w:ascii="Arial" w:hAnsi="Arial" w:cs="Arial"/>
                <w:color w:val="000000"/>
                <w:sz w:val="18"/>
                <w:szCs w:val="18"/>
                <w:lang w:eastAsia="en-US"/>
              </w:rPr>
            </w:pPr>
            <w:del w:id="10039" w:author="KPMG_PQH" w:date="2026-04-07T11:25:00Z" w16du:dateUtc="2026-04-07T04:25:00Z">
              <w:r w:rsidRPr="00322061">
                <w:rPr>
                  <w:rFonts w:ascii="Arial" w:hAnsi="Arial" w:cs="Arial"/>
                  <w:color w:val="000000"/>
                  <w:sz w:val="18"/>
                  <w:szCs w:val="18"/>
                  <w:lang w:eastAsia="en-US"/>
                </w:rPr>
                <w:delText>317</w:delText>
              </w:r>
            </w:del>
          </w:p>
        </w:tc>
        <w:tc>
          <w:tcPr>
            <w:tcW w:w="2352" w:type="pct"/>
            <w:tcBorders>
              <w:top w:val="nil"/>
              <w:left w:val="nil"/>
              <w:bottom w:val="single" w:sz="4" w:space="0" w:color="auto"/>
              <w:right w:val="single" w:sz="4" w:space="0" w:color="auto"/>
            </w:tcBorders>
            <w:vAlign w:val="center"/>
            <w:hideMark/>
          </w:tcPr>
          <w:p w14:paraId="292B9E13" w14:textId="77777777" w:rsidR="00322061" w:rsidRPr="00322061" w:rsidRDefault="00322061" w:rsidP="00322061">
            <w:pPr>
              <w:rPr>
                <w:del w:id="10040" w:author="KPMG_PQH" w:date="2026-04-07T11:25:00Z" w16du:dateUtc="2026-04-07T04:25:00Z"/>
                <w:rFonts w:ascii="Arial" w:hAnsi="Arial" w:cs="Arial"/>
                <w:color w:val="000000"/>
                <w:sz w:val="18"/>
                <w:szCs w:val="18"/>
                <w:lang w:eastAsia="en-US"/>
              </w:rPr>
            </w:pPr>
            <w:del w:id="10041" w:author="KPMG_PQH" w:date="2026-04-07T11:25:00Z" w16du:dateUtc="2026-04-07T04:25:00Z">
              <w:r w:rsidRPr="00322061">
                <w:rPr>
                  <w:rFonts w:ascii="Arial" w:hAnsi="Arial" w:cs="Arial"/>
                  <w:color w:val="000000"/>
                  <w:sz w:val="18"/>
                  <w:szCs w:val="18"/>
                  <w:lang w:eastAsia="en-US"/>
                </w:rPr>
                <w:delText>WELTERMAN INTERNATIONAL LTD</w:delText>
              </w:r>
            </w:del>
          </w:p>
        </w:tc>
        <w:tc>
          <w:tcPr>
            <w:tcW w:w="846" w:type="pct"/>
            <w:tcBorders>
              <w:top w:val="nil"/>
              <w:left w:val="nil"/>
              <w:bottom w:val="single" w:sz="4" w:space="0" w:color="auto"/>
              <w:right w:val="single" w:sz="4" w:space="0" w:color="auto"/>
            </w:tcBorders>
            <w:vAlign w:val="center"/>
            <w:hideMark/>
          </w:tcPr>
          <w:p w14:paraId="095BF621" w14:textId="77777777" w:rsidR="00322061" w:rsidRPr="00322061" w:rsidRDefault="00322061" w:rsidP="00322061">
            <w:pPr>
              <w:jc w:val="center"/>
              <w:rPr>
                <w:del w:id="10042" w:author="KPMG_PQH" w:date="2026-04-07T11:25:00Z" w16du:dateUtc="2026-04-07T04:25:00Z"/>
                <w:rFonts w:ascii="Arial" w:hAnsi="Arial" w:cs="Arial"/>
                <w:color w:val="000000"/>
                <w:sz w:val="18"/>
                <w:szCs w:val="18"/>
                <w:lang w:eastAsia="en-US"/>
              </w:rPr>
            </w:pPr>
            <w:del w:id="10043"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7FE1573" w14:textId="77777777" w:rsidR="00322061" w:rsidRPr="00322061" w:rsidRDefault="00322061" w:rsidP="00322061">
            <w:pPr>
              <w:rPr>
                <w:del w:id="10044" w:author="KPMG_PQH" w:date="2026-04-07T11:25:00Z" w16du:dateUtc="2026-04-07T04:25:00Z"/>
                <w:rFonts w:ascii="Arial" w:hAnsi="Arial" w:cs="Arial"/>
                <w:color w:val="000000"/>
                <w:sz w:val="18"/>
                <w:szCs w:val="18"/>
                <w:lang w:eastAsia="en-US"/>
              </w:rPr>
            </w:pPr>
            <w:del w:id="1004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AB933EF" w14:textId="77777777" w:rsidTr="003B3AC8">
        <w:trPr>
          <w:trHeight w:val="20"/>
          <w:del w:id="1004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FA06612" w14:textId="77777777" w:rsidR="00322061" w:rsidRPr="00322061" w:rsidRDefault="00322061" w:rsidP="00322061">
            <w:pPr>
              <w:jc w:val="center"/>
              <w:rPr>
                <w:del w:id="10047" w:author="KPMG_PQH" w:date="2026-04-07T11:25:00Z" w16du:dateUtc="2026-04-07T04:25:00Z"/>
                <w:rFonts w:ascii="Arial" w:hAnsi="Arial" w:cs="Arial"/>
                <w:color w:val="000000"/>
                <w:sz w:val="18"/>
                <w:szCs w:val="18"/>
                <w:lang w:eastAsia="en-US"/>
              </w:rPr>
            </w:pPr>
            <w:del w:id="10048" w:author="KPMG_PQH" w:date="2026-04-07T11:25:00Z" w16du:dateUtc="2026-04-07T04:25:00Z">
              <w:r w:rsidRPr="00322061">
                <w:rPr>
                  <w:rFonts w:ascii="Arial" w:hAnsi="Arial" w:cs="Arial"/>
                  <w:color w:val="000000"/>
                  <w:sz w:val="18"/>
                  <w:szCs w:val="18"/>
                  <w:lang w:eastAsia="en-US"/>
                </w:rPr>
                <w:delText>318</w:delText>
              </w:r>
            </w:del>
          </w:p>
        </w:tc>
        <w:tc>
          <w:tcPr>
            <w:tcW w:w="2352" w:type="pct"/>
            <w:tcBorders>
              <w:top w:val="nil"/>
              <w:left w:val="nil"/>
              <w:bottom w:val="single" w:sz="4" w:space="0" w:color="auto"/>
              <w:right w:val="single" w:sz="4" w:space="0" w:color="auto"/>
            </w:tcBorders>
            <w:vAlign w:val="center"/>
            <w:hideMark/>
          </w:tcPr>
          <w:p w14:paraId="17787597" w14:textId="77777777" w:rsidR="00322061" w:rsidRPr="00322061" w:rsidRDefault="00322061" w:rsidP="00322061">
            <w:pPr>
              <w:rPr>
                <w:del w:id="10049" w:author="KPMG_PQH" w:date="2026-04-07T11:25:00Z" w16du:dateUtc="2026-04-07T04:25:00Z"/>
                <w:rFonts w:ascii="Arial" w:hAnsi="Arial" w:cs="Arial"/>
                <w:color w:val="000000"/>
                <w:sz w:val="18"/>
                <w:szCs w:val="18"/>
                <w:lang w:eastAsia="en-US"/>
              </w:rPr>
            </w:pPr>
            <w:del w:id="10050" w:author="KPMG_PQH" w:date="2026-04-07T11:25:00Z" w16du:dateUtc="2026-04-07T04:25:00Z">
              <w:r w:rsidRPr="00322061">
                <w:rPr>
                  <w:rFonts w:ascii="Arial" w:hAnsi="Arial" w:cs="Arial"/>
                  <w:color w:val="000000"/>
                  <w:sz w:val="18"/>
                  <w:szCs w:val="18"/>
                  <w:lang w:eastAsia="en-US"/>
                </w:rPr>
                <w:delText>WINGARA AG LTD</w:delText>
              </w:r>
            </w:del>
          </w:p>
        </w:tc>
        <w:tc>
          <w:tcPr>
            <w:tcW w:w="846" w:type="pct"/>
            <w:tcBorders>
              <w:top w:val="nil"/>
              <w:left w:val="nil"/>
              <w:bottom w:val="single" w:sz="4" w:space="0" w:color="auto"/>
              <w:right w:val="single" w:sz="4" w:space="0" w:color="auto"/>
            </w:tcBorders>
            <w:vAlign w:val="center"/>
            <w:hideMark/>
          </w:tcPr>
          <w:p w14:paraId="0343EC6A" w14:textId="77777777" w:rsidR="00322061" w:rsidRPr="00322061" w:rsidRDefault="00322061" w:rsidP="00322061">
            <w:pPr>
              <w:jc w:val="center"/>
              <w:rPr>
                <w:del w:id="10051" w:author="KPMG_PQH" w:date="2026-04-07T11:25:00Z" w16du:dateUtc="2026-04-07T04:25:00Z"/>
                <w:rFonts w:ascii="Arial" w:hAnsi="Arial" w:cs="Arial"/>
                <w:color w:val="000000"/>
                <w:sz w:val="18"/>
                <w:szCs w:val="18"/>
                <w:lang w:eastAsia="en-US"/>
              </w:rPr>
            </w:pPr>
            <w:del w:id="10052" w:author="KPMG_PQH" w:date="2026-04-07T11:25:00Z" w16du:dateUtc="2026-04-07T04:25:00Z">
              <w:r w:rsidRPr="00322061">
                <w:rPr>
                  <w:rFonts w:ascii="Arial" w:hAnsi="Arial" w:cs="Arial"/>
                  <w:color w:val="000000"/>
                  <w:sz w:val="18"/>
                  <w:szCs w:val="18"/>
                  <w:lang w:eastAsia="en-US"/>
                </w:rPr>
                <w:delText>Australia</w:delText>
              </w:r>
            </w:del>
          </w:p>
        </w:tc>
        <w:tc>
          <w:tcPr>
            <w:tcW w:w="1498" w:type="pct"/>
            <w:gridSpan w:val="2"/>
            <w:tcBorders>
              <w:top w:val="nil"/>
              <w:left w:val="nil"/>
              <w:bottom w:val="single" w:sz="4" w:space="0" w:color="auto"/>
              <w:right w:val="single" w:sz="4" w:space="0" w:color="auto"/>
            </w:tcBorders>
            <w:vAlign w:val="center"/>
            <w:hideMark/>
          </w:tcPr>
          <w:p w14:paraId="5FD147B7" w14:textId="77777777" w:rsidR="00322061" w:rsidRPr="00322061" w:rsidRDefault="00322061" w:rsidP="00322061">
            <w:pPr>
              <w:rPr>
                <w:del w:id="10053" w:author="KPMG_PQH" w:date="2026-04-07T11:25:00Z" w16du:dateUtc="2026-04-07T04:25:00Z"/>
                <w:rFonts w:ascii="Arial" w:hAnsi="Arial" w:cs="Arial"/>
                <w:color w:val="000000"/>
                <w:sz w:val="18"/>
                <w:szCs w:val="18"/>
                <w:lang w:eastAsia="en-US"/>
              </w:rPr>
            </w:pPr>
            <w:del w:id="10054"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19E08B2E" w14:textId="77777777" w:rsidTr="003B3AC8">
        <w:trPr>
          <w:trHeight w:val="20"/>
          <w:del w:id="1005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E0A63B7" w14:textId="77777777" w:rsidR="00322061" w:rsidRPr="00322061" w:rsidRDefault="00322061" w:rsidP="00322061">
            <w:pPr>
              <w:jc w:val="center"/>
              <w:rPr>
                <w:del w:id="10056" w:author="KPMG_PQH" w:date="2026-04-07T11:25:00Z" w16du:dateUtc="2026-04-07T04:25:00Z"/>
                <w:rFonts w:ascii="Arial" w:hAnsi="Arial" w:cs="Arial"/>
                <w:color w:val="000000"/>
                <w:sz w:val="18"/>
                <w:szCs w:val="18"/>
                <w:lang w:eastAsia="en-US"/>
              </w:rPr>
            </w:pPr>
            <w:del w:id="10057" w:author="KPMG_PQH" w:date="2026-04-07T11:25:00Z" w16du:dateUtc="2026-04-07T04:25:00Z">
              <w:r w:rsidRPr="00322061">
                <w:rPr>
                  <w:rFonts w:ascii="Arial" w:hAnsi="Arial" w:cs="Arial"/>
                  <w:color w:val="000000"/>
                  <w:sz w:val="18"/>
                  <w:szCs w:val="18"/>
                  <w:lang w:eastAsia="en-US"/>
                </w:rPr>
                <w:delText>319</w:delText>
              </w:r>
            </w:del>
          </w:p>
        </w:tc>
        <w:tc>
          <w:tcPr>
            <w:tcW w:w="2352" w:type="pct"/>
            <w:tcBorders>
              <w:top w:val="nil"/>
              <w:left w:val="nil"/>
              <w:bottom w:val="single" w:sz="4" w:space="0" w:color="auto"/>
              <w:right w:val="single" w:sz="4" w:space="0" w:color="auto"/>
            </w:tcBorders>
            <w:vAlign w:val="center"/>
            <w:hideMark/>
          </w:tcPr>
          <w:p w14:paraId="5FA0421D" w14:textId="77777777" w:rsidR="00322061" w:rsidRPr="00322061" w:rsidRDefault="00322061" w:rsidP="00322061">
            <w:pPr>
              <w:rPr>
                <w:del w:id="10058" w:author="KPMG_PQH" w:date="2026-04-07T11:25:00Z" w16du:dateUtc="2026-04-07T04:25:00Z"/>
                <w:rFonts w:ascii="Arial" w:hAnsi="Arial" w:cs="Arial"/>
                <w:color w:val="000000"/>
                <w:sz w:val="18"/>
                <w:szCs w:val="18"/>
                <w:lang w:eastAsia="en-US"/>
              </w:rPr>
            </w:pPr>
            <w:del w:id="10059" w:author="KPMG_PQH" w:date="2026-04-07T11:25:00Z" w16du:dateUtc="2026-04-07T04:25:00Z">
              <w:r w:rsidRPr="00322061">
                <w:rPr>
                  <w:rFonts w:ascii="Arial" w:hAnsi="Arial" w:cs="Arial"/>
                  <w:color w:val="000000"/>
                  <w:sz w:val="18"/>
                  <w:szCs w:val="18"/>
                  <w:lang w:eastAsia="en-US"/>
                </w:rPr>
                <w:delText>WINSOME HOLDINGS &amp; INVESTMENTS LIMITED</w:delText>
              </w:r>
            </w:del>
          </w:p>
        </w:tc>
        <w:tc>
          <w:tcPr>
            <w:tcW w:w="846" w:type="pct"/>
            <w:tcBorders>
              <w:top w:val="nil"/>
              <w:left w:val="nil"/>
              <w:bottom w:val="single" w:sz="4" w:space="0" w:color="auto"/>
              <w:right w:val="single" w:sz="4" w:space="0" w:color="auto"/>
            </w:tcBorders>
            <w:vAlign w:val="center"/>
            <w:hideMark/>
          </w:tcPr>
          <w:p w14:paraId="22153C30" w14:textId="77777777" w:rsidR="00322061" w:rsidRPr="00322061" w:rsidRDefault="00322061" w:rsidP="00322061">
            <w:pPr>
              <w:jc w:val="center"/>
              <w:rPr>
                <w:del w:id="10060" w:author="KPMG_PQH" w:date="2026-04-07T11:25:00Z" w16du:dateUtc="2026-04-07T04:25:00Z"/>
                <w:rFonts w:ascii="Arial" w:hAnsi="Arial" w:cs="Arial"/>
                <w:color w:val="000000"/>
                <w:sz w:val="18"/>
                <w:szCs w:val="18"/>
                <w:lang w:eastAsia="en-US"/>
              </w:rPr>
            </w:pPr>
            <w:del w:id="10061"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3B2B543" w14:textId="77777777" w:rsidR="00322061" w:rsidRPr="00322061" w:rsidRDefault="00322061" w:rsidP="00322061">
            <w:pPr>
              <w:rPr>
                <w:del w:id="10062" w:author="KPMG_PQH" w:date="2026-04-07T11:25:00Z" w16du:dateUtc="2026-04-07T04:25:00Z"/>
                <w:rFonts w:ascii="Arial" w:hAnsi="Arial" w:cs="Arial"/>
                <w:color w:val="000000"/>
                <w:sz w:val="18"/>
                <w:szCs w:val="18"/>
                <w:lang w:eastAsia="en-US"/>
              </w:rPr>
            </w:pPr>
            <w:del w:id="10063"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1C49F80F" w14:textId="77777777" w:rsidTr="003B3AC8">
        <w:trPr>
          <w:trHeight w:val="20"/>
          <w:del w:id="1006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6483442" w14:textId="77777777" w:rsidR="00322061" w:rsidRPr="00322061" w:rsidRDefault="00322061" w:rsidP="00322061">
            <w:pPr>
              <w:jc w:val="center"/>
              <w:rPr>
                <w:del w:id="10065" w:author="KPMG_PQH" w:date="2026-04-07T11:25:00Z" w16du:dateUtc="2026-04-07T04:25:00Z"/>
                <w:rFonts w:ascii="Arial" w:hAnsi="Arial" w:cs="Arial"/>
                <w:color w:val="000000"/>
                <w:sz w:val="18"/>
                <w:szCs w:val="18"/>
                <w:lang w:eastAsia="en-US"/>
              </w:rPr>
            </w:pPr>
            <w:del w:id="10066" w:author="KPMG_PQH" w:date="2026-04-07T11:25:00Z" w16du:dateUtc="2026-04-07T04:25:00Z">
              <w:r w:rsidRPr="00322061">
                <w:rPr>
                  <w:rFonts w:ascii="Arial" w:hAnsi="Arial" w:cs="Arial"/>
                  <w:color w:val="000000"/>
                  <w:sz w:val="18"/>
                  <w:szCs w:val="18"/>
                  <w:lang w:eastAsia="en-US"/>
                </w:rPr>
                <w:delText>320</w:delText>
              </w:r>
            </w:del>
          </w:p>
        </w:tc>
        <w:tc>
          <w:tcPr>
            <w:tcW w:w="2352" w:type="pct"/>
            <w:tcBorders>
              <w:top w:val="nil"/>
              <w:left w:val="nil"/>
              <w:bottom w:val="single" w:sz="4" w:space="0" w:color="auto"/>
              <w:right w:val="single" w:sz="4" w:space="0" w:color="auto"/>
            </w:tcBorders>
            <w:vAlign w:val="center"/>
            <w:hideMark/>
          </w:tcPr>
          <w:p w14:paraId="2B09ABEF" w14:textId="77777777" w:rsidR="00322061" w:rsidRPr="00322061" w:rsidRDefault="00322061" w:rsidP="00322061">
            <w:pPr>
              <w:rPr>
                <w:del w:id="10067" w:author="KPMG_PQH" w:date="2026-04-07T11:25:00Z" w16du:dateUtc="2026-04-07T04:25:00Z"/>
                <w:rFonts w:ascii="Arial" w:hAnsi="Arial" w:cs="Arial"/>
                <w:color w:val="000000"/>
                <w:sz w:val="18"/>
                <w:szCs w:val="18"/>
                <w:lang w:eastAsia="en-US"/>
              </w:rPr>
            </w:pPr>
            <w:del w:id="10068" w:author="KPMG_PQH" w:date="2026-04-07T11:25:00Z" w16du:dateUtc="2026-04-07T04:25:00Z">
              <w:r w:rsidRPr="00322061">
                <w:rPr>
                  <w:rFonts w:ascii="Arial" w:hAnsi="Arial" w:cs="Arial"/>
                  <w:color w:val="000000"/>
                  <w:sz w:val="18"/>
                  <w:szCs w:val="18"/>
                  <w:lang w:eastAsia="en-US"/>
                </w:rPr>
                <w:delText>WORLDWIDE ALUMINIUM LIMITED</w:delText>
              </w:r>
            </w:del>
          </w:p>
        </w:tc>
        <w:tc>
          <w:tcPr>
            <w:tcW w:w="846" w:type="pct"/>
            <w:tcBorders>
              <w:top w:val="nil"/>
              <w:left w:val="nil"/>
              <w:bottom w:val="single" w:sz="4" w:space="0" w:color="auto"/>
              <w:right w:val="single" w:sz="4" w:space="0" w:color="auto"/>
            </w:tcBorders>
            <w:vAlign w:val="center"/>
            <w:hideMark/>
          </w:tcPr>
          <w:p w14:paraId="2D15AF24" w14:textId="77777777" w:rsidR="00322061" w:rsidRPr="00322061" w:rsidRDefault="00322061" w:rsidP="00322061">
            <w:pPr>
              <w:jc w:val="center"/>
              <w:rPr>
                <w:del w:id="10069" w:author="KPMG_PQH" w:date="2026-04-07T11:25:00Z" w16du:dateUtc="2026-04-07T04:25:00Z"/>
                <w:rFonts w:ascii="Arial" w:hAnsi="Arial" w:cs="Arial"/>
                <w:color w:val="000000"/>
                <w:sz w:val="18"/>
                <w:szCs w:val="18"/>
                <w:lang w:eastAsia="en-US"/>
              </w:rPr>
            </w:pPr>
            <w:del w:id="10070"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33ECBE36" w14:textId="77777777" w:rsidR="00322061" w:rsidRPr="00322061" w:rsidRDefault="00322061" w:rsidP="00322061">
            <w:pPr>
              <w:rPr>
                <w:del w:id="10071" w:author="KPMG_PQH" w:date="2026-04-07T11:25:00Z" w16du:dateUtc="2026-04-07T04:25:00Z"/>
                <w:rFonts w:ascii="Arial" w:hAnsi="Arial" w:cs="Arial"/>
                <w:color w:val="000000"/>
                <w:sz w:val="18"/>
                <w:szCs w:val="18"/>
                <w:lang w:eastAsia="en-US"/>
              </w:rPr>
            </w:pPr>
            <w:del w:id="10072" w:author="KPMG_PQH" w:date="2026-04-07T11:25:00Z" w16du:dateUtc="2026-04-07T04:25:00Z">
              <w:r w:rsidRPr="00322061">
                <w:rPr>
                  <w:rFonts w:ascii="Arial" w:hAnsi="Arial" w:cs="Arial"/>
                  <w:color w:val="000000"/>
                  <w:sz w:val="18"/>
                  <w:szCs w:val="18"/>
                  <w:lang w:eastAsia="en-US"/>
                </w:rPr>
                <w:delText>Unavailability of financial data</w:delText>
              </w:r>
            </w:del>
          </w:p>
        </w:tc>
      </w:tr>
      <w:tr w:rsidR="00322061" w:rsidRPr="00322061" w14:paraId="09482694" w14:textId="77777777" w:rsidTr="003B3AC8">
        <w:trPr>
          <w:trHeight w:val="20"/>
          <w:del w:id="1007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CBE1424" w14:textId="77777777" w:rsidR="00322061" w:rsidRPr="00322061" w:rsidRDefault="00322061" w:rsidP="00322061">
            <w:pPr>
              <w:jc w:val="center"/>
              <w:rPr>
                <w:del w:id="10074" w:author="KPMG_PQH" w:date="2026-04-07T11:25:00Z" w16du:dateUtc="2026-04-07T04:25:00Z"/>
                <w:rFonts w:ascii="Arial" w:hAnsi="Arial" w:cs="Arial"/>
                <w:color w:val="000000"/>
                <w:sz w:val="18"/>
                <w:szCs w:val="18"/>
                <w:lang w:eastAsia="en-US"/>
              </w:rPr>
            </w:pPr>
            <w:del w:id="10075" w:author="KPMG_PQH" w:date="2026-04-07T11:25:00Z" w16du:dateUtc="2026-04-07T04:25:00Z">
              <w:r w:rsidRPr="00322061">
                <w:rPr>
                  <w:rFonts w:ascii="Arial" w:hAnsi="Arial" w:cs="Arial"/>
                  <w:color w:val="000000"/>
                  <w:sz w:val="18"/>
                  <w:szCs w:val="18"/>
                  <w:lang w:eastAsia="en-US"/>
                </w:rPr>
                <w:delText>321</w:delText>
              </w:r>
            </w:del>
          </w:p>
        </w:tc>
        <w:tc>
          <w:tcPr>
            <w:tcW w:w="2352" w:type="pct"/>
            <w:tcBorders>
              <w:top w:val="nil"/>
              <w:left w:val="nil"/>
              <w:bottom w:val="single" w:sz="4" w:space="0" w:color="auto"/>
              <w:right w:val="single" w:sz="4" w:space="0" w:color="auto"/>
            </w:tcBorders>
            <w:vAlign w:val="center"/>
            <w:hideMark/>
          </w:tcPr>
          <w:p w14:paraId="031787DE" w14:textId="77777777" w:rsidR="00322061" w:rsidRPr="00322061" w:rsidRDefault="00322061" w:rsidP="00322061">
            <w:pPr>
              <w:rPr>
                <w:del w:id="10076" w:author="KPMG_PQH" w:date="2026-04-07T11:25:00Z" w16du:dateUtc="2026-04-07T04:25:00Z"/>
                <w:rFonts w:ascii="Arial" w:hAnsi="Arial" w:cs="Arial"/>
                <w:color w:val="000000"/>
                <w:sz w:val="18"/>
                <w:szCs w:val="18"/>
                <w:lang w:eastAsia="en-US"/>
              </w:rPr>
            </w:pPr>
            <w:del w:id="10077" w:author="KPMG_PQH" w:date="2026-04-07T11:25:00Z" w16du:dateUtc="2026-04-07T04:25:00Z">
              <w:r w:rsidRPr="00322061">
                <w:rPr>
                  <w:rFonts w:ascii="Arial" w:hAnsi="Arial" w:cs="Arial"/>
                  <w:color w:val="000000"/>
                  <w:sz w:val="18"/>
                  <w:szCs w:val="18"/>
                  <w:lang w:eastAsia="en-US"/>
                </w:rPr>
                <w:delText>WUHAN CHANG FU ASIA PACIFIC APPAREL LIMITED BY SHARE LTD</w:delText>
              </w:r>
            </w:del>
          </w:p>
        </w:tc>
        <w:tc>
          <w:tcPr>
            <w:tcW w:w="846" w:type="pct"/>
            <w:tcBorders>
              <w:top w:val="nil"/>
              <w:left w:val="nil"/>
              <w:bottom w:val="single" w:sz="4" w:space="0" w:color="auto"/>
              <w:right w:val="single" w:sz="4" w:space="0" w:color="auto"/>
            </w:tcBorders>
            <w:vAlign w:val="center"/>
            <w:hideMark/>
          </w:tcPr>
          <w:p w14:paraId="38C3FA82" w14:textId="77777777" w:rsidR="00322061" w:rsidRPr="00322061" w:rsidRDefault="00322061" w:rsidP="00322061">
            <w:pPr>
              <w:jc w:val="center"/>
              <w:rPr>
                <w:del w:id="10078" w:author="KPMG_PQH" w:date="2026-04-07T11:25:00Z" w16du:dateUtc="2026-04-07T04:25:00Z"/>
                <w:rFonts w:ascii="Arial" w:hAnsi="Arial" w:cs="Arial"/>
                <w:color w:val="000000"/>
                <w:sz w:val="18"/>
                <w:szCs w:val="18"/>
                <w:lang w:eastAsia="en-US"/>
              </w:rPr>
            </w:pPr>
            <w:del w:id="1007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516E232C" w14:textId="77777777" w:rsidR="00322061" w:rsidRPr="00322061" w:rsidRDefault="00322061" w:rsidP="00322061">
            <w:pPr>
              <w:rPr>
                <w:del w:id="10080" w:author="KPMG_PQH" w:date="2026-04-07T11:25:00Z" w16du:dateUtc="2026-04-07T04:25:00Z"/>
                <w:rFonts w:ascii="Arial" w:hAnsi="Arial" w:cs="Arial"/>
                <w:color w:val="000000"/>
                <w:sz w:val="18"/>
                <w:szCs w:val="18"/>
                <w:lang w:eastAsia="en-US"/>
              </w:rPr>
            </w:pPr>
            <w:del w:id="10081"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992DD27" w14:textId="77777777" w:rsidTr="003B3AC8">
        <w:trPr>
          <w:trHeight w:val="20"/>
          <w:del w:id="1008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FFCBC35" w14:textId="77777777" w:rsidR="00322061" w:rsidRPr="00322061" w:rsidRDefault="00322061" w:rsidP="00322061">
            <w:pPr>
              <w:jc w:val="center"/>
              <w:rPr>
                <w:del w:id="10083" w:author="KPMG_PQH" w:date="2026-04-07T11:25:00Z" w16du:dateUtc="2026-04-07T04:25:00Z"/>
                <w:rFonts w:ascii="Arial" w:hAnsi="Arial" w:cs="Arial"/>
                <w:color w:val="000000"/>
                <w:sz w:val="18"/>
                <w:szCs w:val="18"/>
                <w:lang w:eastAsia="en-US"/>
              </w:rPr>
            </w:pPr>
            <w:del w:id="10084" w:author="KPMG_PQH" w:date="2026-04-07T11:25:00Z" w16du:dateUtc="2026-04-07T04:25:00Z">
              <w:r w:rsidRPr="00322061">
                <w:rPr>
                  <w:rFonts w:ascii="Arial" w:hAnsi="Arial" w:cs="Arial"/>
                  <w:color w:val="000000"/>
                  <w:sz w:val="18"/>
                  <w:szCs w:val="18"/>
                  <w:lang w:eastAsia="en-US"/>
                </w:rPr>
                <w:delText>322</w:delText>
              </w:r>
            </w:del>
          </w:p>
        </w:tc>
        <w:tc>
          <w:tcPr>
            <w:tcW w:w="2352" w:type="pct"/>
            <w:tcBorders>
              <w:top w:val="nil"/>
              <w:left w:val="nil"/>
              <w:bottom w:val="single" w:sz="4" w:space="0" w:color="auto"/>
              <w:right w:val="single" w:sz="4" w:space="0" w:color="auto"/>
            </w:tcBorders>
            <w:vAlign w:val="center"/>
            <w:hideMark/>
          </w:tcPr>
          <w:p w14:paraId="0DCCF8D3" w14:textId="77777777" w:rsidR="00322061" w:rsidRPr="00322061" w:rsidRDefault="00322061" w:rsidP="00322061">
            <w:pPr>
              <w:rPr>
                <w:del w:id="10085" w:author="KPMG_PQH" w:date="2026-04-07T11:25:00Z" w16du:dateUtc="2026-04-07T04:25:00Z"/>
                <w:rFonts w:ascii="Arial" w:hAnsi="Arial" w:cs="Arial"/>
                <w:color w:val="000000"/>
                <w:sz w:val="18"/>
                <w:szCs w:val="18"/>
                <w:lang w:eastAsia="en-US"/>
              </w:rPr>
            </w:pPr>
            <w:del w:id="10086" w:author="KPMG_PQH" w:date="2026-04-07T11:25:00Z" w16du:dateUtc="2026-04-07T04:25:00Z">
              <w:r w:rsidRPr="00322061">
                <w:rPr>
                  <w:rFonts w:ascii="Arial" w:hAnsi="Arial" w:cs="Arial"/>
                  <w:color w:val="000000"/>
                  <w:sz w:val="18"/>
                  <w:szCs w:val="18"/>
                  <w:lang w:eastAsia="en-US"/>
                </w:rPr>
                <w:delText>WYSE INDYSTRIAL(SHENZHEN)CO.,LTD</w:delText>
              </w:r>
            </w:del>
          </w:p>
        </w:tc>
        <w:tc>
          <w:tcPr>
            <w:tcW w:w="846" w:type="pct"/>
            <w:tcBorders>
              <w:top w:val="nil"/>
              <w:left w:val="nil"/>
              <w:bottom w:val="single" w:sz="4" w:space="0" w:color="auto"/>
              <w:right w:val="single" w:sz="4" w:space="0" w:color="auto"/>
            </w:tcBorders>
            <w:vAlign w:val="center"/>
            <w:hideMark/>
          </w:tcPr>
          <w:p w14:paraId="0B7279A4" w14:textId="77777777" w:rsidR="00322061" w:rsidRPr="00322061" w:rsidRDefault="00322061" w:rsidP="00322061">
            <w:pPr>
              <w:jc w:val="center"/>
              <w:rPr>
                <w:del w:id="10087" w:author="KPMG_PQH" w:date="2026-04-07T11:25:00Z" w16du:dateUtc="2026-04-07T04:25:00Z"/>
                <w:rFonts w:ascii="Arial" w:hAnsi="Arial" w:cs="Arial"/>
                <w:color w:val="000000"/>
                <w:sz w:val="18"/>
                <w:szCs w:val="18"/>
                <w:lang w:eastAsia="en-US"/>
              </w:rPr>
            </w:pPr>
            <w:del w:id="1008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1B14AE4" w14:textId="77777777" w:rsidR="00322061" w:rsidRPr="00322061" w:rsidRDefault="00322061" w:rsidP="00322061">
            <w:pPr>
              <w:rPr>
                <w:del w:id="10089" w:author="KPMG_PQH" w:date="2026-04-07T11:25:00Z" w16du:dateUtc="2026-04-07T04:25:00Z"/>
                <w:rFonts w:ascii="Arial" w:hAnsi="Arial" w:cs="Arial"/>
                <w:color w:val="000000"/>
                <w:sz w:val="18"/>
                <w:szCs w:val="18"/>
                <w:lang w:eastAsia="en-US"/>
              </w:rPr>
            </w:pPr>
            <w:del w:id="10090"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243FE433" w14:textId="77777777" w:rsidTr="003B3AC8">
        <w:trPr>
          <w:trHeight w:val="20"/>
          <w:del w:id="1009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223AF038" w14:textId="77777777" w:rsidR="00322061" w:rsidRPr="00322061" w:rsidRDefault="00322061" w:rsidP="00322061">
            <w:pPr>
              <w:jc w:val="center"/>
              <w:rPr>
                <w:del w:id="10092" w:author="KPMG_PQH" w:date="2026-04-07T11:25:00Z" w16du:dateUtc="2026-04-07T04:25:00Z"/>
                <w:rFonts w:ascii="Arial" w:hAnsi="Arial" w:cs="Arial"/>
                <w:color w:val="000000"/>
                <w:sz w:val="18"/>
                <w:szCs w:val="18"/>
                <w:lang w:eastAsia="en-US"/>
              </w:rPr>
            </w:pPr>
            <w:del w:id="10093" w:author="KPMG_PQH" w:date="2026-04-07T11:25:00Z" w16du:dateUtc="2026-04-07T04:25:00Z">
              <w:r w:rsidRPr="00322061">
                <w:rPr>
                  <w:rFonts w:ascii="Arial" w:hAnsi="Arial" w:cs="Arial"/>
                  <w:color w:val="000000"/>
                  <w:sz w:val="18"/>
                  <w:szCs w:val="18"/>
                  <w:lang w:eastAsia="en-US"/>
                </w:rPr>
                <w:delText>323</w:delText>
              </w:r>
            </w:del>
          </w:p>
        </w:tc>
        <w:tc>
          <w:tcPr>
            <w:tcW w:w="2352" w:type="pct"/>
            <w:tcBorders>
              <w:top w:val="nil"/>
              <w:left w:val="nil"/>
              <w:bottom w:val="single" w:sz="4" w:space="0" w:color="auto"/>
              <w:right w:val="single" w:sz="4" w:space="0" w:color="auto"/>
            </w:tcBorders>
            <w:vAlign w:val="center"/>
            <w:hideMark/>
          </w:tcPr>
          <w:p w14:paraId="4A1E6005" w14:textId="77777777" w:rsidR="00322061" w:rsidRPr="00322061" w:rsidRDefault="00322061" w:rsidP="00322061">
            <w:pPr>
              <w:rPr>
                <w:del w:id="10094" w:author="KPMG_PQH" w:date="2026-04-07T11:25:00Z" w16du:dateUtc="2026-04-07T04:25:00Z"/>
                <w:rFonts w:ascii="Arial" w:hAnsi="Arial" w:cs="Arial"/>
                <w:color w:val="000000"/>
                <w:sz w:val="18"/>
                <w:szCs w:val="18"/>
                <w:lang w:eastAsia="en-US"/>
              </w:rPr>
            </w:pPr>
            <w:del w:id="10095" w:author="KPMG_PQH" w:date="2026-04-07T11:25:00Z" w16du:dateUtc="2026-04-07T04:25:00Z">
              <w:r w:rsidRPr="00322061">
                <w:rPr>
                  <w:rFonts w:ascii="Arial" w:hAnsi="Arial" w:cs="Arial"/>
                  <w:color w:val="000000"/>
                  <w:sz w:val="18"/>
                  <w:szCs w:val="18"/>
                  <w:lang w:eastAsia="en-US"/>
                </w:rPr>
                <w:delText>XIAMEN XINSIYUAN NEW MATERIAL TECHNOLOGY CO., LTD.</w:delText>
              </w:r>
            </w:del>
          </w:p>
        </w:tc>
        <w:tc>
          <w:tcPr>
            <w:tcW w:w="846" w:type="pct"/>
            <w:tcBorders>
              <w:top w:val="nil"/>
              <w:left w:val="nil"/>
              <w:bottom w:val="single" w:sz="4" w:space="0" w:color="auto"/>
              <w:right w:val="single" w:sz="4" w:space="0" w:color="auto"/>
            </w:tcBorders>
            <w:vAlign w:val="center"/>
            <w:hideMark/>
          </w:tcPr>
          <w:p w14:paraId="0A568B31" w14:textId="77777777" w:rsidR="00322061" w:rsidRPr="00322061" w:rsidRDefault="00322061" w:rsidP="00322061">
            <w:pPr>
              <w:jc w:val="center"/>
              <w:rPr>
                <w:del w:id="10096" w:author="KPMG_PQH" w:date="2026-04-07T11:25:00Z" w16du:dateUtc="2026-04-07T04:25:00Z"/>
                <w:rFonts w:ascii="Arial" w:hAnsi="Arial" w:cs="Arial"/>
                <w:color w:val="000000"/>
                <w:sz w:val="18"/>
                <w:szCs w:val="18"/>
                <w:lang w:eastAsia="en-US"/>
              </w:rPr>
            </w:pPr>
            <w:del w:id="1009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5269571" w14:textId="77777777" w:rsidR="00322061" w:rsidRPr="00322061" w:rsidRDefault="00322061" w:rsidP="00322061">
            <w:pPr>
              <w:rPr>
                <w:del w:id="10098" w:author="KPMG_PQH" w:date="2026-04-07T11:25:00Z" w16du:dateUtc="2026-04-07T04:25:00Z"/>
                <w:rFonts w:ascii="Arial" w:hAnsi="Arial" w:cs="Arial"/>
                <w:color w:val="000000"/>
                <w:sz w:val="18"/>
                <w:szCs w:val="18"/>
                <w:lang w:eastAsia="en-US"/>
              </w:rPr>
            </w:pPr>
            <w:del w:id="1009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AE71045" w14:textId="77777777" w:rsidTr="003B3AC8">
        <w:trPr>
          <w:trHeight w:val="20"/>
          <w:del w:id="1010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2222B54" w14:textId="77777777" w:rsidR="00322061" w:rsidRPr="00322061" w:rsidRDefault="00322061" w:rsidP="00322061">
            <w:pPr>
              <w:jc w:val="center"/>
              <w:rPr>
                <w:del w:id="10101" w:author="KPMG_PQH" w:date="2026-04-07T11:25:00Z" w16du:dateUtc="2026-04-07T04:25:00Z"/>
                <w:rFonts w:ascii="Arial" w:hAnsi="Arial" w:cs="Arial"/>
                <w:color w:val="000000"/>
                <w:sz w:val="18"/>
                <w:szCs w:val="18"/>
                <w:lang w:eastAsia="en-US"/>
              </w:rPr>
            </w:pPr>
            <w:del w:id="10102" w:author="KPMG_PQH" w:date="2026-04-07T11:25:00Z" w16du:dateUtc="2026-04-07T04:25:00Z">
              <w:r w:rsidRPr="00322061">
                <w:rPr>
                  <w:rFonts w:ascii="Arial" w:hAnsi="Arial" w:cs="Arial"/>
                  <w:color w:val="000000"/>
                  <w:sz w:val="18"/>
                  <w:szCs w:val="18"/>
                  <w:lang w:eastAsia="en-US"/>
                </w:rPr>
                <w:lastRenderedPageBreak/>
                <w:delText>324</w:delText>
              </w:r>
            </w:del>
          </w:p>
        </w:tc>
        <w:tc>
          <w:tcPr>
            <w:tcW w:w="2352" w:type="pct"/>
            <w:tcBorders>
              <w:top w:val="nil"/>
              <w:left w:val="nil"/>
              <w:bottom w:val="single" w:sz="4" w:space="0" w:color="auto"/>
              <w:right w:val="single" w:sz="4" w:space="0" w:color="auto"/>
            </w:tcBorders>
            <w:vAlign w:val="center"/>
            <w:hideMark/>
          </w:tcPr>
          <w:p w14:paraId="33E51533" w14:textId="77777777" w:rsidR="00322061" w:rsidRPr="00322061" w:rsidRDefault="00322061" w:rsidP="00322061">
            <w:pPr>
              <w:rPr>
                <w:del w:id="10103" w:author="KPMG_PQH" w:date="2026-04-07T11:25:00Z" w16du:dateUtc="2026-04-07T04:25:00Z"/>
                <w:rFonts w:ascii="Arial" w:hAnsi="Arial" w:cs="Arial"/>
                <w:color w:val="000000"/>
                <w:sz w:val="18"/>
                <w:szCs w:val="18"/>
                <w:lang w:eastAsia="en-US"/>
              </w:rPr>
            </w:pPr>
            <w:del w:id="10104" w:author="KPMG_PQH" w:date="2026-04-07T11:25:00Z" w16du:dateUtc="2026-04-07T04:25:00Z">
              <w:r w:rsidRPr="00322061">
                <w:rPr>
                  <w:rFonts w:ascii="Arial" w:hAnsi="Arial" w:cs="Arial"/>
                  <w:color w:val="000000"/>
                  <w:sz w:val="18"/>
                  <w:szCs w:val="18"/>
                  <w:lang w:eastAsia="en-US"/>
                </w:rPr>
                <w:delText>XINJIANG LA CHAPELLE FASHION CO., LTD.</w:delText>
              </w:r>
            </w:del>
          </w:p>
        </w:tc>
        <w:tc>
          <w:tcPr>
            <w:tcW w:w="846" w:type="pct"/>
            <w:tcBorders>
              <w:top w:val="nil"/>
              <w:left w:val="nil"/>
              <w:bottom w:val="single" w:sz="4" w:space="0" w:color="auto"/>
              <w:right w:val="single" w:sz="4" w:space="0" w:color="auto"/>
            </w:tcBorders>
            <w:vAlign w:val="center"/>
            <w:hideMark/>
          </w:tcPr>
          <w:p w14:paraId="766B1DA4" w14:textId="77777777" w:rsidR="00322061" w:rsidRPr="00322061" w:rsidRDefault="00322061" w:rsidP="00322061">
            <w:pPr>
              <w:jc w:val="center"/>
              <w:rPr>
                <w:del w:id="10105" w:author="KPMG_PQH" w:date="2026-04-07T11:25:00Z" w16du:dateUtc="2026-04-07T04:25:00Z"/>
                <w:rFonts w:ascii="Arial" w:hAnsi="Arial" w:cs="Arial"/>
                <w:color w:val="000000"/>
                <w:sz w:val="18"/>
                <w:szCs w:val="18"/>
                <w:lang w:eastAsia="en-US"/>
              </w:rPr>
            </w:pPr>
            <w:del w:id="1010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65D0DCC" w14:textId="77777777" w:rsidR="00322061" w:rsidRPr="00322061" w:rsidRDefault="00322061" w:rsidP="00322061">
            <w:pPr>
              <w:rPr>
                <w:del w:id="10107" w:author="KPMG_PQH" w:date="2026-04-07T11:25:00Z" w16du:dateUtc="2026-04-07T04:25:00Z"/>
                <w:rFonts w:ascii="Arial" w:hAnsi="Arial" w:cs="Arial"/>
                <w:color w:val="000000"/>
                <w:sz w:val="18"/>
                <w:szCs w:val="18"/>
                <w:lang w:eastAsia="en-US"/>
              </w:rPr>
            </w:pPr>
            <w:del w:id="10108"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6657BCA" w14:textId="77777777" w:rsidTr="003B3AC8">
        <w:trPr>
          <w:trHeight w:val="20"/>
          <w:del w:id="1010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D67F3A5" w14:textId="77777777" w:rsidR="00322061" w:rsidRPr="00322061" w:rsidRDefault="00322061" w:rsidP="00322061">
            <w:pPr>
              <w:jc w:val="center"/>
              <w:rPr>
                <w:del w:id="10110" w:author="KPMG_PQH" w:date="2026-04-07T11:25:00Z" w16du:dateUtc="2026-04-07T04:25:00Z"/>
                <w:rFonts w:ascii="Arial" w:hAnsi="Arial" w:cs="Arial"/>
                <w:color w:val="000000"/>
                <w:sz w:val="18"/>
                <w:szCs w:val="18"/>
                <w:lang w:eastAsia="en-US"/>
              </w:rPr>
            </w:pPr>
            <w:del w:id="10111" w:author="KPMG_PQH" w:date="2026-04-07T11:25:00Z" w16du:dateUtc="2026-04-07T04:25:00Z">
              <w:r w:rsidRPr="00322061">
                <w:rPr>
                  <w:rFonts w:ascii="Arial" w:hAnsi="Arial" w:cs="Arial"/>
                  <w:color w:val="000000"/>
                  <w:sz w:val="18"/>
                  <w:szCs w:val="18"/>
                  <w:lang w:eastAsia="en-US"/>
                </w:rPr>
                <w:delText>325</w:delText>
              </w:r>
            </w:del>
          </w:p>
        </w:tc>
        <w:tc>
          <w:tcPr>
            <w:tcW w:w="2352" w:type="pct"/>
            <w:tcBorders>
              <w:top w:val="nil"/>
              <w:left w:val="nil"/>
              <w:bottom w:val="single" w:sz="4" w:space="0" w:color="auto"/>
              <w:right w:val="single" w:sz="4" w:space="0" w:color="auto"/>
            </w:tcBorders>
            <w:vAlign w:val="center"/>
            <w:hideMark/>
          </w:tcPr>
          <w:p w14:paraId="27FACCD8" w14:textId="77777777" w:rsidR="00322061" w:rsidRPr="00322061" w:rsidRDefault="00322061" w:rsidP="00322061">
            <w:pPr>
              <w:rPr>
                <w:del w:id="10112" w:author="KPMG_PQH" w:date="2026-04-07T11:25:00Z" w16du:dateUtc="2026-04-07T04:25:00Z"/>
                <w:rFonts w:ascii="Arial" w:hAnsi="Arial" w:cs="Arial"/>
                <w:color w:val="000000"/>
                <w:sz w:val="18"/>
                <w:szCs w:val="18"/>
                <w:lang w:eastAsia="en-US"/>
              </w:rPr>
            </w:pPr>
            <w:del w:id="10113" w:author="KPMG_PQH" w:date="2026-04-07T11:25:00Z" w16du:dateUtc="2026-04-07T04:25:00Z">
              <w:r w:rsidRPr="00322061">
                <w:rPr>
                  <w:rFonts w:ascii="Arial" w:hAnsi="Arial" w:cs="Arial"/>
                  <w:color w:val="000000"/>
                  <w:sz w:val="18"/>
                  <w:szCs w:val="18"/>
                  <w:lang w:eastAsia="en-US"/>
                </w:rPr>
                <w:delText>YAMAZEN CORPORATION</w:delText>
              </w:r>
            </w:del>
          </w:p>
        </w:tc>
        <w:tc>
          <w:tcPr>
            <w:tcW w:w="846" w:type="pct"/>
            <w:tcBorders>
              <w:top w:val="nil"/>
              <w:left w:val="nil"/>
              <w:bottom w:val="single" w:sz="4" w:space="0" w:color="auto"/>
              <w:right w:val="single" w:sz="4" w:space="0" w:color="auto"/>
            </w:tcBorders>
            <w:vAlign w:val="center"/>
            <w:hideMark/>
          </w:tcPr>
          <w:p w14:paraId="5B915462" w14:textId="77777777" w:rsidR="00322061" w:rsidRPr="00322061" w:rsidRDefault="00322061" w:rsidP="00322061">
            <w:pPr>
              <w:jc w:val="center"/>
              <w:rPr>
                <w:del w:id="10114" w:author="KPMG_PQH" w:date="2026-04-07T11:25:00Z" w16du:dateUtc="2026-04-07T04:25:00Z"/>
                <w:rFonts w:ascii="Arial" w:hAnsi="Arial" w:cs="Arial"/>
                <w:color w:val="000000"/>
                <w:sz w:val="18"/>
                <w:szCs w:val="18"/>
                <w:lang w:eastAsia="en-US"/>
              </w:rPr>
            </w:pPr>
            <w:del w:id="10115"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715F0C3D" w14:textId="77777777" w:rsidR="00322061" w:rsidRPr="00322061" w:rsidRDefault="00322061" w:rsidP="00322061">
            <w:pPr>
              <w:rPr>
                <w:del w:id="10116" w:author="KPMG_PQH" w:date="2026-04-07T11:25:00Z" w16du:dateUtc="2026-04-07T04:25:00Z"/>
                <w:rFonts w:ascii="Arial" w:hAnsi="Arial" w:cs="Arial"/>
                <w:color w:val="000000"/>
                <w:sz w:val="18"/>
                <w:szCs w:val="18"/>
                <w:lang w:eastAsia="en-US"/>
              </w:rPr>
            </w:pPr>
            <w:del w:id="1011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5CB4B46B" w14:textId="77777777" w:rsidTr="003B3AC8">
        <w:trPr>
          <w:trHeight w:val="20"/>
          <w:del w:id="1011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E4AE97F" w14:textId="77777777" w:rsidR="00322061" w:rsidRPr="00322061" w:rsidRDefault="00322061" w:rsidP="00322061">
            <w:pPr>
              <w:jc w:val="center"/>
              <w:rPr>
                <w:del w:id="10119" w:author="KPMG_PQH" w:date="2026-04-07T11:25:00Z" w16du:dateUtc="2026-04-07T04:25:00Z"/>
                <w:rFonts w:ascii="Arial" w:hAnsi="Arial" w:cs="Arial"/>
                <w:color w:val="000000"/>
                <w:sz w:val="18"/>
                <w:szCs w:val="18"/>
                <w:lang w:eastAsia="en-US"/>
              </w:rPr>
            </w:pPr>
            <w:del w:id="10120" w:author="KPMG_PQH" w:date="2026-04-07T11:25:00Z" w16du:dateUtc="2026-04-07T04:25:00Z">
              <w:r w:rsidRPr="00322061">
                <w:rPr>
                  <w:rFonts w:ascii="Arial" w:hAnsi="Arial" w:cs="Arial"/>
                  <w:color w:val="000000"/>
                  <w:sz w:val="18"/>
                  <w:szCs w:val="18"/>
                  <w:lang w:eastAsia="en-US"/>
                </w:rPr>
                <w:delText>326</w:delText>
              </w:r>
            </w:del>
          </w:p>
        </w:tc>
        <w:tc>
          <w:tcPr>
            <w:tcW w:w="2352" w:type="pct"/>
            <w:tcBorders>
              <w:top w:val="nil"/>
              <w:left w:val="nil"/>
              <w:bottom w:val="single" w:sz="4" w:space="0" w:color="auto"/>
              <w:right w:val="single" w:sz="4" w:space="0" w:color="auto"/>
            </w:tcBorders>
            <w:vAlign w:val="center"/>
            <w:hideMark/>
          </w:tcPr>
          <w:p w14:paraId="7AEC834D" w14:textId="77777777" w:rsidR="00322061" w:rsidRPr="00322061" w:rsidRDefault="00322061" w:rsidP="00322061">
            <w:pPr>
              <w:rPr>
                <w:del w:id="10121" w:author="KPMG_PQH" w:date="2026-04-07T11:25:00Z" w16du:dateUtc="2026-04-07T04:25:00Z"/>
                <w:rFonts w:ascii="Arial" w:hAnsi="Arial" w:cs="Arial"/>
                <w:color w:val="000000"/>
                <w:sz w:val="18"/>
                <w:szCs w:val="18"/>
                <w:lang w:eastAsia="en-US"/>
              </w:rPr>
            </w:pPr>
            <w:del w:id="10122" w:author="KPMG_PQH" w:date="2026-04-07T11:25:00Z" w16du:dateUtc="2026-04-07T04:25:00Z">
              <w:r w:rsidRPr="00322061">
                <w:rPr>
                  <w:rFonts w:ascii="Arial" w:hAnsi="Arial" w:cs="Arial"/>
                  <w:color w:val="000000"/>
                  <w:sz w:val="18"/>
                  <w:szCs w:val="18"/>
                  <w:lang w:eastAsia="en-US"/>
                </w:rPr>
                <w:delText>YANBIAN BAISHAN INTERNATIONAL TRAVEL AGENCY CO.,LTD.</w:delText>
              </w:r>
            </w:del>
          </w:p>
        </w:tc>
        <w:tc>
          <w:tcPr>
            <w:tcW w:w="846" w:type="pct"/>
            <w:tcBorders>
              <w:top w:val="nil"/>
              <w:left w:val="nil"/>
              <w:bottom w:val="single" w:sz="4" w:space="0" w:color="auto"/>
              <w:right w:val="single" w:sz="4" w:space="0" w:color="auto"/>
            </w:tcBorders>
            <w:vAlign w:val="center"/>
            <w:hideMark/>
          </w:tcPr>
          <w:p w14:paraId="5E761CD4" w14:textId="77777777" w:rsidR="00322061" w:rsidRPr="00322061" w:rsidRDefault="00322061" w:rsidP="00322061">
            <w:pPr>
              <w:jc w:val="center"/>
              <w:rPr>
                <w:del w:id="10123" w:author="KPMG_PQH" w:date="2026-04-07T11:25:00Z" w16du:dateUtc="2026-04-07T04:25:00Z"/>
                <w:rFonts w:ascii="Arial" w:hAnsi="Arial" w:cs="Arial"/>
                <w:color w:val="000000"/>
                <w:sz w:val="18"/>
                <w:szCs w:val="18"/>
                <w:lang w:eastAsia="en-US"/>
              </w:rPr>
            </w:pPr>
            <w:del w:id="1012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43CD498" w14:textId="77777777" w:rsidR="00322061" w:rsidRPr="00322061" w:rsidRDefault="00322061" w:rsidP="00322061">
            <w:pPr>
              <w:rPr>
                <w:del w:id="10125" w:author="KPMG_PQH" w:date="2026-04-07T11:25:00Z" w16du:dateUtc="2026-04-07T04:25:00Z"/>
                <w:rFonts w:ascii="Arial" w:hAnsi="Arial" w:cs="Arial"/>
                <w:color w:val="000000"/>
                <w:sz w:val="18"/>
                <w:szCs w:val="18"/>
                <w:lang w:eastAsia="en-US"/>
              </w:rPr>
            </w:pPr>
            <w:del w:id="10126"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52E55BB6" w14:textId="77777777" w:rsidTr="003B3AC8">
        <w:trPr>
          <w:trHeight w:val="20"/>
          <w:del w:id="1012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B7A479D" w14:textId="77777777" w:rsidR="00322061" w:rsidRPr="00322061" w:rsidRDefault="00322061" w:rsidP="00322061">
            <w:pPr>
              <w:jc w:val="center"/>
              <w:rPr>
                <w:del w:id="10128" w:author="KPMG_PQH" w:date="2026-04-07T11:25:00Z" w16du:dateUtc="2026-04-07T04:25:00Z"/>
                <w:rFonts w:ascii="Arial" w:hAnsi="Arial" w:cs="Arial"/>
                <w:color w:val="000000"/>
                <w:sz w:val="18"/>
                <w:szCs w:val="18"/>
                <w:lang w:eastAsia="en-US"/>
              </w:rPr>
            </w:pPr>
            <w:del w:id="10129" w:author="KPMG_PQH" w:date="2026-04-07T11:25:00Z" w16du:dateUtc="2026-04-07T04:25:00Z">
              <w:r w:rsidRPr="00322061">
                <w:rPr>
                  <w:rFonts w:ascii="Arial" w:hAnsi="Arial" w:cs="Arial"/>
                  <w:color w:val="000000"/>
                  <w:sz w:val="18"/>
                  <w:szCs w:val="18"/>
                  <w:lang w:eastAsia="en-US"/>
                </w:rPr>
                <w:delText>327</w:delText>
              </w:r>
            </w:del>
          </w:p>
        </w:tc>
        <w:tc>
          <w:tcPr>
            <w:tcW w:w="2352" w:type="pct"/>
            <w:tcBorders>
              <w:top w:val="nil"/>
              <w:left w:val="nil"/>
              <w:bottom w:val="single" w:sz="4" w:space="0" w:color="auto"/>
              <w:right w:val="single" w:sz="4" w:space="0" w:color="auto"/>
            </w:tcBorders>
            <w:vAlign w:val="center"/>
            <w:hideMark/>
          </w:tcPr>
          <w:p w14:paraId="3D1A043D" w14:textId="77777777" w:rsidR="00322061" w:rsidRPr="00322061" w:rsidRDefault="00322061" w:rsidP="00322061">
            <w:pPr>
              <w:rPr>
                <w:del w:id="10130" w:author="KPMG_PQH" w:date="2026-04-07T11:25:00Z" w16du:dateUtc="2026-04-07T04:25:00Z"/>
                <w:rFonts w:ascii="Arial" w:hAnsi="Arial" w:cs="Arial"/>
                <w:color w:val="000000"/>
                <w:sz w:val="18"/>
                <w:szCs w:val="18"/>
                <w:lang w:eastAsia="en-US"/>
              </w:rPr>
            </w:pPr>
            <w:del w:id="10131" w:author="KPMG_PQH" w:date="2026-04-07T11:25:00Z" w16du:dateUtc="2026-04-07T04:25:00Z">
              <w:r w:rsidRPr="00322061">
                <w:rPr>
                  <w:rFonts w:ascii="Arial" w:hAnsi="Arial" w:cs="Arial"/>
                  <w:color w:val="000000"/>
                  <w:sz w:val="18"/>
                  <w:szCs w:val="18"/>
                  <w:lang w:eastAsia="en-US"/>
                </w:rPr>
                <w:delText>YAO I FABRIC CO.,LTD.</w:delText>
              </w:r>
            </w:del>
          </w:p>
        </w:tc>
        <w:tc>
          <w:tcPr>
            <w:tcW w:w="846" w:type="pct"/>
            <w:tcBorders>
              <w:top w:val="nil"/>
              <w:left w:val="nil"/>
              <w:bottom w:val="single" w:sz="4" w:space="0" w:color="auto"/>
              <w:right w:val="single" w:sz="4" w:space="0" w:color="auto"/>
            </w:tcBorders>
            <w:vAlign w:val="center"/>
            <w:hideMark/>
          </w:tcPr>
          <w:p w14:paraId="2A216676" w14:textId="77777777" w:rsidR="00322061" w:rsidRPr="00322061" w:rsidRDefault="00322061" w:rsidP="00322061">
            <w:pPr>
              <w:jc w:val="center"/>
              <w:rPr>
                <w:del w:id="10132" w:author="KPMG_PQH" w:date="2026-04-07T11:25:00Z" w16du:dateUtc="2026-04-07T04:25:00Z"/>
                <w:rFonts w:ascii="Arial" w:hAnsi="Arial" w:cs="Arial"/>
                <w:color w:val="000000"/>
                <w:sz w:val="18"/>
                <w:szCs w:val="18"/>
                <w:lang w:eastAsia="en-US"/>
              </w:rPr>
            </w:pPr>
            <w:del w:id="10133"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5E648F96" w14:textId="77777777" w:rsidR="00322061" w:rsidRPr="00322061" w:rsidRDefault="00322061" w:rsidP="00322061">
            <w:pPr>
              <w:rPr>
                <w:del w:id="10134" w:author="KPMG_PQH" w:date="2026-04-07T11:25:00Z" w16du:dateUtc="2026-04-07T04:25:00Z"/>
                <w:rFonts w:ascii="Arial" w:hAnsi="Arial" w:cs="Arial"/>
                <w:color w:val="000000"/>
                <w:sz w:val="18"/>
                <w:szCs w:val="18"/>
                <w:lang w:eastAsia="en-US"/>
              </w:rPr>
            </w:pPr>
            <w:del w:id="10135"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796E813F" w14:textId="77777777" w:rsidTr="003B3AC8">
        <w:trPr>
          <w:trHeight w:val="20"/>
          <w:del w:id="1013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43FC3660" w14:textId="77777777" w:rsidR="00322061" w:rsidRPr="00322061" w:rsidRDefault="00322061" w:rsidP="00322061">
            <w:pPr>
              <w:jc w:val="center"/>
              <w:rPr>
                <w:del w:id="10137" w:author="KPMG_PQH" w:date="2026-04-07T11:25:00Z" w16du:dateUtc="2026-04-07T04:25:00Z"/>
                <w:rFonts w:ascii="Arial" w:hAnsi="Arial" w:cs="Arial"/>
                <w:color w:val="000000"/>
                <w:sz w:val="18"/>
                <w:szCs w:val="18"/>
                <w:lang w:eastAsia="en-US"/>
              </w:rPr>
            </w:pPr>
            <w:del w:id="10138" w:author="KPMG_PQH" w:date="2026-04-07T11:25:00Z" w16du:dateUtc="2026-04-07T04:25:00Z">
              <w:r w:rsidRPr="00322061">
                <w:rPr>
                  <w:rFonts w:ascii="Arial" w:hAnsi="Arial" w:cs="Arial"/>
                  <w:color w:val="000000"/>
                  <w:sz w:val="18"/>
                  <w:szCs w:val="18"/>
                  <w:lang w:eastAsia="en-US"/>
                </w:rPr>
                <w:delText>328</w:delText>
              </w:r>
            </w:del>
          </w:p>
        </w:tc>
        <w:tc>
          <w:tcPr>
            <w:tcW w:w="2352" w:type="pct"/>
            <w:tcBorders>
              <w:top w:val="nil"/>
              <w:left w:val="nil"/>
              <w:bottom w:val="single" w:sz="4" w:space="0" w:color="auto"/>
              <w:right w:val="single" w:sz="4" w:space="0" w:color="auto"/>
            </w:tcBorders>
            <w:vAlign w:val="center"/>
            <w:hideMark/>
          </w:tcPr>
          <w:p w14:paraId="3DBED1DF" w14:textId="77777777" w:rsidR="00322061" w:rsidRPr="00322061" w:rsidRDefault="00322061" w:rsidP="00322061">
            <w:pPr>
              <w:rPr>
                <w:del w:id="10139" w:author="KPMG_PQH" w:date="2026-04-07T11:25:00Z" w16du:dateUtc="2026-04-07T04:25:00Z"/>
                <w:rFonts w:ascii="Arial" w:hAnsi="Arial" w:cs="Arial"/>
                <w:color w:val="000000"/>
                <w:sz w:val="18"/>
                <w:szCs w:val="18"/>
                <w:lang w:eastAsia="en-US"/>
              </w:rPr>
            </w:pPr>
            <w:del w:id="10140" w:author="KPMG_PQH" w:date="2026-04-07T11:25:00Z" w16du:dateUtc="2026-04-07T04:25:00Z">
              <w:r w:rsidRPr="00322061">
                <w:rPr>
                  <w:rFonts w:ascii="Arial" w:hAnsi="Arial" w:cs="Arial"/>
                  <w:color w:val="000000"/>
                  <w:sz w:val="18"/>
                  <w:szCs w:val="18"/>
                  <w:lang w:eastAsia="en-US"/>
                </w:rPr>
                <w:delText>YEW LEE PACIFIC GROUP BERHAD</w:delText>
              </w:r>
            </w:del>
          </w:p>
        </w:tc>
        <w:tc>
          <w:tcPr>
            <w:tcW w:w="846" w:type="pct"/>
            <w:tcBorders>
              <w:top w:val="nil"/>
              <w:left w:val="nil"/>
              <w:bottom w:val="single" w:sz="4" w:space="0" w:color="auto"/>
              <w:right w:val="single" w:sz="4" w:space="0" w:color="auto"/>
            </w:tcBorders>
            <w:vAlign w:val="center"/>
            <w:hideMark/>
          </w:tcPr>
          <w:p w14:paraId="5C863F69" w14:textId="77777777" w:rsidR="00322061" w:rsidRPr="00322061" w:rsidRDefault="00322061" w:rsidP="00322061">
            <w:pPr>
              <w:jc w:val="center"/>
              <w:rPr>
                <w:del w:id="10141" w:author="KPMG_PQH" w:date="2026-04-07T11:25:00Z" w16du:dateUtc="2026-04-07T04:25:00Z"/>
                <w:rFonts w:ascii="Arial" w:hAnsi="Arial" w:cs="Arial"/>
                <w:color w:val="000000"/>
                <w:sz w:val="18"/>
                <w:szCs w:val="18"/>
                <w:lang w:eastAsia="en-US"/>
              </w:rPr>
            </w:pPr>
            <w:del w:id="10142" w:author="KPMG_PQH" w:date="2026-04-07T11:25:00Z" w16du:dateUtc="2026-04-07T04:25:00Z">
              <w:r w:rsidRPr="00322061">
                <w:rPr>
                  <w:rFonts w:ascii="Arial" w:hAnsi="Arial" w:cs="Arial"/>
                  <w:color w:val="000000"/>
                  <w:sz w:val="18"/>
                  <w:szCs w:val="18"/>
                  <w:lang w:eastAsia="en-US"/>
                </w:rPr>
                <w:delText>Malaysia</w:delText>
              </w:r>
            </w:del>
          </w:p>
        </w:tc>
        <w:tc>
          <w:tcPr>
            <w:tcW w:w="1498" w:type="pct"/>
            <w:gridSpan w:val="2"/>
            <w:tcBorders>
              <w:top w:val="nil"/>
              <w:left w:val="nil"/>
              <w:bottom w:val="single" w:sz="4" w:space="0" w:color="auto"/>
              <w:right w:val="single" w:sz="4" w:space="0" w:color="auto"/>
            </w:tcBorders>
            <w:vAlign w:val="center"/>
            <w:hideMark/>
          </w:tcPr>
          <w:p w14:paraId="253B9276" w14:textId="77777777" w:rsidR="00322061" w:rsidRPr="00322061" w:rsidRDefault="00322061" w:rsidP="00322061">
            <w:pPr>
              <w:rPr>
                <w:del w:id="10143" w:author="KPMG_PQH" w:date="2026-04-07T11:25:00Z" w16du:dateUtc="2026-04-07T04:25:00Z"/>
                <w:rFonts w:ascii="Arial" w:hAnsi="Arial" w:cs="Arial"/>
                <w:color w:val="000000"/>
                <w:sz w:val="18"/>
                <w:szCs w:val="18"/>
                <w:lang w:eastAsia="en-US"/>
              </w:rPr>
            </w:pPr>
            <w:del w:id="10144"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46B61DA6" w14:textId="77777777" w:rsidTr="003B3AC8">
        <w:trPr>
          <w:trHeight w:val="20"/>
          <w:del w:id="1014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F613990" w14:textId="77777777" w:rsidR="00322061" w:rsidRPr="00322061" w:rsidRDefault="00322061" w:rsidP="00322061">
            <w:pPr>
              <w:jc w:val="center"/>
              <w:rPr>
                <w:del w:id="10146" w:author="KPMG_PQH" w:date="2026-04-07T11:25:00Z" w16du:dateUtc="2026-04-07T04:25:00Z"/>
                <w:rFonts w:ascii="Arial" w:hAnsi="Arial" w:cs="Arial"/>
                <w:color w:val="000000"/>
                <w:sz w:val="18"/>
                <w:szCs w:val="18"/>
                <w:lang w:eastAsia="en-US"/>
              </w:rPr>
            </w:pPr>
            <w:del w:id="10147" w:author="KPMG_PQH" w:date="2026-04-07T11:25:00Z" w16du:dateUtc="2026-04-07T04:25:00Z">
              <w:r w:rsidRPr="00322061">
                <w:rPr>
                  <w:rFonts w:ascii="Arial" w:hAnsi="Arial" w:cs="Arial"/>
                  <w:color w:val="000000"/>
                  <w:sz w:val="18"/>
                  <w:szCs w:val="18"/>
                  <w:lang w:eastAsia="en-US"/>
                </w:rPr>
                <w:delText>329</w:delText>
              </w:r>
            </w:del>
          </w:p>
        </w:tc>
        <w:tc>
          <w:tcPr>
            <w:tcW w:w="2352" w:type="pct"/>
            <w:tcBorders>
              <w:top w:val="nil"/>
              <w:left w:val="nil"/>
              <w:bottom w:val="single" w:sz="4" w:space="0" w:color="auto"/>
              <w:right w:val="single" w:sz="4" w:space="0" w:color="auto"/>
            </w:tcBorders>
            <w:vAlign w:val="center"/>
            <w:hideMark/>
          </w:tcPr>
          <w:p w14:paraId="6FE9FD89" w14:textId="77777777" w:rsidR="00322061" w:rsidRPr="00322061" w:rsidRDefault="00322061" w:rsidP="00322061">
            <w:pPr>
              <w:rPr>
                <w:del w:id="10148" w:author="KPMG_PQH" w:date="2026-04-07T11:25:00Z" w16du:dateUtc="2026-04-07T04:25:00Z"/>
                <w:rFonts w:ascii="Arial" w:hAnsi="Arial" w:cs="Arial"/>
                <w:color w:val="000000"/>
                <w:sz w:val="18"/>
                <w:szCs w:val="18"/>
                <w:lang w:eastAsia="en-US"/>
              </w:rPr>
            </w:pPr>
            <w:del w:id="10149" w:author="KPMG_PQH" w:date="2026-04-07T11:25:00Z" w16du:dateUtc="2026-04-07T04:25:00Z">
              <w:r w:rsidRPr="00322061">
                <w:rPr>
                  <w:rFonts w:ascii="Arial" w:hAnsi="Arial" w:cs="Arial"/>
                  <w:color w:val="000000"/>
                  <w:sz w:val="18"/>
                  <w:szCs w:val="18"/>
                  <w:lang w:eastAsia="en-US"/>
                </w:rPr>
                <w:delText>YONEX CO., LTD.</w:delText>
              </w:r>
            </w:del>
          </w:p>
        </w:tc>
        <w:tc>
          <w:tcPr>
            <w:tcW w:w="846" w:type="pct"/>
            <w:tcBorders>
              <w:top w:val="nil"/>
              <w:left w:val="nil"/>
              <w:bottom w:val="single" w:sz="4" w:space="0" w:color="auto"/>
              <w:right w:val="single" w:sz="4" w:space="0" w:color="auto"/>
            </w:tcBorders>
            <w:vAlign w:val="center"/>
            <w:hideMark/>
          </w:tcPr>
          <w:p w14:paraId="7EB061C2" w14:textId="77777777" w:rsidR="00322061" w:rsidRPr="00322061" w:rsidRDefault="00322061" w:rsidP="00322061">
            <w:pPr>
              <w:jc w:val="center"/>
              <w:rPr>
                <w:del w:id="10150" w:author="KPMG_PQH" w:date="2026-04-07T11:25:00Z" w16du:dateUtc="2026-04-07T04:25:00Z"/>
                <w:rFonts w:ascii="Arial" w:hAnsi="Arial" w:cs="Arial"/>
                <w:color w:val="000000"/>
                <w:sz w:val="18"/>
                <w:szCs w:val="18"/>
                <w:lang w:eastAsia="en-US"/>
              </w:rPr>
            </w:pPr>
            <w:del w:id="10151"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4FA34C62" w14:textId="77777777" w:rsidR="00322061" w:rsidRPr="00322061" w:rsidRDefault="00322061" w:rsidP="00322061">
            <w:pPr>
              <w:rPr>
                <w:del w:id="10152" w:author="KPMG_PQH" w:date="2026-04-07T11:25:00Z" w16du:dateUtc="2026-04-07T04:25:00Z"/>
                <w:rFonts w:ascii="Arial" w:hAnsi="Arial" w:cs="Arial"/>
                <w:color w:val="000000"/>
                <w:sz w:val="18"/>
                <w:szCs w:val="18"/>
                <w:lang w:eastAsia="en-US"/>
              </w:rPr>
            </w:pPr>
            <w:del w:id="10153"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51BE6C59" w14:textId="77777777" w:rsidTr="003B3AC8">
        <w:trPr>
          <w:trHeight w:val="20"/>
          <w:del w:id="1015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39C3F2C" w14:textId="77777777" w:rsidR="00322061" w:rsidRPr="00322061" w:rsidRDefault="00322061" w:rsidP="00322061">
            <w:pPr>
              <w:jc w:val="center"/>
              <w:rPr>
                <w:del w:id="10155" w:author="KPMG_PQH" w:date="2026-04-07T11:25:00Z" w16du:dateUtc="2026-04-07T04:25:00Z"/>
                <w:rFonts w:ascii="Arial" w:hAnsi="Arial" w:cs="Arial"/>
                <w:color w:val="000000"/>
                <w:sz w:val="18"/>
                <w:szCs w:val="18"/>
                <w:lang w:eastAsia="en-US"/>
              </w:rPr>
            </w:pPr>
            <w:del w:id="10156" w:author="KPMG_PQH" w:date="2026-04-07T11:25:00Z" w16du:dateUtc="2026-04-07T04:25:00Z">
              <w:r w:rsidRPr="00322061">
                <w:rPr>
                  <w:rFonts w:ascii="Arial" w:hAnsi="Arial" w:cs="Arial"/>
                  <w:color w:val="000000"/>
                  <w:sz w:val="18"/>
                  <w:szCs w:val="18"/>
                  <w:lang w:eastAsia="en-US"/>
                </w:rPr>
                <w:delText>330</w:delText>
              </w:r>
            </w:del>
          </w:p>
        </w:tc>
        <w:tc>
          <w:tcPr>
            <w:tcW w:w="2352" w:type="pct"/>
            <w:tcBorders>
              <w:top w:val="nil"/>
              <w:left w:val="nil"/>
              <w:bottom w:val="single" w:sz="4" w:space="0" w:color="auto"/>
              <w:right w:val="single" w:sz="4" w:space="0" w:color="auto"/>
            </w:tcBorders>
            <w:vAlign w:val="center"/>
            <w:hideMark/>
          </w:tcPr>
          <w:p w14:paraId="2C305AF8" w14:textId="77777777" w:rsidR="00322061" w:rsidRPr="00322061" w:rsidRDefault="00322061" w:rsidP="00322061">
            <w:pPr>
              <w:rPr>
                <w:del w:id="10157" w:author="KPMG_PQH" w:date="2026-04-07T11:25:00Z" w16du:dateUtc="2026-04-07T04:25:00Z"/>
                <w:rFonts w:ascii="Arial" w:hAnsi="Arial" w:cs="Arial"/>
                <w:color w:val="000000"/>
                <w:sz w:val="18"/>
                <w:szCs w:val="18"/>
                <w:lang w:eastAsia="en-US"/>
              </w:rPr>
            </w:pPr>
            <w:del w:id="10158" w:author="KPMG_PQH" w:date="2026-04-07T11:25:00Z" w16du:dateUtc="2026-04-07T04:25:00Z">
              <w:r w:rsidRPr="00322061">
                <w:rPr>
                  <w:rFonts w:ascii="Arial" w:hAnsi="Arial" w:cs="Arial"/>
                  <w:color w:val="000000"/>
                  <w:sz w:val="18"/>
                  <w:szCs w:val="18"/>
                  <w:lang w:eastAsia="en-US"/>
                </w:rPr>
                <w:delText>YTO EXPRESS GROUP CO.,LTD.</w:delText>
              </w:r>
            </w:del>
          </w:p>
        </w:tc>
        <w:tc>
          <w:tcPr>
            <w:tcW w:w="846" w:type="pct"/>
            <w:tcBorders>
              <w:top w:val="nil"/>
              <w:left w:val="nil"/>
              <w:bottom w:val="single" w:sz="4" w:space="0" w:color="auto"/>
              <w:right w:val="single" w:sz="4" w:space="0" w:color="auto"/>
            </w:tcBorders>
            <w:vAlign w:val="center"/>
            <w:hideMark/>
          </w:tcPr>
          <w:p w14:paraId="561EA9B8" w14:textId="77777777" w:rsidR="00322061" w:rsidRPr="00322061" w:rsidRDefault="00322061" w:rsidP="00322061">
            <w:pPr>
              <w:jc w:val="center"/>
              <w:rPr>
                <w:del w:id="10159" w:author="KPMG_PQH" w:date="2026-04-07T11:25:00Z" w16du:dateUtc="2026-04-07T04:25:00Z"/>
                <w:rFonts w:ascii="Arial" w:hAnsi="Arial" w:cs="Arial"/>
                <w:color w:val="000000"/>
                <w:sz w:val="18"/>
                <w:szCs w:val="18"/>
                <w:lang w:eastAsia="en-US"/>
              </w:rPr>
            </w:pPr>
            <w:del w:id="1016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161D893" w14:textId="77777777" w:rsidR="00322061" w:rsidRPr="00322061" w:rsidRDefault="00322061" w:rsidP="00322061">
            <w:pPr>
              <w:rPr>
                <w:del w:id="10161" w:author="KPMG_PQH" w:date="2026-04-07T11:25:00Z" w16du:dateUtc="2026-04-07T04:25:00Z"/>
                <w:rFonts w:ascii="Arial" w:hAnsi="Arial" w:cs="Arial"/>
                <w:color w:val="000000"/>
                <w:sz w:val="18"/>
                <w:szCs w:val="18"/>
                <w:lang w:eastAsia="en-US"/>
              </w:rPr>
            </w:pPr>
            <w:del w:id="10162"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65606F48" w14:textId="77777777" w:rsidTr="003B3AC8">
        <w:trPr>
          <w:trHeight w:val="20"/>
          <w:del w:id="1016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14F705F" w14:textId="77777777" w:rsidR="00322061" w:rsidRPr="00322061" w:rsidRDefault="00322061" w:rsidP="00322061">
            <w:pPr>
              <w:jc w:val="center"/>
              <w:rPr>
                <w:del w:id="10164" w:author="KPMG_PQH" w:date="2026-04-07T11:25:00Z" w16du:dateUtc="2026-04-07T04:25:00Z"/>
                <w:rFonts w:ascii="Arial" w:hAnsi="Arial" w:cs="Arial"/>
                <w:color w:val="000000"/>
                <w:sz w:val="18"/>
                <w:szCs w:val="18"/>
                <w:lang w:eastAsia="en-US"/>
              </w:rPr>
            </w:pPr>
            <w:del w:id="10165" w:author="KPMG_PQH" w:date="2026-04-07T11:25:00Z" w16du:dateUtc="2026-04-07T04:25:00Z">
              <w:r w:rsidRPr="00322061">
                <w:rPr>
                  <w:rFonts w:ascii="Arial" w:hAnsi="Arial" w:cs="Arial"/>
                  <w:color w:val="000000"/>
                  <w:sz w:val="18"/>
                  <w:szCs w:val="18"/>
                  <w:lang w:eastAsia="en-US"/>
                </w:rPr>
                <w:delText>331</w:delText>
              </w:r>
            </w:del>
          </w:p>
        </w:tc>
        <w:tc>
          <w:tcPr>
            <w:tcW w:w="2352" w:type="pct"/>
            <w:tcBorders>
              <w:top w:val="nil"/>
              <w:left w:val="nil"/>
              <w:bottom w:val="single" w:sz="4" w:space="0" w:color="auto"/>
              <w:right w:val="single" w:sz="4" w:space="0" w:color="auto"/>
            </w:tcBorders>
            <w:vAlign w:val="center"/>
            <w:hideMark/>
          </w:tcPr>
          <w:p w14:paraId="2F969E6A" w14:textId="77777777" w:rsidR="00322061" w:rsidRPr="00322061" w:rsidRDefault="00322061" w:rsidP="00322061">
            <w:pPr>
              <w:rPr>
                <w:del w:id="10166" w:author="KPMG_PQH" w:date="2026-04-07T11:25:00Z" w16du:dateUtc="2026-04-07T04:25:00Z"/>
                <w:rFonts w:ascii="Arial" w:hAnsi="Arial" w:cs="Arial"/>
                <w:color w:val="000000"/>
                <w:sz w:val="18"/>
                <w:szCs w:val="18"/>
                <w:lang w:eastAsia="en-US"/>
              </w:rPr>
            </w:pPr>
            <w:del w:id="10167" w:author="KPMG_PQH" w:date="2026-04-07T11:25:00Z" w16du:dateUtc="2026-04-07T04:25:00Z">
              <w:r w:rsidRPr="00322061">
                <w:rPr>
                  <w:rFonts w:ascii="Arial" w:hAnsi="Arial" w:cs="Arial"/>
                  <w:color w:val="000000"/>
                  <w:sz w:val="18"/>
                  <w:szCs w:val="18"/>
                  <w:lang w:eastAsia="en-US"/>
                </w:rPr>
                <w:delText>ZENITH EXPORTS LIMITED</w:delText>
              </w:r>
            </w:del>
          </w:p>
        </w:tc>
        <w:tc>
          <w:tcPr>
            <w:tcW w:w="846" w:type="pct"/>
            <w:tcBorders>
              <w:top w:val="nil"/>
              <w:left w:val="nil"/>
              <w:bottom w:val="single" w:sz="4" w:space="0" w:color="auto"/>
              <w:right w:val="single" w:sz="4" w:space="0" w:color="auto"/>
            </w:tcBorders>
            <w:vAlign w:val="center"/>
            <w:hideMark/>
          </w:tcPr>
          <w:p w14:paraId="4048214C" w14:textId="77777777" w:rsidR="00322061" w:rsidRPr="00322061" w:rsidRDefault="00322061" w:rsidP="00322061">
            <w:pPr>
              <w:jc w:val="center"/>
              <w:rPr>
                <w:del w:id="10168" w:author="KPMG_PQH" w:date="2026-04-07T11:25:00Z" w16du:dateUtc="2026-04-07T04:25:00Z"/>
                <w:rFonts w:ascii="Arial" w:hAnsi="Arial" w:cs="Arial"/>
                <w:color w:val="000000"/>
                <w:sz w:val="18"/>
                <w:szCs w:val="18"/>
                <w:lang w:eastAsia="en-US"/>
              </w:rPr>
            </w:pPr>
            <w:del w:id="10169" w:author="KPMG_PQH" w:date="2026-04-07T11:25:00Z" w16du:dateUtc="2026-04-07T04:25:00Z">
              <w:r w:rsidRPr="00322061">
                <w:rPr>
                  <w:rFonts w:ascii="Arial" w:hAnsi="Arial" w:cs="Arial"/>
                  <w:color w:val="000000"/>
                  <w:sz w:val="18"/>
                  <w:szCs w:val="18"/>
                  <w:lang w:eastAsia="en-US"/>
                </w:rPr>
                <w:delText>India</w:delText>
              </w:r>
            </w:del>
          </w:p>
        </w:tc>
        <w:tc>
          <w:tcPr>
            <w:tcW w:w="1498" w:type="pct"/>
            <w:gridSpan w:val="2"/>
            <w:tcBorders>
              <w:top w:val="nil"/>
              <w:left w:val="nil"/>
              <w:bottom w:val="single" w:sz="4" w:space="0" w:color="auto"/>
              <w:right w:val="single" w:sz="4" w:space="0" w:color="auto"/>
            </w:tcBorders>
            <w:vAlign w:val="center"/>
            <w:hideMark/>
          </w:tcPr>
          <w:p w14:paraId="2A3243D1" w14:textId="77777777" w:rsidR="00322061" w:rsidRPr="00322061" w:rsidRDefault="00322061" w:rsidP="00322061">
            <w:pPr>
              <w:rPr>
                <w:del w:id="10170" w:author="KPMG_PQH" w:date="2026-04-07T11:25:00Z" w16du:dateUtc="2026-04-07T04:25:00Z"/>
                <w:rFonts w:ascii="Arial" w:hAnsi="Arial" w:cs="Arial"/>
                <w:color w:val="000000"/>
                <w:sz w:val="18"/>
                <w:szCs w:val="18"/>
                <w:lang w:eastAsia="en-US"/>
              </w:rPr>
            </w:pPr>
            <w:del w:id="10171"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51900C9" w14:textId="77777777" w:rsidTr="003B3AC8">
        <w:trPr>
          <w:trHeight w:val="20"/>
          <w:del w:id="1017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3F9A0C80" w14:textId="77777777" w:rsidR="00322061" w:rsidRPr="00322061" w:rsidRDefault="00322061" w:rsidP="00322061">
            <w:pPr>
              <w:jc w:val="center"/>
              <w:rPr>
                <w:del w:id="10173" w:author="KPMG_PQH" w:date="2026-04-07T11:25:00Z" w16du:dateUtc="2026-04-07T04:25:00Z"/>
                <w:rFonts w:ascii="Arial" w:hAnsi="Arial" w:cs="Arial"/>
                <w:color w:val="000000"/>
                <w:sz w:val="18"/>
                <w:szCs w:val="18"/>
                <w:lang w:eastAsia="en-US"/>
              </w:rPr>
            </w:pPr>
            <w:del w:id="10174" w:author="KPMG_PQH" w:date="2026-04-07T11:25:00Z" w16du:dateUtc="2026-04-07T04:25:00Z">
              <w:r w:rsidRPr="00322061">
                <w:rPr>
                  <w:rFonts w:ascii="Arial" w:hAnsi="Arial" w:cs="Arial"/>
                  <w:color w:val="000000"/>
                  <w:sz w:val="18"/>
                  <w:szCs w:val="18"/>
                  <w:lang w:eastAsia="en-US"/>
                </w:rPr>
                <w:delText>332</w:delText>
              </w:r>
            </w:del>
          </w:p>
        </w:tc>
        <w:tc>
          <w:tcPr>
            <w:tcW w:w="2352" w:type="pct"/>
            <w:tcBorders>
              <w:top w:val="nil"/>
              <w:left w:val="nil"/>
              <w:bottom w:val="single" w:sz="4" w:space="0" w:color="auto"/>
              <w:right w:val="single" w:sz="4" w:space="0" w:color="auto"/>
            </w:tcBorders>
            <w:vAlign w:val="center"/>
            <w:hideMark/>
          </w:tcPr>
          <w:p w14:paraId="13DE6132" w14:textId="77777777" w:rsidR="00322061" w:rsidRPr="00322061" w:rsidRDefault="00322061" w:rsidP="00322061">
            <w:pPr>
              <w:rPr>
                <w:del w:id="10175" w:author="KPMG_PQH" w:date="2026-04-07T11:25:00Z" w16du:dateUtc="2026-04-07T04:25:00Z"/>
                <w:rFonts w:ascii="Arial" w:hAnsi="Arial" w:cs="Arial"/>
                <w:color w:val="000000"/>
                <w:sz w:val="18"/>
                <w:szCs w:val="18"/>
                <w:lang w:eastAsia="en-US"/>
              </w:rPr>
            </w:pPr>
            <w:del w:id="10176" w:author="KPMG_PQH" w:date="2026-04-07T11:25:00Z" w16du:dateUtc="2026-04-07T04:25:00Z">
              <w:r w:rsidRPr="00322061">
                <w:rPr>
                  <w:rFonts w:ascii="Arial" w:hAnsi="Arial" w:cs="Arial"/>
                  <w:color w:val="000000"/>
                  <w:sz w:val="18"/>
                  <w:szCs w:val="18"/>
                  <w:lang w:eastAsia="en-US"/>
                </w:rPr>
                <w:delText>ZEON CORPORATION</w:delText>
              </w:r>
            </w:del>
          </w:p>
        </w:tc>
        <w:tc>
          <w:tcPr>
            <w:tcW w:w="846" w:type="pct"/>
            <w:tcBorders>
              <w:top w:val="nil"/>
              <w:left w:val="nil"/>
              <w:bottom w:val="single" w:sz="4" w:space="0" w:color="auto"/>
              <w:right w:val="single" w:sz="4" w:space="0" w:color="auto"/>
            </w:tcBorders>
            <w:vAlign w:val="center"/>
            <w:hideMark/>
          </w:tcPr>
          <w:p w14:paraId="554374B5" w14:textId="77777777" w:rsidR="00322061" w:rsidRPr="00322061" w:rsidRDefault="00322061" w:rsidP="00322061">
            <w:pPr>
              <w:jc w:val="center"/>
              <w:rPr>
                <w:del w:id="10177" w:author="KPMG_PQH" w:date="2026-04-07T11:25:00Z" w16du:dateUtc="2026-04-07T04:25:00Z"/>
                <w:rFonts w:ascii="Arial" w:hAnsi="Arial" w:cs="Arial"/>
                <w:color w:val="000000"/>
                <w:sz w:val="18"/>
                <w:szCs w:val="18"/>
                <w:lang w:eastAsia="en-US"/>
              </w:rPr>
            </w:pPr>
            <w:del w:id="10178"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17E130C7" w14:textId="77777777" w:rsidR="00322061" w:rsidRPr="00322061" w:rsidRDefault="00322061" w:rsidP="00322061">
            <w:pPr>
              <w:rPr>
                <w:del w:id="10179" w:author="KPMG_PQH" w:date="2026-04-07T11:25:00Z" w16du:dateUtc="2026-04-07T04:25:00Z"/>
                <w:rFonts w:ascii="Arial" w:hAnsi="Arial" w:cs="Arial"/>
                <w:color w:val="000000"/>
                <w:sz w:val="18"/>
                <w:szCs w:val="18"/>
                <w:lang w:eastAsia="en-US"/>
              </w:rPr>
            </w:pPr>
            <w:del w:id="10180"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7D95737F" w14:textId="77777777" w:rsidTr="003B3AC8">
        <w:trPr>
          <w:trHeight w:val="20"/>
          <w:del w:id="1018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B3FE53B" w14:textId="77777777" w:rsidR="00322061" w:rsidRPr="00322061" w:rsidRDefault="00322061" w:rsidP="00322061">
            <w:pPr>
              <w:jc w:val="center"/>
              <w:rPr>
                <w:del w:id="10182" w:author="KPMG_PQH" w:date="2026-04-07T11:25:00Z" w16du:dateUtc="2026-04-07T04:25:00Z"/>
                <w:rFonts w:ascii="Arial" w:hAnsi="Arial" w:cs="Arial"/>
                <w:color w:val="000000"/>
                <w:sz w:val="18"/>
                <w:szCs w:val="18"/>
                <w:lang w:eastAsia="en-US"/>
              </w:rPr>
            </w:pPr>
            <w:del w:id="10183" w:author="KPMG_PQH" w:date="2026-04-07T11:25:00Z" w16du:dateUtc="2026-04-07T04:25:00Z">
              <w:r w:rsidRPr="00322061">
                <w:rPr>
                  <w:rFonts w:ascii="Arial" w:hAnsi="Arial" w:cs="Arial"/>
                  <w:color w:val="000000"/>
                  <w:sz w:val="18"/>
                  <w:szCs w:val="18"/>
                  <w:lang w:eastAsia="en-US"/>
                </w:rPr>
                <w:delText>333</w:delText>
              </w:r>
            </w:del>
          </w:p>
        </w:tc>
        <w:tc>
          <w:tcPr>
            <w:tcW w:w="2352" w:type="pct"/>
            <w:tcBorders>
              <w:top w:val="nil"/>
              <w:left w:val="nil"/>
              <w:bottom w:val="single" w:sz="4" w:space="0" w:color="auto"/>
              <w:right w:val="single" w:sz="4" w:space="0" w:color="auto"/>
            </w:tcBorders>
            <w:vAlign w:val="center"/>
            <w:hideMark/>
          </w:tcPr>
          <w:p w14:paraId="7D49C379" w14:textId="77777777" w:rsidR="00322061" w:rsidRPr="00322061" w:rsidRDefault="00322061" w:rsidP="00322061">
            <w:pPr>
              <w:rPr>
                <w:del w:id="10184" w:author="KPMG_PQH" w:date="2026-04-07T11:25:00Z" w16du:dateUtc="2026-04-07T04:25:00Z"/>
                <w:rFonts w:ascii="Arial" w:hAnsi="Arial" w:cs="Arial"/>
                <w:color w:val="000000"/>
                <w:sz w:val="18"/>
                <w:szCs w:val="18"/>
                <w:lang w:eastAsia="en-US"/>
              </w:rPr>
            </w:pPr>
            <w:del w:id="10185" w:author="KPMG_PQH" w:date="2026-04-07T11:25:00Z" w16du:dateUtc="2026-04-07T04:25:00Z">
              <w:r w:rsidRPr="00322061">
                <w:rPr>
                  <w:rFonts w:ascii="Arial" w:hAnsi="Arial" w:cs="Arial"/>
                  <w:color w:val="000000"/>
                  <w:sz w:val="18"/>
                  <w:szCs w:val="18"/>
                  <w:lang w:eastAsia="en-US"/>
                </w:rPr>
                <w:delText>ZERO TO SEVEN INC.</w:delText>
              </w:r>
            </w:del>
          </w:p>
        </w:tc>
        <w:tc>
          <w:tcPr>
            <w:tcW w:w="846" w:type="pct"/>
            <w:tcBorders>
              <w:top w:val="nil"/>
              <w:left w:val="nil"/>
              <w:bottom w:val="single" w:sz="4" w:space="0" w:color="auto"/>
              <w:right w:val="single" w:sz="4" w:space="0" w:color="auto"/>
            </w:tcBorders>
            <w:vAlign w:val="center"/>
            <w:hideMark/>
          </w:tcPr>
          <w:p w14:paraId="11DCFE42" w14:textId="77777777" w:rsidR="00322061" w:rsidRPr="00322061" w:rsidRDefault="00322061" w:rsidP="00322061">
            <w:pPr>
              <w:jc w:val="center"/>
              <w:rPr>
                <w:del w:id="10186" w:author="KPMG_PQH" w:date="2026-04-07T11:25:00Z" w16du:dateUtc="2026-04-07T04:25:00Z"/>
                <w:rFonts w:ascii="Arial" w:hAnsi="Arial" w:cs="Arial"/>
                <w:color w:val="000000"/>
                <w:sz w:val="18"/>
                <w:szCs w:val="18"/>
                <w:lang w:eastAsia="en-US"/>
              </w:rPr>
            </w:pPr>
            <w:del w:id="10187" w:author="KPMG_PQH" w:date="2026-04-07T11:25:00Z" w16du:dateUtc="2026-04-07T04:25:00Z">
              <w:r w:rsidRPr="00322061">
                <w:rPr>
                  <w:rFonts w:ascii="Arial" w:hAnsi="Arial" w:cs="Arial"/>
                  <w:color w:val="000000"/>
                  <w:sz w:val="18"/>
                  <w:szCs w:val="18"/>
                  <w:lang w:eastAsia="en-US"/>
                </w:rPr>
                <w:delText>Republic of Korea</w:delText>
              </w:r>
            </w:del>
          </w:p>
        </w:tc>
        <w:tc>
          <w:tcPr>
            <w:tcW w:w="1498" w:type="pct"/>
            <w:gridSpan w:val="2"/>
            <w:tcBorders>
              <w:top w:val="nil"/>
              <w:left w:val="nil"/>
              <w:bottom w:val="single" w:sz="4" w:space="0" w:color="auto"/>
              <w:right w:val="single" w:sz="4" w:space="0" w:color="auto"/>
            </w:tcBorders>
            <w:vAlign w:val="center"/>
            <w:hideMark/>
          </w:tcPr>
          <w:p w14:paraId="6612E2D8" w14:textId="77777777" w:rsidR="00322061" w:rsidRPr="00322061" w:rsidRDefault="00322061" w:rsidP="00322061">
            <w:pPr>
              <w:rPr>
                <w:del w:id="10188" w:author="KPMG_PQH" w:date="2026-04-07T11:25:00Z" w16du:dateUtc="2026-04-07T04:25:00Z"/>
                <w:rFonts w:ascii="Arial" w:hAnsi="Arial" w:cs="Arial"/>
                <w:color w:val="000000"/>
                <w:sz w:val="18"/>
                <w:szCs w:val="18"/>
                <w:lang w:eastAsia="en-US"/>
              </w:rPr>
            </w:pPr>
            <w:del w:id="10189"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15FF43E6" w14:textId="77777777" w:rsidTr="003B3AC8">
        <w:trPr>
          <w:trHeight w:val="20"/>
          <w:del w:id="1019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97CD914" w14:textId="77777777" w:rsidR="00322061" w:rsidRPr="00322061" w:rsidRDefault="00322061" w:rsidP="00322061">
            <w:pPr>
              <w:jc w:val="center"/>
              <w:rPr>
                <w:del w:id="10191" w:author="KPMG_PQH" w:date="2026-04-07T11:25:00Z" w16du:dateUtc="2026-04-07T04:25:00Z"/>
                <w:rFonts w:ascii="Arial" w:hAnsi="Arial" w:cs="Arial"/>
                <w:color w:val="000000"/>
                <w:sz w:val="18"/>
                <w:szCs w:val="18"/>
                <w:lang w:eastAsia="en-US"/>
              </w:rPr>
            </w:pPr>
            <w:del w:id="10192" w:author="KPMG_PQH" w:date="2026-04-07T11:25:00Z" w16du:dateUtc="2026-04-07T04:25:00Z">
              <w:r w:rsidRPr="00322061">
                <w:rPr>
                  <w:rFonts w:ascii="Arial" w:hAnsi="Arial" w:cs="Arial"/>
                  <w:color w:val="000000"/>
                  <w:sz w:val="18"/>
                  <w:szCs w:val="18"/>
                  <w:lang w:eastAsia="en-US"/>
                </w:rPr>
                <w:delText>334</w:delText>
              </w:r>
            </w:del>
          </w:p>
        </w:tc>
        <w:tc>
          <w:tcPr>
            <w:tcW w:w="2352" w:type="pct"/>
            <w:tcBorders>
              <w:top w:val="nil"/>
              <w:left w:val="nil"/>
              <w:bottom w:val="single" w:sz="4" w:space="0" w:color="auto"/>
              <w:right w:val="single" w:sz="4" w:space="0" w:color="auto"/>
            </w:tcBorders>
            <w:vAlign w:val="center"/>
            <w:hideMark/>
          </w:tcPr>
          <w:p w14:paraId="75A0BD89" w14:textId="77777777" w:rsidR="00322061" w:rsidRPr="00322061" w:rsidRDefault="00322061" w:rsidP="00322061">
            <w:pPr>
              <w:rPr>
                <w:del w:id="10193" w:author="KPMG_PQH" w:date="2026-04-07T11:25:00Z" w16du:dateUtc="2026-04-07T04:25:00Z"/>
                <w:rFonts w:ascii="Arial" w:hAnsi="Arial" w:cs="Arial"/>
                <w:color w:val="000000"/>
                <w:sz w:val="18"/>
                <w:szCs w:val="18"/>
                <w:lang w:eastAsia="en-US"/>
              </w:rPr>
            </w:pPr>
            <w:del w:id="10194" w:author="KPMG_PQH" w:date="2026-04-07T11:25:00Z" w16du:dateUtc="2026-04-07T04:25:00Z">
              <w:r w:rsidRPr="00322061">
                <w:rPr>
                  <w:rFonts w:ascii="Arial" w:hAnsi="Arial" w:cs="Arial"/>
                  <w:color w:val="000000"/>
                  <w:sz w:val="18"/>
                  <w:szCs w:val="18"/>
                  <w:lang w:eastAsia="en-US"/>
                </w:rPr>
                <w:delText>ZETT CORPORATION</w:delText>
              </w:r>
            </w:del>
          </w:p>
        </w:tc>
        <w:tc>
          <w:tcPr>
            <w:tcW w:w="846" w:type="pct"/>
            <w:tcBorders>
              <w:top w:val="nil"/>
              <w:left w:val="nil"/>
              <w:bottom w:val="single" w:sz="4" w:space="0" w:color="auto"/>
              <w:right w:val="single" w:sz="4" w:space="0" w:color="auto"/>
            </w:tcBorders>
            <w:vAlign w:val="center"/>
            <w:hideMark/>
          </w:tcPr>
          <w:p w14:paraId="329438D7" w14:textId="77777777" w:rsidR="00322061" w:rsidRPr="00322061" w:rsidRDefault="00322061" w:rsidP="00322061">
            <w:pPr>
              <w:jc w:val="center"/>
              <w:rPr>
                <w:del w:id="10195" w:author="KPMG_PQH" w:date="2026-04-07T11:25:00Z" w16du:dateUtc="2026-04-07T04:25:00Z"/>
                <w:rFonts w:ascii="Arial" w:hAnsi="Arial" w:cs="Arial"/>
                <w:color w:val="000000"/>
                <w:sz w:val="18"/>
                <w:szCs w:val="18"/>
                <w:lang w:eastAsia="en-US"/>
              </w:rPr>
            </w:pPr>
            <w:del w:id="10196"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7B55648C" w14:textId="77777777" w:rsidR="00322061" w:rsidRPr="00322061" w:rsidRDefault="00322061" w:rsidP="00322061">
            <w:pPr>
              <w:rPr>
                <w:del w:id="10197" w:author="KPMG_PQH" w:date="2026-04-07T11:25:00Z" w16du:dateUtc="2026-04-07T04:25:00Z"/>
                <w:rFonts w:ascii="Arial" w:hAnsi="Arial" w:cs="Arial"/>
                <w:color w:val="000000"/>
                <w:sz w:val="18"/>
                <w:szCs w:val="18"/>
                <w:lang w:eastAsia="en-US"/>
              </w:rPr>
            </w:pPr>
            <w:del w:id="10198" w:author="KPMG_PQH" w:date="2026-04-07T11:25:00Z" w16du:dateUtc="2026-04-07T04:25:00Z">
              <w:r w:rsidRPr="00322061">
                <w:rPr>
                  <w:rFonts w:ascii="Arial" w:hAnsi="Arial" w:cs="Arial"/>
                  <w:color w:val="000000"/>
                  <w:sz w:val="18"/>
                  <w:szCs w:val="18"/>
                  <w:lang w:eastAsia="en-US"/>
                </w:rPr>
                <w:delText>Significantly different product</w:delText>
              </w:r>
            </w:del>
          </w:p>
        </w:tc>
      </w:tr>
      <w:tr w:rsidR="00322061" w:rsidRPr="00322061" w14:paraId="4BF17847" w14:textId="77777777" w:rsidTr="003B3AC8">
        <w:trPr>
          <w:trHeight w:val="20"/>
          <w:del w:id="1019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CDC9DE6" w14:textId="77777777" w:rsidR="00322061" w:rsidRPr="00322061" w:rsidRDefault="00322061" w:rsidP="00322061">
            <w:pPr>
              <w:jc w:val="center"/>
              <w:rPr>
                <w:del w:id="10200" w:author="KPMG_PQH" w:date="2026-04-07T11:25:00Z" w16du:dateUtc="2026-04-07T04:25:00Z"/>
                <w:rFonts w:ascii="Arial" w:hAnsi="Arial" w:cs="Arial"/>
                <w:color w:val="000000"/>
                <w:sz w:val="18"/>
                <w:szCs w:val="18"/>
                <w:lang w:eastAsia="en-US"/>
              </w:rPr>
            </w:pPr>
            <w:del w:id="10201" w:author="KPMG_PQH" w:date="2026-04-07T11:25:00Z" w16du:dateUtc="2026-04-07T04:25:00Z">
              <w:r w:rsidRPr="00322061">
                <w:rPr>
                  <w:rFonts w:ascii="Arial" w:hAnsi="Arial" w:cs="Arial"/>
                  <w:color w:val="000000"/>
                  <w:sz w:val="18"/>
                  <w:szCs w:val="18"/>
                  <w:lang w:eastAsia="en-US"/>
                </w:rPr>
                <w:delText>335</w:delText>
              </w:r>
            </w:del>
          </w:p>
        </w:tc>
        <w:tc>
          <w:tcPr>
            <w:tcW w:w="2352" w:type="pct"/>
            <w:tcBorders>
              <w:top w:val="nil"/>
              <w:left w:val="nil"/>
              <w:bottom w:val="single" w:sz="4" w:space="0" w:color="auto"/>
              <w:right w:val="single" w:sz="4" w:space="0" w:color="auto"/>
            </w:tcBorders>
            <w:vAlign w:val="center"/>
            <w:hideMark/>
          </w:tcPr>
          <w:p w14:paraId="36A28E78" w14:textId="77777777" w:rsidR="00322061" w:rsidRPr="00322061" w:rsidRDefault="00322061" w:rsidP="00322061">
            <w:pPr>
              <w:rPr>
                <w:del w:id="10202" w:author="KPMG_PQH" w:date="2026-04-07T11:25:00Z" w16du:dateUtc="2026-04-07T04:25:00Z"/>
                <w:rFonts w:ascii="Arial" w:hAnsi="Arial" w:cs="Arial"/>
                <w:color w:val="000000"/>
                <w:sz w:val="18"/>
                <w:szCs w:val="18"/>
                <w:lang w:eastAsia="en-US"/>
              </w:rPr>
            </w:pPr>
            <w:del w:id="10203" w:author="KPMG_PQH" w:date="2026-04-07T11:25:00Z" w16du:dateUtc="2026-04-07T04:25:00Z">
              <w:r w:rsidRPr="00322061">
                <w:rPr>
                  <w:rFonts w:ascii="Arial" w:hAnsi="Arial" w:cs="Arial"/>
                  <w:color w:val="000000"/>
                  <w:sz w:val="18"/>
                  <w:szCs w:val="18"/>
                  <w:lang w:eastAsia="en-US"/>
                </w:rPr>
                <w:delText>ZHEJIANG AOKANG SHOES CO.,LTD.</w:delText>
              </w:r>
            </w:del>
          </w:p>
        </w:tc>
        <w:tc>
          <w:tcPr>
            <w:tcW w:w="846" w:type="pct"/>
            <w:tcBorders>
              <w:top w:val="nil"/>
              <w:left w:val="nil"/>
              <w:bottom w:val="single" w:sz="4" w:space="0" w:color="auto"/>
              <w:right w:val="single" w:sz="4" w:space="0" w:color="auto"/>
            </w:tcBorders>
            <w:vAlign w:val="center"/>
            <w:hideMark/>
          </w:tcPr>
          <w:p w14:paraId="15406CA2" w14:textId="77777777" w:rsidR="00322061" w:rsidRPr="00322061" w:rsidRDefault="00322061" w:rsidP="00322061">
            <w:pPr>
              <w:jc w:val="center"/>
              <w:rPr>
                <w:del w:id="10204" w:author="KPMG_PQH" w:date="2026-04-07T11:25:00Z" w16du:dateUtc="2026-04-07T04:25:00Z"/>
                <w:rFonts w:ascii="Arial" w:hAnsi="Arial" w:cs="Arial"/>
                <w:color w:val="000000"/>
                <w:sz w:val="18"/>
                <w:szCs w:val="18"/>
                <w:lang w:eastAsia="en-US"/>
              </w:rPr>
            </w:pPr>
            <w:del w:id="10205"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39450ED" w14:textId="77777777" w:rsidR="00322061" w:rsidRPr="00322061" w:rsidRDefault="00322061" w:rsidP="00322061">
            <w:pPr>
              <w:rPr>
                <w:del w:id="10206" w:author="KPMG_PQH" w:date="2026-04-07T11:25:00Z" w16du:dateUtc="2026-04-07T04:25:00Z"/>
                <w:rFonts w:ascii="Arial" w:hAnsi="Arial" w:cs="Arial"/>
                <w:color w:val="000000"/>
                <w:sz w:val="18"/>
                <w:szCs w:val="18"/>
                <w:lang w:eastAsia="en-US"/>
              </w:rPr>
            </w:pPr>
            <w:del w:id="10207"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28DB0D48" w14:textId="77777777" w:rsidTr="003B3AC8">
        <w:trPr>
          <w:trHeight w:val="20"/>
          <w:del w:id="1020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9A01004" w14:textId="77777777" w:rsidR="00322061" w:rsidRPr="00322061" w:rsidRDefault="00322061" w:rsidP="00322061">
            <w:pPr>
              <w:jc w:val="center"/>
              <w:rPr>
                <w:del w:id="10209" w:author="KPMG_PQH" w:date="2026-04-07T11:25:00Z" w16du:dateUtc="2026-04-07T04:25:00Z"/>
                <w:rFonts w:ascii="Arial" w:hAnsi="Arial" w:cs="Arial"/>
                <w:color w:val="000000"/>
                <w:sz w:val="18"/>
                <w:szCs w:val="18"/>
                <w:lang w:eastAsia="en-US"/>
              </w:rPr>
            </w:pPr>
            <w:del w:id="10210" w:author="KPMG_PQH" w:date="2026-04-07T11:25:00Z" w16du:dateUtc="2026-04-07T04:25:00Z">
              <w:r w:rsidRPr="00322061">
                <w:rPr>
                  <w:rFonts w:ascii="Arial" w:hAnsi="Arial" w:cs="Arial"/>
                  <w:color w:val="000000"/>
                  <w:sz w:val="18"/>
                  <w:szCs w:val="18"/>
                  <w:lang w:eastAsia="en-US"/>
                </w:rPr>
                <w:delText>336</w:delText>
              </w:r>
            </w:del>
          </w:p>
        </w:tc>
        <w:tc>
          <w:tcPr>
            <w:tcW w:w="2352" w:type="pct"/>
            <w:tcBorders>
              <w:top w:val="nil"/>
              <w:left w:val="nil"/>
              <w:bottom w:val="single" w:sz="4" w:space="0" w:color="auto"/>
              <w:right w:val="single" w:sz="4" w:space="0" w:color="auto"/>
            </w:tcBorders>
            <w:vAlign w:val="center"/>
            <w:hideMark/>
          </w:tcPr>
          <w:p w14:paraId="5C932339" w14:textId="77777777" w:rsidR="00322061" w:rsidRPr="00322061" w:rsidRDefault="00322061" w:rsidP="00322061">
            <w:pPr>
              <w:rPr>
                <w:del w:id="10211" w:author="KPMG_PQH" w:date="2026-04-07T11:25:00Z" w16du:dateUtc="2026-04-07T04:25:00Z"/>
                <w:rFonts w:ascii="Arial" w:hAnsi="Arial" w:cs="Arial"/>
                <w:color w:val="000000"/>
                <w:sz w:val="18"/>
                <w:szCs w:val="18"/>
                <w:lang w:eastAsia="en-US"/>
              </w:rPr>
            </w:pPr>
            <w:del w:id="10212" w:author="KPMG_PQH" w:date="2026-04-07T11:25:00Z" w16du:dateUtc="2026-04-07T04:25:00Z">
              <w:r w:rsidRPr="00322061">
                <w:rPr>
                  <w:rFonts w:ascii="Arial" w:hAnsi="Arial" w:cs="Arial"/>
                  <w:color w:val="000000"/>
                  <w:sz w:val="18"/>
                  <w:szCs w:val="18"/>
                  <w:lang w:eastAsia="en-US"/>
                </w:rPr>
                <w:delText>ZHEJIANG BANGJIE HOLDING GROUP CO.,LTD</w:delText>
              </w:r>
            </w:del>
          </w:p>
        </w:tc>
        <w:tc>
          <w:tcPr>
            <w:tcW w:w="846" w:type="pct"/>
            <w:tcBorders>
              <w:top w:val="nil"/>
              <w:left w:val="nil"/>
              <w:bottom w:val="single" w:sz="4" w:space="0" w:color="auto"/>
              <w:right w:val="single" w:sz="4" w:space="0" w:color="auto"/>
            </w:tcBorders>
            <w:vAlign w:val="center"/>
            <w:hideMark/>
          </w:tcPr>
          <w:p w14:paraId="13BB1D46" w14:textId="77777777" w:rsidR="00322061" w:rsidRPr="00322061" w:rsidRDefault="00322061" w:rsidP="00322061">
            <w:pPr>
              <w:jc w:val="center"/>
              <w:rPr>
                <w:del w:id="10213" w:author="KPMG_PQH" w:date="2026-04-07T11:25:00Z" w16du:dateUtc="2026-04-07T04:25:00Z"/>
                <w:rFonts w:ascii="Arial" w:hAnsi="Arial" w:cs="Arial"/>
                <w:color w:val="000000"/>
                <w:sz w:val="18"/>
                <w:szCs w:val="18"/>
                <w:lang w:eastAsia="en-US"/>
              </w:rPr>
            </w:pPr>
            <w:del w:id="1021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C5EB88F" w14:textId="77777777" w:rsidR="00322061" w:rsidRPr="00322061" w:rsidRDefault="00322061" w:rsidP="00322061">
            <w:pPr>
              <w:rPr>
                <w:del w:id="10215" w:author="KPMG_PQH" w:date="2026-04-07T11:25:00Z" w16du:dateUtc="2026-04-07T04:25:00Z"/>
                <w:rFonts w:ascii="Arial" w:hAnsi="Arial" w:cs="Arial"/>
                <w:color w:val="000000"/>
                <w:sz w:val="18"/>
                <w:szCs w:val="18"/>
                <w:lang w:eastAsia="en-US"/>
              </w:rPr>
            </w:pPr>
            <w:del w:id="1021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02C1E0C7" w14:textId="77777777" w:rsidTr="003B3AC8">
        <w:trPr>
          <w:trHeight w:val="20"/>
          <w:del w:id="1021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69959FF" w14:textId="77777777" w:rsidR="00322061" w:rsidRPr="00322061" w:rsidRDefault="00322061" w:rsidP="00322061">
            <w:pPr>
              <w:jc w:val="center"/>
              <w:rPr>
                <w:del w:id="10218" w:author="KPMG_PQH" w:date="2026-04-07T11:25:00Z" w16du:dateUtc="2026-04-07T04:25:00Z"/>
                <w:rFonts w:ascii="Arial" w:hAnsi="Arial" w:cs="Arial"/>
                <w:color w:val="000000"/>
                <w:sz w:val="18"/>
                <w:szCs w:val="18"/>
                <w:lang w:eastAsia="en-US"/>
              </w:rPr>
            </w:pPr>
            <w:del w:id="10219" w:author="KPMG_PQH" w:date="2026-04-07T11:25:00Z" w16du:dateUtc="2026-04-07T04:25:00Z">
              <w:r w:rsidRPr="00322061">
                <w:rPr>
                  <w:rFonts w:ascii="Arial" w:hAnsi="Arial" w:cs="Arial"/>
                  <w:color w:val="000000"/>
                  <w:sz w:val="18"/>
                  <w:szCs w:val="18"/>
                  <w:lang w:eastAsia="en-US"/>
                </w:rPr>
                <w:delText>337</w:delText>
              </w:r>
            </w:del>
          </w:p>
        </w:tc>
        <w:tc>
          <w:tcPr>
            <w:tcW w:w="2352" w:type="pct"/>
            <w:tcBorders>
              <w:top w:val="nil"/>
              <w:left w:val="nil"/>
              <w:bottom w:val="single" w:sz="4" w:space="0" w:color="auto"/>
              <w:right w:val="single" w:sz="4" w:space="0" w:color="auto"/>
            </w:tcBorders>
            <w:vAlign w:val="center"/>
            <w:hideMark/>
          </w:tcPr>
          <w:p w14:paraId="741E797B" w14:textId="77777777" w:rsidR="00322061" w:rsidRPr="00322061" w:rsidRDefault="00322061" w:rsidP="00322061">
            <w:pPr>
              <w:rPr>
                <w:del w:id="10220" w:author="KPMG_PQH" w:date="2026-04-07T11:25:00Z" w16du:dateUtc="2026-04-07T04:25:00Z"/>
                <w:rFonts w:ascii="Arial" w:hAnsi="Arial" w:cs="Arial"/>
                <w:color w:val="000000"/>
                <w:sz w:val="18"/>
                <w:szCs w:val="18"/>
                <w:lang w:eastAsia="en-US"/>
              </w:rPr>
            </w:pPr>
            <w:del w:id="10221" w:author="KPMG_PQH" w:date="2026-04-07T11:25:00Z" w16du:dateUtc="2026-04-07T04:25:00Z">
              <w:r w:rsidRPr="00322061">
                <w:rPr>
                  <w:rFonts w:ascii="Arial" w:hAnsi="Arial" w:cs="Arial"/>
                  <w:color w:val="000000"/>
                  <w:sz w:val="18"/>
                  <w:szCs w:val="18"/>
                  <w:lang w:eastAsia="en-US"/>
                </w:rPr>
                <w:delText>ZHEJIANG BRLOOTE GARMENT CO., LTD</w:delText>
              </w:r>
            </w:del>
          </w:p>
        </w:tc>
        <w:tc>
          <w:tcPr>
            <w:tcW w:w="846" w:type="pct"/>
            <w:tcBorders>
              <w:top w:val="nil"/>
              <w:left w:val="nil"/>
              <w:bottom w:val="single" w:sz="4" w:space="0" w:color="auto"/>
              <w:right w:val="single" w:sz="4" w:space="0" w:color="auto"/>
            </w:tcBorders>
            <w:vAlign w:val="center"/>
            <w:hideMark/>
          </w:tcPr>
          <w:p w14:paraId="5027489D" w14:textId="77777777" w:rsidR="00322061" w:rsidRPr="00322061" w:rsidRDefault="00322061" w:rsidP="00322061">
            <w:pPr>
              <w:jc w:val="center"/>
              <w:rPr>
                <w:del w:id="10222" w:author="KPMG_PQH" w:date="2026-04-07T11:25:00Z" w16du:dateUtc="2026-04-07T04:25:00Z"/>
                <w:rFonts w:ascii="Arial" w:hAnsi="Arial" w:cs="Arial"/>
                <w:color w:val="000000"/>
                <w:sz w:val="18"/>
                <w:szCs w:val="18"/>
                <w:lang w:eastAsia="en-US"/>
              </w:rPr>
            </w:pPr>
            <w:del w:id="10223"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0E197C4A" w14:textId="77777777" w:rsidR="00322061" w:rsidRPr="00322061" w:rsidRDefault="00322061" w:rsidP="00322061">
            <w:pPr>
              <w:rPr>
                <w:del w:id="10224" w:author="KPMG_PQH" w:date="2026-04-07T11:25:00Z" w16du:dateUtc="2026-04-07T04:25:00Z"/>
                <w:rFonts w:ascii="Arial" w:hAnsi="Arial" w:cs="Arial"/>
                <w:color w:val="000000"/>
                <w:sz w:val="18"/>
                <w:szCs w:val="18"/>
                <w:lang w:eastAsia="en-US"/>
              </w:rPr>
            </w:pPr>
            <w:del w:id="10225"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60BA489B" w14:textId="77777777" w:rsidTr="003B3AC8">
        <w:trPr>
          <w:trHeight w:val="20"/>
          <w:del w:id="10226"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2D8E71E" w14:textId="77777777" w:rsidR="00322061" w:rsidRPr="00322061" w:rsidRDefault="00322061" w:rsidP="00322061">
            <w:pPr>
              <w:jc w:val="center"/>
              <w:rPr>
                <w:del w:id="10227" w:author="KPMG_PQH" w:date="2026-04-07T11:25:00Z" w16du:dateUtc="2026-04-07T04:25:00Z"/>
                <w:rFonts w:ascii="Arial" w:hAnsi="Arial" w:cs="Arial"/>
                <w:color w:val="000000"/>
                <w:sz w:val="18"/>
                <w:szCs w:val="18"/>
                <w:lang w:eastAsia="en-US"/>
              </w:rPr>
            </w:pPr>
            <w:del w:id="10228" w:author="KPMG_PQH" w:date="2026-04-07T11:25:00Z" w16du:dateUtc="2026-04-07T04:25:00Z">
              <w:r w:rsidRPr="00322061">
                <w:rPr>
                  <w:rFonts w:ascii="Arial" w:hAnsi="Arial" w:cs="Arial"/>
                  <w:color w:val="000000"/>
                  <w:sz w:val="18"/>
                  <w:szCs w:val="18"/>
                  <w:lang w:eastAsia="en-US"/>
                </w:rPr>
                <w:delText>338</w:delText>
              </w:r>
            </w:del>
          </w:p>
        </w:tc>
        <w:tc>
          <w:tcPr>
            <w:tcW w:w="2352" w:type="pct"/>
            <w:tcBorders>
              <w:top w:val="nil"/>
              <w:left w:val="nil"/>
              <w:bottom w:val="single" w:sz="4" w:space="0" w:color="auto"/>
              <w:right w:val="single" w:sz="4" w:space="0" w:color="auto"/>
            </w:tcBorders>
            <w:vAlign w:val="center"/>
            <w:hideMark/>
          </w:tcPr>
          <w:p w14:paraId="362745EA" w14:textId="77777777" w:rsidR="00322061" w:rsidRPr="00322061" w:rsidRDefault="00322061" w:rsidP="00322061">
            <w:pPr>
              <w:rPr>
                <w:del w:id="10229" w:author="KPMG_PQH" w:date="2026-04-07T11:25:00Z" w16du:dateUtc="2026-04-07T04:25:00Z"/>
                <w:rFonts w:ascii="Arial" w:hAnsi="Arial" w:cs="Arial"/>
                <w:color w:val="000000"/>
                <w:sz w:val="18"/>
                <w:szCs w:val="18"/>
                <w:lang w:eastAsia="en-US"/>
              </w:rPr>
            </w:pPr>
            <w:del w:id="10230" w:author="KPMG_PQH" w:date="2026-04-07T11:25:00Z" w16du:dateUtc="2026-04-07T04:25:00Z">
              <w:r w:rsidRPr="00322061">
                <w:rPr>
                  <w:rFonts w:ascii="Arial" w:hAnsi="Arial" w:cs="Arial"/>
                  <w:color w:val="000000"/>
                  <w:sz w:val="18"/>
                  <w:szCs w:val="18"/>
                  <w:lang w:eastAsia="en-US"/>
                </w:rPr>
                <w:delText>ZHEJIANG GIUSEPPE GARMENT CO., LTD.</w:delText>
              </w:r>
            </w:del>
          </w:p>
        </w:tc>
        <w:tc>
          <w:tcPr>
            <w:tcW w:w="846" w:type="pct"/>
            <w:tcBorders>
              <w:top w:val="nil"/>
              <w:left w:val="nil"/>
              <w:bottom w:val="single" w:sz="4" w:space="0" w:color="auto"/>
              <w:right w:val="single" w:sz="4" w:space="0" w:color="auto"/>
            </w:tcBorders>
            <w:vAlign w:val="center"/>
            <w:hideMark/>
          </w:tcPr>
          <w:p w14:paraId="1BB1EE96" w14:textId="77777777" w:rsidR="00322061" w:rsidRPr="00322061" w:rsidRDefault="00322061" w:rsidP="00322061">
            <w:pPr>
              <w:jc w:val="center"/>
              <w:rPr>
                <w:del w:id="10231" w:author="KPMG_PQH" w:date="2026-04-07T11:25:00Z" w16du:dateUtc="2026-04-07T04:25:00Z"/>
                <w:rFonts w:ascii="Arial" w:hAnsi="Arial" w:cs="Arial"/>
                <w:color w:val="000000"/>
                <w:sz w:val="18"/>
                <w:szCs w:val="18"/>
                <w:lang w:eastAsia="en-US"/>
              </w:rPr>
            </w:pPr>
            <w:del w:id="10232"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41ABC66" w14:textId="77777777" w:rsidR="00322061" w:rsidRPr="00322061" w:rsidRDefault="00322061" w:rsidP="00322061">
            <w:pPr>
              <w:rPr>
                <w:del w:id="10233" w:author="KPMG_PQH" w:date="2026-04-07T11:25:00Z" w16du:dateUtc="2026-04-07T04:25:00Z"/>
                <w:rFonts w:ascii="Arial" w:hAnsi="Arial" w:cs="Arial"/>
                <w:color w:val="000000"/>
                <w:sz w:val="18"/>
                <w:szCs w:val="18"/>
                <w:lang w:eastAsia="en-US"/>
              </w:rPr>
            </w:pPr>
            <w:del w:id="10234"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53EB3DD1" w14:textId="77777777" w:rsidTr="003B3AC8">
        <w:trPr>
          <w:trHeight w:val="20"/>
          <w:del w:id="10235"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5803AF2" w14:textId="77777777" w:rsidR="00322061" w:rsidRPr="00322061" w:rsidRDefault="00322061" w:rsidP="00322061">
            <w:pPr>
              <w:jc w:val="center"/>
              <w:rPr>
                <w:del w:id="10236" w:author="KPMG_PQH" w:date="2026-04-07T11:25:00Z" w16du:dateUtc="2026-04-07T04:25:00Z"/>
                <w:rFonts w:ascii="Arial" w:hAnsi="Arial" w:cs="Arial"/>
                <w:color w:val="000000"/>
                <w:sz w:val="18"/>
                <w:szCs w:val="18"/>
                <w:lang w:eastAsia="en-US"/>
              </w:rPr>
            </w:pPr>
            <w:del w:id="10237" w:author="KPMG_PQH" w:date="2026-04-07T11:25:00Z" w16du:dateUtc="2026-04-07T04:25:00Z">
              <w:r w:rsidRPr="00322061">
                <w:rPr>
                  <w:rFonts w:ascii="Arial" w:hAnsi="Arial" w:cs="Arial"/>
                  <w:color w:val="000000"/>
                  <w:sz w:val="18"/>
                  <w:szCs w:val="18"/>
                  <w:lang w:eastAsia="en-US"/>
                </w:rPr>
                <w:delText>339</w:delText>
              </w:r>
            </w:del>
          </w:p>
        </w:tc>
        <w:tc>
          <w:tcPr>
            <w:tcW w:w="2352" w:type="pct"/>
            <w:tcBorders>
              <w:top w:val="nil"/>
              <w:left w:val="nil"/>
              <w:bottom w:val="single" w:sz="4" w:space="0" w:color="auto"/>
              <w:right w:val="single" w:sz="4" w:space="0" w:color="auto"/>
            </w:tcBorders>
            <w:vAlign w:val="center"/>
            <w:hideMark/>
          </w:tcPr>
          <w:p w14:paraId="0362518D" w14:textId="77777777" w:rsidR="00322061" w:rsidRPr="00322061" w:rsidRDefault="00322061" w:rsidP="00322061">
            <w:pPr>
              <w:rPr>
                <w:del w:id="10238" w:author="KPMG_PQH" w:date="2026-04-07T11:25:00Z" w16du:dateUtc="2026-04-07T04:25:00Z"/>
                <w:rFonts w:ascii="Arial" w:hAnsi="Arial" w:cs="Arial"/>
                <w:color w:val="000000"/>
                <w:sz w:val="18"/>
                <w:szCs w:val="18"/>
                <w:lang w:eastAsia="en-US"/>
              </w:rPr>
            </w:pPr>
            <w:del w:id="10239" w:author="KPMG_PQH" w:date="2026-04-07T11:25:00Z" w16du:dateUtc="2026-04-07T04:25:00Z">
              <w:r w:rsidRPr="00322061">
                <w:rPr>
                  <w:rFonts w:ascii="Arial" w:hAnsi="Arial" w:cs="Arial"/>
                  <w:color w:val="000000"/>
                  <w:sz w:val="18"/>
                  <w:szCs w:val="18"/>
                  <w:lang w:eastAsia="en-US"/>
                </w:rPr>
                <w:delText>ZHEJIANG KANGLONGDA SPECIAL PROTECTION TECHNOLOGY CO., LTD.</w:delText>
              </w:r>
            </w:del>
          </w:p>
        </w:tc>
        <w:tc>
          <w:tcPr>
            <w:tcW w:w="846" w:type="pct"/>
            <w:tcBorders>
              <w:top w:val="nil"/>
              <w:left w:val="nil"/>
              <w:bottom w:val="single" w:sz="4" w:space="0" w:color="auto"/>
              <w:right w:val="single" w:sz="4" w:space="0" w:color="auto"/>
            </w:tcBorders>
            <w:vAlign w:val="center"/>
            <w:hideMark/>
          </w:tcPr>
          <w:p w14:paraId="6DDF3675" w14:textId="77777777" w:rsidR="00322061" w:rsidRPr="00322061" w:rsidRDefault="00322061" w:rsidP="00322061">
            <w:pPr>
              <w:jc w:val="center"/>
              <w:rPr>
                <w:del w:id="10240" w:author="KPMG_PQH" w:date="2026-04-07T11:25:00Z" w16du:dateUtc="2026-04-07T04:25:00Z"/>
                <w:rFonts w:ascii="Arial" w:hAnsi="Arial" w:cs="Arial"/>
                <w:color w:val="000000"/>
                <w:sz w:val="18"/>
                <w:szCs w:val="18"/>
                <w:lang w:eastAsia="en-US"/>
              </w:rPr>
            </w:pPr>
            <w:del w:id="10241"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2739151A" w14:textId="77777777" w:rsidR="00322061" w:rsidRPr="00322061" w:rsidRDefault="00322061" w:rsidP="00322061">
            <w:pPr>
              <w:rPr>
                <w:del w:id="10242" w:author="KPMG_PQH" w:date="2026-04-07T11:25:00Z" w16du:dateUtc="2026-04-07T04:25:00Z"/>
                <w:rFonts w:ascii="Arial" w:hAnsi="Arial" w:cs="Arial"/>
                <w:color w:val="000000"/>
                <w:sz w:val="18"/>
                <w:szCs w:val="18"/>
                <w:lang w:eastAsia="en-US"/>
              </w:rPr>
            </w:pPr>
            <w:del w:id="10243"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F49F3EC" w14:textId="77777777" w:rsidTr="003B3AC8">
        <w:trPr>
          <w:trHeight w:val="20"/>
          <w:del w:id="10244"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2AF5DAF" w14:textId="77777777" w:rsidR="00322061" w:rsidRPr="00322061" w:rsidRDefault="00322061" w:rsidP="00322061">
            <w:pPr>
              <w:jc w:val="center"/>
              <w:rPr>
                <w:del w:id="10245" w:author="KPMG_PQH" w:date="2026-04-07T11:25:00Z" w16du:dateUtc="2026-04-07T04:25:00Z"/>
                <w:rFonts w:ascii="Arial" w:hAnsi="Arial" w:cs="Arial"/>
                <w:color w:val="000000"/>
                <w:sz w:val="18"/>
                <w:szCs w:val="18"/>
                <w:lang w:eastAsia="en-US"/>
              </w:rPr>
            </w:pPr>
            <w:del w:id="10246" w:author="KPMG_PQH" w:date="2026-04-07T11:25:00Z" w16du:dateUtc="2026-04-07T04:25:00Z">
              <w:r w:rsidRPr="00322061">
                <w:rPr>
                  <w:rFonts w:ascii="Arial" w:hAnsi="Arial" w:cs="Arial"/>
                  <w:color w:val="000000"/>
                  <w:sz w:val="18"/>
                  <w:szCs w:val="18"/>
                  <w:lang w:eastAsia="en-US"/>
                </w:rPr>
                <w:delText>340</w:delText>
              </w:r>
            </w:del>
          </w:p>
        </w:tc>
        <w:tc>
          <w:tcPr>
            <w:tcW w:w="2352" w:type="pct"/>
            <w:tcBorders>
              <w:top w:val="nil"/>
              <w:left w:val="nil"/>
              <w:bottom w:val="single" w:sz="4" w:space="0" w:color="auto"/>
              <w:right w:val="single" w:sz="4" w:space="0" w:color="auto"/>
            </w:tcBorders>
            <w:vAlign w:val="center"/>
            <w:hideMark/>
          </w:tcPr>
          <w:p w14:paraId="1CA9C57D" w14:textId="77777777" w:rsidR="00322061" w:rsidRPr="00322061" w:rsidRDefault="00322061" w:rsidP="00322061">
            <w:pPr>
              <w:rPr>
                <w:del w:id="10247" w:author="KPMG_PQH" w:date="2026-04-07T11:25:00Z" w16du:dateUtc="2026-04-07T04:25:00Z"/>
                <w:rFonts w:ascii="Arial" w:hAnsi="Arial" w:cs="Arial"/>
                <w:color w:val="000000"/>
                <w:sz w:val="18"/>
                <w:szCs w:val="18"/>
                <w:lang w:eastAsia="en-US"/>
              </w:rPr>
            </w:pPr>
            <w:del w:id="10248" w:author="KPMG_PQH" w:date="2026-04-07T11:25:00Z" w16du:dateUtc="2026-04-07T04:25:00Z">
              <w:r w:rsidRPr="00322061">
                <w:rPr>
                  <w:rFonts w:ascii="Arial" w:hAnsi="Arial" w:cs="Arial"/>
                  <w:color w:val="000000"/>
                  <w:sz w:val="18"/>
                  <w:szCs w:val="18"/>
                  <w:lang w:eastAsia="en-US"/>
                </w:rPr>
                <w:delText>ZHEJIANG RED DRAGONFLYFOOTWEAR CO.,LTD.</w:delText>
              </w:r>
            </w:del>
          </w:p>
        </w:tc>
        <w:tc>
          <w:tcPr>
            <w:tcW w:w="846" w:type="pct"/>
            <w:tcBorders>
              <w:top w:val="nil"/>
              <w:left w:val="nil"/>
              <w:bottom w:val="single" w:sz="4" w:space="0" w:color="auto"/>
              <w:right w:val="single" w:sz="4" w:space="0" w:color="auto"/>
            </w:tcBorders>
            <w:vAlign w:val="center"/>
            <w:hideMark/>
          </w:tcPr>
          <w:p w14:paraId="380A07C2" w14:textId="77777777" w:rsidR="00322061" w:rsidRPr="00322061" w:rsidRDefault="00322061" w:rsidP="00322061">
            <w:pPr>
              <w:jc w:val="center"/>
              <w:rPr>
                <w:del w:id="10249" w:author="KPMG_PQH" w:date="2026-04-07T11:25:00Z" w16du:dateUtc="2026-04-07T04:25:00Z"/>
                <w:rFonts w:ascii="Arial" w:hAnsi="Arial" w:cs="Arial"/>
                <w:color w:val="000000"/>
                <w:sz w:val="18"/>
                <w:szCs w:val="18"/>
                <w:lang w:eastAsia="en-US"/>
              </w:rPr>
            </w:pPr>
            <w:del w:id="10250"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73D8628F" w14:textId="77777777" w:rsidR="00322061" w:rsidRPr="00322061" w:rsidRDefault="00322061" w:rsidP="00322061">
            <w:pPr>
              <w:rPr>
                <w:del w:id="10251" w:author="KPMG_PQH" w:date="2026-04-07T11:25:00Z" w16du:dateUtc="2026-04-07T04:25:00Z"/>
                <w:rFonts w:ascii="Arial" w:hAnsi="Arial" w:cs="Arial"/>
                <w:color w:val="000000"/>
                <w:sz w:val="18"/>
                <w:szCs w:val="18"/>
                <w:lang w:eastAsia="en-US"/>
              </w:rPr>
            </w:pPr>
            <w:del w:id="10252" w:author="KPMG_PQH" w:date="2026-04-07T11:25:00Z" w16du:dateUtc="2026-04-07T04:25:00Z">
              <w:r w:rsidRPr="00322061">
                <w:rPr>
                  <w:rFonts w:ascii="Arial" w:hAnsi="Arial" w:cs="Arial"/>
                  <w:color w:val="000000"/>
                  <w:sz w:val="18"/>
                  <w:szCs w:val="18"/>
                  <w:lang w:eastAsia="en-US"/>
                </w:rPr>
                <w:delText>Making loss for three consecutive years</w:delText>
              </w:r>
            </w:del>
          </w:p>
        </w:tc>
      </w:tr>
      <w:tr w:rsidR="00322061" w:rsidRPr="00322061" w14:paraId="3F2A6BBE" w14:textId="77777777" w:rsidTr="003B3AC8">
        <w:trPr>
          <w:trHeight w:val="20"/>
          <w:del w:id="10253"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31F74D5" w14:textId="77777777" w:rsidR="00322061" w:rsidRPr="00322061" w:rsidRDefault="00322061" w:rsidP="00322061">
            <w:pPr>
              <w:jc w:val="center"/>
              <w:rPr>
                <w:del w:id="10254" w:author="KPMG_PQH" w:date="2026-04-07T11:25:00Z" w16du:dateUtc="2026-04-07T04:25:00Z"/>
                <w:rFonts w:ascii="Arial" w:hAnsi="Arial" w:cs="Arial"/>
                <w:color w:val="000000"/>
                <w:sz w:val="18"/>
                <w:szCs w:val="18"/>
                <w:lang w:eastAsia="en-US"/>
              </w:rPr>
            </w:pPr>
            <w:del w:id="10255" w:author="KPMG_PQH" w:date="2026-04-07T11:25:00Z" w16du:dateUtc="2026-04-07T04:25:00Z">
              <w:r w:rsidRPr="00322061">
                <w:rPr>
                  <w:rFonts w:ascii="Arial" w:hAnsi="Arial" w:cs="Arial"/>
                  <w:color w:val="000000"/>
                  <w:sz w:val="18"/>
                  <w:szCs w:val="18"/>
                  <w:lang w:eastAsia="en-US"/>
                </w:rPr>
                <w:delText>341</w:delText>
              </w:r>
            </w:del>
          </w:p>
        </w:tc>
        <w:tc>
          <w:tcPr>
            <w:tcW w:w="2352" w:type="pct"/>
            <w:tcBorders>
              <w:top w:val="nil"/>
              <w:left w:val="nil"/>
              <w:bottom w:val="single" w:sz="4" w:space="0" w:color="auto"/>
              <w:right w:val="single" w:sz="4" w:space="0" w:color="auto"/>
            </w:tcBorders>
            <w:vAlign w:val="center"/>
            <w:hideMark/>
          </w:tcPr>
          <w:p w14:paraId="48D1EFE3" w14:textId="77777777" w:rsidR="00322061" w:rsidRPr="00322061" w:rsidRDefault="00322061" w:rsidP="00322061">
            <w:pPr>
              <w:rPr>
                <w:del w:id="10256" w:author="KPMG_PQH" w:date="2026-04-07T11:25:00Z" w16du:dateUtc="2026-04-07T04:25:00Z"/>
                <w:rFonts w:ascii="Arial" w:hAnsi="Arial" w:cs="Arial"/>
                <w:color w:val="000000"/>
                <w:sz w:val="18"/>
                <w:szCs w:val="18"/>
                <w:lang w:eastAsia="en-US"/>
              </w:rPr>
            </w:pPr>
            <w:del w:id="10257" w:author="KPMG_PQH" w:date="2026-04-07T11:25:00Z" w16du:dateUtc="2026-04-07T04:25:00Z">
              <w:r w:rsidRPr="00322061">
                <w:rPr>
                  <w:rFonts w:ascii="Arial" w:hAnsi="Arial" w:cs="Arial"/>
                  <w:color w:val="000000"/>
                  <w:sz w:val="18"/>
                  <w:szCs w:val="18"/>
                  <w:lang w:eastAsia="en-US"/>
                </w:rPr>
                <w:delText>ZHEJIANG SEMIR GARMENT CO.,LTD.</w:delText>
              </w:r>
            </w:del>
          </w:p>
        </w:tc>
        <w:tc>
          <w:tcPr>
            <w:tcW w:w="846" w:type="pct"/>
            <w:tcBorders>
              <w:top w:val="nil"/>
              <w:left w:val="nil"/>
              <w:bottom w:val="single" w:sz="4" w:space="0" w:color="auto"/>
              <w:right w:val="single" w:sz="4" w:space="0" w:color="auto"/>
            </w:tcBorders>
            <w:vAlign w:val="center"/>
            <w:hideMark/>
          </w:tcPr>
          <w:p w14:paraId="38ECAF82" w14:textId="77777777" w:rsidR="00322061" w:rsidRPr="00322061" w:rsidRDefault="00322061" w:rsidP="00322061">
            <w:pPr>
              <w:jc w:val="center"/>
              <w:rPr>
                <w:del w:id="10258" w:author="KPMG_PQH" w:date="2026-04-07T11:25:00Z" w16du:dateUtc="2026-04-07T04:25:00Z"/>
                <w:rFonts w:ascii="Arial" w:hAnsi="Arial" w:cs="Arial"/>
                <w:color w:val="000000"/>
                <w:sz w:val="18"/>
                <w:szCs w:val="18"/>
                <w:lang w:eastAsia="en-US"/>
              </w:rPr>
            </w:pPr>
            <w:del w:id="10259"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6B15D21C" w14:textId="77777777" w:rsidR="00322061" w:rsidRPr="00322061" w:rsidRDefault="00322061" w:rsidP="00322061">
            <w:pPr>
              <w:rPr>
                <w:del w:id="10260" w:author="KPMG_PQH" w:date="2026-04-07T11:25:00Z" w16du:dateUtc="2026-04-07T04:25:00Z"/>
                <w:rFonts w:ascii="Arial" w:hAnsi="Arial" w:cs="Arial"/>
                <w:color w:val="000000"/>
                <w:sz w:val="18"/>
                <w:szCs w:val="18"/>
                <w:lang w:eastAsia="en-US"/>
              </w:rPr>
            </w:pPr>
            <w:del w:id="10261"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23A6C05" w14:textId="77777777" w:rsidTr="003B3AC8">
        <w:trPr>
          <w:trHeight w:val="20"/>
          <w:del w:id="10262"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9741D55" w14:textId="77777777" w:rsidR="00322061" w:rsidRPr="00322061" w:rsidRDefault="00322061" w:rsidP="00322061">
            <w:pPr>
              <w:jc w:val="center"/>
              <w:rPr>
                <w:del w:id="10263" w:author="KPMG_PQH" w:date="2026-04-07T11:25:00Z" w16du:dateUtc="2026-04-07T04:25:00Z"/>
                <w:rFonts w:ascii="Arial" w:hAnsi="Arial" w:cs="Arial"/>
                <w:color w:val="000000"/>
                <w:sz w:val="18"/>
                <w:szCs w:val="18"/>
                <w:lang w:eastAsia="en-US"/>
              </w:rPr>
            </w:pPr>
            <w:del w:id="10264" w:author="KPMG_PQH" w:date="2026-04-07T11:25:00Z" w16du:dateUtc="2026-04-07T04:25:00Z">
              <w:r w:rsidRPr="00322061">
                <w:rPr>
                  <w:rFonts w:ascii="Arial" w:hAnsi="Arial" w:cs="Arial"/>
                  <w:color w:val="000000"/>
                  <w:sz w:val="18"/>
                  <w:szCs w:val="18"/>
                  <w:lang w:eastAsia="en-US"/>
                </w:rPr>
                <w:delText>342</w:delText>
              </w:r>
            </w:del>
          </w:p>
        </w:tc>
        <w:tc>
          <w:tcPr>
            <w:tcW w:w="2352" w:type="pct"/>
            <w:tcBorders>
              <w:top w:val="nil"/>
              <w:left w:val="nil"/>
              <w:bottom w:val="single" w:sz="4" w:space="0" w:color="auto"/>
              <w:right w:val="single" w:sz="4" w:space="0" w:color="auto"/>
            </w:tcBorders>
            <w:vAlign w:val="center"/>
            <w:hideMark/>
          </w:tcPr>
          <w:p w14:paraId="56962064" w14:textId="77777777" w:rsidR="00322061" w:rsidRPr="00322061" w:rsidRDefault="00322061" w:rsidP="00322061">
            <w:pPr>
              <w:rPr>
                <w:del w:id="10265" w:author="KPMG_PQH" w:date="2026-04-07T11:25:00Z" w16du:dateUtc="2026-04-07T04:25:00Z"/>
                <w:rFonts w:ascii="Arial" w:hAnsi="Arial" w:cs="Arial"/>
                <w:color w:val="000000"/>
                <w:sz w:val="18"/>
                <w:szCs w:val="18"/>
                <w:lang w:eastAsia="en-US"/>
              </w:rPr>
            </w:pPr>
            <w:del w:id="10266" w:author="KPMG_PQH" w:date="2026-04-07T11:25:00Z" w16du:dateUtc="2026-04-07T04:25:00Z">
              <w:r w:rsidRPr="00322061">
                <w:rPr>
                  <w:rFonts w:ascii="Arial" w:hAnsi="Arial" w:cs="Arial"/>
                  <w:color w:val="000000"/>
                  <w:sz w:val="18"/>
                  <w:szCs w:val="18"/>
                  <w:lang w:eastAsia="en-US"/>
                </w:rPr>
                <w:delText>ZHEJIANG SIDA NEW MATERIAL CO., LTD</w:delText>
              </w:r>
            </w:del>
          </w:p>
        </w:tc>
        <w:tc>
          <w:tcPr>
            <w:tcW w:w="846" w:type="pct"/>
            <w:tcBorders>
              <w:top w:val="nil"/>
              <w:left w:val="nil"/>
              <w:bottom w:val="single" w:sz="4" w:space="0" w:color="auto"/>
              <w:right w:val="single" w:sz="4" w:space="0" w:color="auto"/>
            </w:tcBorders>
            <w:vAlign w:val="center"/>
            <w:hideMark/>
          </w:tcPr>
          <w:p w14:paraId="5865865A" w14:textId="77777777" w:rsidR="00322061" w:rsidRPr="00322061" w:rsidRDefault="00322061" w:rsidP="00322061">
            <w:pPr>
              <w:jc w:val="center"/>
              <w:rPr>
                <w:del w:id="10267" w:author="KPMG_PQH" w:date="2026-04-07T11:25:00Z" w16du:dateUtc="2026-04-07T04:25:00Z"/>
                <w:rFonts w:ascii="Arial" w:hAnsi="Arial" w:cs="Arial"/>
                <w:color w:val="000000"/>
                <w:sz w:val="18"/>
                <w:szCs w:val="18"/>
                <w:lang w:eastAsia="en-US"/>
              </w:rPr>
            </w:pPr>
            <w:del w:id="10268"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49E0055C" w14:textId="77777777" w:rsidR="00322061" w:rsidRPr="00322061" w:rsidRDefault="00322061" w:rsidP="00322061">
            <w:pPr>
              <w:rPr>
                <w:del w:id="10269" w:author="KPMG_PQH" w:date="2026-04-07T11:25:00Z" w16du:dateUtc="2026-04-07T04:25:00Z"/>
                <w:rFonts w:ascii="Arial" w:hAnsi="Arial" w:cs="Arial"/>
                <w:color w:val="000000"/>
                <w:sz w:val="18"/>
                <w:szCs w:val="18"/>
                <w:lang w:eastAsia="en-US"/>
              </w:rPr>
            </w:pPr>
            <w:del w:id="10270"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37740B53" w14:textId="77777777" w:rsidTr="003B3AC8">
        <w:trPr>
          <w:trHeight w:val="20"/>
          <w:del w:id="10271"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064ECE3E" w14:textId="77777777" w:rsidR="00322061" w:rsidRPr="00322061" w:rsidRDefault="00322061" w:rsidP="00322061">
            <w:pPr>
              <w:jc w:val="center"/>
              <w:rPr>
                <w:del w:id="10272" w:author="KPMG_PQH" w:date="2026-04-07T11:25:00Z" w16du:dateUtc="2026-04-07T04:25:00Z"/>
                <w:rFonts w:ascii="Arial" w:hAnsi="Arial" w:cs="Arial"/>
                <w:color w:val="000000"/>
                <w:sz w:val="18"/>
                <w:szCs w:val="18"/>
                <w:lang w:eastAsia="en-US"/>
              </w:rPr>
            </w:pPr>
            <w:del w:id="10273" w:author="KPMG_PQH" w:date="2026-04-07T11:25:00Z" w16du:dateUtc="2026-04-07T04:25:00Z">
              <w:r w:rsidRPr="00322061">
                <w:rPr>
                  <w:rFonts w:ascii="Arial" w:hAnsi="Arial" w:cs="Arial"/>
                  <w:color w:val="000000"/>
                  <w:sz w:val="18"/>
                  <w:szCs w:val="18"/>
                  <w:lang w:eastAsia="en-US"/>
                </w:rPr>
                <w:delText>343</w:delText>
              </w:r>
            </w:del>
          </w:p>
        </w:tc>
        <w:tc>
          <w:tcPr>
            <w:tcW w:w="2352" w:type="pct"/>
            <w:tcBorders>
              <w:top w:val="nil"/>
              <w:left w:val="nil"/>
              <w:bottom w:val="single" w:sz="4" w:space="0" w:color="auto"/>
              <w:right w:val="single" w:sz="4" w:space="0" w:color="auto"/>
            </w:tcBorders>
            <w:vAlign w:val="center"/>
            <w:hideMark/>
          </w:tcPr>
          <w:p w14:paraId="184ACC82" w14:textId="77777777" w:rsidR="00322061" w:rsidRPr="00322061" w:rsidRDefault="00322061" w:rsidP="00322061">
            <w:pPr>
              <w:rPr>
                <w:del w:id="10274" w:author="KPMG_PQH" w:date="2026-04-07T11:25:00Z" w16du:dateUtc="2026-04-07T04:25:00Z"/>
                <w:rFonts w:ascii="Arial" w:hAnsi="Arial" w:cs="Arial"/>
                <w:color w:val="000000"/>
                <w:sz w:val="18"/>
                <w:szCs w:val="18"/>
                <w:lang w:eastAsia="en-US"/>
              </w:rPr>
            </w:pPr>
            <w:del w:id="10275" w:author="KPMG_PQH" w:date="2026-04-07T11:25:00Z" w16du:dateUtc="2026-04-07T04:25:00Z">
              <w:r w:rsidRPr="00322061">
                <w:rPr>
                  <w:rFonts w:ascii="Arial" w:hAnsi="Arial" w:cs="Arial"/>
                  <w:color w:val="000000"/>
                  <w:sz w:val="18"/>
                  <w:szCs w:val="18"/>
                  <w:lang w:eastAsia="en-US"/>
                </w:rPr>
                <w:delText>ZHEJIANG XIANFENG MACHINERY CO.,LTD</w:delText>
              </w:r>
            </w:del>
          </w:p>
        </w:tc>
        <w:tc>
          <w:tcPr>
            <w:tcW w:w="846" w:type="pct"/>
            <w:tcBorders>
              <w:top w:val="nil"/>
              <w:left w:val="nil"/>
              <w:bottom w:val="single" w:sz="4" w:space="0" w:color="auto"/>
              <w:right w:val="single" w:sz="4" w:space="0" w:color="auto"/>
            </w:tcBorders>
            <w:vAlign w:val="center"/>
            <w:hideMark/>
          </w:tcPr>
          <w:p w14:paraId="0894629C" w14:textId="77777777" w:rsidR="00322061" w:rsidRPr="00322061" w:rsidRDefault="00322061" w:rsidP="00322061">
            <w:pPr>
              <w:jc w:val="center"/>
              <w:rPr>
                <w:del w:id="10276" w:author="KPMG_PQH" w:date="2026-04-07T11:25:00Z" w16du:dateUtc="2026-04-07T04:25:00Z"/>
                <w:rFonts w:ascii="Arial" w:hAnsi="Arial" w:cs="Arial"/>
                <w:color w:val="000000"/>
                <w:sz w:val="18"/>
                <w:szCs w:val="18"/>
                <w:lang w:eastAsia="en-US"/>
              </w:rPr>
            </w:pPr>
            <w:del w:id="10277"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F97A3CF" w14:textId="77777777" w:rsidR="00322061" w:rsidRPr="00322061" w:rsidRDefault="00322061" w:rsidP="00322061">
            <w:pPr>
              <w:rPr>
                <w:del w:id="10278" w:author="KPMG_PQH" w:date="2026-04-07T11:25:00Z" w16du:dateUtc="2026-04-07T04:25:00Z"/>
                <w:rFonts w:ascii="Arial" w:hAnsi="Arial" w:cs="Arial"/>
                <w:color w:val="000000"/>
                <w:sz w:val="18"/>
                <w:szCs w:val="18"/>
                <w:lang w:eastAsia="en-US"/>
              </w:rPr>
            </w:pPr>
            <w:del w:id="10279"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643D286C" w14:textId="77777777" w:rsidTr="003B3AC8">
        <w:trPr>
          <w:trHeight w:val="20"/>
          <w:del w:id="10280"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79E341CC" w14:textId="77777777" w:rsidR="00322061" w:rsidRPr="00322061" w:rsidRDefault="00322061" w:rsidP="00322061">
            <w:pPr>
              <w:jc w:val="center"/>
              <w:rPr>
                <w:del w:id="10281" w:author="KPMG_PQH" w:date="2026-04-07T11:25:00Z" w16du:dateUtc="2026-04-07T04:25:00Z"/>
                <w:rFonts w:ascii="Arial" w:hAnsi="Arial" w:cs="Arial"/>
                <w:color w:val="000000"/>
                <w:sz w:val="18"/>
                <w:szCs w:val="18"/>
                <w:lang w:eastAsia="en-US"/>
              </w:rPr>
            </w:pPr>
            <w:del w:id="10282" w:author="KPMG_PQH" w:date="2026-04-07T11:25:00Z" w16du:dateUtc="2026-04-07T04:25:00Z">
              <w:r w:rsidRPr="00322061">
                <w:rPr>
                  <w:rFonts w:ascii="Arial" w:hAnsi="Arial" w:cs="Arial"/>
                  <w:color w:val="000000"/>
                  <w:sz w:val="18"/>
                  <w:szCs w:val="18"/>
                  <w:lang w:eastAsia="en-US"/>
                </w:rPr>
                <w:delText>344</w:delText>
              </w:r>
            </w:del>
          </w:p>
        </w:tc>
        <w:tc>
          <w:tcPr>
            <w:tcW w:w="2352" w:type="pct"/>
            <w:tcBorders>
              <w:top w:val="nil"/>
              <w:left w:val="nil"/>
              <w:bottom w:val="single" w:sz="4" w:space="0" w:color="auto"/>
              <w:right w:val="single" w:sz="4" w:space="0" w:color="auto"/>
            </w:tcBorders>
            <w:vAlign w:val="center"/>
            <w:hideMark/>
          </w:tcPr>
          <w:p w14:paraId="1E60165D" w14:textId="77777777" w:rsidR="00322061" w:rsidRPr="00322061" w:rsidRDefault="00322061" w:rsidP="00322061">
            <w:pPr>
              <w:rPr>
                <w:del w:id="10283" w:author="KPMG_PQH" w:date="2026-04-07T11:25:00Z" w16du:dateUtc="2026-04-07T04:25:00Z"/>
                <w:rFonts w:ascii="Arial" w:hAnsi="Arial" w:cs="Arial"/>
                <w:color w:val="000000"/>
                <w:sz w:val="18"/>
                <w:szCs w:val="18"/>
                <w:lang w:eastAsia="en-US"/>
              </w:rPr>
            </w:pPr>
            <w:del w:id="10284" w:author="KPMG_PQH" w:date="2026-04-07T11:25:00Z" w16du:dateUtc="2026-04-07T04:25:00Z">
              <w:r w:rsidRPr="00322061">
                <w:rPr>
                  <w:rFonts w:ascii="Arial" w:hAnsi="Arial" w:cs="Arial"/>
                  <w:color w:val="000000"/>
                  <w:sz w:val="18"/>
                  <w:szCs w:val="18"/>
                  <w:lang w:eastAsia="en-US"/>
                </w:rPr>
                <w:delText>ZHENDE MEDICAL CO.,LTD</w:delText>
              </w:r>
            </w:del>
          </w:p>
        </w:tc>
        <w:tc>
          <w:tcPr>
            <w:tcW w:w="846" w:type="pct"/>
            <w:tcBorders>
              <w:top w:val="nil"/>
              <w:left w:val="nil"/>
              <w:bottom w:val="single" w:sz="4" w:space="0" w:color="auto"/>
              <w:right w:val="single" w:sz="4" w:space="0" w:color="auto"/>
            </w:tcBorders>
            <w:vAlign w:val="center"/>
            <w:hideMark/>
          </w:tcPr>
          <w:p w14:paraId="6746ACF3" w14:textId="77777777" w:rsidR="00322061" w:rsidRPr="00322061" w:rsidRDefault="00322061" w:rsidP="00322061">
            <w:pPr>
              <w:jc w:val="center"/>
              <w:rPr>
                <w:del w:id="10285" w:author="KPMG_PQH" w:date="2026-04-07T11:25:00Z" w16du:dateUtc="2026-04-07T04:25:00Z"/>
                <w:rFonts w:ascii="Arial" w:hAnsi="Arial" w:cs="Arial"/>
                <w:color w:val="000000"/>
                <w:sz w:val="18"/>
                <w:szCs w:val="18"/>
                <w:lang w:eastAsia="en-US"/>
              </w:rPr>
            </w:pPr>
            <w:del w:id="10286"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1D65C4D7" w14:textId="77777777" w:rsidR="00322061" w:rsidRPr="00322061" w:rsidRDefault="00322061" w:rsidP="00322061">
            <w:pPr>
              <w:rPr>
                <w:del w:id="10287" w:author="KPMG_PQH" w:date="2026-04-07T11:25:00Z" w16du:dateUtc="2026-04-07T04:25:00Z"/>
                <w:rFonts w:ascii="Arial" w:hAnsi="Arial" w:cs="Arial"/>
                <w:color w:val="000000"/>
                <w:sz w:val="18"/>
                <w:szCs w:val="18"/>
                <w:lang w:eastAsia="en-US"/>
              </w:rPr>
            </w:pPr>
            <w:del w:id="10288" w:author="KPMG_PQH" w:date="2026-04-07T11:25:00Z" w16du:dateUtc="2026-04-07T04:25:00Z">
              <w:r w:rsidRPr="00322061">
                <w:rPr>
                  <w:rFonts w:ascii="Arial" w:hAnsi="Arial" w:cs="Arial"/>
                  <w:color w:val="000000"/>
                  <w:sz w:val="18"/>
                  <w:szCs w:val="18"/>
                  <w:lang w:eastAsia="en-US"/>
                </w:rPr>
                <w:delText>Significantly different function</w:delText>
              </w:r>
            </w:del>
          </w:p>
        </w:tc>
      </w:tr>
      <w:tr w:rsidR="00322061" w:rsidRPr="00322061" w14:paraId="389234A6" w14:textId="77777777" w:rsidTr="003B3AC8">
        <w:trPr>
          <w:trHeight w:val="20"/>
          <w:del w:id="10289"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1944998B" w14:textId="77777777" w:rsidR="00322061" w:rsidRPr="00322061" w:rsidRDefault="00322061" w:rsidP="00322061">
            <w:pPr>
              <w:jc w:val="center"/>
              <w:rPr>
                <w:del w:id="10290" w:author="KPMG_PQH" w:date="2026-04-07T11:25:00Z" w16du:dateUtc="2026-04-07T04:25:00Z"/>
                <w:rFonts w:ascii="Arial" w:hAnsi="Arial" w:cs="Arial"/>
                <w:color w:val="000000"/>
                <w:sz w:val="18"/>
                <w:szCs w:val="18"/>
                <w:lang w:eastAsia="en-US"/>
              </w:rPr>
            </w:pPr>
            <w:del w:id="10291" w:author="KPMG_PQH" w:date="2026-04-07T11:25:00Z" w16du:dateUtc="2026-04-07T04:25:00Z">
              <w:r w:rsidRPr="00322061">
                <w:rPr>
                  <w:rFonts w:ascii="Arial" w:hAnsi="Arial" w:cs="Arial"/>
                  <w:color w:val="000000"/>
                  <w:sz w:val="18"/>
                  <w:szCs w:val="18"/>
                  <w:lang w:eastAsia="en-US"/>
                </w:rPr>
                <w:delText>345</w:delText>
              </w:r>
            </w:del>
          </w:p>
        </w:tc>
        <w:tc>
          <w:tcPr>
            <w:tcW w:w="2352" w:type="pct"/>
            <w:tcBorders>
              <w:top w:val="nil"/>
              <w:left w:val="nil"/>
              <w:bottom w:val="single" w:sz="4" w:space="0" w:color="auto"/>
              <w:right w:val="single" w:sz="4" w:space="0" w:color="auto"/>
            </w:tcBorders>
            <w:vAlign w:val="center"/>
            <w:hideMark/>
          </w:tcPr>
          <w:p w14:paraId="77C328F5" w14:textId="77777777" w:rsidR="00322061" w:rsidRPr="00322061" w:rsidRDefault="00322061" w:rsidP="00322061">
            <w:pPr>
              <w:rPr>
                <w:del w:id="10292" w:author="KPMG_PQH" w:date="2026-04-07T11:25:00Z" w16du:dateUtc="2026-04-07T04:25:00Z"/>
                <w:rFonts w:ascii="Arial" w:hAnsi="Arial" w:cs="Arial"/>
                <w:color w:val="000000"/>
                <w:sz w:val="18"/>
                <w:szCs w:val="18"/>
                <w:lang w:eastAsia="en-US"/>
              </w:rPr>
            </w:pPr>
            <w:del w:id="10293" w:author="KPMG_PQH" w:date="2026-04-07T11:25:00Z" w16du:dateUtc="2026-04-07T04:25:00Z">
              <w:r w:rsidRPr="00322061">
                <w:rPr>
                  <w:rFonts w:ascii="Arial" w:hAnsi="Arial" w:cs="Arial"/>
                  <w:color w:val="000000"/>
                  <w:sz w:val="18"/>
                  <w:szCs w:val="18"/>
                  <w:lang w:eastAsia="en-US"/>
                </w:rPr>
                <w:delText>ZHONG YANG TECHNOLOGY CO.,LTD</w:delText>
              </w:r>
            </w:del>
          </w:p>
        </w:tc>
        <w:tc>
          <w:tcPr>
            <w:tcW w:w="846" w:type="pct"/>
            <w:tcBorders>
              <w:top w:val="nil"/>
              <w:left w:val="nil"/>
              <w:bottom w:val="single" w:sz="4" w:space="0" w:color="auto"/>
              <w:right w:val="single" w:sz="4" w:space="0" w:color="auto"/>
            </w:tcBorders>
            <w:vAlign w:val="center"/>
            <w:hideMark/>
          </w:tcPr>
          <w:p w14:paraId="15073971" w14:textId="77777777" w:rsidR="00322061" w:rsidRPr="00322061" w:rsidRDefault="00322061" w:rsidP="00322061">
            <w:pPr>
              <w:jc w:val="center"/>
              <w:rPr>
                <w:del w:id="10294" w:author="KPMG_PQH" w:date="2026-04-07T11:25:00Z" w16du:dateUtc="2026-04-07T04:25:00Z"/>
                <w:rFonts w:ascii="Arial" w:hAnsi="Arial" w:cs="Arial"/>
                <w:color w:val="000000"/>
                <w:sz w:val="18"/>
                <w:szCs w:val="18"/>
                <w:lang w:eastAsia="en-US"/>
              </w:rPr>
            </w:pPr>
            <w:del w:id="10295" w:author="KPMG_PQH" w:date="2026-04-07T11:25:00Z" w16du:dateUtc="2026-04-07T04:25:00Z">
              <w:r w:rsidRPr="00322061">
                <w:rPr>
                  <w:rFonts w:ascii="Arial" w:hAnsi="Arial" w:cs="Arial"/>
                  <w:color w:val="000000"/>
                  <w:sz w:val="18"/>
                  <w:szCs w:val="18"/>
                  <w:lang w:eastAsia="en-US"/>
                </w:rPr>
                <w:delText>Taiwan, China</w:delText>
              </w:r>
            </w:del>
          </w:p>
        </w:tc>
        <w:tc>
          <w:tcPr>
            <w:tcW w:w="1498" w:type="pct"/>
            <w:gridSpan w:val="2"/>
            <w:tcBorders>
              <w:top w:val="nil"/>
              <w:left w:val="nil"/>
              <w:bottom w:val="single" w:sz="4" w:space="0" w:color="auto"/>
              <w:right w:val="single" w:sz="4" w:space="0" w:color="auto"/>
            </w:tcBorders>
            <w:vAlign w:val="center"/>
            <w:hideMark/>
          </w:tcPr>
          <w:p w14:paraId="51335008" w14:textId="77777777" w:rsidR="00322061" w:rsidRPr="00322061" w:rsidRDefault="00322061" w:rsidP="00322061">
            <w:pPr>
              <w:rPr>
                <w:del w:id="10296" w:author="KPMG_PQH" w:date="2026-04-07T11:25:00Z" w16du:dateUtc="2026-04-07T04:25:00Z"/>
                <w:rFonts w:ascii="Arial" w:hAnsi="Arial" w:cs="Arial"/>
                <w:color w:val="000000"/>
                <w:sz w:val="18"/>
                <w:szCs w:val="18"/>
                <w:lang w:eastAsia="en-US"/>
              </w:rPr>
            </w:pPr>
            <w:del w:id="10297"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49FC34FC" w14:textId="77777777" w:rsidTr="003B3AC8">
        <w:trPr>
          <w:trHeight w:val="20"/>
          <w:del w:id="10298"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5BFA93CD" w14:textId="77777777" w:rsidR="00322061" w:rsidRPr="00322061" w:rsidRDefault="00322061" w:rsidP="00322061">
            <w:pPr>
              <w:jc w:val="center"/>
              <w:rPr>
                <w:del w:id="10299" w:author="KPMG_PQH" w:date="2026-04-07T11:25:00Z" w16du:dateUtc="2026-04-07T04:25:00Z"/>
                <w:rFonts w:ascii="Arial" w:hAnsi="Arial" w:cs="Arial"/>
                <w:color w:val="000000"/>
                <w:sz w:val="18"/>
                <w:szCs w:val="18"/>
                <w:lang w:eastAsia="en-US"/>
              </w:rPr>
            </w:pPr>
            <w:del w:id="10300" w:author="KPMG_PQH" w:date="2026-04-07T11:25:00Z" w16du:dateUtc="2026-04-07T04:25:00Z">
              <w:r w:rsidRPr="00322061">
                <w:rPr>
                  <w:rFonts w:ascii="Arial" w:hAnsi="Arial" w:cs="Arial"/>
                  <w:color w:val="000000"/>
                  <w:sz w:val="18"/>
                  <w:szCs w:val="18"/>
                  <w:lang w:eastAsia="en-US"/>
                </w:rPr>
                <w:delText>346</w:delText>
              </w:r>
            </w:del>
          </w:p>
        </w:tc>
        <w:tc>
          <w:tcPr>
            <w:tcW w:w="2352" w:type="pct"/>
            <w:tcBorders>
              <w:top w:val="nil"/>
              <w:left w:val="nil"/>
              <w:bottom w:val="single" w:sz="4" w:space="0" w:color="auto"/>
              <w:right w:val="single" w:sz="4" w:space="0" w:color="auto"/>
            </w:tcBorders>
            <w:vAlign w:val="center"/>
            <w:hideMark/>
          </w:tcPr>
          <w:p w14:paraId="370514F6" w14:textId="77777777" w:rsidR="00322061" w:rsidRPr="00322061" w:rsidRDefault="00322061" w:rsidP="00322061">
            <w:pPr>
              <w:rPr>
                <w:del w:id="10301" w:author="KPMG_PQH" w:date="2026-04-07T11:25:00Z" w16du:dateUtc="2026-04-07T04:25:00Z"/>
                <w:rFonts w:ascii="Arial" w:hAnsi="Arial" w:cs="Arial"/>
                <w:color w:val="000000"/>
                <w:sz w:val="18"/>
                <w:szCs w:val="18"/>
                <w:lang w:eastAsia="en-US"/>
              </w:rPr>
            </w:pPr>
            <w:del w:id="10302" w:author="KPMG_PQH" w:date="2026-04-07T11:25:00Z" w16du:dateUtc="2026-04-07T04:25:00Z">
              <w:r w:rsidRPr="00322061">
                <w:rPr>
                  <w:rFonts w:ascii="Arial" w:hAnsi="Arial" w:cs="Arial"/>
                  <w:color w:val="000000"/>
                  <w:sz w:val="18"/>
                  <w:szCs w:val="18"/>
                  <w:lang w:eastAsia="en-US"/>
                </w:rPr>
                <w:delText>ZHONGSHAN BREATHTEX SPECIALITY MATERIAL CO.,LTD</w:delText>
              </w:r>
            </w:del>
          </w:p>
        </w:tc>
        <w:tc>
          <w:tcPr>
            <w:tcW w:w="846" w:type="pct"/>
            <w:tcBorders>
              <w:top w:val="nil"/>
              <w:left w:val="nil"/>
              <w:bottom w:val="single" w:sz="4" w:space="0" w:color="auto"/>
              <w:right w:val="single" w:sz="4" w:space="0" w:color="auto"/>
            </w:tcBorders>
            <w:vAlign w:val="center"/>
            <w:hideMark/>
          </w:tcPr>
          <w:p w14:paraId="5901F403" w14:textId="77777777" w:rsidR="00322061" w:rsidRPr="00322061" w:rsidRDefault="00322061" w:rsidP="00322061">
            <w:pPr>
              <w:jc w:val="center"/>
              <w:rPr>
                <w:del w:id="10303" w:author="KPMG_PQH" w:date="2026-04-07T11:25:00Z" w16du:dateUtc="2026-04-07T04:25:00Z"/>
                <w:rFonts w:ascii="Arial" w:hAnsi="Arial" w:cs="Arial"/>
                <w:color w:val="000000"/>
                <w:sz w:val="18"/>
                <w:szCs w:val="18"/>
                <w:lang w:eastAsia="en-US"/>
              </w:rPr>
            </w:pPr>
            <w:del w:id="10304" w:author="KPMG_PQH" w:date="2026-04-07T11:25:00Z" w16du:dateUtc="2026-04-07T04:25:00Z">
              <w:r w:rsidRPr="00322061">
                <w:rPr>
                  <w:rFonts w:ascii="Arial" w:hAnsi="Arial" w:cs="Arial"/>
                  <w:color w:val="000000"/>
                  <w:sz w:val="18"/>
                  <w:szCs w:val="18"/>
                  <w:lang w:eastAsia="en-US"/>
                </w:rPr>
                <w:delText>China</w:delText>
              </w:r>
            </w:del>
          </w:p>
        </w:tc>
        <w:tc>
          <w:tcPr>
            <w:tcW w:w="1498" w:type="pct"/>
            <w:gridSpan w:val="2"/>
            <w:tcBorders>
              <w:top w:val="nil"/>
              <w:left w:val="nil"/>
              <w:bottom w:val="single" w:sz="4" w:space="0" w:color="auto"/>
              <w:right w:val="single" w:sz="4" w:space="0" w:color="auto"/>
            </w:tcBorders>
            <w:vAlign w:val="center"/>
            <w:hideMark/>
          </w:tcPr>
          <w:p w14:paraId="3AFAFE57" w14:textId="77777777" w:rsidR="00322061" w:rsidRPr="00322061" w:rsidRDefault="00322061" w:rsidP="00322061">
            <w:pPr>
              <w:rPr>
                <w:del w:id="10305" w:author="KPMG_PQH" w:date="2026-04-07T11:25:00Z" w16du:dateUtc="2026-04-07T04:25:00Z"/>
                <w:rFonts w:ascii="Arial" w:hAnsi="Arial" w:cs="Arial"/>
                <w:color w:val="000000"/>
                <w:sz w:val="18"/>
                <w:szCs w:val="18"/>
                <w:lang w:eastAsia="en-US"/>
              </w:rPr>
            </w:pPr>
            <w:del w:id="10306" w:author="KPMG_PQH" w:date="2026-04-07T11:25:00Z" w16du:dateUtc="2026-04-07T04:25:00Z">
              <w:r w:rsidRPr="00322061">
                <w:rPr>
                  <w:rFonts w:ascii="Arial" w:hAnsi="Arial" w:cs="Arial"/>
                  <w:color w:val="000000"/>
                  <w:sz w:val="18"/>
                  <w:szCs w:val="18"/>
                  <w:lang w:eastAsia="en-US"/>
                </w:rPr>
                <w:delText>R&amp;D expenses to Net sales ratio exceeding 3%</w:delText>
              </w:r>
            </w:del>
          </w:p>
        </w:tc>
      </w:tr>
      <w:tr w:rsidR="00322061" w:rsidRPr="00322061" w14:paraId="2384B507" w14:textId="77777777" w:rsidTr="003B3AC8">
        <w:trPr>
          <w:trHeight w:val="20"/>
          <w:del w:id="10307" w:author="KPMG_PQH" w:date="2026-04-07T11:25:00Z" w16du:dateUtc="2026-04-07T04:25:00Z"/>
        </w:trPr>
        <w:tc>
          <w:tcPr>
            <w:tcW w:w="304" w:type="pct"/>
            <w:tcBorders>
              <w:top w:val="nil"/>
              <w:left w:val="single" w:sz="4" w:space="0" w:color="auto"/>
              <w:bottom w:val="single" w:sz="4" w:space="0" w:color="auto"/>
              <w:right w:val="single" w:sz="4" w:space="0" w:color="auto"/>
            </w:tcBorders>
            <w:noWrap/>
            <w:vAlign w:val="center"/>
            <w:hideMark/>
          </w:tcPr>
          <w:p w14:paraId="6B89782B" w14:textId="77777777" w:rsidR="00322061" w:rsidRPr="00322061" w:rsidRDefault="00322061" w:rsidP="00322061">
            <w:pPr>
              <w:jc w:val="center"/>
              <w:rPr>
                <w:del w:id="10308" w:author="KPMG_PQH" w:date="2026-04-07T11:25:00Z" w16du:dateUtc="2026-04-07T04:25:00Z"/>
                <w:rFonts w:ascii="Arial" w:hAnsi="Arial" w:cs="Arial"/>
                <w:color w:val="000000"/>
                <w:sz w:val="18"/>
                <w:szCs w:val="18"/>
                <w:lang w:eastAsia="en-US"/>
              </w:rPr>
            </w:pPr>
            <w:del w:id="10309" w:author="KPMG_PQH" w:date="2026-04-07T11:25:00Z" w16du:dateUtc="2026-04-07T04:25:00Z">
              <w:r w:rsidRPr="00322061">
                <w:rPr>
                  <w:rFonts w:ascii="Arial" w:hAnsi="Arial" w:cs="Arial"/>
                  <w:color w:val="000000"/>
                  <w:sz w:val="18"/>
                  <w:szCs w:val="18"/>
                  <w:lang w:eastAsia="en-US"/>
                </w:rPr>
                <w:delText>347</w:delText>
              </w:r>
            </w:del>
          </w:p>
        </w:tc>
        <w:tc>
          <w:tcPr>
            <w:tcW w:w="2352" w:type="pct"/>
            <w:tcBorders>
              <w:top w:val="nil"/>
              <w:left w:val="nil"/>
              <w:bottom w:val="single" w:sz="4" w:space="0" w:color="auto"/>
              <w:right w:val="single" w:sz="4" w:space="0" w:color="auto"/>
            </w:tcBorders>
            <w:vAlign w:val="center"/>
            <w:hideMark/>
          </w:tcPr>
          <w:p w14:paraId="13D3F48C" w14:textId="77777777" w:rsidR="00322061" w:rsidRPr="00322061" w:rsidRDefault="00322061" w:rsidP="00322061">
            <w:pPr>
              <w:rPr>
                <w:del w:id="10310" w:author="KPMG_PQH" w:date="2026-04-07T11:25:00Z" w16du:dateUtc="2026-04-07T04:25:00Z"/>
                <w:rFonts w:ascii="Arial" w:hAnsi="Arial" w:cs="Arial"/>
                <w:color w:val="000000"/>
                <w:sz w:val="18"/>
                <w:szCs w:val="18"/>
                <w:lang w:eastAsia="en-US"/>
              </w:rPr>
            </w:pPr>
            <w:del w:id="10311" w:author="KPMG_PQH" w:date="2026-04-07T11:25:00Z" w16du:dateUtc="2026-04-07T04:25:00Z">
              <w:r w:rsidRPr="00322061">
                <w:rPr>
                  <w:rFonts w:ascii="Arial" w:hAnsi="Arial" w:cs="Arial"/>
                  <w:color w:val="000000"/>
                  <w:sz w:val="18"/>
                  <w:szCs w:val="18"/>
                  <w:lang w:eastAsia="en-US"/>
                </w:rPr>
                <w:delText>ZOA CORPORATION</w:delText>
              </w:r>
            </w:del>
          </w:p>
        </w:tc>
        <w:tc>
          <w:tcPr>
            <w:tcW w:w="846" w:type="pct"/>
            <w:tcBorders>
              <w:top w:val="nil"/>
              <w:left w:val="nil"/>
              <w:bottom w:val="single" w:sz="4" w:space="0" w:color="auto"/>
              <w:right w:val="single" w:sz="4" w:space="0" w:color="auto"/>
            </w:tcBorders>
            <w:vAlign w:val="center"/>
            <w:hideMark/>
          </w:tcPr>
          <w:p w14:paraId="45595A21" w14:textId="77777777" w:rsidR="00322061" w:rsidRPr="00322061" w:rsidRDefault="00322061" w:rsidP="00322061">
            <w:pPr>
              <w:jc w:val="center"/>
              <w:rPr>
                <w:del w:id="10312" w:author="KPMG_PQH" w:date="2026-04-07T11:25:00Z" w16du:dateUtc="2026-04-07T04:25:00Z"/>
                <w:rFonts w:ascii="Arial" w:hAnsi="Arial" w:cs="Arial"/>
                <w:color w:val="000000"/>
                <w:sz w:val="18"/>
                <w:szCs w:val="18"/>
                <w:lang w:eastAsia="en-US"/>
              </w:rPr>
            </w:pPr>
            <w:del w:id="10313" w:author="KPMG_PQH" w:date="2026-04-07T11:25:00Z" w16du:dateUtc="2026-04-07T04:25:00Z">
              <w:r w:rsidRPr="00322061">
                <w:rPr>
                  <w:rFonts w:ascii="Arial" w:hAnsi="Arial" w:cs="Arial"/>
                  <w:color w:val="000000"/>
                  <w:sz w:val="18"/>
                  <w:szCs w:val="18"/>
                  <w:lang w:eastAsia="en-US"/>
                </w:rPr>
                <w:delText>Japan</w:delText>
              </w:r>
            </w:del>
          </w:p>
        </w:tc>
        <w:tc>
          <w:tcPr>
            <w:tcW w:w="1498" w:type="pct"/>
            <w:gridSpan w:val="2"/>
            <w:tcBorders>
              <w:top w:val="nil"/>
              <w:left w:val="nil"/>
              <w:bottom w:val="single" w:sz="4" w:space="0" w:color="auto"/>
              <w:right w:val="single" w:sz="4" w:space="0" w:color="auto"/>
            </w:tcBorders>
            <w:vAlign w:val="center"/>
            <w:hideMark/>
          </w:tcPr>
          <w:p w14:paraId="0FE37178" w14:textId="77777777" w:rsidR="00322061" w:rsidRPr="00322061" w:rsidRDefault="00322061" w:rsidP="00322061">
            <w:pPr>
              <w:rPr>
                <w:del w:id="10314" w:author="KPMG_PQH" w:date="2026-04-07T11:25:00Z" w16du:dateUtc="2026-04-07T04:25:00Z"/>
                <w:rFonts w:ascii="Arial" w:hAnsi="Arial" w:cs="Arial"/>
                <w:color w:val="000000"/>
                <w:sz w:val="18"/>
                <w:szCs w:val="18"/>
                <w:lang w:eastAsia="en-US"/>
              </w:rPr>
            </w:pPr>
            <w:del w:id="10315" w:author="KPMG_PQH" w:date="2026-04-07T11:25:00Z" w16du:dateUtc="2026-04-07T04:25:00Z">
              <w:r w:rsidRPr="00322061">
                <w:rPr>
                  <w:rFonts w:ascii="Arial" w:hAnsi="Arial" w:cs="Arial"/>
                  <w:color w:val="000000"/>
                  <w:sz w:val="18"/>
                  <w:szCs w:val="18"/>
                  <w:lang w:eastAsia="en-US"/>
                </w:rPr>
                <w:delText>Significantly different function</w:delText>
              </w:r>
            </w:del>
          </w:p>
        </w:tc>
      </w:tr>
    </w:tbl>
    <w:p w14:paraId="05B47B01" w14:textId="77777777" w:rsidR="00140E07" w:rsidRDefault="00140E07" w:rsidP="005954AF">
      <w:pPr>
        <w:pStyle w:val="BodyText"/>
        <w:jc w:val="both"/>
      </w:pPr>
    </w:p>
    <w:p w14:paraId="021F0116" w14:textId="563776DF" w:rsidR="00923508" w:rsidRPr="00366A4F" w:rsidRDefault="00923508" w:rsidP="005954AF">
      <w:pPr>
        <w:pStyle w:val="AppendixHeading"/>
        <w:ind w:hanging="965"/>
        <w:jc w:val="both"/>
        <w:outlineLvl w:val="0"/>
      </w:pPr>
      <w:bookmarkStart w:id="10316" w:name="_Toc220570384"/>
      <w:bookmarkStart w:id="10317" w:name="_Toc170131451"/>
      <w:r w:rsidRPr="008341F1">
        <w:lastRenderedPageBreak/>
        <w:t>APAs a</w:t>
      </w:r>
      <w:r w:rsidRPr="00366A4F">
        <w:t>nd other tax rulings</w:t>
      </w:r>
      <w:bookmarkEnd w:id="3183"/>
      <w:bookmarkEnd w:id="3184"/>
      <w:bookmarkEnd w:id="3185"/>
      <w:bookmarkEnd w:id="3186"/>
      <w:bookmarkEnd w:id="3193"/>
      <w:bookmarkEnd w:id="3194"/>
      <w:bookmarkEnd w:id="3195"/>
      <w:bookmarkEnd w:id="7119"/>
      <w:bookmarkEnd w:id="10316"/>
      <w:bookmarkEnd w:id="10317"/>
    </w:p>
    <w:bookmarkEnd w:id="3187"/>
    <w:bookmarkEnd w:id="3188"/>
    <w:bookmarkEnd w:id="3189"/>
    <w:p w14:paraId="1DB7AF71" w14:textId="35219C5E" w:rsidR="00923508" w:rsidRDefault="00923508" w:rsidP="008341F1">
      <w:pPr>
        <w:pStyle w:val="BodyText"/>
        <w:jc w:val="both"/>
        <w:rPr>
          <w:b/>
          <w:color w:val="00338D"/>
          <w:sz w:val="32"/>
        </w:rPr>
      </w:pPr>
      <w:r w:rsidRPr="00DF2E07">
        <w:rPr>
          <w:iCs/>
          <w:color w:val="000000"/>
        </w:rPr>
        <w:t xml:space="preserve">During </w:t>
      </w:r>
      <w:del w:id="10318" w:author="KPMG_PQH" w:date="2026-04-07T11:25:00Z" w16du:dateUtc="2026-04-07T04:25:00Z">
        <w:r w:rsidR="001E14F4">
          <w:rPr>
            <w:rFonts w:cs="Arial"/>
          </w:rPr>
          <w:delText>FY2023</w:delText>
        </w:r>
      </w:del>
      <w:ins w:id="10319" w:author="KPMG_PQH" w:date="2026-04-07T11:25:00Z" w16du:dateUtc="2026-04-07T04:25:00Z">
        <w:r w:rsidR="004B6920">
          <w:rPr>
            <w:rFonts w:cs="Arial"/>
          </w:rPr>
          <w:t>FY2024</w:t>
        </w:r>
      </w:ins>
      <w:r w:rsidRPr="00DF2E07">
        <w:rPr>
          <w:iCs/>
          <w:color w:val="000000"/>
        </w:rPr>
        <w:t>, the</w:t>
      </w:r>
      <w:r>
        <w:rPr>
          <w:iCs/>
          <w:color w:val="000000"/>
        </w:rPr>
        <w:t xml:space="preserve"> Group does not have any </w:t>
      </w:r>
      <w:r w:rsidRPr="002E2E99">
        <w:rPr>
          <w:iCs/>
          <w:color w:val="000000"/>
        </w:rPr>
        <w:t xml:space="preserve">unilateral and bilateral/multilateral APAs and other tax rulings to which the local tax jurisdiction is not a </w:t>
      </w:r>
      <w:proofErr w:type="gramStart"/>
      <w:r w:rsidRPr="002E2E99">
        <w:rPr>
          <w:iCs/>
          <w:color w:val="000000"/>
        </w:rPr>
        <w:t>party</w:t>
      </w:r>
      <w:proofErr w:type="gramEnd"/>
      <w:r w:rsidRPr="002E2E99">
        <w:rPr>
          <w:iCs/>
          <w:color w:val="000000"/>
        </w:rPr>
        <w:t xml:space="preserve">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FE87" w14:textId="77777777" w:rsidR="00255EF0" w:rsidRDefault="00255EF0">
      <w:r>
        <w:separator/>
      </w:r>
    </w:p>
  </w:endnote>
  <w:endnote w:type="continuationSeparator" w:id="0">
    <w:p w14:paraId="69271A28" w14:textId="77777777" w:rsidR="00255EF0" w:rsidRDefault="00255EF0">
      <w:r>
        <w:continuationSeparator/>
      </w:r>
    </w:p>
  </w:endnote>
  <w:endnote w:type="continuationNotice" w:id="1">
    <w:p w14:paraId="15A5F99C" w14:textId="77777777" w:rsidR="00255EF0" w:rsidRDefault="00255E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9C9B16FB-D3AF-49FC-AC69-474D2257B676}"/>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F1DE196E-B49D-445F-B58B-2B4B93B83545}"/>
    <w:embedBold r:id="rId3" w:fontKey="{5DE71271-4F88-4C4C-AFB5-B43BA90EFE8D}"/>
    <w:embedItalic r:id="rId4" w:fontKey="{CBF767D2-D671-437B-A1F4-2ED516A3B2DC}"/>
  </w:font>
  <w:font w:name="Segoe UI">
    <w:altName w:val="Segoe UI"/>
    <w:panose1 w:val="020B0502040204020203"/>
    <w:charset w:val="00"/>
    <w:family w:val="swiss"/>
    <w:pitch w:val="variable"/>
    <w:sig w:usb0="E4002EFF" w:usb1="C000E47F" w:usb2="00000009" w:usb3="00000000" w:csb0="000001FF" w:csb1="00000000"/>
    <w:embedRegular r:id="rId5" w:fontKey="{809F3451-A0AC-4BCF-AE19-B9BCD298A886}"/>
  </w:font>
  <w:font w:name="Univers for KPMG Light">
    <w:panose1 w:val="020B0403020202020204"/>
    <w:charset w:val="00"/>
    <w:family w:val="swiss"/>
    <w:pitch w:val="variable"/>
    <w:sig w:usb0="800002AF" w:usb1="5000204A" w:usb2="00000000" w:usb3="00000000" w:csb0="0000009F" w:csb1="00000000"/>
    <w:embedRegular r:id="rId6" w:fontKey="{D57BC589-B49A-4FBB-9A2E-2E9CE928D18C}"/>
    <w:embedBold r:id="rId7" w:fontKey="{8FDEAC9B-E67E-49A9-BE35-DDCD1E3D08FB}"/>
  </w:font>
  <w:font w:name="Univers 45 Light">
    <w:panose1 w:val="00000000000000000000"/>
    <w:charset w:val="00"/>
    <w:family w:val="auto"/>
    <w:pitch w:val="variable"/>
    <w:sig w:usb0="80000023" w:usb1="00000000" w:usb2="00000000" w:usb3="00000000" w:csb0="00000001" w:csb1="00000000"/>
    <w:embedRegular r:id="rId8" w:fontKey="{B67DD3EA-ECCC-4463-BB3B-5CF9CE813F4F}"/>
    <w:embedBold r:id="rId9" w:fontKey="{41977E2F-6B1A-417E-BC5F-A490BBF469DF}"/>
  </w:font>
  <w:font w:name="Latha">
    <w:panose1 w:val="02000400000000000000"/>
    <w:charset w:val="00"/>
    <w:family w:val="swiss"/>
    <w:pitch w:val="variable"/>
    <w:sig w:usb0="00100003" w:usb1="00000000" w:usb2="00000000" w:usb3="00000000" w:csb0="00000001" w:csb1="00000000"/>
    <w:embedRegular r:id="rId10" w:fontKey="{6DFD5127-2B42-4CE8-BCDB-8B582D6FB9C5}"/>
  </w:font>
  <w:font w:name="Tahoma">
    <w:panose1 w:val="020B0604030504040204"/>
    <w:charset w:val="00"/>
    <w:family w:val="swiss"/>
    <w:pitch w:val="variable"/>
    <w:sig w:usb0="E1002EFF" w:usb1="C000605B" w:usb2="00000029" w:usb3="00000000" w:csb0="000101FF" w:csb1="00000000"/>
    <w:embedRegular r:id="rId11" w:fontKey="{7B6E8C57-EC67-4F4B-A838-62690747FCC1}"/>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2" w:fontKey="{48CBB8E3-7AB2-4722-B44B-DB2BA5C96F4C}"/>
  </w:font>
  <w:font w:name="KPMG Logo">
    <w:panose1 w:val="05000000000000000000"/>
    <w:charset w:val="00"/>
    <w:family w:val="auto"/>
    <w:pitch w:val="variable"/>
    <w:sig w:usb0="00000003" w:usb1="00000000" w:usb2="00000000" w:usb3="00000000" w:csb0="00000001" w:csb1="00000000"/>
    <w:embedRegular r:id="rId13" w:fontKey="{463BF486-C2AC-4C83-A10A-CACB4A86559E}"/>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4" w:fontKey="{553A9E26-ECC4-4023-A8FA-A1908E3B0631}"/>
  </w:font>
  <w:font w:name="KPMG Bold">
    <w:panose1 w:val="020B0803030202040204"/>
    <w:charset w:val="00"/>
    <w:family w:val="swiss"/>
    <w:pitch w:val="variable"/>
    <w:sig w:usb0="00000287" w:usb1="00000000" w:usb2="00000000" w:usb3="00000000" w:csb0="0000009F" w:csb1="00000000"/>
    <w:embedRegular r:id="rId15" w:fontKey="{7B725A55-FCCA-4BF1-9CFF-205264ECF435}"/>
  </w:font>
  <w:font w:name="KPMG Light">
    <w:panose1 w:val="020B0403030202040204"/>
    <w:charset w:val="00"/>
    <w:family w:val="swiss"/>
    <w:pitch w:val="variable"/>
    <w:sig w:usb0="00000287" w:usb1="00000000" w:usb2="00000000" w:usb3="00000000" w:csb0="0000009F" w:csb1="00000000"/>
    <w:embedBold r:id="rId16" w:fontKey="{253AFD0B-B7D9-4E3C-9880-1EA880F99114}"/>
  </w:font>
  <w:font w:name="Univers 55">
    <w:panose1 w:val="02000000000000000000"/>
    <w:charset w:val="00"/>
    <w:family w:val="auto"/>
    <w:pitch w:val="variable"/>
    <w:sig w:usb0="80000023" w:usb1="00000000" w:usb2="00000000" w:usb3="00000000" w:csb0="00000001" w:csb1="00000000"/>
    <w:embedRegular r:id="rId17" w:fontKey="{A4DF5DED-8C47-41CF-9537-9387A15B71BC}"/>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00000000" w:usb1="29DF7CFB" w:usb2="00000010" w:usb3="00000000" w:csb0="001E019F" w:csb1="00000000"/>
  </w:font>
  <w:font w:name="STKaiti">
    <w:altName w:val="Microsoft YaHe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5A18AA36" w:rsidR="00AA60BB" w:rsidRDefault="00AA60BB">
    <w:pPr>
      <w:pStyle w:val="Footer"/>
      <w:framePr w:hSpace="181" w:wrap="around" w:vAnchor="text" w:hAnchor="text" w:xAlign="right" w:y="1"/>
    </w:pPr>
    <w:r>
      <w:fldChar w:fldCharType="begin"/>
    </w:r>
    <w:r>
      <w:instrText xml:space="preserve"> FILENAME </w:instrText>
    </w:r>
    <w:r>
      <w:fldChar w:fldCharType="separate"/>
    </w:r>
    <w:r w:rsidR="00742399">
      <w:rPr>
        <w:noProof/>
      </w:rPr>
      <w:t>HMV-</w:t>
    </w:r>
    <w:del w:id="24" w:author="KPMG_PQH" w:date="2026-04-07T11:25:00Z" w16du:dateUtc="2026-04-07T04:25:00Z">
      <w:r w:rsidR="00481B06">
        <w:rPr>
          <w:noProof/>
        </w:rPr>
        <w:delText>24</w:delText>
      </w:r>
    </w:del>
    <w:ins w:id="25" w:author="KPMG_PQH" w:date="2026-04-07T11:25:00Z" w16du:dateUtc="2026-04-07T04:25:00Z">
      <w:r w:rsidR="00742399">
        <w:rPr>
          <w:noProof/>
        </w:rPr>
        <w:t>26</w:t>
      </w:r>
    </w:ins>
    <w:r w:rsidR="00742399">
      <w:rPr>
        <w:noProof/>
      </w:rPr>
      <w:t xml:space="preserve">-Final-Local File for </w:t>
    </w:r>
    <w:del w:id="26" w:author="KPMG_PQH" w:date="2026-04-07T11:25:00Z" w16du:dateUtc="2026-04-07T04:25:00Z">
      <w:r w:rsidR="00481B06">
        <w:rPr>
          <w:noProof/>
        </w:rPr>
        <w:delText>FY2023</w:delText>
      </w:r>
    </w:del>
    <w:ins w:id="27" w:author="KPMG_PQH" w:date="2026-04-07T11:25:00Z" w16du:dateUtc="2026-04-07T04:25:00Z">
      <w:r w:rsidR="00742399">
        <w:rPr>
          <w:noProof/>
        </w:rPr>
        <w:t>FY2024</w:t>
      </w:r>
    </w:ins>
    <w:r w:rsidR="00742399">
      <w:rPr>
        <w:noProof/>
      </w:rPr>
      <w:t>-EN-</w:t>
    </w:r>
    <w:del w:id="28" w:author="KPMG_PQH" w:date="2026-04-07T11:25:00Z" w16du:dateUtc="2026-04-07T04:25:00Z">
      <w:r w:rsidR="00481B06">
        <w:rPr>
          <w:noProof/>
        </w:rPr>
        <w:delText>R0303KPMG</w:delText>
      </w:r>
    </w:del>
    <w:ins w:id="29" w:author="KPMG_PQH" w:date="2026-04-07T11:25:00Z" w16du:dateUtc="2026-04-07T04:25:00Z">
      <w:r w:rsidR="00742399">
        <w:rPr>
          <w:noProof/>
        </w:rPr>
        <w:t>R2701KPMG</w:t>
      </w:r>
    </w:ins>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742399">
      <w:instrText>d MMMM yyyy</w:instrText>
    </w:r>
    <w:r>
      <w:fldChar w:fldCharType="end"/>
    </w:r>
    <w:r>
      <w:instrText xml:space="preserve"> </w:instrText>
    </w:r>
    <w:r>
      <w:fldChar w:fldCharType="separate"/>
    </w:r>
    <w:r w:rsidR="00236277">
      <w:rPr>
        <w:noProof/>
      </w:rPr>
      <w:t>29 January 2026</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55D35CED"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236277">
                            <w:rPr>
                              <w:rFonts w:ascii="Univers 55" w:hAnsi="Univers 55" w:cs="Arial"/>
                              <w:noProof/>
                              <w:sz w:val="12"/>
                            </w:rPr>
                            <w:t>2026</w:t>
                          </w:r>
                          <w:r>
                            <w:rPr>
                              <w:rFonts w:ascii="Univers 55" w:hAnsi="Univers 55" w:cs="Arial"/>
                              <w:sz w:val="12"/>
                            </w:rPr>
                            <w:fldChar w:fldCharType="end"/>
                          </w:r>
                          <w:del w:id="30" w:author="KPMG_PQH" w:date="2026-04-07T11:25:00Z" w16du:dateUtc="2026-04-07T04:25:00Z">
                            <w:r>
                              <w:rPr>
                                <w:rFonts w:ascii="Univers 55" w:hAnsi="Univers 55" w:cs="Arial"/>
                                <w:sz w:val="12"/>
                              </w:rPr>
                              <w:delText xml:space="preserve"> </w:delText>
                            </w:r>
                            <w:r>
                              <w:rPr>
                                <w:rFonts w:ascii="Univers 55" w:hAnsi="Univers 55" w:cs="Arial"/>
                                <w:sz w:val="12"/>
                              </w:rPr>
                              <w:fldChar w:fldCharType="begin"/>
                            </w:r>
                            <w:r>
                              <w:rPr>
                                <w:rFonts w:ascii="Univers 55" w:hAnsi="Univers 55" w:cs="Arial"/>
                                <w:sz w:val="12"/>
                              </w:rPr>
                              <w:delInstrText xml:space="preserve"> if </w:delInstrText>
                            </w:r>
                            <w:r>
                              <w:rPr>
                                <w:rFonts w:ascii="Univers 55" w:hAnsi="Univers 55" w:cs="Arial"/>
                                <w:sz w:val="12"/>
                              </w:rPr>
                              <w:fldChar w:fldCharType="begin"/>
                            </w:r>
                            <w:r>
                              <w:rPr>
                                <w:rFonts w:ascii="Univers 55" w:hAnsi="Univers 55" w:cs="Arial"/>
                                <w:sz w:val="12"/>
                              </w:rPr>
                              <w:delInstrText xml:space="preserve"> DOCPROPERTY "KISFirmPrtName" </w:delInstrText>
                            </w:r>
                            <w:r>
                              <w:rPr>
                                <w:rFonts w:ascii="Univers 55" w:hAnsi="Univers 55" w:cs="Arial"/>
                                <w:sz w:val="12"/>
                              </w:rPr>
                              <w:fldChar w:fldCharType="separate"/>
                            </w:r>
                            <w:r w:rsidR="00481B06">
                              <w:rPr>
                                <w:rFonts w:ascii="Univers 55" w:hAnsi="Univers 55" w:cs="Arial"/>
                                <w:sz w:val="12"/>
                              </w:rPr>
                              <w:delInstrText>KPMG Limited</w:delInstrText>
                            </w:r>
                            <w:r>
                              <w:rPr>
                                <w:rFonts w:ascii="Univers 55" w:hAnsi="Univers 55" w:cs="Arial"/>
                                <w:sz w:val="12"/>
                              </w:rPr>
                              <w:fldChar w:fldCharType="end"/>
                            </w:r>
                            <w:r>
                              <w:rPr>
                                <w:rFonts w:ascii="Univers 55" w:hAnsi="Univers 55" w:cs="Arial"/>
                                <w:sz w:val="12"/>
                              </w:rPr>
                              <w:delInstrText xml:space="preserve"> &lt;&gt; "" "</w:delInstrText>
                            </w:r>
                            <w:r>
                              <w:rPr>
                                <w:rFonts w:ascii="Univers 55" w:hAnsi="Univers 55" w:cs="Arial"/>
                                <w:sz w:val="12"/>
                              </w:rPr>
                              <w:fldChar w:fldCharType="begin"/>
                            </w:r>
                            <w:r>
                              <w:rPr>
                                <w:rFonts w:ascii="Univers 55" w:hAnsi="Univers 55" w:cs="Arial"/>
                                <w:sz w:val="12"/>
                              </w:rPr>
                              <w:delInstrText xml:space="preserve"> DOCPROPERTY "KISFirmPrtName" </w:delInstrText>
                            </w:r>
                            <w:r>
                              <w:rPr>
                                <w:rFonts w:ascii="Univers 55" w:hAnsi="Univers 55" w:cs="Arial"/>
                                <w:sz w:val="12"/>
                              </w:rPr>
                              <w:fldChar w:fldCharType="separate"/>
                            </w:r>
                            <w:r w:rsidR="00481B06">
                              <w:rPr>
                                <w:rFonts w:ascii="Univers 55" w:hAnsi="Univers 55" w:cs="Arial"/>
                                <w:sz w:val="12"/>
                              </w:rPr>
                              <w:delInstrText>KPMG Limited</w:delInstrText>
                            </w:r>
                            <w:r>
                              <w:rPr>
                                <w:rFonts w:ascii="Univers 55" w:hAnsi="Univers 55" w:cs="Arial"/>
                                <w:sz w:val="12"/>
                              </w:rPr>
                              <w:fldChar w:fldCharType="end"/>
                            </w:r>
                            <w:r>
                              <w:rPr>
                                <w:rFonts w:ascii="Univers 55" w:hAnsi="Univers 55" w:cs="Arial"/>
                                <w:sz w:val="12"/>
                              </w:rPr>
                              <w:delInstrText xml:space="preserve">" "KPMG </w:delInstrText>
                            </w:r>
                            <w:r>
                              <w:rPr>
                                <w:rFonts w:ascii="Univers 55" w:hAnsi="Univers 55" w:cs="Arial"/>
                                <w:sz w:val="12"/>
                              </w:rPr>
                              <w:fldChar w:fldCharType="begin"/>
                            </w:r>
                            <w:r>
                              <w:rPr>
                                <w:rFonts w:ascii="Univers 55" w:hAnsi="Univers 55" w:cs="Arial"/>
                                <w:sz w:val="12"/>
                              </w:rPr>
                              <w:delInstrText xml:space="preserve"> DOCPROPERTY "KISSvcPrtName" </w:delInstrText>
                            </w:r>
                            <w:r>
                              <w:rPr>
                                <w:rFonts w:ascii="Univers 55" w:hAnsi="Univers 55" w:cs="Arial"/>
                                <w:sz w:val="12"/>
                              </w:rPr>
                              <w:fldChar w:fldCharType="separate"/>
                            </w:r>
                            <w:r>
                              <w:rPr>
                                <w:rFonts w:ascii="Univers 55" w:hAnsi="Univers 55" w:cs="Arial"/>
                                <w:sz w:val="12"/>
                              </w:rPr>
                              <w:delInstrText>Core service or market</w:delInstrText>
                            </w:r>
                            <w:r>
                              <w:rPr>
                                <w:rFonts w:ascii="Univers 55" w:hAnsi="Univers 55" w:cs="Arial"/>
                                <w:sz w:val="12"/>
                              </w:rPr>
                              <w:fldChar w:fldCharType="end"/>
                            </w:r>
                            <w:r>
                              <w:rPr>
                                <w:rFonts w:ascii="Univers 55" w:hAnsi="Univers 55" w:cs="Arial"/>
                                <w:sz w:val="12"/>
                              </w:rPr>
                              <w:delInstrText xml:space="preserve">" </w:delInstrText>
                            </w:r>
                            <w:r>
                              <w:rPr>
                                <w:rFonts w:ascii="Univers 55" w:hAnsi="Univers 55" w:cs="Arial"/>
                                <w:sz w:val="12"/>
                              </w:rPr>
                              <w:fldChar w:fldCharType="separate"/>
                            </w:r>
                            <w:r w:rsidR="004F4B44">
                              <w:rPr>
                                <w:rFonts w:ascii="Univers 55" w:hAnsi="Univers 55" w:cs="Arial"/>
                                <w:noProof/>
                                <w:sz w:val="12"/>
                              </w:rPr>
                              <w:delText>KPMG Limited</w:delText>
                            </w:r>
                            <w:r>
                              <w:rPr>
                                <w:rFonts w:ascii="Univers 55" w:hAnsi="Univers 55" w:cs="Arial"/>
                                <w:sz w:val="12"/>
                              </w:rPr>
                              <w:fldChar w:fldCharType="end"/>
                            </w:r>
                            <w:r>
                              <w:rPr>
                                <w:rFonts w:ascii="Univers 55" w:hAnsi="Univers 55" w:cs="Arial"/>
                                <w:sz w:val="12"/>
                              </w:rPr>
                              <w:delText>.</w:delText>
                            </w:r>
                          </w:del>
                          <w:ins w:id="31" w:author="KPMG_PQH" w:date="2026-04-07T11:25:00Z" w16du:dateUtc="2026-04-07T04:25:00Z">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236277">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w:t>
                            </w:r>
                          </w:ins>
                          <w:r>
                            <w:rPr>
                              <w:rFonts w:ascii="Univers 55" w:hAnsi="Univers 55" w:cs="Arial"/>
                              <w:sz w:val="12"/>
                            </w:rPr>
                            <w:t xml:space="preserve">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71"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55D35CED"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236277">
                      <w:rPr>
                        <w:rFonts w:ascii="Univers 55" w:hAnsi="Univers 55" w:cs="Arial"/>
                        <w:noProof/>
                        <w:sz w:val="12"/>
                      </w:rPr>
                      <w:t>2026</w:t>
                    </w:r>
                    <w:r>
                      <w:rPr>
                        <w:rFonts w:ascii="Univers 55" w:hAnsi="Univers 55" w:cs="Arial"/>
                        <w:sz w:val="12"/>
                      </w:rPr>
                      <w:fldChar w:fldCharType="end"/>
                    </w:r>
                    <w:del w:id="32" w:author="KPMG_PQH" w:date="2026-04-07T11:25:00Z" w16du:dateUtc="2026-04-07T04:25:00Z">
                      <w:r>
                        <w:rPr>
                          <w:rFonts w:ascii="Univers 55" w:hAnsi="Univers 55" w:cs="Arial"/>
                          <w:sz w:val="12"/>
                        </w:rPr>
                        <w:delText xml:space="preserve"> </w:delText>
                      </w:r>
                      <w:r>
                        <w:rPr>
                          <w:rFonts w:ascii="Univers 55" w:hAnsi="Univers 55" w:cs="Arial"/>
                          <w:sz w:val="12"/>
                        </w:rPr>
                        <w:fldChar w:fldCharType="begin"/>
                      </w:r>
                      <w:r>
                        <w:rPr>
                          <w:rFonts w:ascii="Univers 55" w:hAnsi="Univers 55" w:cs="Arial"/>
                          <w:sz w:val="12"/>
                        </w:rPr>
                        <w:delInstrText xml:space="preserve"> if </w:delInstrText>
                      </w:r>
                      <w:r>
                        <w:rPr>
                          <w:rFonts w:ascii="Univers 55" w:hAnsi="Univers 55" w:cs="Arial"/>
                          <w:sz w:val="12"/>
                        </w:rPr>
                        <w:fldChar w:fldCharType="begin"/>
                      </w:r>
                      <w:r>
                        <w:rPr>
                          <w:rFonts w:ascii="Univers 55" w:hAnsi="Univers 55" w:cs="Arial"/>
                          <w:sz w:val="12"/>
                        </w:rPr>
                        <w:delInstrText xml:space="preserve"> DOCPROPERTY "KISFirmPrtName" </w:delInstrText>
                      </w:r>
                      <w:r>
                        <w:rPr>
                          <w:rFonts w:ascii="Univers 55" w:hAnsi="Univers 55" w:cs="Arial"/>
                          <w:sz w:val="12"/>
                        </w:rPr>
                        <w:fldChar w:fldCharType="separate"/>
                      </w:r>
                      <w:r w:rsidR="00481B06">
                        <w:rPr>
                          <w:rFonts w:ascii="Univers 55" w:hAnsi="Univers 55" w:cs="Arial"/>
                          <w:sz w:val="12"/>
                        </w:rPr>
                        <w:delInstrText>KPMG Limited</w:delInstrText>
                      </w:r>
                      <w:r>
                        <w:rPr>
                          <w:rFonts w:ascii="Univers 55" w:hAnsi="Univers 55" w:cs="Arial"/>
                          <w:sz w:val="12"/>
                        </w:rPr>
                        <w:fldChar w:fldCharType="end"/>
                      </w:r>
                      <w:r>
                        <w:rPr>
                          <w:rFonts w:ascii="Univers 55" w:hAnsi="Univers 55" w:cs="Arial"/>
                          <w:sz w:val="12"/>
                        </w:rPr>
                        <w:delInstrText xml:space="preserve"> &lt;&gt; "" "</w:delInstrText>
                      </w:r>
                      <w:r>
                        <w:rPr>
                          <w:rFonts w:ascii="Univers 55" w:hAnsi="Univers 55" w:cs="Arial"/>
                          <w:sz w:val="12"/>
                        </w:rPr>
                        <w:fldChar w:fldCharType="begin"/>
                      </w:r>
                      <w:r>
                        <w:rPr>
                          <w:rFonts w:ascii="Univers 55" w:hAnsi="Univers 55" w:cs="Arial"/>
                          <w:sz w:val="12"/>
                        </w:rPr>
                        <w:delInstrText xml:space="preserve"> DOCPROPERTY "KISFirmPrtName" </w:delInstrText>
                      </w:r>
                      <w:r>
                        <w:rPr>
                          <w:rFonts w:ascii="Univers 55" w:hAnsi="Univers 55" w:cs="Arial"/>
                          <w:sz w:val="12"/>
                        </w:rPr>
                        <w:fldChar w:fldCharType="separate"/>
                      </w:r>
                      <w:r w:rsidR="00481B06">
                        <w:rPr>
                          <w:rFonts w:ascii="Univers 55" w:hAnsi="Univers 55" w:cs="Arial"/>
                          <w:sz w:val="12"/>
                        </w:rPr>
                        <w:delInstrText>KPMG Limited</w:delInstrText>
                      </w:r>
                      <w:r>
                        <w:rPr>
                          <w:rFonts w:ascii="Univers 55" w:hAnsi="Univers 55" w:cs="Arial"/>
                          <w:sz w:val="12"/>
                        </w:rPr>
                        <w:fldChar w:fldCharType="end"/>
                      </w:r>
                      <w:r>
                        <w:rPr>
                          <w:rFonts w:ascii="Univers 55" w:hAnsi="Univers 55" w:cs="Arial"/>
                          <w:sz w:val="12"/>
                        </w:rPr>
                        <w:delInstrText xml:space="preserve">" "KPMG </w:delInstrText>
                      </w:r>
                      <w:r>
                        <w:rPr>
                          <w:rFonts w:ascii="Univers 55" w:hAnsi="Univers 55" w:cs="Arial"/>
                          <w:sz w:val="12"/>
                        </w:rPr>
                        <w:fldChar w:fldCharType="begin"/>
                      </w:r>
                      <w:r>
                        <w:rPr>
                          <w:rFonts w:ascii="Univers 55" w:hAnsi="Univers 55" w:cs="Arial"/>
                          <w:sz w:val="12"/>
                        </w:rPr>
                        <w:delInstrText xml:space="preserve"> DOCPROPERTY "KISSvcPrtName" </w:delInstrText>
                      </w:r>
                      <w:r>
                        <w:rPr>
                          <w:rFonts w:ascii="Univers 55" w:hAnsi="Univers 55" w:cs="Arial"/>
                          <w:sz w:val="12"/>
                        </w:rPr>
                        <w:fldChar w:fldCharType="separate"/>
                      </w:r>
                      <w:r>
                        <w:rPr>
                          <w:rFonts w:ascii="Univers 55" w:hAnsi="Univers 55" w:cs="Arial"/>
                          <w:sz w:val="12"/>
                        </w:rPr>
                        <w:delInstrText>Core service or market</w:delInstrText>
                      </w:r>
                      <w:r>
                        <w:rPr>
                          <w:rFonts w:ascii="Univers 55" w:hAnsi="Univers 55" w:cs="Arial"/>
                          <w:sz w:val="12"/>
                        </w:rPr>
                        <w:fldChar w:fldCharType="end"/>
                      </w:r>
                      <w:r>
                        <w:rPr>
                          <w:rFonts w:ascii="Univers 55" w:hAnsi="Univers 55" w:cs="Arial"/>
                          <w:sz w:val="12"/>
                        </w:rPr>
                        <w:delInstrText xml:space="preserve">" </w:delInstrText>
                      </w:r>
                      <w:r>
                        <w:rPr>
                          <w:rFonts w:ascii="Univers 55" w:hAnsi="Univers 55" w:cs="Arial"/>
                          <w:sz w:val="12"/>
                        </w:rPr>
                        <w:fldChar w:fldCharType="separate"/>
                      </w:r>
                      <w:r w:rsidR="004F4B44">
                        <w:rPr>
                          <w:rFonts w:ascii="Univers 55" w:hAnsi="Univers 55" w:cs="Arial"/>
                          <w:noProof/>
                          <w:sz w:val="12"/>
                        </w:rPr>
                        <w:delText>KPMG Limited</w:delText>
                      </w:r>
                      <w:r>
                        <w:rPr>
                          <w:rFonts w:ascii="Univers 55" w:hAnsi="Univers 55" w:cs="Arial"/>
                          <w:sz w:val="12"/>
                        </w:rPr>
                        <w:fldChar w:fldCharType="end"/>
                      </w:r>
                      <w:r>
                        <w:rPr>
                          <w:rFonts w:ascii="Univers 55" w:hAnsi="Univers 55" w:cs="Arial"/>
                          <w:sz w:val="12"/>
                        </w:rPr>
                        <w:delText>.</w:delText>
                      </w:r>
                    </w:del>
                    <w:ins w:id="33" w:author="KPMG_PQH" w:date="2026-04-07T11:25:00Z" w16du:dateUtc="2026-04-07T04:25:00Z">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236277">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w:t>
                      </w:r>
                    </w:ins>
                    <w:r>
                      <w:rPr>
                        <w:rFonts w:ascii="Univers 55" w:hAnsi="Univers 55" w:cs="Arial"/>
                        <w:sz w:val="12"/>
                      </w:rPr>
                      <w:t xml:space="preserve">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84E4" w14:textId="77777777" w:rsidR="00236277" w:rsidRDefault="00236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B878" w14:textId="77777777" w:rsidR="00236277" w:rsidRDefault="002362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84CB" w14:textId="77777777" w:rsidR="00AA60BB" w:rsidRDefault="00AA60BB">
    <w:pPr>
      <w:pStyle w:val="Footer"/>
      <w:framePr w:hSpace="181" w:wrap="around" w:vAnchor="text" w:hAnchor="text" w:xAlign="right" w:y="1"/>
    </w:pPr>
    <w:r>
      <w:rPr>
        <w:rStyle w:val="PageNumber"/>
      </w:rPr>
      <w:pgNum/>
    </w:r>
  </w:p>
  <w:p w14:paraId="18262B94"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A39C" w14:textId="77777777" w:rsidR="00255EF0" w:rsidRDefault="00255EF0">
      <w:r>
        <w:separator/>
      </w:r>
    </w:p>
  </w:footnote>
  <w:footnote w:type="continuationSeparator" w:id="0">
    <w:p w14:paraId="4CE09B46" w14:textId="77777777" w:rsidR="00255EF0" w:rsidRDefault="00255EF0">
      <w:r>
        <w:continuationSeparator/>
      </w:r>
    </w:p>
  </w:footnote>
  <w:footnote w:type="continuationNotice" w:id="1">
    <w:p w14:paraId="3ECB6526" w14:textId="77777777" w:rsidR="00255EF0" w:rsidRDefault="00255EF0"/>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140A5598" w:rsidR="00AA60BB" w:rsidRDefault="00AA60BB">
      <w:pPr>
        <w:pStyle w:val="FootnoteText"/>
      </w:pPr>
      <w:r>
        <w:rPr>
          <w:rStyle w:val="FootnoteReference"/>
        </w:rPr>
        <w:footnoteRef/>
      </w:r>
      <w:r>
        <w:t xml:space="preserve"> HMV’s audited financial </w:t>
      </w:r>
      <w:r w:rsidRPr="00103FB9">
        <w:t xml:space="preserve">statements for </w:t>
      </w:r>
      <w:del w:id="616" w:author="KPMG_PQH" w:date="2026-04-07T11:25:00Z" w16du:dateUtc="2026-04-07T04:25:00Z">
        <w:r w:rsidR="001E14F4">
          <w:delText>FY2023</w:delText>
        </w:r>
      </w:del>
      <w:ins w:id="617" w:author="KPMG_PQH" w:date="2026-04-07T11:25:00Z" w16du:dateUtc="2026-04-07T04:25:00Z">
        <w:r w:rsidR="004B6920">
          <w:t>FY2024</w:t>
        </w:r>
      </w:ins>
    </w:p>
  </w:footnote>
  <w:footnote w:id="7">
    <w:p w14:paraId="005CCAE8" w14:textId="2BEF3D2B" w:rsidR="00AA60BB" w:rsidRDefault="00AA60BB">
      <w:pPr>
        <w:pStyle w:val="FootnoteText"/>
      </w:pPr>
      <w:r>
        <w:rPr>
          <w:rStyle w:val="FootnoteReference"/>
        </w:rPr>
        <w:footnoteRef/>
      </w:r>
      <w:r>
        <w:t xml:space="preserve"> Source: The submitted Appendix I of the </w:t>
      </w:r>
      <w:r w:rsidRPr="00C37928">
        <w:t xml:space="preserve">Company for </w:t>
      </w:r>
      <w:del w:id="848" w:author="KPMG_PQH" w:date="2026-04-07T11:25:00Z" w16du:dateUtc="2026-04-07T04:25:00Z">
        <w:r w:rsidR="001E14F4">
          <w:delText>FY2023</w:delText>
        </w:r>
      </w:del>
      <w:ins w:id="849" w:author="KPMG_PQH" w:date="2026-04-07T11:25:00Z" w16du:dateUtc="2026-04-07T04:25:00Z">
        <w:r w:rsidR="004B6920">
          <w:t>FY2024</w:t>
        </w:r>
      </w:ins>
      <w:r>
        <w:t xml:space="preserve"> </w:t>
      </w:r>
    </w:p>
  </w:footnote>
  <w:footnote w:id="8">
    <w:p w14:paraId="75C171DD" w14:textId="7301A44E"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742399">
        <w:t>B</w:t>
      </w:r>
      <w:r>
        <w:fldChar w:fldCharType="end"/>
      </w:r>
      <w:r>
        <w:t xml:space="preserve"> of the Local File</w:t>
      </w:r>
    </w:p>
  </w:footnote>
  <w:footnote w:id="9">
    <w:p w14:paraId="17BBF446" w14:textId="0298688B" w:rsidR="00AA60BB" w:rsidRDefault="00AA60BB" w:rsidP="007C72AA">
      <w:pPr>
        <w:pStyle w:val="FootnoteText"/>
      </w:pPr>
      <w:r>
        <w:rPr>
          <w:rStyle w:val="FootnoteReference"/>
        </w:rPr>
        <w:footnoteRef/>
      </w:r>
      <w:r>
        <w:t xml:space="preserve"> Source: The submitted Appendix I of the Company for </w:t>
      </w:r>
      <w:del w:id="975" w:author="KPMG_PQH" w:date="2026-04-07T11:25:00Z" w16du:dateUtc="2026-04-07T04:25:00Z">
        <w:r w:rsidR="001E14F4">
          <w:delText>FY2023</w:delText>
        </w:r>
      </w:del>
      <w:ins w:id="976" w:author="KPMG_PQH" w:date="2026-04-07T11:25:00Z" w16du:dateUtc="2026-04-07T04:25:00Z">
        <w:r w:rsidR="004B6920">
          <w:t>FY2024</w:t>
        </w:r>
      </w:ins>
    </w:p>
  </w:footnote>
  <w:footnote w:id="10">
    <w:p w14:paraId="7DD19FFE" w14:textId="05CF73C1" w:rsidR="00AA60BB" w:rsidRDefault="00AA60BB" w:rsidP="00923508">
      <w:pPr>
        <w:pStyle w:val="FootnoteText"/>
      </w:pPr>
      <w:r>
        <w:rPr>
          <w:rStyle w:val="FootnoteReference"/>
        </w:rPr>
        <w:footnoteRef/>
      </w:r>
      <w:r>
        <w:t xml:space="preserve"> Paragraph 3.18, Article A.3.3, Chapter </w:t>
      </w:r>
      <w:del w:id="1661" w:author="KPMG_PQH" w:date="2026-04-07T11:25:00Z" w16du:dateUtc="2026-04-07T04:25:00Z">
        <w:r>
          <w:delText>I</w:delText>
        </w:r>
      </w:del>
      <w:ins w:id="1662" w:author="KPMG_PQH" w:date="2026-04-07T11:25:00Z" w16du:dateUtc="2026-04-07T04:25:00Z">
        <w:r>
          <w:t>I</w:t>
        </w:r>
        <w:r w:rsidR="00331A8B">
          <w:t>II</w:t>
        </w:r>
      </w:ins>
      <w:r>
        <w:t xml:space="preserve">, OECD Guidelines, </w:t>
      </w:r>
      <w:del w:id="1663" w:author="KPMG_PQH" w:date="2026-04-07T11:25:00Z" w16du:dateUtc="2026-04-07T04:25:00Z">
        <w:r>
          <w:delText>July 2017</w:delText>
        </w:r>
      </w:del>
      <w:ins w:id="1664" w:author="KPMG_PQH" w:date="2026-04-07T11:25:00Z" w16du:dateUtc="2026-04-07T04:25:00Z">
        <w:r>
          <w:t>J</w:t>
        </w:r>
        <w:r w:rsidR="00331A8B">
          <w:t>anuary</w:t>
        </w:r>
        <w:r>
          <w:t xml:space="preserve"> 20</w:t>
        </w:r>
        <w:r w:rsidR="00331A8B">
          <w:t>22</w:t>
        </w:r>
      </w:ins>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w:t>
      </w:r>
      <w:proofErr w:type="gramStart"/>
      <w:r>
        <w:t>taxes, and</w:t>
      </w:r>
      <w:proofErr w:type="gramEnd"/>
      <w:r>
        <w:t xml:space="preserve"> excludes financial income and financial expenses.</w:t>
      </w:r>
    </w:p>
  </w:footnote>
  <w:footnote w:id="12">
    <w:p w14:paraId="734A28D4" w14:textId="77777777" w:rsidR="00505642" w:rsidRDefault="00505642" w:rsidP="00505642">
      <w:pPr>
        <w:pStyle w:val="FootnoteText"/>
      </w:pPr>
      <w:del w:id="1693" w:author="KPMG_PQH" w:date="2026-04-07T11:25:00Z" w16du:dateUtc="2026-04-07T04:25:00Z">
        <w:r>
          <w:rPr>
            <w:rStyle w:val="FootnoteReference"/>
          </w:rPr>
          <w:footnoteRef/>
        </w:r>
        <w:r>
          <w:delText xml:space="preserve"> Clause 3, Article 7 of Decree 132.</w:delText>
        </w:r>
      </w:del>
    </w:p>
  </w:footnote>
  <w:footnote w:id="13">
    <w:p w14:paraId="6E4A1F81" w14:textId="77777777" w:rsidR="00AA60BB" w:rsidRDefault="00AA60BB" w:rsidP="002353F0">
      <w:pPr>
        <w:pStyle w:val="FootnoteText"/>
      </w:pPr>
      <w:r>
        <w:rPr>
          <w:rStyle w:val="FootnoteReference"/>
        </w:rPr>
        <w:t>9</w:t>
      </w:r>
      <w:r>
        <w:t xml:space="preserve"> Clause 2 of Article 9 of Decree 132.</w:t>
      </w:r>
    </w:p>
  </w:footnote>
  <w:footnote w:id="14">
    <w:p w14:paraId="0F442FA8" w14:textId="4B90A478"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del w:id="1886" w:author="KPMG_PQH" w:date="2026-04-07T11:25:00Z" w16du:dateUtc="2026-04-07T04:25:00Z">
        <w:r w:rsidR="00703BA2" w:rsidRPr="003B070C">
          <w:delText>202</w:delText>
        </w:r>
        <w:r w:rsidR="00703BA2">
          <w:delText>3</w:delText>
        </w:r>
      </w:del>
      <w:ins w:id="1887" w:author="KPMG_PQH" w:date="2026-04-07T11:25:00Z" w16du:dateUtc="2026-04-07T04:25:00Z">
        <w:r w:rsidR="00A81D13" w:rsidRPr="003B070C">
          <w:t>202</w:t>
        </w:r>
        <w:r w:rsidR="00A81D13">
          <w:t>4</w:t>
        </w:r>
      </w:ins>
      <w:r w:rsidR="00A81D13" w:rsidRPr="003B070C">
        <w:t xml:space="preserve"> </w:t>
      </w:r>
      <w:r w:rsidRPr="003B070C">
        <w:t xml:space="preserve">to 31 May </w:t>
      </w:r>
      <w:del w:id="1888" w:author="KPMG_PQH" w:date="2026-04-07T11:25:00Z" w16du:dateUtc="2026-04-07T04:25:00Z">
        <w:r w:rsidRPr="003B070C">
          <w:delText>202</w:delText>
        </w:r>
        <w:r w:rsidR="00703BA2">
          <w:delText>4</w:delText>
        </w:r>
      </w:del>
      <w:ins w:id="1889" w:author="KPMG_PQH" w:date="2026-04-07T11:25:00Z" w16du:dateUtc="2026-04-07T04:25:00Z">
        <w:r w:rsidR="00A81D13" w:rsidRPr="003B070C">
          <w:t>202</w:t>
        </w:r>
        <w:r w:rsidR="00A81D13">
          <w:t>5</w:t>
        </w:r>
      </w:ins>
      <w:r w:rsidR="00A81D13" w:rsidRPr="003B070C">
        <w:t xml:space="preserve"> </w:t>
      </w:r>
      <w:r w:rsidRPr="003B070C">
        <w:t xml:space="preserve">are mapped as </w:t>
      </w:r>
      <w:del w:id="1890" w:author="KPMG_PQH" w:date="2026-04-07T11:25:00Z" w16du:dateUtc="2026-04-07T04:25:00Z">
        <w:r w:rsidR="001E14F4">
          <w:delText>FY2023</w:delText>
        </w:r>
      </w:del>
      <w:ins w:id="1891" w:author="KPMG_PQH" w:date="2026-04-07T11:25:00Z" w16du:dateUtc="2026-04-07T04:25:00Z">
        <w:r w:rsidR="004B6920">
          <w:t>FY2024</w:t>
        </w:r>
      </w:ins>
      <w:r w:rsidRPr="003B070C">
        <w:t xml:space="preserve"> and</w:t>
      </w:r>
      <w:r w:rsidRPr="006077D0">
        <w:t xml:space="preserve"> so on</w:t>
      </w:r>
      <w:r w:rsidRPr="00D22E90">
        <w:t>.</w:t>
      </w:r>
    </w:p>
  </w:footnote>
  <w:footnote w:id="15">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6">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151BAA1D"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742399">
            <w:rPr>
              <w:b/>
            </w:rPr>
            <w:t xml:space="preserve">Hestra </w:t>
          </w:r>
          <w:del w:id="9" w:author="KPMG_PQH" w:date="2026-04-07T11:25:00Z" w16du:dateUtc="2026-04-07T04:25:00Z">
            <w:r w:rsidR="00481B06">
              <w:rPr>
                <w:b/>
              </w:rPr>
              <w:delText xml:space="preserve">Matsuoka </w:delText>
            </w:r>
          </w:del>
          <w:r w:rsidR="00742399">
            <w:rPr>
              <w:b/>
            </w:rPr>
            <w:t xml:space="preserve">Vietnam </w:t>
          </w:r>
          <w:del w:id="10" w:author="KPMG_PQH" w:date="2026-04-07T11:25:00Z" w16du:dateUtc="2026-04-07T04:25:00Z">
            <w:r w:rsidR="00481B06">
              <w:rPr>
                <w:b/>
              </w:rPr>
              <w:delText>Co., Ltd</w:delText>
            </w:r>
          </w:del>
          <w:ins w:id="11" w:author="KPMG_PQH" w:date="2026-04-07T11:25:00Z" w16du:dateUtc="2026-04-07T04:25:00Z">
            <w:r w:rsidR="00742399">
              <w:rPr>
                <w:b/>
              </w:rPr>
              <w:t>Limited Liability Company</w:t>
            </w:r>
          </w:ins>
          <w:r>
            <w:rPr>
              <w:b/>
            </w:rPr>
            <w:fldChar w:fldCharType="end"/>
          </w:r>
        </w:p>
      </w:tc>
    </w:tr>
    <w:tr w:rsidR="00AA60BB" w14:paraId="2CCCB66D" w14:textId="77777777" w:rsidTr="00AA4493">
      <w:trPr>
        <w:trHeight w:hRule="exact" w:val="222"/>
      </w:trPr>
      <w:tc>
        <w:tcPr>
          <w:tcW w:w="7938" w:type="dxa"/>
        </w:tcPr>
        <w:p w14:paraId="58616E2E" w14:textId="39403FB1"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5ED7909" w14:textId="77777777" w:rsidTr="00AA4493">
      <w:trPr>
        <w:trHeight w:val="452"/>
      </w:trPr>
      <w:tc>
        <w:tcPr>
          <w:tcW w:w="7938" w:type="dxa"/>
        </w:tcPr>
        <w:p w14:paraId="4F29C4C7" w14:textId="77777777" w:rsidR="00AA60BB" w:rsidRDefault="00AA60BB" w:rsidP="00AA4493">
          <w:pPr>
            <w:pStyle w:val="Header"/>
            <w:framePr w:hSpace="187" w:wrap="around" w:vAnchor="text" w:hAnchor="margin" w:x="1" w:y="506"/>
            <w:rPr>
              <w:del w:id="12" w:author="KPMG_PQH" w:date="2026-04-07T11:25:00Z" w16du:dateUtc="2026-04-07T04:25:00Z"/>
            </w:rPr>
          </w:pPr>
          <w:r>
            <w:fldChar w:fldCharType="begin"/>
          </w:r>
          <w:r>
            <w:instrText xml:space="preserve"> DOCPROPERTY "KISHdrInfoA" </w:instrText>
          </w:r>
          <w:r>
            <w:fldChar w:fldCharType="separate"/>
          </w:r>
          <w:r w:rsidR="00742399">
            <w:t xml:space="preserve">For the year ended 31 December </w:t>
          </w:r>
          <w:del w:id="13" w:author="KPMG_PQH" w:date="2026-04-07T11:25:00Z" w16du:dateUtc="2026-04-07T04:25:00Z">
            <w:r w:rsidR="00481B06">
              <w:delText>2023</w:delText>
            </w:r>
          </w:del>
          <w:ins w:id="14" w:author="KPMG_PQH" w:date="2026-04-07T11:25:00Z" w16du:dateUtc="2026-04-07T04:25:00Z">
            <w:r w:rsidR="00742399">
              <w:t>2024</w:t>
            </w:r>
          </w:ins>
          <w:r>
            <w:fldChar w:fldCharType="end"/>
          </w:r>
          <w:del w:id="15" w:author="KPMG_PQH" w:date="2026-04-07T11:25:00Z" w16du:dateUtc="2026-04-07T04:25:00Z">
            <w:r>
              <w:fldChar w:fldCharType="begin"/>
            </w:r>
            <w:r>
              <w:delInstrText xml:space="preserve"> IF </w:delInstrText>
            </w:r>
            <w:r>
              <w:fldChar w:fldCharType="begin"/>
            </w:r>
            <w:r>
              <w:delInstrText xml:space="preserve"> DOCPROPERTY "KISHdrInfoA" </w:delInstrText>
            </w:r>
            <w:r>
              <w:fldChar w:fldCharType="separate"/>
            </w:r>
            <w:r w:rsidR="00481B06">
              <w:delInstrText>For the year ended 31 December 2023</w:delInstrText>
            </w:r>
            <w:r>
              <w:fldChar w:fldCharType="end"/>
            </w:r>
            <w:r>
              <w:delInstrText xml:space="preserve"> &lt;&gt; "" "</w:delInstrText>
            </w:r>
          </w:del>
        </w:p>
        <w:p w14:paraId="106ED5A5" w14:textId="77777777" w:rsidR="004F4B44" w:rsidRDefault="00AA60BB" w:rsidP="00AA4493">
          <w:pPr>
            <w:pStyle w:val="Header"/>
            <w:framePr w:hSpace="187" w:wrap="around" w:vAnchor="text" w:hAnchor="margin" w:x="1" w:y="506"/>
            <w:rPr>
              <w:del w:id="16" w:author="KPMG_PQH" w:date="2026-04-07T11:25:00Z" w16du:dateUtc="2026-04-07T04:25:00Z"/>
              <w:noProof/>
            </w:rPr>
          </w:pPr>
          <w:del w:id="17" w:author="KPMG_PQH" w:date="2026-04-07T11:25:00Z" w16du:dateUtc="2026-04-07T04:25:00Z">
            <w:r>
              <w:delInstrText xml:space="preserve">" </w:delInstrText>
            </w:r>
            <w:r>
              <w:fldChar w:fldCharType="separate"/>
            </w:r>
          </w:del>
        </w:p>
        <w:p w14:paraId="447F33A9" w14:textId="0706DC22" w:rsidR="00AA60BB" w:rsidRDefault="00AA60BB" w:rsidP="00AA4493">
          <w:pPr>
            <w:pStyle w:val="Header"/>
            <w:framePr w:hSpace="187" w:wrap="around" w:vAnchor="text" w:hAnchor="margin" w:x="1" w:y="506"/>
            <w:rPr>
              <w:ins w:id="18" w:author="KPMG_PQH" w:date="2026-04-07T11:25:00Z" w16du:dateUtc="2026-04-07T04:25:00Z"/>
            </w:rPr>
          </w:pPr>
          <w:del w:id="19" w:author="KPMG_PQH" w:date="2026-04-07T11:25:00Z" w16du:dateUtc="2026-04-07T04:25:00Z">
            <w:r>
              <w:fldChar w:fldCharType="end"/>
            </w:r>
          </w:del>
          <w:ins w:id="20" w:author="KPMG_PQH" w:date="2026-04-07T11:25:00Z" w16du:dateUtc="2026-04-07T04:25:00Z">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ins>
        </w:p>
        <w:p w14:paraId="06690629" w14:textId="77777777" w:rsidR="00236277" w:rsidRDefault="00AA60BB" w:rsidP="00AA4493">
          <w:pPr>
            <w:pStyle w:val="Header"/>
            <w:framePr w:hSpace="187" w:wrap="around" w:vAnchor="text" w:hAnchor="margin" w:x="1" w:y="506"/>
            <w:rPr>
              <w:ins w:id="21" w:author="KPMG_PQH" w:date="2026-04-07T11:25:00Z" w16du:dateUtc="2026-04-07T04:25:00Z"/>
              <w:noProof/>
            </w:rPr>
          </w:pPr>
          <w:ins w:id="22" w:author="KPMG_PQH" w:date="2026-04-07T11:25:00Z" w16du:dateUtc="2026-04-07T04:25:00Z">
            <w:r>
              <w:instrText xml:space="preserve">" </w:instrText>
            </w:r>
            <w:r>
              <w:fldChar w:fldCharType="separate"/>
            </w:r>
          </w:ins>
        </w:p>
        <w:p w14:paraId="61E5BF6C" w14:textId="188A9174" w:rsidR="00AA60BB" w:rsidRDefault="00AA60BB" w:rsidP="00452F79">
          <w:pPr>
            <w:pStyle w:val="Header"/>
            <w:framePr w:hSpace="187" w:wrap="around" w:vAnchor="text" w:hAnchor="margin" w:x="1" w:y="506"/>
          </w:pPr>
          <w:ins w:id="23" w:author="KPMG_PQH" w:date="2026-04-07T11:25:00Z" w16du:dateUtc="2026-04-07T04:25:00Z">
            <w:r>
              <w:fldChar w:fldCharType="end"/>
            </w:r>
          </w:ins>
          <w:r>
            <w:fldChar w:fldCharType="begin"/>
          </w:r>
          <w:r>
            <w:instrText xml:space="preserve"> DocProperty KISHdrInfo \* charformat </w:instrText>
          </w:r>
          <w:r>
            <w:fldChar w:fldCharType="end"/>
          </w:r>
        </w:p>
      </w:tc>
    </w:tr>
  </w:tbl>
  <w:p w14:paraId="42493033" w14:textId="47EF3991"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742399">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DFEB276"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FC1" w14:textId="2D68FF37" w:rsidR="00D15300" w:rsidRDefault="00D153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45BB6E7F"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3A1822B8"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 xml:space="preserve">Hestra </w:t>
          </w:r>
          <w:del w:id="303" w:author="KPMG_PQH" w:date="2026-04-07T11:25:00Z" w16du:dateUtc="2026-04-07T04:25:00Z">
            <w:r w:rsidR="00481B06">
              <w:rPr>
                <w:b/>
              </w:rPr>
              <w:delText xml:space="preserve">Matsuoka </w:delText>
            </w:r>
          </w:del>
          <w:r w:rsidR="00742399">
            <w:rPr>
              <w:b/>
            </w:rPr>
            <w:t xml:space="preserve">Vietnam </w:t>
          </w:r>
          <w:del w:id="304" w:author="KPMG_PQH" w:date="2026-04-07T11:25:00Z" w16du:dateUtc="2026-04-07T04:25:00Z">
            <w:r w:rsidR="00481B06">
              <w:rPr>
                <w:b/>
              </w:rPr>
              <w:delText>Co., Ltd</w:delText>
            </w:r>
          </w:del>
          <w:ins w:id="305" w:author="KPMG_PQH" w:date="2026-04-07T11:25:00Z" w16du:dateUtc="2026-04-07T04:25:00Z">
            <w:r w:rsidR="00742399">
              <w:rPr>
                <w:b/>
              </w:rPr>
              <w:t>Limited Liability Company</w:t>
            </w:r>
          </w:ins>
          <w:r w:rsidRPr="00A377BC">
            <w:rPr>
              <w:b/>
            </w:rPr>
            <w:fldChar w:fldCharType="end"/>
          </w:r>
        </w:p>
      </w:tc>
    </w:tr>
    <w:tr w:rsidR="00AA60BB" w14:paraId="5EABB564" w14:textId="77777777" w:rsidTr="00AA4493">
      <w:trPr>
        <w:trHeight w:hRule="exact" w:val="222"/>
      </w:trPr>
      <w:tc>
        <w:tcPr>
          <w:tcW w:w="7938" w:type="dxa"/>
        </w:tcPr>
        <w:p w14:paraId="287D0168" w14:textId="725F5828"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E8868FD" w14:textId="77777777" w:rsidTr="00AA4493">
      <w:trPr>
        <w:trHeight w:val="452"/>
      </w:trPr>
      <w:tc>
        <w:tcPr>
          <w:tcW w:w="7938" w:type="dxa"/>
        </w:tcPr>
        <w:p w14:paraId="040853ED" w14:textId="4AF8D1EC"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742399">
            <w:t xml:space="preserve">For the year ended 31 December </w:t>
          </w:r>
          <w:del w:id="306" w:author="KPMG_PQH" w:date="2026-04-07T11:25:00Z" w16du:dateUtc="2026-04-07T04:25:00Z">
            <w:r w:rsidR="00481B06">
              <w:delText>2023</w:delText>
            </w:r>
          </w:del>
          <w:ins w:id="307" w:author="KPMG_PQH" w:date="2026-04-07T11:25:00Z" w16du:dateUtc="2026-04-07T04:25:00Z">
            <w:r w:rsidR="00742399">
              <w:t>2024</w:t>
            </w:r>
          </w:ins>
          <w:r>
            <w:fldChar w:fldCharType="end"/>
          </w:r>
        </w:p>
      </w:tc>
    </w:tr>
  </w:tbl>
  <w:p w14:paraId="62308D19" w14:textId="428ACFCF"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2F114CC8"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27D69C15"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3A7E50AD"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6C2635A9" w14:textId="77777777" w:rsidTr="00270865">
      <w:trPr>
        <w:trHeight w:hRule="exact" w:val="220"/>
      </w:trPr>
      <w:tc>
        <w:tcPr>
          <w:tcW w:w="4111" w:type="dxa"/>
        </w:tcPr>
        <w:p w14:paraId="04989203" w14:textId="1573EB6B" w:rsidR="00AA60BB" w:rsidRDefault="00AA60BB" w:rsidP="00270865">
          <w:pPr>
            <w:pStyle w:val="Header"/>
          </w:pPr>
          <w:r>
            <w:fldChar w:fldCharType="begin"/>
          </w:r>
          <w:r>
            <w:instrText xml:space="preserve"> DocProperty KISSubject  \* charformat </w:instrText>
          </w:r>
          <w:r>
            <w:fldChar w:fldCharType="separate"/>
          </w:r>
          <w:r w:rsidR="00742399">
            <w:t>Local File</w:t>
          </w:r>
          <w:r>
            <w:fldChar w:fldCharType="end"/>
          </w:r>
        </w:p>
      </w:tc>
    </w:tr>
    <w:tr w:rsidR="00AA60BB" w14:paraId="5AF254F3" w14:textId="77777777" w:rsidTr="00270865">
      <w:tc>
        <w:tcPr>
          <w:tcW w:w="4111" w:type="dxa"/>
        </w:tcPr>
        <w:p w14:paraId="10E5738F" w14:textId="4F3EC50F" w:rsidR="00AA60BB" w:rsidRDefault="00AA60BB" w:rsidP="00270865">
          <w:pPr>
            <w:pStyle w:val="Header"/>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1B0DBAA0" w14:textId="77777777" w:rsidR="00E65182"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2E9D61"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62531196" w:rsidR="00AA60BB" w:rsidRDefault="00AA60B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C50E" w14:textId="77777777" w:rsidR="00AA60BB" w:rsidRDefault="00AA60B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6DDC9F9C" w14:textId="77777777" w:rsidTr="00270865">
      <w:trPr>
        <w:trHeight w:hRule="exact" w:val="220"/>
      </w:trPr>
      <w:tc>
        <w:tcPr>
          <w:tcW w:w="4111" w:type="dxa"/>
        </w:tcPr>
        <w:p w14:paraId="3326AD8C" w14:textId="77777777"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481B06">
            <w:rPr>
              <w:b/>
            </w:rPr>
            <w:t>Hestra Matsuoka Vietnam Co., Ltd</w:t>
          </w:r>
          <w:r w:rsidRPr="00A377BC">
            <w:rPr>
              <w:b/>
            </w:rPr>
            <w:fldChar w:fldCharType="end"/>
          </w:r>
        </w:p>
      </w:tc>
    </w:tr>
    <w:tr w:rsidR="00AA60BB" w14:paraId="202D5220" w14:textId="77777777" w:rsidTr="00270865">
      <w:trPr>
        <w:trHeight w:hRule="exact" w:val="220"/>
      </w:trPr>
      <w:tc>
        <w:tcPr>
          <w:tcW w:w="4111" w:type="dxa"/>
        </w:tcPr>
        <w:p w14:paraId="43E41603" w14:textId="77777777" w:rsidR="00AA60BB" w:rsidRDefault="00AA60BB" w:rsidP="00270865">
          <w:pPr>
            <w:pStyle w:val="Header"/>
          </w:pPr>
          <w:r>
            <w:fldChar w:fldCharType="begin"/>
          </w:r>
          <w:r>
            <w:instrText xml:space="preserve"> DocProperty KISSubject  \* charformat </w:instrText>
          </w:r>
          <w:r>
            <w:fldChar w:fldCharType="separate"/>
          </w:r>
          <w:r w:rsidR="00481B06">
            <w:t>Local File</w:t>
          </w:r>
          <w:r>
            <w:fldChar w:fldCharType="end"/>
          </w:r>
        </w:p>
      </w:tc>
    </w:tr>
    <w:tr w:rsidR="00AA60BB" w14:paraId="3F85006D" w14:textId="77777777" w:rsidTr="00270865">
      <w:tc>
        <w:tcPr>
          <w:tcW w:w="4111" w:type="dxa"/>
        </w:tcPr>
        <w:p w14:paraId="05B451B9" w14:textId="77777777" w:rsidR="00AA60BB" w:rsidRDefault="00AA60BB" w:rsidP="00270865">
          <w:pPr>
            <w:pStyle w:val="Header"/>
          </w:pPr>
          <w:r>
            <w:fldChar w:fldCharType="begin"/>
          </w:r>
          <w:r>
            <w:instrText xml:space="preserve"> DOCPROPERTY "KISHdrInfoA" </w:instrText>
          </w:r>
          <w:r>
            <w:fldChar w:fldCharType="separate"/>
          </w:r>
          <w:r w:rsidR="00481B06">
            <w:t>For the year ended 31 December 2023</w:t>
          </w:r>
          <w:r>
            <w:fldChar w:fldCharType="end"/>
          </w:r>
          <w:r>
            <w:fldChar w:fldCharType="begin"/>
          </w:r>
          <w:r>
            <w:instrText xml:space="preserve"> IF </w:instrText>
          </w:r>
          <w:r>
            <w:fldChar w:fldCharType="begin"/>
          </w:r>
          <w:r>
            <w:instrText xml:space="preserve"> DOCPROPERTY "KISHdrInfoA" </w:instrText>
          </w:r>
          <w:r>
            <w:fldChar w:fldCharType="separate"/>
          </w:r>
          <w:r w:rsidR="00481B06">
            <w:instrText>For the year ended 31 December 2023</w:instrText>
          </w:r>
          <w:r>
            <w:fldChar w:fldCharType="end"/>
          </w:r>
          <w:r>
            <w:instrText xml:space="preserve"> &lt;&gt; "" "</w:instrText>
          </w:r>
        </w:p>
        <w:p w14:paraId="71AFCD3E" w14:textId="77777777" w:rsidR="00481B06" w:rsidRDefault="00AA60BB" w:rsidP="00270865">
          <w:pPr>
            <w:pStyle w:val="Header"/>
            <w:rPr>
              <w:noProof/>
            </w:rPr>
          </w:pPr>
          <w:r>
            <w:instrText xml:space="preserve">" </w:instrText>
          </w:r>
          <w:r>
            <w:fldChar w:fldCharType="separate"/>
          </w:r>
        </w:p>
        <w:p w14:paraId="0061B5B8" w14:textId="77777777" w:rsidR="00AA60BB" w:rsidRDefault="00AA60BB" w:rsidP="00270865">
          <w:pPr>
            <w:pStyle w:val="Header"/>
          </w:pPr>
          <w:r>
            <w:fldChar w:fldCharType="end"/>
          </w:r>
          <w:r>
            <w:t xml:space="preserve"> </w:t>
          </w:r>
        </w:p>
      </w:tc>
    </w:tr>
  </w:tbl>
  <w:p w14:paraId="6C6E325C" w14:textId="77777777" w:rsidR="00AA60BB" w:rsidRDefault="00AA60B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2818" w14:textId="77777777"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DA4461"/>
    <w:multiLevelType w:val="hybridMultilevel"/>
    <w:tmpl w:val="ECF6608A"/>
    <w:lvl w:ilvl="0" w:tplc="FFFFFFFF">
      <w:start w:val="1"/>
      <w:numFmt w:val="bullet"/>
      <w:lvlText w:val="-"/>
      <w:lvlJc w:val="left"/>
      <w:pPr>
        <w:ind w:left="360" w:hanging="360"/>
      </w:pPr>
      <w:rPr>
        <w:rFonts w:ascii="Times New Roman" w:hAnsi="Times New Roman" w:hint="default"/>
      </w:rPr>
    </w:lvl>
    <w:lvl w:ilvl="1" w:tplc="007CFEBE">
      <w:start w:val="1"/>
      <w:numFmt w:val="bullet"/>
      <w:lvlText w:val="—"/>
      <w:lvlJc w:val="left"/>
      <w:pPr>
        <w:ind w:left="360" w:hanging="360"/>
      </w:pPr>
      <w:rPr>
        <w:rFonts w:ascii="Arial" w:hAnsi="Arial" w:cs="Arial" w:hint="default"/>
        <w:color w:val="auto"/>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5"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F056902"/>
    <w:multiLevelType w:val="hybridMultilevel"/>
    <w:tmpl w:val="FDA07164"/>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649C0AF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3DD070F"/>
    <w:multiLevelType w:val="hybridMultilevel"/>
    <w:tmpl w:val="D194BE0C"/>
    <w:lvl w:ilvl="0" w:tplc="BD840EE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626221D6"/>
    <w:multiLevelType w:val="hybridMultilevel"/>
    <w:tmpl w:val="31702450"/>
    <w:lvl w:ilvl="0" w:tplc="95DC9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6"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7" w15:restartNumberingAfterBreak="0">
    <w:nsid w:val="66BF6858"/>
    <w:multiLevelType w:val="hybridMultilevel"/>
    <w:tmpl w:val="06705030"/>
    <w:lvl w:ilvl="0" w:tplc="FFFFFFFF">
      <w:start w:val="1"/>
      <w:numFmt w:val="bullet"/>
      <w:lvlText w:val="-"/>
      <w:lvlJc w:val="left"/>
      <w:pPr>
        <w:ind w:left="720" w:hanging="360"/>
      </w:pPr>
      <w:rPr>
        <w:rFonts w:ascii="Times New Roman" w:hAnsi="Times New Roman" w:hint="default"/>
      </w:rPr>
    </w:lvl>
    <w:lvl w:ilvl="1" w:tplc="649C0AF6">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0"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1"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4"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30"/>
  </w:num>
  <w:num w:numId="3" w16cid:durableId="1225218036">
    <w:abstractNumId w:val="29"/>
  </w:num>
  <w:num w:numId="4" w16cid:durableId="896475288">
    <w:abstractNumId w:val="14"/>
  </w:num>
  <w:num w:numId="5" w16cid:durableId="1759324929">
    <w:abstractNumId w:val="28"/>
  </w:num>
  <w:num w:numId="6" w16cid:durableId="1278298772">
    <w:abstractNumId w:val="11"/>
  </w:num>
  <w:num w:numId="7" w16cid:durableId="1505045543">
    <w:abstractNumId w:val="31"/>
  </w:num>
  <w:num w:numId="8" w16cid:durableId="160507085">
    <w:abstractNumId w:val="26"/>
  </w:num>
  <w:num w:numId="9" w16cid:durableId="133375400">
    <w:abstractNumId w:val="33"/>
  </w:num>
  <w:num w:numId="10" w16cid:durableId="2064985073">
    <w:abstractNumId w:val="10"/>
  </w:num>
  <w:num w:numId="11" w16cid:durableId="354843580">
    <w:abstractNumId w:val="2"/>
  </w:num>
  <w:num w:numId="12" w16cid:durableId="284655226">
    <w:abstractNumId w:val="22"/>
  </w:num>
  <w:num w:numId="13" w16cid:durableId="1553417878">
    <w:abstractNumId w:val="17"/>
  </w:num>
  <w:num w:numId="14" w16cid:durableId="901255640">
    <w:abstractNumId w:val="25"/>
  </w:num>
  <w:num w:numId="15" w16cid:durableId="2133862899">
    <w:abstractNumId w:val="12"/>
  </w:num>
  <w:num w:numId="16" w16cid:durableId="747115619">
    <w:abstractNumId w:val="1"/>
  </w:num>
  <w:num w:numId="17" w16cid:durableId="165445180">
    <w:abstractNumId w:val="34"/>
  </w:num>
  <w:num w:numId="18" w16cid:durableId="454328177">
    <w:abstractNumId w:val="13"/>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2"/>
  </w:num>
  <w:num w:numId="24" w16cid:durableId="1514683666">
    <w:abstractNumId w:val="22"/>
  </w:num>
  <w:num w:numId="25" w16cid:durableId="1638875506">
    <w:abstractNumId w:val="22"/>
  </w:num>
  <w:num w:numId="26" w16cid:durableId="1850679198">
    <w:abstractNumId w:val="22"/>
  </w:num>
  <w:num w:numId="27" w16cid:durableId="929852210">
    <w:abstractNumId w:val="22"/>
  </w:num>
  <w:num w:numId="28" w16cid:durableId="9650764">
    <w:abstractNumId w:val="22"/>
  </w:num>
  <w:num w:numId="29" w16cid:durableId="1006371062">
    <w:abstractNumId w:val="22"/>
  </w:num>
  <w:num w:numId="30" w16cid:durableId="2094007188">
    <w:abstractNumId w:val="36"/>
  </w:num>
  <w:num w:numId="31" w16cid:durableId="1018583599">
    <w:abstractNumId w:val="9"/>
  </w:num>
  <w:num w:numId="32" w16cid:durableId="939408423">
    <w:abstractNumId w:val="17"/>
  </w:num>
  <w:num w:numId="33" w16cid:durableId="1661080693">
    <w:abstractNumId w:val="22"/>
  </w:num>
  <w:num w:numId="34" w16cid:durableId="1643654095">
    <w:abstractNumId w:val="15"/>
  </w:num>
  <w:num w:numId="35" w16cid:durableId="556360176">
    <w:abstractNumId w:val="17"/>
  </w:num>
  <w:num w:numId="36" w16cid:durableId="563949993">
    <w:abstractNumId w:val="33"/>
  </w:num>
  <w:num w:numId="37" w16cid:durableId="2090156021">
    <w:abstractNumId w:val="22"/>
  </w:num>
  <w:num w:numId="38" w16cid:durableId="68113149">
    <w:abstractNumId w:val="35"/>
  </w:num>
  <w:num w:numId="39" w16cid:durableId="472527403">
    <w:abstractNumId w:val="18"/>
  </w:num>
  <w:num w:numId="40" w16cid:durableId="1122962726">
    <w:abstractNumId w:val="32"/>
  </w:num>
  <w:num w:numId="41" w16cid:durableId="1821536324">
    <w:abstractNumId w:val="6"/>
  </w:num>
  <w:num w:numId="42" w16cid:durableId="1870144475">
    <w:abstractNumId w:val="20"/>
  </w:num>
  <w:num w:numId="43" w16cid:durableId="832988323">
    <w:abstractNumId w:val="8"/>
  </w:num>
  <w:num w:numId="44" w16cid:durableId="333604828">
    <w:abstractNumId w:val="23"/>
  </w:num>
  <w:num w:numId="45" w16cid:durableId="58479925">
    <w:abstractNumId w:val="16"/>
  </w:num>
  <w:num w:numId="46" w16cid:durableId="1669820750">
    <w:abstractNumId w:val="2"/>
  </w:num>
  <w:num w:numId="47" w16cid:durableId="244924344">
    <w:abstractNumId w:val="2"/>
  </w:num>
  <w:num w:numId="48" w16cid:durableId="1042249496">
    <w:abstractNumId w:val="4"/>
  </w:num>
  <w:num w:numId="49" w16cid:durableId="663511248">
    <w:abstractNumId w:val="24"/>
  </w:num>
  <w:num w:numId="50" w16cid:durableId="1090852496">
    <w:abstractNumId w:val="21"/>
  </w:num>
  <w:num w:numId="51" w16cid:durableId="1071463080">
    <w:abstractNumId w:val="27"/>
  </w:num>
  <w:num w:numId="52" w16cid:durableId="1917132357">
    <w:abstractNumId w:val="7"/>
  </w:num>
  <w:num w:numId="53" w16cid:durableId="1661232374">
    <w:abstractNumId w:val="10"/>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_PQH">
    <w15:presenceInfo w15:providerId="None" w15:userId="KPMG_PQ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Vietnam Limited Liability Company"/>
    <w:docVar w:name="FirmName" w:val="KPMG Tax and Advisory Limited"/>
    <w:docVar w:name="HdrInfoA" w:val="For the year ended 31 December 2024"/>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4"/>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548"/>
    <w:rsid w:val="000069FA"/>
    <w:rsid w:val="00006B17"/>
    <w:rsid w:val="00006ED9"/>
    <w:rsid w:val="00007406"/>
    <w:rsid w:val="0001065F"/>
    <w:rsid w:val="00012BC3"/>
    <w:rsid w:val="00012F0E"/>
    <w:rsid w:val="00013095"/>
    <w:rsid w:val="000144AC"/>
    <w:rsid w:val="00014900"/>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03C5"/>
    <w:rsid w:val="00050FAA"/>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CD0"/>
    <w:rsid w:val="00060F58"/>
    <w:rsid w:val="00061394"/>
    <w:rsid w:val="00062783"/>
    <w:rsid w:val="000630B0"/>
    <w:rsid w:val="000632D8"/>
    <w:rsid w:val="00063355"/>
    <w:rsid w:val="00063585"/>
    <w:rsid w:val="00063F3A"/>
    <w:rsid w:val="000653BE"/>
    <w:rsid w:val="00065C40"/>
    <w:rsid w:val="00065C5F"/>
    <w:rsid w:val="00066DF0"/>
    <w:rsid w:val="00066E01"/>
    <w:rsid w:val="00067A84"/>
    <w:rsid w:val="0007033E"/>
    <w:rsid w:val="0007091F"/>
    <w:rsid w:val="00070C69"/>
    <w:rsid w:val="00070D68"/>
    <w:rsid w:val="0007242E"/>
    <w:rsid w:val="00072834"/>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5A1A"/>
    <w:rsid w:val="000865AE"/>
    <w:rsid w:val="00087015"/>
    <w:rsid w:val="0008730D"/>
    <w:rsid w:val="000874E2"/>
    <w:rsid w:val="00087950"/>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44"/>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2E6"/>
    <w:rsid w:val="000B63DF"/>
    <w:rsid w:val="000B6927"/>
    <w:rsid w:val="000B6E76"/>
    <w:rsid w:val="000B7409"/>
    <w:rsid w:val="000B78BA"/>
    <w:rsid w:val="000B793A"/>
    <w:rsid w:val="000C0323"/>
    <w:rsid w:val="000C0F05"/>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3D0"/>
    <w:rsid w:val="000D06DB"/>
    <w:rsid w:val="000D0822"/>
    <w:rsid w:val="000D0BAD"/>
    <w:rsid w:val="000D179D"/>
    <w:rsid w:val="000D1AA0"/>
    <w:rsid w:val="000D1F60"/>
    <w:rsid w:val="000D2428"/>
    <w:rsid w:val="000D2589"/>
    <w:rsid w:val="000D3B38"/>
    <w:rsid w:val="000D4001"/>
    <w:rsid w:val="000D4266"/>
    <w:rsid w:val="000D47BB"/>
    <w:rsid w:val="000D4A88"/>
    <w:rsid w:val="000D4B72"/>
    <w:rsid w:val="000D5CAF"/>
    <w:rsid w:val="000D6C1F"/>
    <w:rsid w:val="000D6CDC"/>
    <w:rsid w:val="000D7A0B"/>
    <w:rsid w:val="000D7B82"/>
    <w:rsid w:val="000E1469"/>
    <w:rsid w:val="000E1839"/>
    <w:rsid w:val="000E1D1F"/>
    <w:rsid w:val="000E204F"/>
    <w:rsid w:val="000E2B28"/>
    <w:rsid w:val="000E3E06"/>
    <w:rsid w:val="000E4323"/>
    <w:rsid w:val="000E52E6"/>
    <w:rsid w:val="000E604E"/>
    <w:rsid w:val="000E7488"/>
    <w:rsid w:val="000E7672"/>
    <w:rsid w:val="000E7809"/>
    <w:rsid w:val="000F074C"/>
    <w:rsid w:val="000F10F8"/>
    <w:rsid w:val="000F144C"/>
    <w:rsid w:val="000F14D4"/>
    <w:rsid w:val="000F3B15"/>
    <w:rsid w:val="000F4A74"/>
    <w:rsid w:val="000F4F64"/>
    <w:rsid w:val="000F5617"/>
    <w:rsid w:val="000F5EFD"/>
    <w:rsid w:val="000F671A"/>
    <w:rsid w:val="000F6819"/>
    <w:rsid w:val="000F69B5"/>
    <w:rsid w:val="000F7647"/>
    <w:rsid w:val="000F7F6B"/>
    <w:rsid w:val="0010029A"/>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AC6"/>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17BFF"/>
    <w:rsid w:val="00120382"/>
    <w:rsid w:val="00120C34"/>
    <w:rsid w:val="001227C0"/>
    <w:rsid w:val="001228F0"/>
    <w:rsid w:val="001232E4"/>
    <w:rsid w:val="00123A57"/>
    <w:rsid w:val="00123F9B"/>
    <w:rsid w:val="00124231"/>
    <w:rsid w:val="001244B6"/>
    <w:rsid w:val="0012538C"/>
    <w:rsid w:val="001261AE"/>
    <w:rsid w:val="001269B9"/>
    <w:rsid w:val="00126BD6"/>
    <w:rsid w:val="00127B33"/>
    <w:rsid w:val="00131849"/>
    <w:rsid w:val="001319AA"/>
    <w:rsid w:val="00131C03"/>
    <w:rsid w:val="00131C14"/>
    <w:rsid w:val="0013334D"/>
    <w:rsid w:val="00133435"/>
    <w:rsid w:val="00133605"/>
    <w:rsid w:val="00133B28"/>
    <w:rsid w:val="00134FB5"/>
    <w:rsid w:val="0013507C"/>
    <w:rsid w:val="00136BA6"/>
    <w:rsid w:val="001374E0"/>
    <w:rsid w:val="00137D83"/>
    <w:rsid w:val="00140D96"/>
    <w:rsid w:val="00140E07"/>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4DE"/>
    <w:rsid w:val="00151E79"/>
    <w:rsid w:val="00152447"/>
    <w:rsid w:val="00152DC5"/>
    <w:rsid w:val="001532EA"/>
    <w:rsid w:val="00153820"/>
    <w:rsid w:val="00154FC9"/>
    <w:rsid w:val="00155BFB"/>
    <w:rsid w:val="0015610B"/>
    <w:rsid w:val="0015627F"/>
    <w:rsid w:val="00156E98"/>
    <w:rsid w:val="00157F58"/>
    <w:rsid w:val="001607F6"/>
    <w:rsid w:val="00160A96"/>
    <w:rsid w:val="00161F38"/>
    <w:rsid w:val="00161F55"/>
    <w:rsid w:val="00162880"/>
    <w:rsid w:val="00162A13"/>
    <w:rsid w:val="00162E63"/>
    <w:rsid w:val="00163137"/>
    <w:rsid w:val="0016466C"/>
    <w:rsid w:val="0016484A"/>
    <w:rsid w:val="00165F46"/>
    <w:rsid w:val="0016617D"/>
    <w:rsid w:val="00166D38"/>
    <w:rsid w:val="00166DD2"/>
    <w:rsid w:val="00170522"/>
    <w:rsid w:val="00170E5B"/>
    <w:rsid w:val="00170EA3"/>
    <w:rsid w:val="00170FAE"/>
    <w:rsid w:val="00171B91"/>
    <w:rsid w:val="00172540"/>
    <w:rsid w:val="0017273F"/>
    <w:rsid w:val="0017399A"/>
    <w:rsid w:val="00173A5C"/>
    <w:rsid w:val="00173B78"/>
    <w:rsid w:val="0017419D"/>
    <w:rsid w:val="0017422A"/>
    <w:rsid w:val="00174AC6"/>
    <w:rsid w:val="00174E93"/>
    <w:rsid w:val="00175532"/>
    <w:rsid w:val="0017567E"/>
    <w:rsid w:val="00176FD2"/>
    <w:rsid w:val="00177DDC"/>
    <w:rsid w:val="0018014E"/>
    <w:rsid w:val="00180240"/>
    <w:rsid w:val="0018030D"/>
    <w:rsid w:val="00181AB3"/>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8E7"/>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1FD9"/>
    <w:rsid w:val="001A2CB2"/>
    <w:rsid w:val="001A3062"/>
    <w:rsid w:val="001A30B8"/>
    <w:rsid w:val="001A438E"/>
    <w:rsid w:val="001A4CFF"/>
    <w:rsid w:val="001A4D78"/>
    <w:rsid w:val="001A4E00"/>
    <w:rsid w:val="001A5A37"/>
    <w:rsid w:val="001A651F"/>
    <w:rsid w:val="001A6EFC"/>
    <w:rsid w:val="001A7859"/>
    <w:rsid w:val="001B064D"/>
    <w:rsid w:val="001B06D3"/>
    <w:rsid w:val="001B087B"/>
    <w:rsid w:val="001B091F"/>
    <w:rsid w:val="001B0DE9"/>
    <w:rsid w:val="001B1B29"/>
    <w:rsid w:val="001B1B46"/>
    <w:rsid w:val="001B289B"/>
    <w:rsid w:val="001B2B1F"/>
    <w:rsid w:val="001B34D9"/>
    <w:rsid w:val="001B41BD"/>
    <w:rsid w:val="001B45E1"/>
    <w:rsid w:val="001B4AB3"/>
    <w:rsid w:val="001B4BED"/>
    <w:rsid w:val="001B63F9"/>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6E36"/>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08F2"/>
    <w:rsid w:val="002109E1"/>
    <w:rsid w:val="00211458"/>
    <w:rsid w:val="00212117"/>
    <w:rsid w:val="00212BB8"/>
    <w:rsid w:val="00212CC0"/>
    <w:rsid w:val="0021465A"/>
    <w:rsid w:val="002147AB"/>
    <w:rsid w:val="00214B3E"/>
    <w:rsid w:val="00214E87"/>
    <w:rsid w:val="0021503A"/>
    <w:rsid w:val="002151BB"/>
    <w:rsid w:val="00215907"/>
    <w:rsid w:val="00215FD2"/>
    <w:rsid w:val="002160FA"/>
    <w:rsid w:val="00217131"/>
    <w:rsid w:val="0021764F"/>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6CCE"/>
    <w:rsid w:val="002270A4"/>
    <w:rsid w:val="0022722F"/>
    <w:rsid w:val="00227475"/>
    <w:rsid w:val="002275E6"/>
    <w:rsid w:val="00227A36"/>
    <w:rsid w:val="00227B0B"/>
    <w:rsid w:val="00227E29"/>
    <w:rsid w:val="002308A6"/>
    <w:rsid w:val="0023184C"/>
    <w:rsid w:val="0023193E"/>
    <w:rsid w:val="00231C5E"/>
    <w:rsid w:val="00231C62"/>
    <w:rsid w:val="002321E6"/>
    <w:rsid w:val="00232E8F"/>
    <w:rsid w:val="002331B0"/>
    <w:rsid w:val="00234C44"/>
    <w:rsid w:val="002353F0"/>
    <w:rsid w:val="00236277"/>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47942"/>
    <w:rsid w:val="00247BEC"/>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5EF0"/>
    <w:rsid w:val="002563C8"/>
    <w:rsid w:val="00256A65"/>
    <w:rsid w:val="00256CEB"/>
    <w:rsid w:val="00257A55"/>
    <w:rsid w:val="00257F52"/>
    <w:rsid w:val="00257FA9"/>
    <w:rsid w:val="00260F36"/>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2C26"/>
    <w:rsid w:val="002730FE"/>
    <w:rsid w:val="002736B6"/>
    <w:rsid w:val="00274737"/>
    <w:rsid w:val="002748AA"/>
    <w:rsid w:val="0027509C"/>
    <w:rsid w:val="00275BCB"/>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5CF"/>
    <w:rsid w:val="00285950"/>
    <w:rsid w:val="00285AC5"/>
    <w:rsid w:val="002863F5"/>
    <w:rsid w:val="002867CB"/>
    <w:rsid w:val="00286A3E"/>
    <w:rsid w:val="00286B24"/>
    <w:rsid w:val="002870E2"/>
    <w:rsid w:val="00287853"/>
    <w:rsid w:val="002900FB"/>
    <w:rsid w:val="0029036F"/>
    <w:rsid w:val="00290D35"/>
    <w:rsid w:val="00292663"/>
    <w:rsid w:val="00292E49"/>
    <w:rsid w:val="002938CF"/>
    <w:rsid w:val="00293AAE"/>
    <w:rsid w:val="002942F4"/>
    <w:rsid w:val="00294730"/>
    <w:rsid w:val="002952BD"/>
    <w:rsid w:val="00295873"/>
    <w:rsid w:val="00295992"/>
    <w:rsid w:val="00296F4E"/>
    <w:rsid w:val="00296FD9"/>
    <w:rsid w:val="00297106"/>
    <w:rsid w:val="00297ED6"/>
    <w:rsid w:val="002A0378"/>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163"/>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08C8"/>
    <w:rsid w:val="002C11C2"/>
    <w:rsid w:val="002C12C4"/>
    <w:rsid w:val="002C12C6"/>
    <w:rsid w:val="002C181F"/>
    <w:rsid w:val="002C1DCF"/>
    <w:rsid w:val="002C220D"/>
    <w:rsid w:val="002C2A41"/>
    <w:rsid w:val="002C2F6D"/>
    <w:rsid w:val="002C303D"/>
    <w:rsid w:val="002C30C4"/>
    <w:rsid w:val="002C3587"/>
    <w:rsid w:val="002C3692"/>
    <w:rsid w:val="002C4599"/>
    <w:rsid w:val="002C45C7"/>
    <w:rsid w:val="002C60B5"/>
    <w:rsid w:val="002C65A5"/>
    <w:rsid w:val="002C6CF7"/>
    <w:rsid w:val="002C7309"/>
    <w:rsid w:val="002D1357"/>
    <w:rsid w:val="002D14B8"/>
    <w:rsid w:val="002D1752"/>
    <w:rsid w:val="002D1960"/>
    <w:rsid w:val="002D24CE"/>
    <w:rsid w:val="002D303A"/>
    <w:rsid w:val="002D5A0B"/>
    <w:rsid w:val="002D61C5"/>
    <w:rsid w:val="002D6788"/>
    <w:rsid w:val="002D6ED4"/>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A9F"/>
    <w:rsid w:val="002F4EFB"/>
    <w:rsid w:val="002F53E9"/>
    <w:rsid w:val="002F5B65"/>
    <w:rsid w:val="002F6661"/>
    <w:rsid w:val="002F6799"/>
    <w:rsid w:val="002F6ACC"/>
    <w:rsid w:val="002F702F"/>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AC2"/>
    <w:rsid w:val="00322D37"/>
    <w:rsid w:val="00323224"/>
    <w:rsid w:val="00323DD1"/>
    <w:rsid w:val="003249C9"/>
    <w:rsid w:val="00325147"/>
    <w:rsid w:val="003252B2"/>
    <w:rsid w:val="00325990"/>
    <w:rsid w:val="0032711D"/>
    <w:rsid w:val="00327716"/>
    <w:rsid w:val="0032792E"/>
    <w:rsid w:val="003279B5"/>
    <w:rsid w:val="00331A8B"/>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2F6"/>
    <w:rsid w:val="00342776"/>
    <w:rsid w:val="00342786"/>
    <w:rsid w:val="00343893"/>
    <w:rsid w:val="00343B29"/>
    <w:rsid w:val="003445E9"/>
    <w:rsid w:val="00345159"/>
    <w:rsid w:val="00345512"/>
    <w:rsid w:val="003460F8"/>
    <w:rsid w:val="00346858"/>
    <w:rsid w:val="003473E6"/>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6B50"/>
    <w:rsid w:val="0035713D"/>
    <w:rsid w:val="003572AD"/>
    <w:rsid w:val="00357A47"/>
    <w:rsid w:val="00357DDD"/>
    <w:rsid w:val="003606AD"/>
    <w:rsid w:val="00360BAE"/>
    <w:rsid w:val="00361083"/>
    <w:rsid w:val="00361A9E"/>
    <w:rsid w:val="00362E12"/>
    <w:rsid w:val="00363EAF"/>
    <w:rsid w:val="00364382"/>
    <w:rsid w:val="003649C9"/>
    <w:rsid w:val="00364E91"/>
    <w:rsid w:val="00365722"/>
    <w:rsid w:val="00366229"/>
    <w:rsid w:val="00366DAC"/>
    <w:rsid w:val="00367783"/>
    <w:rsid w:val="003677C4"/>
    <w:rsid w:val="00367BD8"/>
    <w:rsid w:val="00370584"/>
    <w:rsid w:val="00370719"/>
    <w:rsid w:val="00370828"/>
    <w:rsid w:val="00370D90"/>
    <w:rsid w:val="00370E1B"/>
    <w:rsid w:val="003723D9"/>
    <w:rsid w:val="00372A66"/>
    <w:rsid w:val="00372C95"/>
    <w:rsid w:val="00372FF2"/>
    <w:rsid w:val="00374987"/>
    <w:rsid w:val="00375E8F"/>
    <w:rsid w:val="00375E9B"/>
    <w:rsid w:val="003765AC"/>
    <w:rsid w:val="003768C3"/>
    <w:rsid w:val="003771FF"/>
    <w:rsid w:val="003776FC"/>
    <w:rsid w:val="00377AE1"/>
    <w:rsid w:val="003803D9"/>
    <w:rsid w:val="003804CD"/>
    <w:rsid w:val="00380D7C"/>
    <w:rsid w:val="0038170A"/>
    <w:rsid w:val="00381F62"/>
    <w:rsid w:val="003825D4"/>
    <w:rsid w:val="003843B7"/>
    <w:rsid w:val="00385354"/>
    <w:rsid w:val="0038560C"/>
    <w:rsid w:val="00385A7F"/>
    <w:rsid w:val="00385CB6"/>
    <w:rsid w:val="00385D50"/>
    <w:rsid w:val="00387388"/>
    <w:rsid w:val="00387969"/>
    <w:rsid w:val="00387A8A"/>
    <w:rsid w:val="003903EC"/>
    <w:rsid w:val="00390650"/>
    <w:rsid w:val="00391EEE"/>
    <w:rsid w:val="0039231D"/>
    <w:rsid w:val="00393282"/>
    <w:rsid w:val="003932B1"/>
    <w:rsid w:val="00393989"/>
    <w:rsid w:val="003951BF"/>
    <w:rsid w:val="0039536A"/>
    <w:rsid w:val="003955C7"/>
    <w:rsid w:val="003A00F8"/>
    <w:rsid w:val="003A1355"/>
    <w:rsid w:val="003A2F8D"/>
    <w:rsid w:val="003A338D"/>
    <w:rsid w:val="003A3A8B"/>
    <w:rsid w:val="003A3DCD"/>
    <w:rsid w:val="003A3EA0"/>
    <w:rsid w:val="003A3F23"/>
    <w:rsid w:val="003A3F64"/>
    <w:rsid w:val="003A4121"/>
    <w:rsid w:val="003A436B"/>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2838"/>
    <w:rsid w:val="003B34E7"/>
    <w:rsid w:val="003B3AC8"/>
    <w:rsid w:val="003B3B3D"/>
    <w:rsid w:val="003B44C9"/>
    <w:rsid w:val="003B4ABA"/>
    <w:rsid w:val="003B4F64"/>
    <w:rsid w:val="003B54B5"/>
    <w:rsid w:val="003B5588"/>
    <w:rsid w:val="003B5617"/>
    <w:rsid w:val="003B5D52"/>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82"/>
    <w:rsid w:val="003C779F"/>
    <w:rsid w:val="003C7912"/>
    <w:rsid w:val="003C7A0E"/>
    <w:rsid w:val="003D084E"/>
    <w:rsid w:val="003D1303"/>
    <w:rsid w:val="003D1CA6"/>
    <w:rsid w:val="003D254A"/>
    <w:rsid w:val="003D299D"/>
    <w:rsid w:val="003D2B7A"/>
    <w:rsid w:val="003D349D"/>
    <w:rsid w:val="003D3FE4"/>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3D94"/>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4F93"/>
    <w:rsid w:val="0041540C"/>
    <w:rsid w:val="00415716"/>
    <w:rsid w:val="00416306"/>
    <w:rsid w:val="004167D0"/>
    <w:rsid w:val="00416841"/>
    <w:rsid w:val="00416BAE"/>
    <w:rsid w:val="00416F6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3D82"/>
    <w:rsid w:val="004345E7"/>
    <w:rsid w:val="00434998"/>
    <w:rsid w:val="004350F1"/>
    <w:rsid w:val="004353DB"/>
    <w:rsid w:val="004356D2"/>
    <w:rsid w:val="004368E3"/>
    <w:rsid w:val="00436A4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6EF"/>
    <w:rsid w:val="00447E7E"/>
    <w:rsid w:val="00450B87"/>
    <w:rsid w:val="004510EC"/>
    <w:rsid w:val="00451137"/>
    <w:rsid w:val="00451307"/>
    <w:rsid w:val="004514DC"/>
    <w:rsid w:val="004515B3"/>
    <w:rsid w:val="00451F5F"/>
    <w:rsid w:val="00452F79"/>
    <w:rsid w:val="00453233"/>
    <w:rsid w:val="00453385"/>
    <w:rsid w:val="00453E20"/>
    <w:rsid w:val="00454F1B"/>
    <w:rsid w:val="00455C76"/>
    <w:rsid w:val="0045645B"/>
    <w:rsid w:val="00457DC0"/>
    <w:rsid w:val="00457DC5"/>
    <w:rsid w:val="00457F41"/>
    <w:rsid w:val="0046053A"/>
    <w:rsid w:val="004606E0"/>
    <w:rsid w:val="0046085A"/>
    <w:rsid w:val="00461024"/>
    <w:rsid w:val="004618A1"/>
    <w:rsid w:val="0046266E"/>
    <w:rsid w:val="0046335E"/>
    <w:rsid w:val="004647A6"/>
    <w:rsid w:val="00465598"/>
    <w:rsid w:val="00466115"/>
    <w:rsid w:val="00466252"/>
    <w:rsid w:val="004664ED"/>
    <w:rsid w:val="004669BC"/>
    <w:rsid w:val="004670DA"/>
    <w:rsid w:val="00467623"/>
    <w:rsid w:val="004709FD"/>
    <w:rsid w:val="00470B49"/>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401"/>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3EDA"/>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C62"/>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4C3A"/>
    <w:rsid w:val="004B61D7"/>
    <w:rsid w:val="004B6920"/>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0566"/>
    <w:rsid w:val="004E1866"/>
    <w:rsid w:val="004E1DE5"/>
    <w:rsid w:val="004E3089"/>
    <w:rsid w:val="004E3D66"/>
    <w:rsid w:val="004E48D3"/>
    <w:rsid w:val="004E53CD"/>
    <w:rsid w:val="004E5734"/>
    <w:rsid w:val="004E6559"/>
    <w:rsid w:val="004E6DDA"/>
    <w:rsid w:val="004E79C9"/>
    <w:rsid w:val="004E7F71"/>
    <w:rsid w:val="004F0100"/>
    <w:rsid w:val="004F0109"/>
    <w:rsid w:val="004F060B"/>
    <w:rsid w:val="004F1107"/>
    <w:rsid w:val="004F16B1"/>
    <w:rsid w:val="004F1A68"/>
    <w:rsid w:val="004F2646"/>
    <w:rsid w:val="004F26DF"/>
    <w:rsid w:val="004F2746"/>
    <w:rsid w:val="004F3137"/>
    <w:rsid w:val="004F3271"/>
    <w:rsid w:val="004F3749"/>
    <w:rsid w:val="004F3E33"/>
    <w:rsid w:val="004F4A47"/>
    <w:rsid w:val="004F4A59"/>
    <w:rsid w:val="004F4B44"/>
    <w:rsid w:val="004F4BC2"/>
    <w:rsid w:val="004F4E9A"/>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D1F"/>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6598"/>
    <w:rsid w:val="005270CA"/>
    <w:rsid w:val="005271C8"/>
    <w:rsid w:val="00527300"/>
    <w:rsid w:val="005276C0"/>
    <w:rsid w:val="00527891"/>
    <w:rsid w:val="00530999"/>
    <w:rsid w:val="00530ADA"/>
    <w:rsid w:val="00531B2A"/>
    <w:rsid w:val="00531F6D"/>
    <w:rsid w:val="005324D9"/>
    <w:rsid w:val="00532B0D"/>
    <w:rsid w:val="0053343D"/>
    <w:rsid w:val="00534307"/>
    <w:rsid w:val="00535222"/>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3C"/>
    <w:rsid w:val="005441E0"/>
    <w:rsid w:val="00544524"/>
    <w:rsid w:val="00544781"/>
    <w:rsid w:val="00546626"/>
    <w:rsid w:val="00546C81"/>
    <w:rsid w:val="0055058E"/>
    <w:rsid w:val="00551915"/>
    <w:rsid w:val="00552C3B"/>
    <w:rsid w:val="00552DA1"/>
    <w:rsid w:val="005532C0"/>
    <w:rsid w:val="005533C4"/>
    <w:rsid w:val="00553F59"/>
    <w:rsid w:val="005542C2"/>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DBA"/>
    <w:rsid w:val="00567F85"/>
    <w:rsid w:val="00570C15"/>
    <w:rsid w:val="00570D80"/>
    <w:rsid w:val="00570D9E"/>
    <w:rsid w:val="00571277"/>
    <w:rsid w:val="00571838"/>
    <w:rsid w:val="005724A6"/>
    <w:rsid w:val="00572A58"/>
    <w:rsid w:val="00572ADB"/>
    <w:rsid w:val="00572C86"/>
    <w:rsid w:val="00572F96"/>
    <w:rsid w:val="00573E03"/>
    <w:rsid w:val="00573EF5"/>
    <w:rsid w:val="00575812"/>
    <w:rsid w:val="005760BB"/>
    <w:rsid w:val="005765FB"/>
    <w:rsid w:val="00576701"/>
    <w:rsid w:val="005768D5"/>
    <w:rsid w:val="0057701F"/>
    <w:rsid w:val="00577ABA"/>
    <w:rsid w:val="00580076"/>
    <w:rsid w:val="00581995"/>
    <w:rsid w:val="005826D5"/>
    <w:rsid w:val="00583738"/>
    <w:rsid w:val="005837BA"/>
    <w:rsid w:val="00583BD6"/>
    <w:rsid w:val="005843C5"/>
    <w:rsid w:val="00584D10"/>
    <w:rsid w:val="005852A3"/>
    <w:rsid w:val="00585F27"/>
    <w:rsid w:val="005868BC"/>
    <w:rsid w:val="00586DDA"/>
    <w:rsid w:val="00587AB7"/>
    <w:rsid w:val="00590305"/>
    <w:rsid w:val="00590AC9"/>
    <w:rsid w:val="00591421"/>
    <w:rsid w:val="005923FF"/>
    <w:rsid w:val="00592C87"/>
    <w:rsid w:val="00592F6E"/>
    <w:rsid w:val="0059319C"/>
    <w:rsid w:val="0059382A"/>
    <w:rsid w:val="00593E06"/>
    <w:rsid w:val="00593F4C"/>
    <w:rsid w:val="005940CA"/>
    <w:rsid w:val="00594543"/>
    <w:rsid w:val="005954AF"/>
    <w:rsid w:val="00595971"/>
    <w:rsid w:val="00595C84"/>
    <w:rsid w:val="00595DC4"/>
    <w:rsid w:val="00595E1E"/>
    <w:rsid w:val="005960B4"/>
    <w:rsid w:val="005975FA"/>
    <w:rsid w:val="00597645"/>
    <w:rsid w:val="00597C93"/>
    <w:rsid w:val="005A25A1"/>
    <w:rsid w:val="005A27B9"/>
    <w:rsid w:val="005A2B00"/>
    <w:rsid w:val="005A36B0"/>
    <w:rsid w:val="005A36F5"/>
    <w:rsid w:val="005A3ED3"/>
    <w:rsid w:val="005A450F"/>
    <w:rsid w:val="005A466A"/>
    <w:rsid w:val="005A4D07"/>
    <w:rsid w:val="005A4D56"/>
    <w:rsid w:val="005A52C3"/>
    <w:rsid w:val="005A58BF"/>
    <w:rsid w:val="005A6FF3"/>
    <w:rsid w:val="005A7188"/>
    <w:rsid w:val="005A73FE"/>
    <w:rsid w:val="005A7E27"/>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505"/>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609"/>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5D8"/>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6B6"/>
    <w:rsid w:val="0061291F"/>
    <w:rsid w:val="00612F84"/>
    <w:rsid w:val="0061319D"/>
    <w:rsid w:val="0061333B"/>
    <w:rsid w:val="00613384"/>
    <w:rsid w:val="0061408B"/>
    <w:rsid w:val="00615187"/>
    <w:rsid w:val="00615CB5"/>
    <w:rsid w:val="006164AA"/>
    <w:rsid w:val="00616537"/>
    <w:rsid w:val="006168B4"/>
    <w:rsid w:val="00617997"/>
    <w:rsid w:val="00620043"/>
    <w:rsid w:val="00620A17"/>
    <w:rsid w:val="0062131E"/>
    <w:rsid w:val="006224C5"/>
    <w:rsid w:val="00623680"/>
    <w:rsid w:val="00623ACB"/>
    <w:rsid w:val="0062417E"/>
    <w:rsid w:val="0062488B"/>
    <w:rsid w:val="00624DC9"/>
    <w:rsid w:val="006266D0"/>
    <w:rsid w:val="00630119"/>
    <w:rsid w:val="00630397"/>
    <w:rsid w:val="006310BD"/>
    <w:rsid w:val="00631987"/>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47E8E"/>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0C75"/>
    <w:rsid w:val="0067107F"/>
    <w:rsid w:val="0067116F"/>
    <w:rsid w:val="006720ED"/>
    <w:rsid w:val="0067226B"/>
    <w:rsid w:val="006728D9"/>
    <w:rsid w:val="00672AF8"/>
    <w:rsid w:val="006730A6"/>
    <w:rsid w:val="00675D02"/>
    <w:rsid w:val="00676139"/>
    <w:rsid w:val="0067688C"/>
    <w:rsid w:val="006769D7"/>
    <w:rsid w:val="00676B89"/>
    <w:rsid w:val="00676DB5"/>
    <w:rsid w:val="006775C7"/>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1F34"/>
    <w:rsid w:val="006921C9"/>
    <w:rsid w:val="00692A01"/>
    <w:rsid w:val="00692EE7"/>
    <w:rsid w:val="006933C9"/>
    <w:rsid w:val="00693D25"/>
    <w:rsid w:val="00693DDE"/>
    <w:rsid w:val="00695A6F"/>
    <w:rsid w:val="00696346"/>
    <w:rsid w:val="0069663E"/>
    <w:rsid w:val="006969C8"/>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0B3B"/>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4CF"/>
    <w:rsid w:val="006D7C91"/>
    <w:rsid w:val="006D7D00"/>
    <w:rsid w:val="006E0375"/>
    <w:rsid w:val="006E0939"/>
    <w:rsid w:val="006E0E0D"/>
    <w:rsid w:val="006E140E"/>
    <w:rsid w:val="006E147D"/>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19"/>
    <w:rsid w:val="006F63A2"/>
    <w:rsid w:val="006F67DF"/>
    <w:rsid w:val="006F685D"/>
    <w:rsid w:val="006F6D0D"/>
    <w:rsid w:val="006F7201"/>
    <w:rsid w:val="0070031A"/>
    <w:rsid w:val="00700392"/>
    <w:rsid w:val="00700CA3"/>
    <w:rsid w:val="0070111C"/>
    <w:rsid w:val="007015E3"/>
    <w:rsid w:val="007016A9"/>
    <w:rsid w:val="0070170A"/>
    <w:rsid w:val="0070210A"/>
    <w:rsid w:val="00703258"/>
    <w:rsid w:val="00703BA2"/>
    <w:rsid w:val="00703C58"/>
    <w:rsid w:val="00704CBE"/>
    <w:rsid w:val="00705A75"/>
    <w:rsid w:val="0070709F"/>
    <w:rsid w:val="007079CC"/>
    <w:rsid w:val="007102D5"/>
    <w:rsid w:val="00710351"/>
    <w:rsid w:val="00710851"/>
    <w:rsid w:val="00710EE1"/>
    <w:rsid w:val="00711109"/>
    <w:rsid w:val="00711D45"/>
    <w:rsid w:val="00714561"/>
    <w:rsid w:val="0071485D"/>
    <w:rsid w:val="00714C1B"/>
    <w:rsid w:val="00715098"/>
    <w:rsid w:val="00715301"/>
    <w:rsid w:val="00715BF7"/>
    <w:rsid w:val="00716968"/>
    <w:rsid w:val="00716F36"/>
    <w:rsid w:val="0071771C"/>
    <w:rsid w:val="00717A1B"/>
    <w:rsid w:val="00717C1D"/>
    <w:rsid w:val="007206AA"/>
    <w:rsid w:val="00720935"/>
    <w:rsid w:val="007213A7"/>
    <w:rsid w:val="007215E8"/>
    <w:rsid w:val="00721C4F"/>
    <w:rsid w:val="007225F4"/>
    <w:rsid w:val="00722712"/>
    <w:rsid w:val="00722AA6"/>
    <w:rsid w:val="007230B0"/>
    <w:rsid w:val="007232DE"/>
    <w:rsid w:val="007237C9"/>
    <w:rsid w:val="00723C34"/>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1DB9"/>
    <w:rsid w:val="007420D7"/>
    <w:rsid w:val="00742349"/>
    <w:rsid w:val="00742399"/>
    <w:rsid w:val="00742637"/>
    <w:rsid w:val="00742FB7"/>
    <w:rsid w:val="0074302B"/>
    <w:rsid w:val="007430B0"/>
    <w:rsid w:val="00743171"/>
    <w:rsid w:val="00743656"/>
    <w:rsid w:val="00743C24"/>
    <w:rsid w:val="00743F88"/>
    <w:rsid w:val="00745F65"/>
    <w:rsid w:val="00746618"/>
    <w:rsid w:val="00746623"/>
    <w:rsid w:val="007466FD"/>
    <w:rsid w:val="007467E2"/>
    <w:rsid w:val="00746A7C"/>
    <w:rsid w:val="0074700D"/>
    <w:rsid w:val="00747B56"/>
    <w:rsid w:val="007510FE"/>
    <w:rsid w:val="007518A0"/>
    <w:rsid w:val="007520AA"/>
    <w:rsid w:val="007527F6"/>
    <w:rsid w:val="00753871"/>
    <w:rsid w:val="00753E12"/>
    <w:rsid w:val="007560B9"/>
    <w:rsid w:val="0075625E"/>
    <w:rsid w:val="0075712E"/>
    <w:rsid w:val="007572CE"/>
    <w:rsid w:val="0076025F"/>
    <w:rsid w:val="00760A23"/>
    <w:rsid w:val="0076152B"/>
    <w:rsid w:val="007617E9"/>
    <w:rsid w:val="00761986"/>
    <w:rsid w:val="00761DA3"/>
    <w:rsid w:val="00762132"/>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7725F"/>
    <w:rsid w:val="00777313"/>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81E"/>
    <w:rsid w:val="007A69D3"/>
    <w:rsid w:val="007A69DC"/>
    <w:rsid w:val="007A7672"/>
    <w:rsid w:val="007A76DE"/>
    <w:rsid w:val="007A771A"/>
    <w:rsid w:val="007A784B"/>
    <w:rsid w:val="007A7D5A"/>
    <w:rsid w:val="007B1898"/>
    <w:rsid w:val="007B2006"/>
    <w:rsid w:val="007B237E"/>
    <w:rsid w:val="007B2A05"/>
    <w:rsid w:val="007B2AA9"/>
    <w:rsid w:val="007B2B94"/>
    <w:rsid w:val="007B2DBF"/>
    <w:rsid w:val="007B649D"/>
    <w:rsid w:val="007B66C8"/>
    <w:rsid w:val="007B6CBB"/>
    <w:rsid w:val="007B73D8"/>
    <w:rsid w:val="007B74F2"/>
    <w:rsid w:val="007B77CC"/>
    <w:rsid w:val="007B7EAF"/>
    <w:rsid w:val="007B7FBD"/>
    <w:rsid w:val="007C08F9"/>
    <w:rsid w:val="007C0A50"/>
    <w:rsid w:val="007C11AE"/>
    <w:rsid w:val="007C12E5"/>
    <w:rsid w:val="007C151D"/>
    <w:rsid w:val="007C1A72"/>
    <w:rsid w:val="007C1E05"/>
    <w:rsid w:val="007C1FD2"/>
    <w:rsid w:val="007C20BC"/>
    <w:rsid w:val="007C2832"/>
    <w:rsid w:val="007C482D"/>
    <w:rsid w:val="007C5954"/>
    <w:rsid w:val="007C6C6E"/>
    <w:rsid w:val="007C6D74"/>
    <w:rsid w:val="007C72AA"/>
    <w:rsid w:val="007C7F29"/>
    <w:rsid w:val="007D04B3"/>
    <w:rsid w:val="007D21B7"/>
    <w:rsid w:val="007D2544"/>
    <w:rsid w:val="007D37B4"/>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89D"/>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CC1"/>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08F7"/>
    <w:rsid w:val="0081107A"/>
    <w:rsid w:val="00811522"/>
    <w:rsid w:val="008116A8"/>
    <w:rsid w:val="00811ADF"/>
    <w:rsid w:val="00811E03"/>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2ED9"/>
    <w:rsid w:val="008234DD"/>
    <w:rsid w:val="008239B0"/>
    <w:rsid w:val="00824C25"/>
    <w:rsid w:val="0082525A"/>
    <w:rsid w:val="008255E2"/>
    <w:rsid w:val="00826410"/>
    <w:rsid w:val="00826C9E"/>
    <w:rsid w:val="0082725F"/>
    <w:rsid w:val="00827861"/>
    <w:rsid w:val="00827CFC"/>
    <w:rsid w:val="0083054A"/>
    <w:rsid w:val="008313F9"/>
    <w:rsid w:val="00831A43"/>
    <w:rsid w:val="00833068"/>
    <w:rsid w:val="008341F1"/>
    <w:rsid w:val="00834922"/>
    <w:rsid w:val="00834FFF"/>
    <w:rsid w:val="00835C36"/>
    <w:rsid w:val="00835D58"/>
    <w:rsid w:val="008362D9"/>
    <w:rsid w:val="008371AF"/>
    <w:rsid w:val="0083773C"/>
    <w:rsid w:val="008378F6"/>
    <w:rsid w:val="00840138"/>
    <w:rsid w:val="00840372"/>
    <w:rsid w:val="008408E2"/>
    <w:rsid w:val="00840983"/>
    <w:rsid w:val="008422C7"/>
    <w:rsid w:val="00843027"/>
    <w:rsid w:val="00844018"/>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0CC0"/>
    <w:rsid w:val="0085117D"/>
    <w:rsid w:val="00851B1C"/>
    <w:rsid w:val="00851C70"/>
    <w:rsid w:val="008529A3"/>
    <w:rsid w:val="00852B31"/>
    <w:rsid w:val="00852FCB"/>
    <w:rsid w:val="00853846"/>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6DC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1D"/>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87BAD"/>
    <w:rsid w:val="00887DBF"/>
    <w:rsid w:val="00890807"/>
    <w:rsid w:val="008914E0"/>
    <w:rsid w:val="008916CB"/>
    <w:rsid w:val="00892AC4"/>
    <w:rsid w:val="008939AC"/>
    <w:rsid w:val="008944FC"/>
    <w:rsid w:val="00894B19"/>
    <w:rsid w:val="00894CA6"/>
    <w:rsid w:val="00894CFA"/>
    <w:rsid w:val="0089548D"/>
    <w:rsid w:val="008967BE"/>
    <w:rsid w:val="00897010"/>
    <w:rsid w:val="008A1045"/>
    <w:rsid w:val="008A12A4"/>
    <w:rsid w:val="008A1B7D"/>
    <w:rsid w:val="008A1C48"/>
    <w:rsid w:val="008A1EB8"/>
    <w:rsid w:val="008A22F4"/>
    <w:rsid w:val="008A24AC"/>
    <w:rsid w:val="008A3C30"/>
    <w:rsid w:val="008A3CCB"/>
    <w:rsid w:val="008A4B21"/>
    <w:rsid w:val="008A59DB"/>
    <w:rsid w:val="008A6074"/>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02F"/>
    <w:rsid w:val="008D65E1"/>
    <w:rsid w:val="008D6640"/>
    <w:rsid w:val="008D684F"/>
    <w:rsid w:val="008D6DCB"/>
    <w:rsid w:val="008D6F02"/>
    <w:rsid w:val="008D7F4A"/>
    <w:rsid w:val="008E06F6"/>
    <w:rsid w:val="008E0738"/>
    <w:rsid w:val="008E123F"/>
    <w:rsid w:val="008E1240"/>
    <w:rsid w:val="008E17D3"/>
    <w:rsid w:val="008E3222"/>
    <w:rsid w:val="008E39B9"/>
    <w:rsid w:val="008E3CB6"/>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2B4"/>
    <w:rsid w:val="00907A5F"/>
    <w:rsid w:val="00907B7F"/>
    <w:rsid w:val="00907C7D"/>
    <w:rsid w:val="009100E4"/>
    <w:rsid w:val="00910939"/>
    <w:rsid w:val="009110FD"/>
    <w:rsid w:val="00911FD7"/>
    <w:rsid w:val="00912204"/>
    <w:rsid w:val="0091381C"/>
    <w:rsid w:val="00914502"/>
    <w:rsid w:val="009157E0"/>
    <w:rsid w:val="009173E4"/>
    <w:rsid w:val="00917627"/>
    <w:rsid w:val="009204BC"/>
    <w:rsid w:val="00921268"/>
    <w:rsid w:val="00921FA3"/>
    <w:rsid w:val="00922274"/>
    <w:rsid w:val="00922341"/>
    <w:rsid w:val="00922A18"/>
    <w:rsid w:val="00923508"/>
    <w:rsid w:val="0092363E"/>
    <w:rsid w:val="00923A5F"/>
    <w:rsid w:val="00923CE0"/>
    <w:rsid w:val="009243D3"/>
    <w:rsid w:val="009245A5"/>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4A8"/>
    <w:rsid w:val="00934F6D"/>
    <w:rsid w:val="00935728"/>
    <w:rsid w:val="00935E03"/>
    <w:rsid w:val="0093654B"/>
    <w:rsid w:val="00936669"/>
    <w:rsid w:val="009367F3"/>
    <w:rsid w:val="00936ECA"/>
    <w:rsid w:val="0093731A"/>
    <w:rsid w:val="00937E06"/>
    <w:rsid w:val="00937E5F"/>
    <w:rsid w:val="00937F04"/>
    <w:rsid w:val="00940122"/>
    <w:rsid w:val="00940CB7"/>
    <w:rsid w:val="00941811"/>
    <w:rsid w:val="00941C16"/>
    <w:rsid w:val="00942227"/>
    <w:rsid w:val="00942509"/>
    <w:rsid w:val="0094278E"/>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04E"/>
    <w:rsid w:val="00951475"/>
    <w:rsid w:val="009515BE"/>
    <w:rsid w:val="00951958"/>
    <w:rsid w:val="00951B58"/>
    <w:rsid w:val="00952BF0"/>
    <w:rsid w:val="0095332F"/>
    <w:rsid w:val="009533B7"/>
    <w:rsid w:val="00953885"/>
    <w:rsid w:val="00954822"/>
    <w:rsid w:val="00954B97"/>
    <w:rsid w:val="009554C4"/>
    <w:rsid w:val="0095555A"/>
    <w:rsid w:val="00955A66"/>
    <w:rsid w:val="00955B30"/>
    <w:rsid w:val="00955D2E"/>
    <w:rsid w:val="00955E2B"/>
    <w:rsid w:val="00956045"/>
    <w:rsid w:val="00956A7C"/>
    <w:rsid w:val="00956B4B"/>
    <w:rsid w:val="00956D79"/>
    <w:rsid w:val="00957111"/>
    <w:rsid w:val="00957867"/>
    <w:rsid w:val="00960C02"/>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5E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096"/>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508"/>
    <w:rsid w:val="009B7F21"/>
    <w:rsid w:val="009C0ED4"/>
    <w:rsid w:val="009C1BAE"/>
    <w:rsid w:val="009C2164"/>
    <w:rsid w:val="009C2C7B"/>
    <w:rsid w:val="009C2E9B"/>
    <w:rsid w:val="009C4BA7"/>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740"/>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579"/>
    <w:rsid w:val="009F46F1"/>
    <w:rsid w:val="009F4F5E"/>
    <w:rsid w:val="009F5162"/>
    <w:rsid w:val="009F737F"/>
    <w:rsid w:val="009F791E"/>
    <w:rsid w:val="009F7995"/>
    <w:rsid w:val="00A00023"/>
    <w:rsid w:val="00A007E9"/>
    <w:rsid w:val="00A01D5E"/>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2317"/>
    <w:rsid w:val="00A127A2"/>
    <w:rsid w:val="00A131FB"/>
    <w:rsid w:val="00A13450"/>
    <w:rsid w:val="00A13524"/>
    <w:rsid w:val="00A13703"/>
    <w:rsid w:val="00A141F7"/>
    <w:rsid w:val="00A1445B"/>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3A06"/>
    <w:rsid w:val="00A340D3"/>
    <w:rsid w:val="00A343BE"/>
    <w:rsid w:val="00A346BC"/>
    <w:rsid w:val="00A3508A"/>
    <w:rsid w:val="00A35634"/>
    <w:rsid w:val="00A35818"/>
    <w:rsid w:val="00A35943"/>
    <w:rsid w:val="00A35BDE"/>
    <w:rsid w:val="00A35C14"/>
    <w:rsid w:val="00A35E80"/>
    <w:rsid w:val="00A3690C"/>
    <w:rsid w:val="00A36B2F"/>
    <w:rsid w:val="00A372E9"/>
    <w:rsid w:val="00A377BC"/>
    <w:rsid w:val="00A379C4"/>
    <w:rsid w:val="00A37D06"/>
    <w:rsid w:val="00A37FE2"/>
    <w:rsid w:val="00A4025A"/>
    <w:rsid w:val="00A4042E"/>
    <w:rsid w:val="00A405C9"/>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0DBE"/>
    <w:rsid w:val="00A51C0F"/>
    <w:rsid w:val="00A51E80"/>
    <w:rsid w:val="00A536C2"/>
    <w:rsid w:val="00A53B13"/>
    <w:rsid w:val="00A54C5A"/>
    <w:rsid w:val="00A565E9"/>
    <w:rsid w:val="00A567E3"/>
    <w:rsid w:val="00A56C05"/>
    <w:rsid w:val="00A576D4"/>
    <w:rsid w:val="00A57C41"/>
    <w:rsid w:val="00A6099E"/>
    <w:rsid w:val="00A609CE"/>
    <w:rsid w:val="00A60D96"/>
    <w:rsid w:val="00A61671"/>
    <w:rsid w:val="00A61976"/>
    <w:rsid w:val="00A61D8F"/>
    <w:rsid w:val="00A61E3D"/>
    <w:rsid w:val="00A620B2"/>
    <w:rsid w:val="00A620B9"/>
    <w:rsid w:val="00A624DE"/>
    <w:rsid w:val="00A627DC"/>
    <w:rsid w:val="00A6407E"/>
    <w:rsid w:val="00A65846"/>
    <w:rsid w:val="00A65AC4"/>
    <w:rsid w:val="00A66033"/>
    <w:rsid w:val="00A66A88"/>
    <w:rsid w:val="00A66E59"/>
    <w:rsid w:val="00A6736A"/>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1D13"/>
    <w:rsid w:val="00A820DA"/>
    <w:rsid w:val="00A82308"/>
    <w:rsid w:val="00A8299E"/>
    <w:rsid w:val="00A843FB"/>
    <w:rsid w:val="00A849BD"/>
    <w:rsid w:val="00A84D52"/>
    <w:rsid w:val="00A8516C"/>
    <w:rsid w:val="00A86258"/>
    <w:rsid w:val="00A86640"/>
    <w:rsid w:val="00A86A46"/>
    <w:rsid w:val="00A8765F"/>
    <w:rsid w:val="00A876F4"/>
    <w:rsid w:val="00A908E0"/>
    <w:rsid w:val="00A90C01"/>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0EE2"/>
    <w:rsid w:val="00AB1A11"/>
    <w:rsid w:val="00AB1C10"/>
    <w:rsid w:val="00AB1FD1"/>
    <w:rsid w:val="00AB284A"/>
    <w:rsid w:val="00AB341B"/>
    <w:rsid w:val="00AB360B"/>
    <w:rsid w:val="00AB3BD8"/>
    <w:rsid w:val="00AB3BE6"/>
    <w:rsid w:val="00AB3F6D"/>
    <w:rsid w:val="00AB3FA9"/>
    <w:rsid w:val="00AB45C9"/>
    <w:rsid w:val="00AB4C0F"/>
    <w:rsid w:val="00AB4FE1"/>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593D"/>
    <w:rsid w:val="00AC61E2"/>
    <w:rsid w:val="00AC6354"/>
    <w:rsid w:val="00AC728D"/>
    <w:rsid w:val="00AC739E"/>
    <w:rsid w:val="00AC73EF"/>
    <w:rsid w:val="00AC7583"/>
    <w:rsid w:val="00AC7A64"/>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5E28"/>
    <w:rsid w:val="00AD6FBC"/>
    <w:rsid w:val="00AD7540"/>
    <w:rsid w:val="00AE091E"/>
    <w:rsid w:val="00AE1878"/>
    <w:rsid w:val="00AE18DA"/>
    <w:rsid w:val="00AE1F23"/>
    <w:rsid w:val="00AE239B"/>
    <w:rsid w:val="00AE2C86"/>
    <w:rsid w:val="00AE3374"/>
    <w:rsid w:val="00AE357E"/>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6A40"/>
    <w:rsid w:val="00AF75A1"/>
    <w:rsid w:val="00AF765B"/>
    <w:rsid w:val="00AF7D79"/>
    <w:rsid w:val="00B00B0D"/>
    <w:rsid w:val="00B0154B"/>
    <w:rsid w:val="00B01C50"/>
    <w:rsid w:val="00B0430F"/>
    <w:rsid w:val="00B0438A"/>
    <w:rsid w:val="00B047CE"/>
    <w:rsid w:val="00B0545E"/>
    <w:rsid w:val="00B060B6"/>
    <w:rsid w:val="00B06195"/>
    <w:rsid w:val="00B07581"/>
    <w:rsid w:val="00B100E8"/>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67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2F5"/>
    <w:rsid w:val="00B51EF0"/>
    <w:rsid w:val="00B5223D"/>
    <w:rsid w:val="00B52A09"/>
    <w:rsid w:val="00B534F5"/>
    <w:rsid w:val="00B53C98"/>
    <w:rsid w:val="00B54A9D"/>
    <w:rsid w:val="00B552DF"/>
    <w:rsid w:val="00B55473"/>
    <w:rsid w:val="00B55732"/>
    <w:rsid w:val="00B562D5"/>
    <w:rsid w:val="00B568DA"/>
    <w:rsid w:val="00B576B4"/>
    <w:rsid w:val="00B579F9"/>
    <w:rsid w:val="00B57E72"/>
    <w:rsid w:val="00B605AA"/>
    <w:rsid w:val="00B62CD4"/>
    <w:rsid w:val="00B62EB5"/>
    <w:rsid w:val="00B6401C"/>
    <w:rsid w:val="00B65318"/>
    <w:rsid w:val="00B65AC7"/>
    <w:rsid w:val="00B65E56"/>
    <w:rsid w:val="00B66141"/>
    <w:rsid w:val="00B668B1"/>
    <w:rsid w:val="00B675C1"/>
    <w:rsid w:val="00B6776C"/>
    <w:rsid w:val="00B67CB3"/>
    <w:rsid w:val="00B71290"/>
    <w:rsid w:val="00B71485"/>
    <w:rsid w:val="00B71E55"/>
    <w:rsid w:val="00B7203E"/>
    <w:rsid w:val="00B72772"/>
    <w:rsid w:val="00B72D9D"/>
    <w:rsid w:val="00B72DB8"/>
    <w:rsid w:val="00B7448C"/>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236"/>
    <w:rsid w:val="00BD3478"/>
    <w:rsid w:val="00BD3812"/>
    <w:rsid w:val="00BD3D02"/>
    <w:rsid w:val="00BD3D21"/>
    <w:rsid w:val="00BD407B"/>
    <w:rsid w:val="00BD41CB"/>
    <w:rsid w:val="00BD6242"/>
    <w:rsid w:val="00BD6C53"/>
    <w:rsid w:val="00BD719D"/>
    <w:rsid w:val="00BD78A1"/>
    <w:rsid w:val="00BD7C3F"/>
    <w:rsid w:val="00BE0095"/>
    <w:rsid w:val="00BE0412"/>
    <w:rsid w:val="00BE04E7"/>
    <w:rsid w:val="00BE0554"/>
    <w:rsid w:val="00BE26B7"/>
    <w:rsid w:val="00BE29F9"/>
    <w:rsid w:val="00BE2C14"/>
    <w:rsid w:val="00BE3AE0"/>
    <w:rsid w:val="00BE4CBA"/>
    <w:rsid w:val="00BE5166"/>
    <w:rsid w:val="00BE5D05"/>
    <w:rsid w:val="00BF08B2"/>
    <w:rsid w:val="00BF1B91"/>
    <w:rsid w:val="00BF217E"/>
    <w:rsid w:val="00BF2395"/>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2EF9"/>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0E1C"/>
    <w:rsid w:val="00C117D4"/>
    <w:rsid w:val="00C120B8"/>
    <w:rsid w:val="00C121B7"/>
    <w:rsid w:val="00C1257D"/>
    <w:rsid w:val="00C125AA"/>
    <w:rsid w:val="00C128EF"/>
    <w:rsid w:val="00C1330A"/>
    <w:rsid w:val="00C13507"/>
    <w:rsid w:val="00C13A12"/>
    <w:rsid w:val="00C14757"/>
    <w:rsid w:val="00C14876"/>
    <w:rsid w:val="00C14FAE"/>
    <w:rsid w:val="00C15949"/>
    <w:rsid w:val="00C15E20"/>
    <w:rsid w:val="00C16132"/>
    <w:rsid w:val="00C203A2"/>
    <w:rsid w:val="00C21C6E"/>
    <w:rsid w:val="00C22004"/>
    <w:rsid w:val="00C22198"/>
    <w:rsid w:val="00C2223F"/>
    <w:rsid w:val="00C22244"/>
    <w:rsid w:val="00C2224B"/>
    <w:rsid w:val="00C225A1"/>
    <w:rsid w:val="00C22739"/>
    <w:rsid w:val="00C22CA4"/>
    <w:rsid w:val="00C23122"/>
    <w:rsid w:val="00C23946"/>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12D"/>
    <w:rsid w:val="00C30A7B"/>
    <w:rsid w:val="00C30BEA"/>
    <w:rsid w:val="00C30D00"/>
    <w:rsid w:val="00C31EE5"/>
    <w:rsid w:val="00C32366"/>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150"/>
    <w:rsid w:val="00C51644"/>
    <w:rsid w:val="00C5238B"/>
    <w:rsid w:val="00C5324C"/>
    <w:rsid w:val="00C5324E"/>
    <w:rsid w:val="00C53383"/>
    <w:rsid w:val="00C53CE2"/>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34A6"/>
    <w:rsid w:val="00C64131"/>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634"/>
    <w:rsid w:val="00C818BC"/>
    <w:rsid w:val="00C81B73"/>
    <w:rsid w:val="00C81E3E"/>
    <w:rsid w:val="00C821B6"/>
    <w:rsid w:val="00C840D6"/>
    <w:rsid w:val="00C85349"/>
    <w:rsid w:val="00C862FB"/>
    <w:rsid w:val="00C8666D"/>
    <w:rsid w:val="00C8753F"/>
    <w:rsid w:val="00C87F5A"/>
    <w:rsid w:val="00C90022"/>
    <w:rsid w:val="00C904DE"/>
    <w:rsid w:val="00C9063D"/>
    <w:rsid w:val="00C90748"/>
    <w:rsid w:val="00C909D9"/>
    <w:rsid w:val="00C9133E"/>
    <w:rsid w:val="00C913B4"/>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565"/>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689B"/>
    <w:rsid w:val="00CB70B7"/>
    <w:rsid w:val="00CB7215"/>
    <w:rsid w:val="00CB79EC"/>
    <w:rsid w:val="00CB7B30"/>
    <w:rsid w:val="00CB7CBF"/>
    <w:rsid w:val="00CB7EA1"/>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04B"/>
    <w:rsid w:val="00CC7551"/>
    <w:rsid w:val="00CD01BE"/>
    <w:rsid w:val="00CD27D6"/>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441"/>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012"/>
    <w:rsid w:val="00D073C4"/>
    <w:rsid w:val="00D1096A"/>
    <w:rsid w:val="00D10C02"/>
    <w:rsid w:val="00D110D6"/>
    <w:rsid w:val="00D110DE"/>
    <w:rsid w:val="00D11445"/>
    <w:rsid w:val="00D1185D"/>
    <w:rsid w:val="00D12594"/>
    <w:rsid w:val="00D127FB"/>
    <w:rsid w:val="00D12FAA"/>
    <w:rsid w:val="00D133D6"/>
    <w:rsid w:val="00D1363E"/>
    <w:rsid w:val="00D136B7"/>
    <w:rsid w:val="00D13858"/>
    <w:rsid w:val="00D139AE"/>
    <w:rsid w:val="00D1414D"/>
    <w:rsid w:val="00D148F6"/>
    <w:rsid w:val="00D15108"/>
    <w:rsid w:val="00D15300"/>
    <w:rsid w:val="00D1576E"/>
    <w:rsid w:val="00D15B09"/>
    <w:rsid w:val="00D1641F"/>
    <w:rsid w:val="00D16439"/>
    <w:rsid w:val="00D17411"/>
    <w:rsid w:val="00D175F3"/>
    <w:rsid w:val="00D20533"/>
    <w:rsid w:val="00D2178A"/>
    <w:rsid w:val="00D2215E"/>
    <w:rsid w:val="00D22A67"/>
    <w:rsid w:val="00D22E90"/>
    <w:rsid w:val="00D23A59"/>
    <w:rsid w:val="00D2465A"/>
    <w:rsid w:val="00D256A3"/>
    <w:rsid w:val="00D2675E"/>
    <w:rsid w:val="00D2676D"/>
    <w:rsid w:val="00D27C77"/>
    <w:rsid w:val="00D301CB"/>
    <w:rsid w:val="00D30350"/>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19E"/>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1876"/>
    <w:rsid w:val="00D62387"/>
    <w:rsid w:val="00D627BC"/>
    <w:rsid w:val="00D62E90"/>
    <w:rsid w:val="00D630D1"/>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54D5"/>
    <w:rsid w:val="00D761FA"/>
    <w:rsid w:val="00D76DE1"/>
    <w:rsid w:val="00D773A1"/>
    <w:rsid w:val="00D775B5"/>
    <w:rsid w:val="00D7767A"/>
    <w:rsid w:val="00D80054"/>
    <w:rsid w:val="00D8066E"/>
    <w:rsid w:val="00D807A9"/>
    <w:rsid w:val="00D80BB0"/>
    <w:rsid w:val="00D8101B"/>
    <w:rsid w:val="00D81511"/>
    <w:rsid w:val="00D81A61"/>
    <w:rsid w:val="00D832A6"/>
    <w:rsid w:val="00D83474"/>
    <w:rsid w:val="00D840FE"/>
    <w:rsid w:val="00D844F6"/>
    <w:rsid w:val="00D849DE"/>
    <w:rsid w:val="00D8519A"/>
    <w:rsid w:val="00D8538D"/>
    <w:rsid w:val="00D8553C"/>
    <w:rsid w:val="00D86AA1"/>
    <w:rsid w:val="00D875D5"/>
    <w:rsid w:val="00D901B0"/>
    <w:rsid w:val="00D90233"/>
    <w:rsid w:val="00D9054C"/>
    <w:rsid w:val="00D90D4C"/>
    <w:rsid w:val="00D91615"/>
    <w:rsid w:val="00D925D3"/>
    <w:rsid w:val="00D935D2"/>
    <w:rsid w:val="00D937AF"/>
    <w:rsid w:val="00D93883"/>
    <w:rsid w:val="00D939A6"/>
    <w:rsid w:val="00D93C63"/>
    <w:rsid w:val="00D93D61"/>
    <w:rsid w:val="00D94025"/>
    <w:rsid w:val="00D945C3"/>
    <w:rsid w:val="00D948F5"/>
    <w:rsid w:val="00D94B00"/>
    <w:rsid w:val="00D958E8"/>
    <w:rsid w:val="00D959A8"/>
    <w:rsid w:val="00D95ABA"/>
    <w:rsid w:val="00D965E1"/>
    <w:rsid w:val="00D966DA"/>
    <w:rsid w:val="00D96D39"/>
    <w:rsid w:val="00D96DD2"/>
    <w:rsid w:val="00D971FD"/>
    <w:rsid w:val="00DA023A"/>
    <w:rsid w:val="00DA08AF"/>
    <w:rsid w:val="00DA0CC6"/>
    <w:rsid w:val="00DA12CA"/>
    <w:rsid w:val="00DA17B5"/>
    <w:rsid w:val="00DA1F3A"/>
    <w:rsid w:val="00DA27E0"/>
    <w:rsid w:val="00DA2822"/>
    <w:rsid w:val="00DA2E72"/>
    <w:rsid w:val="00DA3630"/>
    <w:rsid w:val="00DA6403"/>
    <w:rsid w:val="00DA64D5"/>
    <w:rsid w:val="00DA6631"/>
    <w:rsid w:val="00DA689D"/>
    <w:rsid w:val="00DA71FB"/>
    <w:rsid w:val="00DA729F"/>
    <w:rsid w:val="00DA748B"/>
    <w:rsid w:val="00DA7D7B"/>
    <w:rsid w:val="00DB04FA"/>
    <w:rsid w:val="00DB068E"/>
    <w:rsid w:val="00DB0DCA"/>
    <w:rsid w:val="00DB11CD"/>
    <w:rsid w:val="00DB12A3"/>
    <w:rsid w:val="00DB174F"/>
    <w:rsid w:val="00DB223F"/>
    <w:rsid w:val="00DB22D1"/>
    <w:rsid w:val="00DB2313"/>
    <w:rsid w:val="00DB256B"/>
    <w:rsid w:val="00DB4975"/>
    <w:rsid w:val="00DB4AF0"/>
    <w:rsid w:val="00DB5348"/>
    <w:rsid w:val="00DB5D60"/>
    <w:rsid w:val="00DB7782"/>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C7369"/>
    <w:rsid w:val="00DD077B"/>
    <w:rsid w:val="00DD1680"/>
    <w:rsid w:val="00DD1AE4"/>
    <w:rsid w:val="00DD1F1F"/>
    <w:rsid w:val="00DD519D"/>
    <w:rsid w:val="00DD53F3"/>
    <w:rsid w:val="00DD5A2F"/>
    <w:rsid w:val="00DD5D4F"/>
    <w:rsid w:val="00DD65C9"/>
    <w:rsid w:val="00DD701C"/>
    <w:rsid w:val="00DD72C5"/>
    <w:rsid w:val="00DD7E21"/>
    <w:rsid w:val="00DE0EA7"/>
    <w:rsid w:val="00DE12CC"/>
    <w:rsid w:val="00DE135F"/>
    <w:rsid w:val="00DE141A"/>
    <w:rsid w:val="00DE2642"/>
    <w:rsid w:val="00DE27D1"/>
    <w:rsid w:val="00DE2A76"/>
    <w:rsid w:val="00DE3615"/>
    <w:rsid w:val="00DE453F"/>
    <w:rsid w:val="00DE4702"/>
    <w:rsid w:val="00DE4AD9"/>
    <w:rsid w:val="00DE52DB"/>
    <w:rsid w:val="00DE532A"/>
    <w:rsid w:val="00DE5349"/>
    <w:rsid w:val="00DE565A"/>
    <w:rsid w:val="00DE59C8"/>
    <w:rsid w:val="00DE5DB3"/>
    <w:rsid w:val="00DE6220"/>
    <w:rsid w:val="00DE68A9"/>
    <w:rsid w:val="00DE7322"/>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5E"/>
    <w:rsid w:val="00DF749F"/>
    <w:rsid w:val="00DF781D"/>
    <w:rsid w:val="00DF7D18"/>
    <w:rsid w:val="00E0062B"/>
    <w:rsid w:val="00E00FC8"/>
    <w:rsid w:val="00E01C53"/>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A4E"/>
    <w:rsid w:val="00E24F8E"/>
    <w:rsid w:val="00E255B5"/>
    <w:rsid w:val="00E2593C"/>
    <w:rsid w:val="00E26097"/>
    <w:rsid w:val="00E26AC3"/>
    <w:rsid w:val="00E2734F"/>
    <w:rsid w:val="00E2767D"/>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53"/>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576"/>
    <w:rsid w:val="00E46738"/>
    <w:rsid w:val="00E46F64"/>
    <w:rsid w:val="00E472B6"/>
    <w:rsid w:val="00E476F5"/>
    <w:rsid w:val="00E47E17"/>
    <w:rsid w:val="00E50396"/>
    <w:rsid w:val="00E5075A"/>
    <w:rsid w:val="00E50DCF"/>
    <w:rsid w:val="00E5199C"/>
    <w:rsid w:val="00E51FF8"/>
    <w:rsid w:val="00E522FA"/>
    <w:rsid w:val="00E52676"/>
    <w:rsid w:val="00E53317"/>
    <w:rsid w:val="00E537AE"/>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37B9"/>
    <w:rsid w:val="00E642FB"/>
    <w:rsid w:val="00E644D9"/>
    <w:rsid w:val="00E64915"/>
    <w:rsid w:val="00E64AA0"/>
    <w:rsid w:val="00E65182"/>
    <w:rsid w:val="00E66FAB"/>
    <w:rsid w:val="00E67208"/>
    <w:rsid w:val="00E67297"/>
    <w:rsid w:val="00E67505"/>
    <w:rsid w:val="00E70D2E"/>
    <w:rsid w:val="00E70E25"/>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2F5D"/>
    <w:rsid w:val="00E83287"/>
    <w:rsid w:val="00E84FE8"/>
    <w:rsid w:val="00E86007"/>
    <w:rsid w:val="00E860EF"/>
    <w:rsid w:val="00E865A5"/>
    <w:rsid w:val="00E86CAE"/>
    <w:rsid w:val="00E86EDC"/>
    <w:rsid w:val="00E86F32"/>
    <w:rsid w:val="00E86F91"/>
    <w:rsid w:val="00E87036"/>
    <w:rsid w:val="00E871C8"/>
    <w:rsid w:val="00E873F6"/>
    <w:rsid w:val="00E900AE"/>
    <w:rsid w:val="00E901B2"/>
    <w:rsid w:val="00E90B67"/>
    <w:rsid w:val="00E90BF9"/>
    <w:rsid w:val="00E9143A"/>
    <w:rsid w:val="00E93A91"/>
    <w:rsid w:val="00E93C84"/>
    <w:rsid w:val="00E94880"/>
    <w:rsid w:val="00E96395"/>
    <w:rsid w:val="00E96738"/>
    <w:rsid w:val="00E97226"/>
    <w:rsid w:val="00E97777"/>
    <w:rsid w:val="00EA0205"/>
    <w:rsid w:val="00EA0674"/>
    <w:rsid w:val="00EA06E6"/>
    <w:rsid w:val="00EA092F"/>
    <w:rsid w:val="00EA0C73"/>
    <w:rsid w:val="00EA1007"/>
    <w:rsid w:val="00EA108A"/>
    <w:rsid w:val="00EA1314"/>
    <w:rsid w:val="00EA1BB8"/>
    <w:rsid w:val="00EA2948"/>
    <w:rsid w:val="00EA31AD"/>
    <w:rsid w:val="00EA32E8"/>
    <w:rsid w:val="00EA38B4"/>
    <w:rsid w:val="00EA4723"/>
    <w:rsid w:val="00EA489C"/>
    <w:rsid w:val="00EA4F2D"/>
    <w:rsid w:val="00EA50BC"/>
    <w:rsid w:val="00EA54CA"/>
    <w:rsid w:val="00EA606D"/>
    <w:rsid w:val="00EA635A"/>
    <w:rsid w:val="00EA69B1"/>
    <w:rsid w:val="00EA6A01"/>
    <w:rsid w:val="00EA6EAA"/>
    <w:rsid w:val="00EA75B9"/>
    <w:rsid w:val="00EA77A6"/>
    <w:rsid w:val="00EA7CB2"/>
    <w:rsid w:val="00EA7D17"/>
    <w:rsid w:val="00EA7FCB"/>
    <w:rsid w:val="00EB13B3"/>
    <w:rsid w:val="00EB3184"/>
    <w:rsid w:val="00EB33E1"/>
    <w:rsid w:val="00EB3F93"/>
    <w:rsid w:val="00EB40D2"/>
    <w:rsid w:val="00EB430E"/>
    <w:rsid w:val="00EB44EE"/>
    <w:rsid w:val="00EB4B7D"/>
    <w:rsid w:val="00EB5F14"/>
    <w:rsid w:val="00EB6D23"/>
    <w:rsid w:val="00EB760B"/>
    <w:rsid w:val="00EB7AD9"/>
    <w:rsid w:val="00EC00F9"/>
    <w:rsid w:val="00EC0E3A"/>
    <w:rsid w:val="00EC166F"/>
    <w:rsid w:val="00EC3114"/>
    <w:rsid w:val="00EC326A"/>
    <w:rsid w:val="00EC445A"/>
    <w:rsid w:val="00EC4C39"/>
    <w:rsid w:val="00EC570C"/>
    <w:rsid w:val="00EC5AE9"/>
    <w:rsid w:val="00EC5D45"/>
    <w:rsid w:val="00EC5F95"/>
    <w:rsid w:val="00EC6003"/>
    <w:rsid w:val="00EC6E85"/>
    <w:rsid w:val="00EC711F"/>
    <w:rsid w:val="00EC71A8"/>
    <w:rsid w:val="00EC71B5"/>
    <w:rsid w:val="00EC766C"/>
    <w:rsid w:val="00EC7BA7"/>
    <w:rsid w:val="00ED04B7"/>
    <w:rsid w:val="00ED0983"/>
    <w:rsid w:val="00ED1024"/>
    <w:rsid w:val="00ED2239"/>
    <w:rsid w:val="00ED34CD"/>
    <w:rsid w:val="00ED3C56"/>
    <w:rsid w:val="00ED4D1B"/>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2899"/>
    <w:rsid w:val="00EF3B8B"/>
    <w:rsid w:val="00EF4935"/>
    <w:rsid w:val="00EF4E9F"/>
    <w:rsid w:val="00EF52E5"/>
    <w:rsid w:val="00EF5841"/>
    <w:rsid w:val="00EF5B24"/>
    <w:rsid w:val="00EF5D72"/>
    <w:rsid w:val="00EF61C2"/>
    <w:rsid w:val="00EF6507"/>
    <w:rsid w:val="00EF67C9"/>
    <w:rsid w:val="00EF73C6"/>
    <w:rsid w:val="00EF74D7"/>
    <w:rsid w:val="00EF7967"/>
    <w:rsid w:val="00EF7E70"/>
    <w:rsid w:val="00EF7F11"/>
    <w:rsid w:val="00F011F3"/>
    <w:rsid w:val="00F01D6B"/>
    <w:rsid w:val="00F02848"/>
    <w:rsid w:val="00F02855"/>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3326"/>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896"/>
    <w:rsid w:val="00F379C2"/>
    <w:rsid w:val="00F41734"/>
    <w:rsid w:val="00F41EEF"/>
    <w:rsid w:val="00F4248A"/>
    <w:rsid w:val="00F42817"/>
    <w:rsid w:val="00F4284A"/>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21CC"/>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46A"/>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37"/>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5E56"/>
    <w:rsid w:val="00F95F2E"/>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1F3D"/>
    <w:rsid w:val="00FE2B8F"/>
    <w:rsid w:val="00FE2B9C"/>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6C1B"/>
    <w:rsid w:val="00FE72C5"/>
    <w:rsid w:val="00FE740E"/>
    <w:rsid w:val="00FE7547"/>
    <w:rsid w:val="00FF115C"/>
    <w:rsid w:val="00FF1AB2"/>
    <w:rsid w:val="00FF1C83"/>
    <w:rsid w:val="00FF220B"/>
    <w:rsid w:val="00FF4F09"/>
    <w:rsid w:val="00FF5A1B"/>
    <w:rsid w:val="00FF5C55"/>
    <w:rsid w:val="00FF6207"/>
    <w:rsid w:val="00FF6488"/>
    <w:rsid w:val="00FF67CF"/>
    <w:rsid w:val="00FF684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A0586F4B-888A-43BB-9A78-EBC5583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image" Target="media/image1.emf"/><Relationship Id="rId42" Type="http://schemas.openxmlformats.org/officeDocument/2006/relationships/image" Target="media/image4.jpeg"/><Relationship Id="rId47" Type="http://schemas.openxmlformats.org/officeDocument/2006/relationships/image" Target="media/image8.emf"/><Relationship Id="rId63" Type="http://schemas.openxmlformats.org/officeDocument/2006/relationships/image" Target="media/image24.emf"/><Relationship Id="rId68" Type="http://schemas.openxmlformats.org/officeDocument/2006/relationships/image" Target="media/image29.emf"/><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6.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diagramLayout" Target="diagrams/layout1.xml"/><Relationship Id="rId37" Type="http://schemas.openxmlformats.org/officeDocument/2006/relationships/diagramLayout" Target="diagrams/layout2.xml"/><Relationship Id="rId40" Type="http://schemas.microsoft.com/office/2007/relationships/diagramDrawing" Target="diagrams/drawing2.xml"/><Relationship Id="rId45" Type="http://schemas.openxmlformats.org/officeDocument/2006/relationships/image" Target="media/image7.emf"/><Relationship Id="rId53" Type="http://schemas.openxmlformats.org/officeDocument/2006/relationships/image" Target="media/image14.emf"/><Relationship Id="rId58" Type="http://schemas.openxmlformats.org/officeDocument/2006/relationships/image" Target="media/image19.emf"/><Relationship Id="rId66" Type="http://schemas.openxmlformats.org/officeDocument/2006/relationships/image" Target="media/image27.emf"/><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2.emf"/><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10.xml"/><Relationship Id="rId30" Type="http://schemas.openxmlformats.org/officeDocument/2006/relationships/header" Target="header12.xml"/><Relationship Id="rId35" Type="http://schemas.microsoft.com/office/2007/relationships/diagramDrawing" Target="diagrams/drawing1.xml"/><Relationship Id="rId43" Type="http://schemas.openxmlformats.org/officeDocument/2006/relationships/image" Target="media/image5.jpeg"/><Relationship Id="rId48" Type="http://schemas.openxmlformats.org/officeDocument/2006/relationships/image" Target="media/image9.emf"/><Relationship Id="rId56" Type="http://schemas.openxmlformats.org/officeDocument/2006/relationships/image" Target="media/image17.emf"/><Relationship Id="rId64" Type="http://schemas.openxmlformats.org/officeDocument/2006/relationships/image" Target="media/image25.emf"/><Relationship Id="rId69" Type="http://schemas.openxmlformats.org/officeDocument/2006/relationships/image" Target="media/image30.emf"/><Relationship Id="rId8" Type="http://schemas.openxmlformats.org/officeDocument/2006/relationships/webSettings" Target="webSettings.xml"/><Relationship Id="rId51" Type="http://schemas.openxmlformats.org/officeDocument/2006/relationships/image" Target="media/image12.emf"/><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diagramQuickStyle" Target="diagrams/quickStyle1.xml"/><Relationship Id="rId38" Type="http://schemas.openxmlformats.org/officeDocument/2006/relationships/diagramQuickStyle" Target="diagrams/quickStyle2.xml"/><Relationship Id="rId46" Type="http://schemas.openxmlformats.org/officeDocument/2006/relationships/hyperlink" Target="https://www.sbv.gov.vn" TargetMode="External"/><Relationship Id="rId59" Type="http://schemas.openxmlformats.org/officeDocument/2006/relationships/image" Target="media/image20.emf"/><Relationship Id="rId67" Type="http://schemas.openxmlformats.org/officeDocument/2006/relationships/image" Target="media/image28.emf"/><Relationship Id="rId20" Type="http://schemas.openxmlformats.org/officeDocument/2006/relationships/header" Target="header6.xml"/><Relationship Id="rId41" Type="http://schemas.openxmlformats.org/officeDocument/2006/relationships/image" Target="media/image3.jpeg"/><Relationship Id="rId54" Type="http://schemas.openxmlformats.org/officeDocument/2006/relationships/image" Target="media/image15.emf"/><Relationship Id="rId62" Type="http://schemas.openxmlformats.org/officeDocument/2006/relationships/image" Target="media/image23.emf"/><Relationship Id="rId70"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diagramData" Target="diagrams/data2.xml"/><Relationship Id="rId49" Type="http://schemas.openxmlformats.org/officeDocument/2006/relationships/image" Target="media/image10.emf"/><Relationship Id="rId57" Type="http://schemas.openxmlformats.org/officeDocument/2006/relationships/image" Target="media/image18.emf"/><Relationship Id="rId10" Type="http://schemas.openxmlformats.org/officeDocument/2006/relationships/endnotes" Target="endnotes.xml"/><Relationship Id="rId31" Type="http://schemas.openxmlformats.org/officeDocument/2006/relationships/diagramData" Target="diagrams/data1.xml"/><Relationship Id="rId44" Type="http://schemas.openxmlformats.org/officeDocument/2006/relationships/image" Target="media/image6.emf"/><Relationship Id="rId52" Type="http://schemas.openxmlformats.org/officeDocument/2006/relationships/image" Target="media/image13.emf"/><Relationship Id="rId60" Type="http://schemas.openxmlformats.org/officeDocument/2006/relationships/image" Target="media/image21.emf"/><Relationship Id="rId65" Type="http://schemas.openxmlformats.org/officeDocument/2006/relationships/image" Target="media/image26.emf"/><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diagramColors" Target="diagrams/colors2.xml"/><Relationship Id="rId34" Type="http://schemas.openxmlformats.org/officeDocument/2006/relationships/diagramColors" Target="diagrams/colors1.xml"/><Relationship Id="rId50" Type="http://schemas.openxmlformats.org/officeDocument/2006/relationships/image" Target="media/image11.emf"/><Relationship Id="rId55" Type="http://schemas.openxmlformats.org/officeDocument/2006/relationships/image" Target="media/image16.emf"/><Relationship Id="rId7" Type="http://schemas.openxmlformats.org/officeDocument/2006/relationships/settings" Target="settings.xml"/><Relationship Id="rId71" Type="http://schemas.openxmlformats.org/officeDocument/2006/relationships/image" Target="media/image32.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HESTRA Matsuoka Vietnam LLC</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3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HMV</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5967" y="719334"/>
          <a:ext cx="4219268" cy="144846"/>
        </a:xfrm>
        <a:custGeom>
          <a:avLst/>
          <a:gdLst/>
          <a:ahLst/>
          <a:cxnLst/>
          <a:rect l="0" t="0" r="0" b="0"/>
          <a:pathLst>
            <a:path>
              <a:moveTo>
                <a:pt x="0" y="0"/>
              </a:moveTo>
              <a:lnTo>
                <a:pt x="0" y="72423"/>
              </a:lnTo>
              <a:lnTo>
                <a:pt x="4219268" y="72423"/>
              </a:lnTo>
              <a:lnTo>
                <a:pt x="4219268"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5967" y="719334"/>
          <a:ext cx="3384678" cy="144846"/>
        </a:xfrm>
        <a:custGeom>
          <a:avLst/>
          <a:gdLst/>
          <a:ahLst/>
          <a:cxnLst/>
          <a:rect l="0" t="0" r="0" b="0"/>
          <a:pathLst>
            <a:path>
              <a:moveTo>
                <a:pt x="0" y="0"/>
              </a:moveTo>
              <a:lnTo>
                <a:pt x="0" y="72423"/>
              </a:lnTo>
              <a:lnTo>
                <a:pt x="3384678" y="72423"/>
              </a:lnTo>
              <a:lnTo>
                <a:pt x="3384678"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5967" y="719334"/>
          <a:ext cx="2550087" cy="144846"/>
        </a:xfrm>
        <a:custGeom>
          <a:avLst/>
          <a:gdLst/>
          <a:ahLst/>
          <a:cxnLst/>
          <a:rect l="0" t="0" r="0" b="0"/>
          <a:pathLst>
            <a:path>
              <a:moveTo>
                <a:pt x="0" y="0"/>
              </a:moveTo>
              <a:lnTo>
                <a:pt x="0" y="72423"/>
              </a:lnTo>
              <a:lnTo>
                <a:pt x="2550087" y="72423"/>
              </a:lnTo>
              <a:lnTo>
                <a:pt x="2550087"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5967" y="719334"/>
          <a:ext cx="1715497" cy="144846"/>
        </a:xfrm>
        <a:custGeom>
          <a:avLst/>
          <a:gdLst/>
          <a:ahLst/>
          <a:cxnLst/>
          <a:rect l="0" t="0" r="0" b="0"/>
          <a:pathLst>
            <a:path>
              <a:moveTo>
                <a:pt x="0" y="0"/>
              </a:moveTo>
              <a:lnTo>
                <a:pt x="0" y="72423"/>
              </a:lnTo>
              <a:lnTo>
                <a:pt x="1715497" y="72423"/>
              </a:lnTo>
              <a:lnTo>
                <a:pt x="1715497" y="144846"/>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5967" y="719334"/>
          <a:ext cx="880906" cy="144846"/>
        </a:xfrm>
        <a:custGeom>
          <a:avLst/>
          <a:gdLst/>
          <a:ahLst/>
          <a:cxnLst/>
          <a:rect l="0" t="0" r="0" b="0"/>
          <a:pathLst>
            <a:path>
              <a:moveTo>
                <a:pt x="0" y="0"/>
              </a:moveTo>
              <a:lnTo>
                <a:pt x="0" y="72423"/>
              </a:lnTo>
              <a:lnTo>
                <a:pt x="880906" y="72423"/>
              </a:lnTo>
              <a:lnTo>
                <a:pt x="880906"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247" y="719334"/>
          <a:ext cx="91440" cy="144846"/>
        </a:xfrm>
        <a:custGeom>
          <a:avLst/>
          <a:gdLst/>
          <a:ahLst/>
          <a:cxnLst/>
          <a:rect l="0" t="0" r="0" b="0"/>
          <a:pathLst>
            <a:path>
              <a:moveTo>
                <a:pt x="45720" y="0"/>
              </a:moveTo>
              <a:lnTo>
                <a:pt x="45720" y="72423"/>
              </a:lnTo>
              <a:lnTo>
                <a:pt x="92036" y="72423"/>
              </a:lnTo>
              <a:lnTo>
                <a:pt x="92036"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693" y="719334"/>
          <a:ext cx="788274" cy="144846"/>
        </a:xfrm>
        <a:custGeom>
          <a:avLst/>
          <a:gdLst/>
          <a:ahLst/>
          <a:cxnLst/>
          <a:rect l="0" t="0" r="0" b="0"/>
          <a:pathLst>
            <a:path>
              <a:moveTo>
                <a:pt x="788274" y="0"/>
              </a:moveTo>
              <a:lnTo>
                <a:pt x="788274"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205" y="1330926"/>
          <a:ext cx="103461" cy="989812"/>
        </a:xfrm>
        <a:custGeom>
          <a:avLst/>
          <a:gdLst/>
          <a:ahLst/>
          <a:cxnLst/>
          <a:rect l="0" t="0" r="0" b="0"/>
          <a:pathLst>
            <a:path>
              <a:moveTo>
                <a:pt x="0" y="0"/>
              </a:moveTo>
              <a:lnTo>
                <a:pt x="0" y="989812"/>
              </a:lnTo>
              <a:lnTo>
                <a:pt x="103461" y="989812"/>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205" y="1330926"/>
          <a:ext cx="103461" cy="378219"/>
        </a:xfrm>
        <a:custGeom>
          <a:avLst/>
          <a:gdLst/>
          <a:ahLst/>
          <a:cxnLst/>
          <a:rect l="0" t="0" r="0" b="0"/>
          <a:pathLst>
            <a:path>
              <a:moveTo>
                <a:pt x="0" y="0"/>
              </a:moveTo>
              <a:lnTo>
                <a:pt x="0" y="378219"/>
              </a:lnTo>
              <a:lnTo>
                <a:pt x="103461" y="378219"/>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102" y="719334"/>
          <a:ext cx="1622864" cy="144846"/>
        </a:xfrm>
        <a:custGeom>
          <a:avLst/>
          <a:gdLst/>
          <a:ahLst/>
          <a:cxnLst/>
          <a:rect l="0" t="0" r="0" b="0"/>
          <a:pathLst>
            <a:path>
              <a:moveTo>
                <a:pt x="1622864" y="0"/>
              </a:moveTo>
              <a:lnTo>
                <a:pt x="1622864"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195" y="719334"/>
          <a:ext cx="2503771" cy="144846"/>
        </a:xfrm>
        <a:custGeom>
          <a:avLst/>
          <a:gdLst/>
          <a:ahLst/>
          <a:cxnLst/>
          <a:rect l="0" t="0" r="0" b="0"/>
          <a:pathLst>
            <a:path>
              <a:moveTo>
                <a:pt x="2503771" y="0"/>
              </a:moveTo>
              <a:lnTo>
                <a:pt x="2503771"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391" y="1330926"/>
          <a:ext cx="103461" cy="466082"/>
        </a:xfrm>
        <a:custGeom>
          <a:avLst/>
          <a:gdLst/>
          <a:ahLst/>
          <a:cxnLst/>
          <a:rect l="0" t="0" r="0" b="0"/>
          <a:pathLst>
            <a:path>
              <a:moveTo>
                <a:pt x="0" y="0"/>
              </a:moveTo>
              <a:lnTo>
                <a:pt x="0" y="466082"/>
              </a:lnTo>
              <a:lnTo>
                <a:pt x="103461" y="466082"/>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289" y="719334"/>
          <a:ext cx="3384678" cy="144846"/>
        </a:xfrm>
        <a:custGeom>
          <a:avLst/>
          <a:gdLst/>
          <a:ahLst/>
          <a:cxnLst/>
          <a:rect l="0" t="0" r="0" b="0"/>
          <a:pathLst>
            <a:path>
              <a:moveTo>
                <a:pt x="3384678" y="0"/>
              </a:moveTo>
              <a:lnTo>
                <a:pt x="3384678"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698" y="719334"/>
          <a:ext cx="4219268" cy="144846"/>
        </a:xfrm>
        <a:custGeom>
          <a:avLst/>
          <a:gdLst/>
          <a:ahLst/>
          <a:cxnLst/>
          <a:rect l="0" t="0" r="0" b="0"/>
          <a:pathLst>
            <a:path>
              <a:moveTo>
                <a:pt x="4219268" y="0"/>
              </a:moveTo>
              <a:lnTo>
                <a:pt x="4219268"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095" y="252587"/>
          <a:ext cx="689744" cy="466746"/>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095" y="252587"/>
        <a:ext cx="689744" cy="466746"/>
      </dsp:txXfrm>
    </dsp:sp>
    <dsp:sp modelId="{12A9CF87-F10D-426E-A704-C971D52C9BDE}">
      <dsp:nvSpPr>
        <dsp:cNvPr id="0" name=""/>
        <dsp:cNvSpPr/>
      </dsp:nvSpPr>
      <dsp:spPr>
        <a:xfrm>
          <a:off x="1826"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180"/>
        <a:ext cx="689744" cy="466746"/>
      </dsp:txXfrm>
    </dsp:sp>
    <dsp:sp modelId="{F181BA7D-31A6-42B7-B138-43D7244527DA}">
      <dsp:nvSpPr>
        <dsp:cNvPr id="0" name=""/>
        <dsp:cNvSpPr/>
      </dsp:nvSpPr>
      <dsp:spPr>
        <a:xfrm>
          <a:off x="836416"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16" y="864180"/>
        <a:ext cx="689744" cy="466746"/>
      </dsp:txXfrm>
    </dsp:sp>
    <dsp:sp modelId="{63594C73-CC74-41F0-943C-88FB368869E0}">
      <dsp:nvSpPr>
        <dsp:cNvPr id="0" name=""/>
        <dsp:cNvSpPr/>
      </dsp:nvSpPr>
      <dsp:spPr>
        <a:xfrm>
          <a:off x="1008853" y="1475773"/>
          <a:ext cx="689744" cy="642472"/>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53" y="1475773"/>
        <a:ext cx="689744" cy="642472"/>
      </dsp:txXfrm>
    </dsp:sp>
    <dsp:sp modelId="{5A16FA61-C9A5-4701-890A-B28F59322D95}">
      <dsp:nvSpPr>
        <dsp:cNvPr id="0" name=""/>
        <dsp:cNvSpPr/>
      </dsp:nvSpPr>
      <dsp:spPr>
        <a:xfrm>
          <a:off x="1671007" y="864180"/>
          <a:ext cx="782376"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07" y="864180"/>
        <a:ext cx="782376" cy="466746"/>
      </dsp:txXfrm>
    </dsp:sp>
    <dsp:sp modelId="{5BD135E5-6A9A-4972-8861-BEE8AAEFD35C}">
      <dsp:nvSpPr>
        <dsp:cNvPr id="0" name=""/>
        <dsp:cNvSpPr/>
      </dsp:nvSpPr>
      <dsp:spPr>
        <a:xfrm>
          <a:off x="2598230"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230" y="864180"/>
        <a:ext cx="689744" cy="466746"/>
      </dsp:txXfrm>
    </dsp:sp>
    <dsp:sp modelId="{770ECF62-A828-469D-913A-F1F1E9FCCC36}">
      <dsp:nvSpPr>
        <dsp:cNvPr id="0" name=""/>
        <dsp:cNvSpPr/>
      </dsp:nvSpPr>
      <dsp:spPr>
        <a:xfrm>
          <a:off x="2770666" y="1475773"/>
          <a:ext cx="689744" cy="466746"/>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HESTRA Matsuoka Vietnam LLC</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666" y="1475773"/>
        <a:ext cx="689744" cy="466746"/>
      </dsp:txXfrm>
    </dsp:sp>
    <dsp:sp modelId="{181A0A1D-7F42-4322-BBE0-3A1F91E492D0}">
      <dsp:nvSpPr>
        <dsp:cNvPr id="0" name=""/>
        <dsp:cNvSpPr/>
      </dsp:nvSpPr>
      <dsp:spPr>
        <a:xfrm>
          <a:off x="2770666" y="2087365"/>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666" y="2087365"/>
        <a:ext cx="689744" cy="466746"/>
      </dsp:txXfrm>
    </dsp:sp>
    <dsp:sp modelId="{5AA90242-0DCA-4B66-B094-680C7EBC2DC0}">
      <dsp:nvSpPr>
        <dsp:cNvPr id="0" name=""/>
        <dsp:cNvSpPr/>
      </dsp:nvSpPr>
      <dsp:spPr>
        <a:xfrm>
          <a:off x="3432821"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821" y="864180"/>
        <a:ext cx="689744" cy="466746"/>
      </dsp:txXfrm>
    </dsp:sp>
    <dsp:sp modelId="{94656068-BB17-4A69-9587-0EB73E1302F9}">
      <dsp:nvSpPr>
        <dsp:cNvPr id="0" name=""/>
        <dsp:cNvSpPr/>
      </dsp:nvSpPr>
      <dsp:spPr>
        <a:xfrm>
          <a:off x="4267411"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411" y="864180"/>
        <a:ext cx="689744" cy="466746"/>
      </dsp:txXfrm>
    </dsp:sp>
    <dsp:sp modelId="{F471C6FC-CC0F-45F2-8EEA-DEFA51EC8322}">
      <dsp:nvSpPr>
        <dsp:cNvPr id="0" name=""/>
        <dsp:cNvSpPr/>
      </dsp:nvSpPr>
      <dsp:spPr>
        <a:xfrm>
          <a:off x="5102002"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002" y="864180"/>
        <a:ext cx="689744" cy="466746"/>
      </dsp:txXfrm>
    </dsp:sp>
    <dsp:sp modelId="{BE61C13D-3F6F-4B90-ADC6-E87725B0058B}">
      <dsp:nvSpPr>
        <dsp:cNvPr id="0" name=""/>
        <dsp:cNvSpPr/>
      </dsp:nvSpPr>
      <dsp:spPr>
        <a:xfrm>
          <a:off x="5936592" y="864180"/>
          <a:ext cx="689744" cy="474864"/>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592" y="864180"/>
        <a:ext cx="689744" cy="474864"/>
      </dsp:txXfrm>
    </dsp:sp>
    <dsp:sp modelId="{CB9DA47F-8DB4-4CBC-94AC-63B781CF374B}">
      <dsp:nvSpPr>
        <dsp:cNvPr id="0" name=""/>
        <dsp:cNvSpPr/>
      </dsp:nvSpPr>
      <dsp:spPr>
        <a:xfrm>
          <a:off x="6771183"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183" y="864180"/>
        <a:ext cx="689744" cy="466746"/>
      </dsp:txXfrm>
    </dsp:sp>
    <dsp:sp modelId="{DEED15DD-961A-4631-9AF9-75E8A9C2580D}">
      <dsp:nvSpPr>
        <dsp:cNvPr id="0" name=""/>
        <dsp:cNvSpPr/>
      </dsp:nvSpPr>
      <dsp:spPr>
        <a:xfrm>
          <a:off x="7605773"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5773" y="864180"/>
        <a:ext cx="689744" cy="466746"/>
      </dsp:txXfrm>
    </dsp:sp>
    <dsp:sp modelId="{F3248558-DC11-47EB-BD3B-3579629DD3E2}">
      <dsp:nvSpPr>
        <dsp:cNvPr id="0" name=""/>
        <dsp:cNvSpPr/>
      </dsp:nvSpPr>
      <dsp:spPr>
        <a:xfrm>
          <a:off x="8440364"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364" y="864180"/>
        <a:ext cx="689744" cy="4667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5967" y="719334"/>
          <a:ext cx="4219268" cy="144846"/>
        </a:xfrm>
        <a:custGeom>
          <a:avLst/>
          <a:gdLst/>
          <a:ahLst/>
          <a:cxnLst/>
          <a:rect l="0" t="0" r="0" b="0"/>
          <a:pathLst>
            <a:path>
              <a:moveTo>
                <a:pt x="0" y="0"/>
              </a:moveTo>
              <a:lnTo>
                <a:pt x="0" y="72423"/>
              </a:lnTo>
              <a:lnTo>
                <a:pt x="4219268" y="72423"/>
              </a:lnTo>
              <a:lnTo>
                <a:pt x="4219268"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5967" y="719334"/>
          <a:ext cx="3384678" cy="144846"/>
        </a:xfrm>
        <a:custGeom>
          <a:avLst/>
          <a:gdLst/>
          <a:ahLst/>
          <a:cxnLst/>
          <a:rect l="0" t="0" r="0" b="0"/>
          <a:pathLst>
            <a:path>
              <a:moveTo>
                <a:pt x="0" y="0"/>
              </a:moveTo>
              <a:lnTo>
                <a:pt x="0" y="72423"/>
              </a:lnTo>
              <a:lnTo>
                <a:pt x="3384678" y="72423"/>
              </a:lnTo>
              <a:lnTo>
                <a:pt x="3384678"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5967" y="719334"/>
          <a:ext cx="2550087" cy="144846"/>
        </a:xfrm>
        <a:custGeom>
          <a:avLst/>
          <a:gdLst/>
          <a:ahLst/>
          <a:cxnLst/>
          <a:rect l="0" t="0" r="0" b="0"/>
          <a:pathLst>
            <a:path>
              <a:moveTo>
                <a:pt x="0" y="0"/>
              </a:moveTo>
              <a:lnTo>
                <a:pt x="0" y="72423"/>
              </a:lnTo>
              <a:lnTo>
                <a:pt x="2550087" y="72423"/>
              </a:lnTo>
              <a:lnTo>
                <a:pt x="2550087"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5967" y="719334"/>
          <a:ext cx="1715497" cy="144846"/>
        </a:xfrm>
        <a:custGeom>
          <a:avLst/>
          <a:gdLst/>
          <a:ahLst/>
          <a:cxnLst/>
          <a:rect l="0" t="0" r="0" b="0"/>
          <a:pathLst>
            <a:path>
              <a:moveTo>
                <a:pt x="0" y="0"/>
              </a:moveTo>
              <a:lnTo>
                <a:pt x="0" y="72423"/>
              </a:lnTo>
              <a:lnTo>
                <a:pt x="1715497" y="72423"/>
              </a:lnTo>
              <a:lnTo>
                <a:pt x="1715497" y="144846"/>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5967" y="719334"/>
          <a:ext cx="880906" cy="144846"/>
        </a:xfrm>
        <a:custGeom>
          <a:avLst/>
          <a:gdLst/>
          <a:ahLst/>
          <a:cxnLst/>
          <a:rect l="0" t="0" r="0" b="0"/>
          <a:pathLst>
            <a:path>
              <a:moveTo>
                <a:pt x="0" y="0"/>
              </a:moveTo>
              <a:lnTo>
                <a:pt x="0" y="72423"/>
              </a:lnTo>
              <a:lnTo>
                <a:pt x="880906" y="72423"/>
              </a:lnTo>
              <a:lnTo>
                <a:pt x="880906"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247" y="719334"/>
          <a:ext cx="91440" cy="144846"/>
        </a:xfrm>
        <a:custGeom>
          <a:avLst/>
          <a:gdLst/>
          <a:ahLst/>
          <a:cxnLst/>
          <a:rect l="0" t="0" r="0" b="0"/>
          <a:pathLst>
            <a:path>
              <a:moveTo>
                <a:pt x="45720" y="0"/>
              </a:moveTo>
              <a:lnTo>
                <a:pt x="45720" y="72423"/>
              </a:lnTo>
              <a:lnTo>
                <a:pt x="92036" y="72423"/>
              </a:lnTo>
              <a:lnTo>
                <a:pt x="92036"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693" y="719334"/>
          <a:ext cx="788274" cy="144846"/>
        </a:xfrm>
        <a:custGeom>
          <a:avLst/>
          <a:gdLst/>
          <a:ahLst/>
          <a:cxnLst/>
          <a:rect l="0" t="0" r="0" b="0"/>
          <a:pathLst>
            <a:path>
              <a:moveTo>
                <a:pt x="788274" y="0"/>
              </a:moveTo>
              <a:lnTo>
                <a:pt x="788274"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205" y="1330926"/>
          <a:ext cx="103461" cy="989812"/>
        </a:xfrm>
        <a:custGeom>
          <a:avLst/>
          <a:gdLst/>
          <a:ahLst/>
          <a:cxnLst/>
          <a:rect l="0" t="0" r="0" b="0"/>
          <a:pathLst>
            <a:path>
              <a:moveTo>
                <a:pt x="0" y="0"/>
              </a:moveTo>
              <a:lnTo>
                <a:pt x="0" y="989812"/>
              </a:lnTo>
              <a:lnTo>
                <a:pt x="103461" y="989812"/>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205" y="1330926"/>
          <a:ext cx="103461" cy="378219"/>
        </a:xfrm>
        <a:custGeom>
          <a:avLst/>
          <a:gdLst/>
          <a:ahLst/>
          <a:cxnLst/>
          <a:rect l="0" t="0" r="0" b="0"/>
          <a:pathLst>
            <a:path>
              <a:moveTo>
                <a:pt x="0" y="0"/>
              </a:moveTo>
              <a:lnTo>
                <a:pt x="0" y="378219"/>
              </a:lnTo>
              <a:lnTo>
                <a:pt x="103461" y="378219"/>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102" y="719334"/>
          <a:ext cx="1622864" cy="144846"/>
        </a:xfrm>
        <a:custGeom>
          <a:avLst/>
          <a:gdLst/>
          <a:ahLst/>
          <a:cxnLst/>
          <a:rect l="0" t="0" r="0" b="0"/>
          <a:pathLst>
            <a:path>
              <a:moveTo>
                <a:pt x="1622864" y="0"/>
              </a:moveTo>
              <a:lnTo>
                <a:pt x="1622864"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195" y="719334"/>
          <a:ext cx="2503771" cy="144846"/>
        </a:xfrm>
        <a:custGeom>
          <a:avLst/>
          <a:gdLst/>
          <a:ahLst/>
          <a:cxnLst/>
          <a:rect l="0" t="0" r="0" b="0"/>
          <a:pathLst>
            <a:path>
              <a:moveTo>
                <a:pt x="2503771" y="0"/>
              </a:moveTo>
              <a:lnTo>
                <a:pt x="2503771"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391" y="1330926"/>
          <a:ext cx="103461" cy="466082"/>
        </a:xfrm>
        <a:custGeom>
          <a:avLst/>
          <a:gdLst/>
          <a:ahLst/>
          <a:cxnLst/>
          <a:rect l="0" t="0" r="0" b="0"/>
          <a:pathLst>
            <a:path>
              <a:moveTo>
                <a:pt x="0" y="0"/>
              </a:moveTo>
              <a:lnTo>
                <a:pt x="0" y="466082"/>
              </a:lnTo>
              <a:lnTo>
                <a:pt x="103461" y="466082"/>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289" y="719334"/>
          <a:ext cx="3384678" cy="144846"/>
        </a:xfrm>
        <a:custGeom>
          <a:avLst/>
          <a:gdLst/>
          <a:ahLst/>
          <a:cxnLst/>
          <a:rect l="0" t="0" r="0" b="0"/>
          <a:pathLst>
            <a:path>
              <a:moveTo>
                <a:pt x="3384678" y="0"/>
              </a:moveTo>
              <a:lnTo>
                <a:pt x="3384678"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698" y="719334"/>
          <a:ext cx="4219268" cy="144846"/>
        </a:xfrm>
        <a:custGeom>
          <a:avLst/>
          <a:gdLst/>
          <a:ahLst/>
          <a:cxnLst/>
          <a:rect l="0" t="0" r="0" b="0"/>
          <a:pathLst>
            <a:path>
              <a:moveTo>
                <a:pt x="4219268" y="0"/>
              </a:moveTo>
              <a:lnTo>
                <a:pt x="4219268" y="72423"/>
              </a:lnTo>
              <a:lnTo>
                <a:pt x="0" y="72423"/>
              </a:lnTo>
              <a:lnTo>
                <a:pt x="0" y="144846"/>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095" y="252587"/>
          <a:ext cx="689744" cy="466746"/>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095" y="252587"/>
        <a:ext cx="689744" cy="466746"/>
      </dsp:txXfrm>
    </dsp:sp>
    <dsp:sp modelId="{12A9CF87-F10D-426E-A704-C971D52C9BDE}">
      <dsp:nvSpPr>
        <dsp:cNvPr id="0" name=""/>
        <dsp:cNvSpPr/>
      </dsp:nvSpPr>
      <dsp:spPr>
        <a:xfrm>
          <a:off x="1826"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180"/>
        <a:ext cx="689744" cy="466746"/>
      </dsp:txXfrm>
    </dsp:sp>
    <dsp:sp modelId="{F181BA7D-31A6-42B7-B138-43D7244527DA}">
      <dsp:nvSpPr>
        <dsp:cNvPr id="0" name=""/>
        <dsp:cNvSpPr/>
      </dsp:nvSpPr>
      <dsp:spPr>
        <a:xfrm>
          <a:off x="836416"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16" y="864180"/>
        <a:ext cx="689744" cy="466746"/>
      </dsp:txXfrm>
    </dsp:sp>
    <dsp:sp modelId="{63594C73-CC74-41F0-943C-88FB368869E0}">
      <dsp:nvSpPr>
        <dsp:cNvPr id="0" name=""/>
        <dsp:cNvSpPr/>
      </dsp:nvSpPr>
      <dsp:spPr>
        <a:xfrm>
          <a:off x="1008853" y="1475773"/>
          <a:ext cx="689744" cy="642472"/>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53" y="1475773"/>
        <a:ext cx="689744" cy="642472"/>
      </dsp:txXfrm>
    </dsp:sp>
    <dsp:sp modelId="{5A16FA61-C9A5-4701-890A-B28F59322D95}">
      <dsp:nvSpPr>
        <dsp:cNvPr id="0" name=""/>
        <dsp:cNvSpPr/>
      </dsp:nvSpPr>
      <dsp:spPr>
        <a:xfrm>
          <a:off x="1671007" y="864180"/>
          <a:ext cx="782376"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07" y="864180"/>
        <a:ext cx="782376" cy="466746"/>
      </dsp:txXfrm>
    </dsp:sp>
    <dsp:sp modelId="{5BD135E5-6A9A-4972-8861-BEE8AAEFD35C}">
      <dsp:nvSpPr>
        <dsp:cNvPr id="0" name=""/>
        <dsp:cNvSpPr/>
      </dsp:nvSpPr>
      <dsp:spPr>
        <a:xfrm>
          <a:off x="2598230"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230" y="864180"/>
        <a:ext cx="689744" cy="466746"/>
      </dsp:txXfrm>
    </dsp:sp>
    <dsp:sp modelId="{770ECF62-A828-469D-913A-F1F1E9FCCC36}">
      <dsp:nvSpPr>
        <dsp:cNvPr id="0" name=""/>
        <dsp:cNvSpPr/>
      </dsp:nvSpPr>
      <dsp:spPr>
        <a:xfrm>
          <a:off x="2770666" y="1475773"/>
          <a:ext cx="689744" cy="466746"/>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HMV</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666" y="1475773"/>
        <a:ext cx="689744" cy="466746"/>
      </dsp:txXfrm>
    </dsp:sp>
    <dsp:sp modelId="{181A0A1D-7F42-4322-BBE0-3A1F91E492D0}">
      <dsp:nvSpPr>
        <dsp:cNvPr id="0" name=""/>
        <dsp:cNvSpPr/>
      </dsp:nvSpPr>
      <dsp:spPr>
        <a:xfrm>
          <a:off x="2770666" y="2087365"/>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666" y="2087365"/>
        <a:ext cx="689744" cy="466746"/>
      </dsp:txXfrm>
    </dsp:sp>
    <dsp:sp modelId="{5AA90242-0DCA-4B66-B094-680C7EBC2DC0}">
      <dsp:nvSpPr>
        <dsp:cNvPr id="0" name=""/>
        <dsp:cNvSpPr/>
      </dsp:nvSpPr>
      <dsp:spPr>
        <a:xfrm>
          <a:off x="3432821"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821" y="864180"/>
        <a:ext cx="689744" cy="466746"/>
      </dsp:txXfrm>
    </dsp:sp>
    <dsp:sp modelId="{94656068-BB17-4A69-9587-0EB73E1302F9}">
      <dsp:nvSpPr>
        <dsp:cNvPr id="0" name=""/>
        <dsp:cNvSpPr/>
      </dsp:nvSpPr>
      <dsp:spPr>
        <a:xfrm>
          <a:off x="4267411"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411" y="864180"/>
        <a:ext cx="689744" cy="466746"/>
      </dsp:txXfrm>
    </dsp:sp>
    <dsp:sp modelId="{F471C6FC-CC0F-45F2-8EEA-DEFA51EC8322}">
      <dsp:nvSpPr>
        <dsp:cNvPr id="0" name=""/>
        <dsp:cNvSpPr/>
      </dsp:nvSpPr>
      <dsp:spPr>
        <a:xfrm>
          <a:off x="5102002"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002" y="864180"/>
        <a:ext cx="689744" cy="466746"/>
      </dsp:txXfrm>
    </dsp:sp>
    <dsp:sp modelId="{BE61C13D-3F6F-4B90-ADC6-E87725B0058B}">
      <dsp:nvSpPr>
        <dsp:cNvPr id="0" name=""/>
        <dsp:cNvSpPr/>
      </dsp:nvSpPr>
      <dsp:spPr>
        <a:xfrm>
          <a:off x="5936592" y="864180"/>
          <a:ext cx="689744" cy="474864"/>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592" y="864180"/>
        <a:ext cx="689744" cy="474864"/>
      </dsp:txXfrm>
    </dsp:sp>
    <dsp:sp modelId="{CB9DA47F-8DB4-4CBC-94AC-63B781CF374B}">
      <dsp:nvSpPr>
        <dsp:cNvPr id="0" name=""/>
        <dsp:cNvSpPr/>
      </dsp:nvSpPr>
      <dsp:spPr>
        <a:xfrm>
          <a:off x="6771183"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183" y="864180"/>
        <a:ext cx="689744" cy="466746"/>
      </dsp:txXfrm>
    </dsp:sp>
    <dsp:sp modelId="{DEED15DD-961A-4631-9AF9-75E8A9C2580D}">
      <dsp:nvSpPr>
        <dsp:cNvPr id="0" name=""/>
        <dsp:cNvSpPr/>
      </dsp:nvSpPr>
      <dsp:spPr>
        <a:xfrm>
          <a:off x="7605773"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5773" y="864180"/>
        <a:ext cx="689744" cy="466746"/>
      </dsp:txXfrm>
    </dsp:sp>
    <dsp:sp modelId="{F3248558-DC11-47EB-BD3B-3579629DD3E2}">
      <dsp:nvSpPr>
        <dsp:cNvPr id="0" name=""/>
        <dsp:cNvSpPr/>
      </dsp:nvSpPr>
      <dsp:spPr>
        <a:xfrm>
          <a:off x="8440364" y="864180"/>
          <a:ext cx="689744" cy="466746"/>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364" y="864180"/>
        <a:ext cx="689744" cy="4667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customXml/itemProps2.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3.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4.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report.dotm</Template>
  <TotalTime>295</TotalTime>
  <Pages>100</Pages>
  <Words>24622</Words>
  <Characters>143552</Characters>
  <Application>Microsoft Office Word</Application>
  <DocSecurity>0</DocSecurity>
  <Lines>8444</Lines>
  <Paragraphs>4671</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163503</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Vietnam Limited Liability Company For the year ended 31 December 2024</dc:subject>
  <dc:creator>KPMG</dc:creator>
  <cp:keywords/>
  <dc:description/>
  <cp:lastModifiedBy>KPMG_PQH</cp:lastModifiedBy>
  <cp:revision>2</cp:revision>
  <cp:lastPrinted>2026-01-29T02:12:00Z</cp:lastPrinted>
  <dcterms:created xsi:type="dcterms:W3CDTF">2026-01-17T13:36:00Z</dcterms:created>
  <dcterms:modified xsi:type="dcterms:W3CDTF">2026-04-07T06:53:00Z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Pham Hung Street, Yen Hoa Ward,_x000d_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Vietnam Limited Liability Company</vt:lpwstr>
  </property>
  <property fmtid="{D5CDD505-2E9C-101B-9397-08002B2CF9AE}" pid="21" name="KISSubject">
    <vt:lpwstr>Local File</vt:lpwstr>
  </property>
  <property fmtid="{D5CDD505-2E9C-101B-9397-08002B2CF9AE}" pid="22" name="KISRepSubTitle">
    <vt:lpwstr>For the year ended 31 December 2024</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2026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For the year ended 31 December 2024</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0x01010039B930E8636C964F83B6799DB9EC604C</vt:lpwstr>
  </property>
  <property fmtid="{D5CDD505-2E9C-101B-9397-08002B2CF9AE}" pid="32" name="MediaServiceImageTags">
    <vt:lpwstr/>
  </property>
  <property fmtid="{D5CDD505-2E9C-101B-9397-08002B2CF9AE}" pid="33" name="ComplianceAssetId">
    <vt:lpwstr/>
  </property>
  <property fmtid="{D5CDD505-2E9C-101B-9397-08002B2CF9AE}" pid="34" name="_ExtendedDescription">
    <vt:lpwstr/>
  </property>
  <property fmtid="{D5CDD505-2E9C-101B-9397-08002B2CF9AE}" pid="35" name="TriggerFlowInfo">
    <vt:lpwstr/>
  </property>
</Properties>
</file>