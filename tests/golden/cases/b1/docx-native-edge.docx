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Synthetic Local File</w:t>
      </w:r>
    </w:p>
    <w:p>
      <w:r>
        <w:t xml:space="preserve">NCP current value </w:t>
      </w:r>
      <w:r>
        <w:rPr>
          <w:b/>
        </w:rPr>
        <w:t>14.18%</w:t>
      </w:r>
    </w:p>
    <w:tbl>
      <w:tblPr/>
      <w:tblGrid>
        <w:gridCol w:w="2400"/>
        <w:gridCol w:w="2400"/>
      </w:tblGrid>
      <w:tr>
        <w:tc>
          <w:tcPr/>
          <w:p>
            <w:r>
              <w:t>Metric</w:t>
            </w:r>
          </w:p>
        </w:tc>
        <w:tc>
          <w:tcPr/>
          <w:p>
            <w:r>
              <w:t>Value</w:t>
            </w:r>
          </w:p>
        </w:tc>
      </w:tr>
      <w:tr>
        <w:tc>
          <w:tcPr/>
          <w:p>
            <w:r>
              <w:t>NCP</w:t>
            </w:r>
          </w:p>
        </w:tc>
        <w:tc>
          <w:tcPr/>
          <w:p>
            <w:r>
              <w:t>6.08%</w:t>
            </w:r>
          </w:p>
        </w:tc>
      </w:tr>
    </w:tbl>
    <w:sdt>
      <w:sdtPr>
        <w:id w:val="101"/>
        <w:tag w:val="synthetic-control"/>
        <w:lock w:val="sdtContentLocked"/>
      </w:sdtPr>
      <w:sdtContent>
        <w:p>
          <w:r>
            <w:t>CONTROL_SENTINEL</w:t>
          </w:r>
        </w:p>
      </w:sdtContent>
    </w:sdt>
    <w:p>
      <w:bookmarkStart w:id="1" w:name="syntheticBookmark"/>
      <w:r>
        <w:t>BOOKMARK_SENTINEL</w:t>
      </w:r>
      <w:bookmarkEnd w:id="1"/>
    </w:p>
    <w:p>
      <w:fldSimple w:instr="DATE">
        <w:r>
          <w:t>FIELD_SENTINEL</w:t>
        </w:r>
      </w:fldSimple>
      <w:hyperlink r:id="link">
        <w:r>
          <w:t>LINK_SENTINEL</w:t>
        </w:r>
      </w:hyperlink>
    </w:p>
    <w:p>
      <w:ins w:id="2" w:author="Synthetic" w:date="2026-09-08T00:00:00Z">
        <w:r>
          <w:t>REVISION_SENTINEL</w:t>
        </w:r>
      </w:ins>
    </w:p>
    <w:sectPr>
      <w:headerReference w:type="default" r:id="header"/>
      <w:pgSz w:w="12240" w:h="15840"/>
    </w:sectPr>
  </w:body>
</w:document>
</file>

<file path=word/header1.xml><?xml version="1.0" encoding="utf-8"?>
<w:hdr xmlns:w="http://schemas.openxmlformats.org/wordprocessingml/2006/main">
  <w:p>
    <w:r>
      <w:t>HEADER_SENTINEL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link" Type="http://schemas.openxmlformats.org/officeDocument/2006/relationships/hyperlink" Target="https://example.invalid/synthetic" TargetMode="External"/><Relationship Id="header" Type="http://schemas.openxmlformats.org/officeDocument/2006/relationships/header" Target="header1.xml"/></Relationships>
</file>