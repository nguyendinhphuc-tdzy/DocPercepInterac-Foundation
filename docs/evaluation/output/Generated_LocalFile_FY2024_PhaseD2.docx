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156" w:type="dxa"/>
        <w:tblLayout w:type="fixed"/>
        <w:tblCellMar>
          <w:left w:w="0" w:type="dxa"/>
          <w:right w:w="0" w:type="dxa"/>
        </w:tblCellMar>
        <w:tblLook w:val="0000" w:firstRow="0" w:lastRow="0" w:firstColumn="0" w:lastColumn="0" w:noHBand="0" w:noVBand="0"/>
      </w:tblPr>
      <w:tblGrid>
        <w:gridCol w:w="8156"/>
      </w:tblGrid>
      <w:tr w:rsidR="00DB4975" w:rsidRPr="008742B8" w14:paraId="0012968D" w14:textId="77777777" w:rsidTr="00207063">
        <w:trPr>
          <w:cantSplit/>
          <w:trHeight w:val="2640"/>
        </w:trPr>
        <w:tc>
          <w:tcPr>
            <w:tcW w:w="8156" w:type="dxa"/>
          </w:tcPr>
          <w:p w14:paraId="76F5A18A" w14:textId="77777777" w:rsidR="00DB4975" w:rsidRDefault="00DB4975" w:rsidP="0011133E">
            <w:pPr>
              <w:pStyle w:val="zcompanyname"/>
              <w:rPr>
                <w:rFonts w:ascii="KPMG Bold" w:hAnsi="KPMG Bold"/>
                <w:sz w:val="152"/>
                <w:szCs w:val="152"/>
              </w:rPr>
            </w:pPr>
            <w:r w:rsidRPr="00573ED5">
              <w:rPr>
                <w:rFonts w:ascii="KPMG Bold" w:hAnsi="KPMG Bold"/>
                <w:sz w:val="152"/>
                <w:szCs w:val="152"/>
                <w:highlight w:val="yellow"/>
              </w:rPr>
              <w:fldChar w:fldCharType="begin"/>
            </w:r>
            <w:r w:rsidRPr="00573ED5">
              <w:rPr>
                <w:rFonts w:ascii="KPMG Bold" w:hAnsi="KPMG Bold"/>
                <w:sz w:val="152"/>
                <w:szCs w:val="152"/>
                <w:highlight w:val="yellow"/>
              </w:rPr>
              <w:instrText xml:space="preserve"> DocProperty KISClient \* charformat </w:instrText>
            </w:r>
            <w:r w:rsidRPr="00573ED5">
              <w:rPr>
                <w:rFonts w:ascii="KPMG Bold" w:hAnsi="KPMG Bold"/>
                <w:sz w:val="152"/>
                <w:szCs w:val="152"/>
                <w:highlight w:val="yellow"/>
              </w:rPr>
              <w:fldChar w:fldCharType="separate"/>
            </w:r>
            <w:r w:rsidR="00511357" w:rsidRPr="00573ED5">
              <w:rPr>
                <w:rFonts w:ascii="KPMG Bold" w:hAnsi="KPMG Bold"/>
                <w:sz w:val="152"/>
                <w:szCs w:val="152"/>
                <w:highlight w:val="yellow"/>
              </w:rPr>
              <w:t>ABC Vietnam Co., Ltd.</w:t>
            </w:r>
            <w:r w:rsidRPr="00573ED5">
              <w:rPr>
                <w:rFonts w:ascii="KPMG Bold" w:hAnsi="KPMG Bold"/>
                <w:sz w:val="152"/>
                <w:szCs w:val="152"/>
                <w:highlight w:val="yellow"/>
              </w:rPr>
              <w:fldChar w:fldCharType="end"/>
            </w:r>
          </w:p>
          <w:p w14:paraId="37DEF966" w14:textId="43096002" w:rsidR="00712E71" w:rsidRPr="00573ED5" w:rsidRDefault="00712E71" w:rsidP="0011133E">
            <w:pPr>
              <w:pStyle w:val="zcompanyname"/>
              <w:rPr>
                <w:rFonts w:ascii="KPMG Bold" w:hAnsi="KPMG Bold"/>
                <w:sz w:val="152"/>
                <w:szCs w:val="152"/>
              </w:rPr>
            </w:pPr>
          </w:p>
        </w:tc>
      </w:tr>
      <w:bookmarkStart w:id="0" w:name="ReportName1" w:colFirst="0" w:colLast="0"/>
      <w:tr w:rsidR="00DB4975" w14:paraId="2A796EA5" w14:textId="77777777" w:rsidTr="00207063">
        <w:trPr>
          <w:cantSplit/>
          <w:trHeight w:val="449"/>
        </w:trPr>
        <w:tc>
          <w:tcPr>
            <w:tcW w:w="8156" w:type="dxa"/>
          </w:tcPr>
          <w:p w14:paraId="64264030" w14:textId="1295A5A9" w:rsidR="00DB4975" w:rsidRPr="00EA7FCB" w:rsidRDefault="00DB4975" w:rsidP="00CB63ED">
            <w:pPr>
              <w:pStyle w:val="zreportname"/>
              <w:rPr>
                <w:rFonts w:ascii="KPMG Light" w:hAnsi="KPMG Light"/>
              </w:rPr>
            </w:pPr>
            <w:r>
              <w:fldChar w:fldCharType="begin"/>
            </w:r>
            <w:r>
              <w:instrText xml:space="preserve"> DOCPROPERTY  KISSubject  \* CHARFORMAT </w:instrText>
            </w:r>
            <w:r>
              <w:fldChar w:fldCharType="separate"/>
            </w:r>
            <w:r w:rsidR="00511357">
              <w:t>Local File</w:t>
            </w:r>
            <w:r>
              <w:fldChar w:fldCharType="end"/>
            </w:r>
          </w:p>
        </w:tc>
      </w:tr>
      <w:bookmarkStart w:id="1" w:name="Subtitle" w:colFirst="0" w:colLast="0"/>
      <w:bookmarkEnd w:id="0"/>
      <w:tr w:rsidR="00DB4975" w:rsidRPr="004001D4" w14:paraId="1C7B777A" w14:textId="77777777" w:rsidTr="00207063">
        <w:trPr>
          <w:cantSplit/>
          <w:trHeight w:val="449"/>
        </w:trPr>
        <w:tc>
          <w:tcPr>
            <w:tcW w:w="8156" w:type="dxa"/>
          </w:tcPr>
          <w:p w14:paraId="0F968510" w14:textId="490CC4E0" w:rsidR="00DB4975" w:rsidRPr="004001D4" w:rsidRDefault="00DB4975" w:rsidP="00CB63ED">
            <w:pPr>
              <w:pStyle w:val="zreportsubtitle"/>
            </w:pPr>
            <w:r>
              <w:fldChar w:fldCharType="begin"/>
            </w:r>
            <w:r>
              <w:instrText xml:space="preserve"> DocProperty KISRepSubTitle  \* CHARFORMAT </w:instrText>
            </w:r>
            <w:r>
              <w:fldChar w:fldCharType="separate"/>
            </w:r>
            <w:r w:rsidR="00511357">
              <w:t xml:space="preserve">For the year ended </w:t>
            </w:r>
            <w:r w:rsidR="00511357" w:rsidRPr="00371995">
              <w:rPr>
                <w:highlight w:val="yellow"/>
              </w:rPr>
              <w:t>DD MM YYYY</w:t>
            </w:r>
            <w:r>
              <w:fldChar w:fldCharType="end"/>
            </w:r>
          </w:p>
        </w:tc>
      </w:tr>
      <w:bookmarkEnd w:id="1"/>
    </w:tbl>
    <w:p w14:paraId="47A353CB" w14:textId="77777777" w:rsidR="00DB4975" w:rsidRDefault="00DB4975"/>
    <w:p w14:paraId="08F2A4CF" w14:textId="77777777" w:rsidR="00DB4975" w:rsidRDefault="00DB4975"/>
    <w:tbl>
      <w:tblPr>
        <w:tblpPr w:leftFromText="180" w:rightFromText="180" w:vertAnchor="text" w:horzAnchor="page" w:tblpX="1954" w:tblpY="3976"/>
        <w:tblW w:w="0" w:type="auto"/>
        <w:tblLayout w:type="fixed"/>
        <w:tblCellMar>
          <w:left w:w="80" w:type="dxa"/>
          <w:right w:w="80" w:type="dxa"/>
        </w:tblCellMar>
        <w:tblLook w:val="0000" w:firstRow="0" w:lastRow="0" w:firstColumn="0" w:lastColumn="0" w:noHBand="0" w:noVBand="0"/>
      </w:tblPr>
      <w:tblGrid>
        <w:gridCol w:w="7920"/>
      </w:tblGrid>
      <w:tr w:rsidR="002E2897" w14:paraId="00869EF6" w14:textId="77777777" w:rsidTr="0029692D">
        <w:trPr>
          <w:cantSplit/>
        </w:trPr>
        <w:tc>
          <w:tcPr>
            <w:tcW w:w="7920" w:type="dxa"/>
          </w:tcPr>
          <w:p w14:paraId="5EBFD621" w14:textId="1A350DAA" w:rsidR="002E2897" w:rsidRDefault="002E2897" w:rsidP="002E2897">
            <w:pPr>
              <w:pStyle w:val="zreportaddinfo"/>
              <w:framePr w:hSpace="0" w:wrap="auto" w:vAnchor="margin" w:hAnchor="text" w:yAlign="inline"/>
            </w:pPr>
            <w:r>
              <w:t xml:space="preserve">This report contains </w:t>
            </w:r>
            <w:fldSimple w:instr=" NUMPAGES \* Arabic \* MERGEFORMAT ">
              <w:r w:rsidR="00610676">
                <w:t>39</w:t>
              </w:r>
            </w:fldSimple>
            <w:r>
              <w:t xml:space="preserve"> pages</w:t>
            </w:r>
          </w:p>
        </w:tc>
      </w:tr>
      <w:tr w:rsidR="002E2897" w14:paraId="2047F163" w14:textId="77777777" w:rsidTr="0029692D">
        <w:trPr>
          <w:cantSplit/>
        </w:trPr>
        <w:tc>
          <w:tcPr>
            <w:tcW w:w="7920" w:type="dxa"/>
          </w:tcPr>
          <w:p w14:paraId="478CF738" w14:textId="77777777" w:rsidR="002E2897" w:rsidRDefault="002E2897" w:rsidP="00D36786">
            <w:pPr>
              <w:pStyle w:val="BodyText"/>
              <w:rPr>
                <w:i/>
                <w:color w:val="00338D"/>
                <w:sz w:val="20"/>
              </w:rPr>
            </w:pPr>
            <w:r w:rsidRPr="00474CF5">
              <w:rPr>
                <w:i/>
                <w:color w:val="00338D"/>
                <w:sz w:val="20"/>
              </w:rPr>
              <w:t>The following document is submitted as a DRAFT for your review</w:t>
            </w:r>
            <w:r>
              <w:rPr>
                <w:i/>
                <w:color w:val="00338D"/>
                <w:sz w:val="20"/>
              </w:rPr>
              <w:t xml:space="preserve">.  </w:t>
            </w:r>
            <w:r w:rsidRPr="00474CF5">
              <w:rPr>
                <w:i/>
                <w:color w:val="00338D"/>
                <w:sz w:val="20"/>
              </w:rPr>
              <w:t>In addition, the document is presently under review within KPMG</w:t>
            </w:r>
            <w:r>
              <w:rPr>
                <w:i/>
                <w:color w:val="00338D"/>
                <w:sz w:val="20"/>
              </w:rPr>
              <w:t xml:space="preserve">.  </w:t>
            </w:r>
            <w:r w:rsidRPr="00474CF5">
              <w:rPr>
                <w:i/>
                <w:color w:val="00338D"/>
                <w:sz w:val="20"/>
              </w:rPr>
              <w:t>During this internal review process KPMG will double check all figures and revisit the assumptions upon which our conclusions are based</w:t>
            </w:r>
            <w:r>
              <w:rPr>
                <w:i/>
                <w:color w:val="00338D"/>
                <w:sz w:val="20"/>
              </w:rPr>
              <w:t xml:space="preserve">.  </w:t>
            </w:r>
          </w:p>
          <w:p w14:paraId="05F4ED80" w14:textId="77777777" w:rsidR="002E2897" w:rsidRPr="00B54A9D" w:rsidRDefault="002E2897" w:rsidP="00D36786">
            <w:pPr>
              <w:pStyle w:val="BodyText"/>
              <w:rPr>
                <w:i/>
                <w:color w:val="00338D"/>
                <w:sz w:val="20"/>
              </w:rPr>
            </w:pPr>
            <w:r w:rsidRPr="00587FDF">
              <w:rPr>
                <w:i/>
                <w:color w:val="00338D"/>
                <w:sz w:val="20"/>
              </w:rPr>
              <w:lastRenderedPageBreak/>
              <w:t>This process is intended to ensure that the final deliverable fully meets your requirements and our own standards</w:t>
            </w:r>
            <w:r>
              <w:rPr>
                <w:i/>
                <w:color w:val="00338D"/>
                <w:sz w:val="20"/>
              </w:rPr>
              <w:t xml:space="preserve">.  </w:t>
            </w:r>
            <w:r w:rsidRPr="00587FDF">
              <w:rPr>
                <w:i/>
                <w:color w:val="00338D"/>
                <w:sz w:val="20"/>
              </w:rPr>
              <w:t>KPMG authorizes NO use of, or reference to, the figures, conclusions, or information contained in the document until you have confirmed that the facts we present in the document are correct and we have completed our internal review process</w:t>
            </w:r>
            <w:r>
              <w:rPr>
                <w:i/>
                <w:color w:val="00338D"/>
                <w:sz w:val="20"/>
              </w:rPr>
              <w:t xml:space="preserve">.  </w:t>
            </w:r>
            <w:r w:rsidRPr="00587FDF">
              <w:rPr>
                <w:i/>
                <w:color w:val="00338D"/>
                <w:sz w:val="20"/>
              </w:rPr>
              <w:t>A document that has been accepted as factually correct by you and has passed our internal review process will not bear the designation “</w:t>
            </w:r>
            <w:r w:rsidRPr="00587FDF">
              <w:rPr>
                <w:b/>
                <w:i/>
                <w:color w:val="00338D"/>
                <w:sz w:val="20"/>
              </w:rPr>
              <w:t>DRAFT</w:t>
            </w:r>
            <w:r w:rsidRPr="00587FDF">
              <w:rPr>
                <w:i/>
                <w:color w:val="00338D"/>
                <w:sz w:val="20"/>
              </w:rPr>
              <w:t>”</w:t>
            </w:r>
            <w:r>
              <w:rPr>
                <w:i/>
                <w:color w:val="00338D"/>
                <w:sz w:val="20"/>
              </w:rPr>
              <w:t>.</w:t>
            </w:r>
          </w:p>
        </w:tc>
      </w:tr>
      <w:tr w:rsidR="002E2897" w14:paraId="51F43B28" w14:textId="77777777" w:rsidTr="0029692D">
        <w:trPr>
          <w:cantSplit/>
          <w:trHeight w:hRule="exact" w:val="20"/>
        </w:trPr>
        <w:tc>
          <w:tcPr>
            <w:tcW w:w="7920" w:type="dxa"/>
          </w:tcPr>
          <w:p w14:paraId="03042B0D" w14:textId="77777777" w:rsidR="002E2897" w:rsidRDefault="002E2897" w:rsidP="002E2897">
            <w:pPr>
              <w:pStyle w:val="zreportaddinfo"/>
              <w:framePr w:hSpace="0" w:wrap="auto" w:vAnchor="margin" w:hAnchor="text" w:yAlign="inline"/>
            </w:pPr>
          </w:p>
        </w:tc>
      </w:tr>
    </w:tbl>
    <w:p w14:paraId="5FA95DAF" w14:textId="6CD22D99" w:rsidR="00DB4975" w:rsidRDefault="00C441C0">
      <w:pPr>
        <w:sectPr w:rsidR="00DB4975" w:rsidSect="00733166">
          <w:headerReference w:type="even" r:id="rId11"/>
          <w:headerReference w:type="default" r:id="rId12"/>
          <w:footerReference w:type="even" r:id="rId13"/>
          <w:footerReference w:type="default" r:id="rId14"/>
          <w:headerReference w:type="first" r:id="rId15"/>
          <w:footerReference w:type="first" r:id="rId16"/>
          <w:pgSz w:w="11906" w:h="16838" w:code="9"/>
          <w:pgMar w:top="2591" w:right="1474" w:bottom="1588" w:left="1474" w:header="737" w:footer="737" w:gutter="454"/>
          <w:pgNumType w:start="0"/>
          <w:cols w:space="720"/>
          <w:docGrid w:linePitch="299"/>
        </w:sectPr>
      </w:pPr>
      <w:r>
        <w:rPr>
          <w:noProof/>
          <w:lang w:eastAsia="en-US"/>
        </w:rPr>
        <mc:AlternateContent>
          <mc:Choice Requires="wps">
            <w:drawing>
              <wp:anchor distT="45720" distB="45720" distL="114300" distR="114300" simplePos="0" relativeHeight="251658242" behindDoc="0" locked="0" layoutInCell="1" allowOverlap="1" wp14:anchorId="275B0B71" wp14:editId="2336AAC1">
                <wp:simplePos x="0" y="0"/>
                <wp:positionH relativeFrom="margin">
                  <wp:posOffset>7620</wp:posOffset>
                </wp:positionH>
                <wp:positionV relativeFrom="paragraph">
                  <wp:posOffset>598805</wp:posOffset>
                </wp:positionV>
                <wp:extent cx="5279390" cy="1404620"/>
                <wp:effectExtent l="0" t="0" r="16510" b="2413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9390" cy="1404620"/>
                        </a:xfrm>
                        <a:prstGeom prst="rect">
                          <a:avLst/>
                        </a:prstGeom>
                        <a:solidFill>
                          <a:schemeClr val="bg1">
                            <a:lumMod val="75000"/>
                          </a:schemeClr>
                        </a:solidFill>
                        <a:ln w="9525">
                          <a:solidFill>
                            <a:srgbClr val="000000"/>
                          </a:solidFill>
                          <a:miter lim="800000"/>
                          <a:headEnd/>
                          <a:tailEnd/>
                        </a:ln>
                      </wps:spPr>
                      <wps:txbx>
                        <w:txbxContent>
                          <w:p w14:paraId="0E9B8FC7" w14:textId="77777777" w:rsidR="005D16E1" w:rsidRPr="000D7407" w:rsidRDefault="005D16E1" w:rsidP="00C441C0">
                            <w:pPr>
                              <w:rPr>
                                <w:b/>
                              </w:rPr>
                            </w:pPr>
                            <w:r w:rsidRPr="000D7407">
                              <w:rPr>
                                <w:b/>
                              </w:rPr>
                              <w:t>Instruction for use</w:t>
                            </w:r>
                          </w:p>
                          <w:p w14:paraId="00E7740E" w14:textId="77777777" w:rsidR="005D16E1" w:rsidRDefault="005D16E1" w:rsidP="00C441C0"/>
                          <w:p w14:paraId="652CFB3C" w14:textId="47C35AB2" w:rsidR="005D16E1" w:rsidRDefault="005D16E1" w:rsidP="00FB7A31">
                            <w:pPr>
                              <w:jc w:val="both"/>
                            </w:pPr>
                            <w:r>
                              <w:t>These gray</w:t>
                            </w:r>
                            <w:r w:rsidRPr="00886AFE">
                              <w:t xml:space="preserve"> boxes</w:t>
                            </w:r>
                            <w:r>
                              <w:t xml:space="preserve"> are</w:t>
                            </w:r>
                            <w:r w:rsidRPr="00886AFE">
                              <w:t xml:space="preserve"> guidance</w:t>
                            </w:r>
                            <w:r>
                              <w:t xml:space="preserve"> notes.  Yellow highlighted wording / paragraphs are for reference and should be replaced with the client’s information or appropriate information.</w:t>
                            </w:r>
                          </w:p>
                          <w:p w14:paraId="7DDD82B3" w14:textId="77777777" w:rsidR="005D16E1" w:rsidRDefault="005D16E1" w:rsidP="00510A89">
                            <w:pPr>
                              <w:jc w:val="both"/>
                            </w:pPr>
                          </w:p>
                          <w:p w14:paraId="40E19EB1" w14:textId="33BCE516" w:rsidR="005D16E1" w:rsidRDefault="005D16E1" w:rsidP="00B552DF">
                            <w:pPr>
                              <w:ind w:left="5670" w:hanging="5670"/>
                            </w:pPr>
                            <w:r>
                              <w:rPr>
                                <w:b/>
                              </w:rPr>
                              <w:t xml:space="preserve">Note: </w:t>
                            </w:r>
                            <w:r>
                              <w:t>Gray</w:t>
                            </w:r>
                            <w:r w:rsidRPr="00886AFE">
                              <w:t xml:space="preserve"> boxes should be </w:t>
                            </w:r>
                            <w:r w:rsidRPr="000020EE">
                              <w:rPr>
                                <w:b/>
                              </w:rPr>
                              <w:t>removed</w:t>
                            </w:r>
                            <w:r w:rsidRPr="00886AFE">
                              <w:t xml:space="preserve"> </w:t>
                            </w:r>
                            <w:r>
                              <w:t>upon completing the draft Local File</w:t>
                            </w:r>
                            <w:r w:rsidRPr="00886AFE">
                              <w:t>.</w:t>
                            </w:r>
                          </w:p>
                          <w:p w14:paraId="1F52E1C0" w14:textId="77777777" w:rsidR="005D16E1" w:rsidRDefault="005D16E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5B0B71" id="_x0000_t202" coordsize="21600,21600" o:spt="202" path="m,l,21600r21600,l21600,xe">
                <v:stroke joinstyle="miter"/>
                <v:path gradientshapeok="t" o:connecttype="rect"/>
              </v:shapetype>
              <v:shape id="Text Box 217" o:spid="_x0000_s1026" type="#_x0000_t202" style="position:absolute;margin-left:.6pt;margin-top:47.15pt;width:415.7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" fillcolor="#bfbfbf [2412]">
                <v:textbox style="mso-fit-shape-to-text:t">
                  <w:txbxContent>
                    <w:p w14:paraId="0E9B8FC7" w14:textId="77777777" w:rsidR="005D16E1" w:rsidRPr="000D7407" w:rsidRDefault="005D16E1" w:rsidP="00C441C0">
                      <w:pPr>
                        <w:rPr>
                          <w:b/>
                        </w:rPr>
                      </w:pPr>
                      <w:r w:rsidRPr="000D7407">
                        <w:rPr>
                          <w:b/>
                        </w:rPr>
                        <w:t>Instruction for use</w:t>
                      </w:r>
                    </w:p>
                    <w:p w14:paraId="00E7740E" w14:textId="77777777" w:rsidR="005D16E1" w:rsidRDefault="005D16E1" w:rsidP="00C441C0"/>
                    <w:p w14:paraId="652CFB3C" w14:textId="47C35AB2" w:rsidR="005D16E1" w:rsidRDefault="005D16E1" w:rsidP="00FB7A31">
                      <w:pPr>
                        <w:jc w:val="both"/>
                      </w:pPr>
                      <w:r>
                        <w:t>These gray</w:t>
                      </w:r>
                      <w:r w:rsidRPr="00886AFE">
                        <w:t xml:space="preserve"> boxes</w:t>
                      </w:r>
                      <w:r>
                        <w:t xml:space="preserve"> are</w:t>
                      </w:r>
                      <w:r w:rsidRPr="00886AFE">
                        <w:t xml:space="preserve"> guidance</w:t>
                      </w:r>
                      <w:r>
                        <w:t xml:space="preserve"> notes.  Yellow highlighted wording / paragraphs are for reference and should be replaced with the client’s information or appropriate information.</w:t>
                      </w:r>
                    </w:p>
                    <w:p w14:paraId="7DDD82B3" w14:textId="77777777" w:rsidR="005D16E1" w:rsidRDefault="005D16E1" w:rsidP="00510A89">
                      <w:pPr>
                        <w:jc w:val="both"/>
                      </w:pPr>
                    </w:p>
                    <w:p w14:paraId="40E19EB1" w14:textId="33BCE516" w:rsidR="005D16E1" w:rsidRDefault="005D16E1" w:rsidP="00B552DF">
                      <w:pPr>
                        <w:ind w:left="5670" w:hanging="5670"/>
                      </w:pPr>
                      <w:r>
                        <w:rPr>
                          <w:b/>
                        </w:rPr>
                        <w:t xml:space="preserve">Note: </w:t>
                      </w:r>
                      <w:r>
                        <w:t>Gray</w:t>
                      </w:r>
                      <w:r w:rsidRPr="00886AFE">
                        <w:t xml:space="preserve"> boxes should be </w:t>
                      </w:r>
                      <w:r w:rsidRPr="000020EE">
                        <w:rPr>
                          <w:b/>
                        </w:rPr>
                        <w:t>removed</w:t>
                      </w:r>
                      <w:r w:rsidRPr="00886AFE">
                        <w:t xml:space="preserve"> </w:t>
                      </w:r>
                      <w:r>
                        <w:t>upon completing the draft Local File</w:t>
                      </w:r>
                      <w:r w:rsidRPr="00886AFE">
                        <w:t>.</w:t>
                      </w:r>
                    </w:p>
                    <w:p w14:paraId="1F52E1C0" w14:textId="77777777" w:rsidR="005D16E1" w:rsidRDefault="005D16E1"/>
                  </w:txbxContent>
                </v:textbox>
                <w10:wrap type="square" anchorx="margin"/>
              </v:shape>
            </w:pict>
          </mc:Fallback>
        </mc:AlternateContent>
      </w:r>
    </w:p>
    <w:p w14:paraId="7F7BDD29" w14:textId="77777777" w:rsidR="001C49E5" w:rsidRDefault="00283233">
      <w:pPr>
        <w:pStyle w:val="zcontents"/>
      </w:pPr>
      <w:r>
        <w:lastRenderedPageBreak/>
        <w:t>Contents</w:t>
      </w:r>
    </w:p>
    <w:p w14:paraId="22526F10" w14:textId="6CB0F35A" w:rsidR="0067110E" w:rsidRDefault="009A0511">
      <w:pPr>
        <w:pStyle w:val="TOC1"/>
        <w:rPr>
          <w:rFonts w:eastAsiaTheme="minorEastAsia" w:cstheme="minorBidi"/>
          <w:noProof/>
          <w:sz w:val="22"/>
          <w:lang w:eastAsia="en-US"/>
        </w:rPr>
      </w:pPr>
      <w:r>
        <w:fldChar w:fldCharType="begin"/>
      </w:r>
      <w:r>
        <w:instrText xml:space="preserve"> TOC \o "1-2" \t "Appendix Heading,1" </w:instrText>
      </w:r>
      <w:r>
        <w:fldChar w:fldCharType="separate"/>
      </w:r>
      <w:r w:rsidR="0067110E">
        <w:rPr>
          <w:noProof/>
        </w:rPr>
        <w:t xml:space="preserve">Glossary </w:t>
      </w:r>
      <w:r w:rsidR="0067110E">
        <w:rPr>
          <w:noProof/>
        </w:rPr>
        <w:tab/>
      </w:r>
      <w:r w:rsidR="0067110E">
        <w:rPr>
          <w:noProof/>
        </w:rPr>
        <w:fldChar w:fldCharType="begin"/>
      </w:r>
      <w:r w:rsidR="0067110E">
        <w:rPr>
          <w:noProof/>
        </w:rPr>
        <w:instrText xml:space="preserve"> PAGEREF _Toc147743176 \h </w:instrText>
      </w:r>
      <w:r w:rsidR="0067110E">
        <w:rPr>
          <w:noProof/>
        </w:rPr>
      </w:r>
      <w:r w:rsidR="0067110E">
        <w:rPr>
          <w:noProof/>
        </w:rPr>
        <w:fldChar w:fldCharType="separate"/>
      </w:r>
      <w:r w:rsidR="0067110E">
        <w:rPr>
          <w:noProof/>
        </w:rPr>
        <w:t>1</w:t>
      </w:r>
      <w:r w:rsidR="0067110E">
        <w:rPr>
          <w:noProof/>
        </w:rPr>
        <w:fldChar w:fldCharType="end"/>
      </w:r>
    </w:p>
    <w:p w14:paraId="4F7B83BD" w14:textId="273F38E4" w:rsidR="0067110E" w:rsidRDefault="0067110E">
      <w:pPr>
        <w:pStyle w:val="TOC1"/>
        <w:rPr>
          <w:rFonts w:eastAsiaTheme="minorEastAsia" w:cstheme="minorBidi"/>
          <w:noProof/>
          <w:sz w:val="22"/>
          <w:lang w:eastAsia="en-US"/>
        </w:rPr>
      </w:pPr>
      <w:r>
        <w:rPr>
          <w:noProof/>
        </w:rPr>
        <w:t>1</w:t>
      </w:r>
      <w:r>
        <w:rPr>
          <w:rFonts w:eastAsiaTheme="minorEastAsia" w:cstheme="minorBidi"/>
          <w:noProof/>
          <w:sz w:val="22"/>
          <w:lang w:eastAsia="en-US"/>
        </w:rPr>
        <w:tab/>
      </w:r>
      <w:r>
        <w:rPr>
          <w:noProof/>
        </w:rPr>
        <w:t>Objective and scope</w:t>
      </w:r>
      <w:r>
        <w:rPr>
          <w:noProof/>
        </w:rPr>
        <w:tab/>
      </w:r>
      <w:r>
        <w:rPr>
          <w:noProof/>
        </w:rPr>
        <w:fldChar w:fldCharType="begin"/>
      </w:r>
      <w:r>
        <w:rPr>
          <w:noProof/>
        </w:rPr>
        <w:instrText xml:space="preserve"> PAGEREF _Toc147743177 \h </w:instrText>
      </w:r>
      <w:r>
        <w:rPr>
          <w:noProof/>
        </w:rPr>
      </w:r>
      <w:r>
        <w:rPr>
          <w:noProof/>
        </w:rPr>
        <w:fldChar w:fldCharType="separate"/>
      </w:r>
      <w:r>
        <w:rPr>
          <w:noProof/>
        </w:rPr>
        <w:t>2</w:t>
      </w:r>
      <w:r>
        <w:rPr>
          <w:noProof/>
        </w:rPr>
        <w:fldChar w:fldCharType="end"/>
      </w:r>
    </w:p>
    <w:p w14:paraId="5079DC13" w14:textId="634F61EA" w:rsidR="0067110E" w:rsidRDefault="0067110E">
      <w:pPr>
        <w:pStyle w:val="TOC1"/>
        <w:rPr>
          <w:rFonts w:eastAsiaTheme="minorEastAsia" w:cstheme="minorBidi"/>
          <w:noProof/>
          <w:sz w:val="22"/>
          <w:lang w:eastAsia="en-US"/>
        </w:rPr>
      </w:pPr>
      <w:r>
        <w:rPr>
          <w:noProof/>
        </w:rPr>
        <w:t>2</w:t>
      </w:r>
      <w:r>
        <w:rPr>
          <w:rFonts w:eastAsiaTheme="minorEastAsia" w:cstheme="minorBidi"/>
          <w:noProof/>
          <w:sz w:val="22"/>
          <w:lang w:eastAsia="en-US"/>
        </w:rPr>
        <w:tab/>
      </w:r>
      <w:r>
        <w:rPr>
          <w:noProof/>
        </w:rPr>
        <w:t>Executive Summary</w:t>
      </w:r>
      <w:r>
        <w:rPr>
          <w:noProof/>
        </w:rPr>
        <w:tab/>
      </w:r>
      <w:r>
        <w:rPr>
          <w:noProof/>
        </w:rPr>
        <w:fldChar w:fldCharType="begin"/>
      </w:r>
      <w:r>
        <w:rPr>
          <w:noProof/>
        </w:rPr>
        <w:instrText xml:space="preserve"> PAGEREF _Toc147743178 \h </w:instrText>
      </w:r>
      <w:r>
        <w:rPr>
          <w:noProof/>
        </w:rPr>
      </w:r>
      <w:r>
        <w:rPr>
          <w:noProof/>
        </w:rPr>
        <w:fldChar w:fldCharType="separate"/>
      </w:r>
      <w:r>
        <w:rPr>
          <w:noProof/>
        </w:rPr>
        <w:t>2</w:t>
      </w:r>
      <w:r>
        <w:rPr>
          <w:noProof/>
        </w:rPr>
        <w:fldChar w:fldCharType="end"/>
      </w:r>
    </w:p>
    <w:p w14:paraId="6DFCACC0" w14:textId="0203D935" w:rsidR="0067110E" w:rsidRDefault="0067110E">
      <w:pPr>
        <w:pStyle w:val="TOC1"/>
        <w:rPr>
          <w:rFonts w:eastAsiaTheme="minorEastAsia" w:cstheme="minorBidi"/>
          <w:noProof/>
          <w:sz w:val="22"/>
          <w:lang w:eastAsia="en-US"/>
        </w:rPr>
      </w:pPr>
      <w:r>
        <w:rPr>
          <w:noProof/>
        </w:rPr>
        <w:t>PART A. TAXPAYER INFORMATION</w:t>
      </w:r>
      <w:r>
        <w:rPr>
          <w:noProof/>
        </w:rPr>
        <w:tab/>
      </w:r>
      <w:r>
        <w:rPr>
          <w:noProof/>
        </w:rPr>
        <w:fldChar w:fldCharType="begin"/>
      </w:r>
      <w:r>
        <w:rPr>
          <w:noProof/>
        </w:rPr>
        <w:instrText xml:space="preserve"> PAGEREF _Toc147743179 \h </w:instrText>
      </w:r>
      <w:r>
        <w:rPr>
          <w:noProof/>
        </w:rPr>
      </w:r>
      <w:r>
        <w:rPr>
          <w:noProof/>
        </w:rPr>
        <w:fldChar w:fldCharType="separate"/>
      </w:r>
      <w:r>
        <w:rPr>
          <w:noProof/>
        </w:rPr>
        <w:t>4</w:t>
      </w:r>
      <w:r>
        <w:rPr>
          <w:noProof/>
        </w:rPr>
        <w:fldChar w:fldCharType="end"/>
      </w:r>
    </w:p>
    <w:p w14:paraId="117C3884" w14:textId="562486C5" w:rsidR="0067110E" w:rsidRDefault="0067110E">
      <w:pPr>
        <w:pStyle w:val="TOC1"/>
        <w:rPr>
          <w:rFonts w:eastAsiaTheme="minorEastAsia" w:cstheme="minorBidi"/>
          <w:noProof/>
          <w:sz w:val="22"/>
          <w:lang w:eastAsia="en-US"/>
        </w:rPr>
      </w:pPr>
      <w:r>
        <w:rPr>
          <w:noProof/>
        </w:rPr>
        <w:t>3</w:t>
      </w:r>
      <w:r>
        <w:rPr>
          <w:rFonts w:eastAsiaTheme="minorEastAsia" w:cstheme="minorBidi"/>
          <w:noProof/>
          <w:sz w:val="22"/>
          <w:lang w:eastAsia="en-US"/>
        </w:rPr>
        <w:tab/>
      </w:r>
      <w:r>
        <w:rPr>
          <w:noProof/>
        </w:rPr>
        <w:t xml:space="preserve">Information on </w:t>
      </w:r>
      <w:r w:rsidRPr="000F28C5">
        <w:rPr>
          <w:noProof/>
          <w:highlight w:val="yellow"/>
        </w:rPr>
        <w:t>ABC</w:t>
      </w:r>
      <w:r>
        <w:rPr>
          <w:noProof/>
        </w:rPr>
        <w:tab/>
      </w:r>
      <w:r>
        <w:rPr>
          <w:noProof/>
        </w:rPr>
        <w:fldChar w:fldCharType="begin"/>
      </w:r>
      <w:r>
        <w:rPr>
          <w:noProof/>
        </w:rPr>
        <w:instrText xml:space="preserve"> PAGEREF _Toc147743180 \h </w:instrText>
      </w:r>
      <w:r>
        <w:rPr>
          <w:noProof/>
        </w:rPr>
      </w:r>
      <w:r>
        <w:rPr>
          <w:noProof/>
        </w:rPr>
        <w:fldChar w:fldCharType="separate"/>
      </w:r>
      <w:r>
        <w:rPr>
          <w:noProof/>
        </w:rPr>
        <w:t>4</w:t>
      </w:r>
      <w:r>
        <w:rPr>
          <w:noProof/>
        </w:rPr>
        <w:fldChar w:fldCharType="end"/>
      </w:r>
    </w:p>
    <w:p w14:paraId="6590CFAE" w14:textId="48E64A1B" w:rsidR="0067110E" w:rsidRDefault="0067110E">
      <w:pPr>
        <w:pStyle w:val="TOC2"/>
        <w:rPr>
          <w:rFonts w:eastAsiaTheme="minorEastAsia" w:cstheme="minorBidi"/>
          <w:noProof/>
          <w:sz w:val="22"/>
          <w:lang w:eastAsia="en-US"/>
        </w:rPr>
      </w:pPr>
      <w:r>
        <w:rPr>
          <w:noProof/>
        </w:rPr>
        <w:t>3.1</w:t>
      </w:r>
      <w:r>
        <w:rPr>
          <w:rFonts w:eastAsiaTheme="minorEastAsia" w:cstheme="minorBidi"/>
          <w:noProof/>
          <w:sz w:val="22"/>
          <w:lang w:eastAsia="en-US"/>
        </w:rPr>
        <w:tab/>
      </w:r>
      <w:r>
        <w:rPr>
          <w:noProof/>
        </w:rPr>
        <w:t xml:space="preserve">Overview of the </w:t>
      </w:r>
      <w:r w:rsidRPr="000F28C5">
        <w:rPr>
          <w:noProof/>
          <w:highlight w:val="yellow"/>
        </w:rPr>
        <w:t>XYZ</w:t>
      </w:r>
      <w:r>
        <w:rPr>
          <w:noProof/>
        </w:rPr>
        <w:t xml:space="preserve"> Group</w:t>
      </w:r>
      <w:r>
        <w:rPr>
          <w:noProof/>
        </w:rPr>
        <w:tab/>
      </w:r>
      <w:r>
        <w:rPr>
          <w:noProof/>
        </w:rPr>
        <w:fldChar w:fldCharType="begin"/>
      </w:r>
      <w:r>
        <w:rPr>
          <w:noProof/>
        </w:rPr>
        <w:instrText xml:space="preserve"> PAGEREF _Toc147743181 \h </w:instrText>
      </w:r>
      <w:r>
        <w:rPr>
          <w:noProof/>
        </w:rPr>
      </w:r>
      <w:r>
        <w:rPr>
          <w:noProof/>
        </w:rPr>
        <w:fldChar w:fldCharType="separate"/>
      </w:r>
      <w:r>
        <w:rPr>
          <w:noProof/>
        </w:rPr>
        <w:t>4</w:t>
      </w:r>
      <w:r>
        <w:rPr>
          <w:noProof/>
        </w:rPr>
        <w:fldChar w:fldCharType="end"/>
      </w:r>
    </w:p>
    <w:p w14:paraId="7F7C3B18" w14:textId="10D7B00C" w:rsidR="0067110E" w:rsidRDefault="0067110E">
      <w:pPr>
        <w:pStyle w:val="TOC2"/>
        <w:rPr>
          <w:rFonts w:eastAsiaTheme="minorEastAsia" w:cstheme="minorBidi"/>
          <w:noProof/>
          <w:sz w:val="22"/>
          <w:lang w:eastAsia="en-US"/>
        </w:rPr>
      </w:pPr>
      <w:r>
        <w:rPr>
          <w:noProof/>
        </w:rPr>
        <w:t>3.2</w:t>
      </w:r>
      <w:r>
        <w:rPr>
          <w:rFonts w:eastAsiaTheme="minorEastAsia" w:cstheme="minorBidi"/>
          <w:noProof/>
          <w:sz w:val="22"/>
          <w:lang w:eastAsia="en-US"/>
        </w:rPr>
        <w:tab/>
      </w:r>
      <w:r>
        <w:rPr>
          <w:noProof/>
        </w:rPr>
        <w:t xml:space="preserve">Overview of </w:t>
      </w:r>
      <w:r w:rsidRPr="000F28C5">
        <w:rPr>
          <w:noProof/>
          <w:highlight w:val="yellow"/>
        </w:rPr>
        <w:t>ABC</w:t>
      </w:r>
      <w:r>
        <w:rPr>
          <w:noProof/>
        </w:rPr>
        <w:tab/>
      </w:r>
      <w:r>
        <w:rPr>
          <w:noProof/>
        </w:rPr>
        <w:fldChar w:fldCharType="begin"/>
      </w:r>
      <w:r>
        <w:rPr>
          <w:noProof/>
        </w:rPr>
        <w:instrText xml:space="preserve"> PAGEREF _Toc147743182 \h </w:instrText>
      </w:r>
      <w:r>
        <w:rPr>
          <w:noProof/>
        </w:rPr>
      </w:r>
      <w:r>
        <w:rPr>
          <w:noProof/>
        </w:rPr>
        <w:fldChar w:fldCharType="separate"/>
      </w:r>
      <w:r>
        <w:rPr>
          <w:noProof/>
        </w:rPr>
        <w:t>4</w:t>
      </w:r>
      <w:r>
        <w:rPr>
          <w:noProof/>
        </w:rPr>
        <w:fldChar w:fldCharType="end"/>
      </w:r>
    </w:p>
    <w:p w14:paraId="5BF415B5" w14:textId="1702B815" w:rsidR="0067110E" w:rsidRDefault="0067110E">
      <w:pPr>
        <w:pStyle w:val="TOC2"/>
        <w:rPr>
          <w:rFonts w:eastAsiaTheme="minorEastAsia" w:cstheme="minorBidi"/>
          <w:noProof/>
          <w:sz w:val="22"/>
          <w:lang w:eastAsia="en-US"/>
        </w:rPr>
      </w:pPr>
      <w:r w:rsidRPr="000F28C5">
        <w:rPr>
          <w:rFonts w:eastAsia="MS Mincho"/>
          <w:noProof/>
          <w:lang w:eastAsia="ja-JP"/>
        </w:rPr>
        <w:t>3.3</w:t>
      </w:r>
      <w:r>
        <w:rPr>
          <w:rFonts w:eastAsiaTheme="minorEastAsia" w:cstheme="minorBidi"/>
          <w:noProof/>
          <w:sz w:val="22"/>
          <w:lang w:eastAsia="en-US"/>
        </w:rPr>
        <w:tab/>
      </w:r>
      <w:r w:rsidRPr="000F28C5">
        <w:rPr>
          <w:rFonts w:eastAsia="MS Mincho"/>
          <w:noProof/>
          <w:highlight w:val="yellow"/>
          <w:lang w:eastAsia="ja-JP"/>
        </w:rPr>
        <w:t>Companies having similar products / Key competitors</w:t>
      </w:r>
      <w:r>
        <w:rPr>
          <w:noProof/>
        </w:rPr>
        <w:tab/>
      </w:r>
      <w:r>
        <w:rPr>
          <w:noProof/>
        </w:rPr>
        <w:fldChar w:fldCharType="begin"/>
      </w:r>
      <w:r>
        <w:rPr>
          <w:noProof/>
        </w:rPr>
        <w:instrText xml:space="preserve"> PAGEREF _Toc147743183 \h </w:instrText>
      </w:r>
      <w:r>
        <w:rPr>
          <w:noProof/>
        </w:rPr>
      </w:r>
      <w:r>
        <w:rPr>
          <w:noProof/>
        </w:rPr>
        <w:fldChar w:fldCharType="separate"/>
      </w:r>
      <w:r>
        <w:rPr>
          <w:noProof/>
        </w:rPr>
        <w:t>6</w:t>
      </w:r>
      <w:r>
        <w:rPr>
          <w:noProof/>
        </w:rPr>
        <w:fldChar w:fldCharType="end"/>
      </w:r>
    </w:p>
    <w:p w14:paraId="3DF1A2B0" w14:textId="696BB3E5" w:rsidR="0067110E" w:rsidRDefault="0067110E">
      <w:pPr>
        <w:pStyle w:val="TOC1"/>
        <w:rPr>
          <w:rFonts w:eastAsiaTheme="minorEastAsia" w:cstheme="minorBidi"/>
          <w:noProof/>
          <w:sz w:val="22"/>
          <w:lang w:eastAsia="en-US"/>
        </w:rPr>
      </w:pPr>
      <w:r>
        <w:rPr>
          <w:noProof/>
        </w:rPr>
        <w:t>PART B.  INFORMATION ON TAXPAYER’S RELATED PARTY TRANSACTIONS</w:t>
      </w:r>
      <w:r>
        <w:rPr>
          <w:noProof/>
        </w:rPr>
        <w:tab/>
      </w:r>
      <w:r>
        <w:rPr>
          <w:noProof/>
        </w:rPr>
        <w:fldChar w:fldCharType="begin"/>
      </w:r>
      <w:r>
        <w:rPr>
          <w:noProof/>
        </w:rPr>
        <w:instrText xml:space="preserve"> PAGEREF _Toc147743184 \h </w:instrText>
      </w:r>
      <w:r>
        <w:rPr>
          <w:noProof/>
        </w:rPr>
      </w:r>
      <w:r>
        <w:rPr>
          <w:noProof/>
        </w:rPr>
        <w:fldChar w:fldCharType="separate"/>
      </w:r>
      <w:r>
        <w:rPr>
          <w:noProof/>
        </w:rPr>
        <w:t>7</w:t>
      </w:r>
      <w:r>
        <w:rPr>
          <w:noProof/>
        </w:rPr>
        <w:fldChar w:fldCharType="end"/>
      </w:r>
    </w:p>
    <w:p w14:paraId="79FAFCEC" w14:textId="14D5E12E" w:rsidR="0067110E" w:rsidRDefault="0067110E">
      <w:pPr>
        <w:pStyle w:val="TOC1"/>
        <w:rPr>
          <w:rFonts w:eastAsiaTheme="minorEastAsia" w:cstheme="minorBidi"/>
          <w:noProof/>
          <w:sz w:val="22"/>
          <w:lang w:eastAsia="en-US"/>
        </w:rPr>
      </w:pPr>
      <w:r>
        <w:rPr>
          <w:noProof/>
        </w:rPr>
        <w:t>4</w:t>
      </w:r>
      <w:r>
        <w:rPr>
          <w:rFonts w:eastAsiaTheme="minorEastAsia" w:cstheme="minorBidi"/>
          <w:noProof/>
          <w:sz w:val="22"/>
          <w:lang w:eastAsia="en-US"/>
        </w:rPr>
        <w:tab/>
      </w:r>
      <w:r>
        <w:rPr>
          <w:noProof/>
        </w:rPr>
        <w:t>Related party transactions</w:t>
      </w:r>
      <w:r>
        <w:rPr>
          <w:noProof/>
        </w:rPr>
        <w:tab/>
      </w:r>
      <w:r>
        <w:rPr>
          <w:noProof/>
        </w:rPr>
        <w:fldChar w:fldCharType="begin"/>
      </w:r>
      <w:r>
        <w:rPr>
          <w:noProof/>
        </w:rPr>
        <w:instrText xml:space="preserve"> PAGEREF _Toc147743185 \h </w:instrText>
      </w:r>
      <w:r>
        <w:rPr>
          <w:noProof/>
        </w:rPr>
      </w:r>
      <w:r>
        <w:rPr>
          <w:noProof/>
        </w:rPr>
        <w:fldChar w:fldCharType="separate"/>
      </w:r>
      <w:r>
        <w:rPr>
          <w:noProof/>
        </w:rPr>
        <w:t>7</w:t>
      </w:r>
      <w:r>
        <w:rPr>
          <w:noProof/>
        </w:rPr>
        <w:fldChar w:fldCharType="end"/>
      </w:r>
    </w:p>
    <w:p w14:paraId="2CC5D269" w14:textId="174FAE9C" w:rsidR="0067110E" w:rsidRDefault="0067110E">
      <w:pPr>
        <w:pStyle w:val="TOC2"/>
        <w:rPr>
          <w:rFonts w:eastAsiaTheme="minorEastAsia" w:cstheme="minorBidi"/>
          <w:noProof/>
          <w:sz w:val="22"/>
          <w:lang w:eastAsia="en-US"/>
        </w:rPr>
      </w:pPr>
      <w:r>
        <w:rPr>
          <w:noProof/>
        </w:rPr>
        <w:t>4.1</w:t>
      </w:r>
      <w:r>
        <w:rPr>
          <w:rFonts w:eastAsiaTheme="minorEastAsia" w:cstheme="minorBidi"/>
          <w:noProof/>
          <w:sz w:val="22"/>
          <w:lang w:eastAsia="en-US"/>
        </w:rPr>
        <w:tab/>
      </w:r>
      <w:r>
        <w:rPr>
          <w:noProof/>
        </w:rPr>
        <w:t>Overview</w:t>
      </w:r>
      <w:r>
        <w:rPr>
          <w:noProof/>
        </w:rPr>
        <w:tab/>
      </w:r>
      <w:r>
        <w:rPr>
          <w:noProof/>
        </w:rPr>
        <w:fldChar w:fldCharType="begin"/>
      </w:r>
      <w:r>
        <w:rPr>
          <w:noProof/>
        </w:rPr>
        <w:instrText xml:space="preserve"> PAGEREF _Toc147743186 \h </w:instrText>
      </w:r>
      <w:r>
        <w:rPr>
          <w:noProof/>
        </w:rPr>
      </w:r>
      <w:r>
        <w:rPr>
          <w:noProof/>
        </w:rPr>
        <w:fldChar w:fldCharType="separate"/>
      </w:r>
      <w:r>
        <w:rPr>
          <w:noProof/>
        </w:rPr>
        <w:t>7</w:t>
      </w:r>
      <w:r>
        <w:rPr>
          <w:noProof/>
        </w:rPr>
        <w:fldChar w:fldCharType="end"/>
      </w:r>
    </w:p>
    <w:p w14:paraId="3C25D68B" w14:textId="2CE0D2B6" w:rsidR="0067110E" w:rsidRDefault="0067110E">
      <w:pPr>
        <w:pStyle w:val="TOC2"/>
        <w:rPr>
          <w:rFonts w:eastAsiaTheme="minorEastAsia" w:cstheme="minorBidi"/>
          <w:noProof/>
          <w:sz w:val="22"/>
          <w:lang w:eastAsia="en-US"/>
        </w:rPr>
      </w:pPr>
      <w:r>
        <w:rPr>
          <w:noProof/>
        </w:rPr>
        <w:t>4.2</w:t>
      </w:r>
      <w:r>
        <w:rPr>
          <w:rFonts w:eastAsiaTheme="minorEastAsia" w:cstheme="minorBidi"/>
          <w:noProof/>
          <w:sz w:val="22"/>
          <w:lang w:eastAsia="en-US"/>
        </w:rPr>
        <w:tab/>
      </w:r>
      <w:r>
        <w:rPr>
          <w:noProof/>
        </w:rPr>
        <w:t>Details of related party transactions</w:t>
      </w:r>
      <w:r>
        <w:rPr>
          <w:noProof/>
        </w:rPr>
        <w:tab/>
      </w:r>
      <w:r>
        <w:rPr>
          <w:noProof/>
        </w:rPr>
        <w:fldChar w:fldCharType="begin"/>
      </w:r>
      <w:r>
        <w:rPr>
          <w:noProof/>
        </w:rPr>
        <w:instrText xml:space="preserve"> PAGEREF _Toc147743187 \h </w:instrText>
      </w:r>
      <w:r>
        <w:rPr>
          <w:noProof/>
        </w:rPr>
      </w:r>
      <w:r>
        <w:rPr>
          <w:noProof/>
        </w:rPr>
        <w:fldChar w:fldCharType="separate"/>
      </w:r>
      <w:r>
        <w:rPr>
          <w:noProof/>
        </w:rPr>
        <w:t>8</w:t>
      </w:r>
      <w:r>
        <w:rPr>
          <w:noProof/>
        </w:rPr>
        <w:fldChar w:fldCharType="end"/>
      </w:r>
    </w:p>
    <w:p w14:paraId="12A46884" w14:textId="3E8A822F" w:rsidR="0067110E" w:rsidRDefault="0067110E">
      <w:pPr>
        <w:pStyle w:val="TOC2"/>
        <w:rPr>
          <w:rFonts w:eastAsiaTheme="minorEastAsia" w:cstheme="minorBidi"/>
          <w:noProof/>
          <w:sz w:val="22"/>
          <w:lang w:eastAsia="en-US"/>
        </w:rPr>
      </w:pPr>
      <w:r>
        <w:rPr>
          <w:noProof/>
        </w:rPr>
        <w:t>4.3</w:t>
      </w:r>
      <w:r>
        <w:rPr>
          <w:rFonts w:eastAsiaTheme="minorEastAsia" w:cstheme="minorBidi"/>
          <w:noProof/>
          <w:sz w:val="22"/>
          <w:lang w:eastAsia="en-US"/>
        </w:rPr>
        <w:tab/>
      </w:r>
      <w:r>
        <w:rPr>
          <w:noProof/>
        </w:rPr>
        <w:t>Values of intra-group payments and receipts with supporting invoices for each category of related party transactions involving the local entity being adjusted by the foreign tax authorities</w:t>
      </w:r>
      <w:r>
        <w:rPr>
          <w:noProof/>
        </w:rPr>
        <w:tab/>
      </w:r>
      <w:r>
        <w:rPr>
          <w:noProof/>
        </w:rPr>
        <w:fldChar w:fldCharType="begin"/>
      </w:r>
      <w:r>
        <w:rPr>
          <w:noProof/>
        </w:rPr>
        <w:instrText xml:space="preserve"> PAGEREF _Toc147743188 \h </w:instrText>
      </w:r>
      <w:r>
        <w:rPr>
          <w:noProof/>
        </w:rPr>
      </w:r>
      <w:r>
        <w:rPr>
          <w:noProof/>
        </w:rPr>
        <w:fldChar w:fldCharType="separate"/>
      </w:r>
      <w:r>
        <w:rPr>
          <w:noProof/>
        </w:rPr>
        <w:t>10</w:t>
      </w:r>
      <w:r>
        <w:rPr>
          <w:noProof/>
        </w:rPr>
        <w:fldChar w:fldCharType="end"/>
      </w:r>
    </w:p>
    <w:p w14:paraId="484A5782" w14:textId="37297653" w:rsidR="0067110E" w:rsidRDefault="0067110E">
      <w:pPr>
        <w:pStyle w:val="TOC2"/>
        <w:rPr>
          <w:rFonts w:eastAsiaTheme="minorEastAsia" w:cstheme="minorBidi"/>
          <w:noProof/>
          <w:sz w:val="22"/>
          <w:lang w:eastAsia="en-US"/>
        </w:rPr>
      </w:pPr>
      <w:r>
        <w:rPr>
          <w:noProof/>
        </w:rPr>
        <w:t>4.4</w:t>
      </w:r>
      <w:r>
        <w:rPr>
          <w:rFonts w:eastAsiaTheme="minorEastAsia" w:cstheme="minorBidi"/>
          <w:noProof/>
          <w:sz w:val="22"/>
          <w:lang w:eastAsia="en-US"/>
        </w:rPr>
        <w:tab/>
      </w:r>
      <w:r>
        <w:rPr>
          <w:noProof/>
        </w:rPr>
        <w:t>Copies of intercompany agreements</w:t>
      </w:r>
      <w:r>
        <w:rPr>
          <w:noProof/>
        </w:rPr>
        <w:tab/>
      </w:r>
      <w:r>
        <w:rPr>
          <w:noProof/>
        </w:rPr>
        <w:fldChar w:fldCharType="begin"/>
      </w:r>
      <w:r>
        <w:rPr>
          <w:noProof/>
        </w:rPr>
        <w:instrText xml:space="preserve"> PAGEREF _Toc147743189 \h </w:instrText>
      </w:r>
      <w:r>
        <w:rPr>
          <w:noProof/>
        </w:rPr>
      </w:r>
      <w:r>
        <w:rPr>
          <w:noProof/>
        </w:rPr>
        <w:fldChar w:fldCharType="separate"/>
      </w:r>
      <w:r>
        <w:rPr>
          <w:noProof/>
        </w:rPr>
        <w:t>10</w:t>
      </w:r>
      <w:r>
        <w:rPr>
          <w:noProof/>
        </w:rPr>
        <w:fldChar w:fldCharType="end"/>
      </w:r>
    </w:p>
    <w:p w14:paraId="670C01F9" w14:textId="50A1FCD8" w:rsidR="0067110E" w:rsidRDefault="0067110E">
      <w:pPr>
        <w:pStyle w:val="TOC1"/>
        <w:rPr>
          <w:rFonts w:eastAsiaTheme="minorEastAsia" w:cstheme="minorBidi"/>
          <w:noProof/>
          <w:sz w:val="22"/>
          <w:lang w:eastAsia="en-US"/>
        </w:rPr>
      </w:pPr>
      <w:r>
        <w:rPr>
          <w:noProof/>
        </w:rPr>
        <w:t>5</w:t>
      </w:r>
      <w:r>
        <w:rPr>
          <w:rFonts w:eastAsiaTheme="minorEastAsia" w:cstheme="minorBidi"/>
          <w:noProof/>
          <w:sz w:val="22"/>
          <w:lang w:eastAsia="en-US"/>
        </w:rPr>
        <w:tab/>
      </w:r>
      <w:r>
        <w:rPr>
          <w:noProof/>
        </w:rPr>
        <w:t>Analysis of functions, assets and risks</w:t>
      </w:r>
      <w:r>
        <w:rPr>
          <w:noProof/>
        </w:rPr>
        <w:tab/>
      </w:r>
      <w:r>
        <w:rPr>
          <w:noProof/>
        </w:rPr>
        <w:fldChar w:fldCharType="begin"/>
      </w:r>
      <w:r>
        <w:rPr>
          <w:noProof/>
        </w:rPr>
        <w:instrText xml:space="preserve"> PAGEREF _Toc147743190 \h </w:instrText>
      </w:r>
      <w:r>
        <w:rPr>
          <w:noProof/>
        </w:rPr>
      </w:r>
      <w:r>
        <w:rPr>
          <w:noProof/>
        </w:rPr>
        <w:fldChar w:fldCharType="separate"/>
      </w:r>
      <w:r>
        <w:rPr>
          <w:noProof/>
        </w:rPr>
        <w:t>11</w:t>
      </w:r>
      <w:r>
        <w:rPr>
          <w:noProof/>
        </w:rPr>
        <w:fldChar w:fldCharType="end"/>
      </w:r>
    </w:p>
    <w:p w14:paraId="52B48EF0" w14:textId="78FB06BB" w:rsidR="0067110E" w:rsidRDefault="0067110E">
      <w:pPr>
        <w:pStyle w:val="TOC2"/>
        <w:rPr>
          <w:rFonts w:eastAsiaTheme="minorEastAsia" w:cstheme="minorBidi"/>
          <w:noProof/>
          <w:sz w:val="22"/>
          <w:lang w:eastAsia="en-US"/>
        </w:rPr>
      </w:pPr>
      <w:r>
        <w:rPr>
          <w:noProof/>
        </w:rPr>
        <w:t>5.1</w:t>
      </w:r>
      <w:r>
        <w:rPr>
          <w:rFonts w:eastAsiaTheme="minorEastAsia" w:cstheme="minorBidi"/>
          <w:noProof/>
          <w:sz w:val="22"/>
          <w:lang w:eastAsia="en-US"/>
        </w:rPr>
        <w:tab/>
      </w:r>
      <w:r>
        <w:rPr>
          <w:noProof/>
        </w:rPr>
        <w:t>Functions performed</w:t>
      </w:r>
      <w:r>
        <w:rPr>
          <w:noProof/>
        </w:rPr>
        <w:tab/>
      </w:r>
      <w:r>
        <w:rPr>
          <w:noProof/>
        </w:rPr>
        <w:fldChar w:fldCharType="begin"/>
      </w:r>
      <w:r>
        <w:rPr>
          <w:noProof/>
        </w:rPr>
        <w:instrText xml:space="preserve"> PAGEREF _Toc147743191 \h </w:instrText>
      </w:r>
      <w:r>
        <w:rPr>
          <w:noProof/>
        </w:rPr>
      </w:r>
      <w:r>
        <w:rPr>
          <w:noProof/>
        </w:rPr>
        <w:fldChar w:fldCharType="separate"/>
      </w:r>
      <w:r>
        <w:rPr>
          <w:noProof/>
        </w:rPr>
        <w:t>12</w:t>
      </w:r>
      <w:r>
        <w:rPr>
          <w:noProof/>
        </w:rPr>
        <w:fldChar w:fldCharType="end"/>
      </w:r>
    </w:p>
    <w:p w14:paraId="73DC7316" w14:textId="311EC524" w:rsidR="0067110E" w:rsidRDefault="0067110E">
      <w:pPr>
        <w:pStyle w:val="TOC2"/>
        <w:rPr>
          <w:rFonts w:eastAsiaTheme="minorEastAsia" w:cstheme="minorBidi"/>
          <w:noProof/>
          <w:sz w:val="22"/>
          <w:lang w:eastAsia="en-US"/>
        </w:rPr>
      </w:pPr>
      <w:r>
        <w:rPr>
          <w:noProof/>
        </w:rPr>
        <w:t>5.2</w:t>
      </w:r>
      <w:r>
        <w:rPr>
          <w:rFonts w:eastAsiaTheme="minorEastAsia" w:cstheme="minorBidi"/>
          <w:noProof/>
          <w:sz w:val="22"/>
          <w:lang w:eastAsia="en-US"/>
        </w:rPr>
        <w:tab/>
      </w:r>
      <w:r>
        <w:rPr>
          <w:noProof/>
        </w:rPr>
        <w:t>Assets used</w:t>
      </w:r>
      <w:r>
        <w:rPr>
          <w:noProof/>
        </w:rPr>
        <w:tab/>
      </w:r>
      <w:r>
        <w:rPr>
          <w:noProof/>
        </w:rPr>
        <w:fldChar w:fldCharType="begin"/>
      </w:r>
      <w:r>
        <w:rPr>
          <w:noProof/>
        </w:rPr>
        <w:instrText xml:space="preserve"> PAGEREF _Toc147743192 \h </w:instrText>
      </w:r>
      <w:r>
        <w:rPr>
          <w:noProof/>
        </w:rPr>
      </w:r>
      <w:r>
        <w:rPr>
          <w:noProof/>
        </w:rPr>
        <w:fldChar w:fldCharType="separate"/>
      </w:r>
      <w:r>
        <w:rPr>
          <w:noProof/>
        </w:rPr>
        <w:t>14</w:t>
      </w:r>
      <w:r>
        <w:rPr>
          <w:noProof/>
        </w:rPr>
        <w:fldChar w:fldCharType="end"/>
      </w:r>
    </w:p>
    <w:p w14:paraId="6B381464" w14:textId="2B7FF09C" w:rsidR="0067110E" w:rsidRDefault="0067110E">
      <w:pPr>
        <w:pStyle w:val="TOC2"/>
        <w:rPr>
          <w:rFonts w:eastAsiaTheme="minorEastAsia" w:cstheme="minorBidi"/>
          <w:noProof/>
          <w:sz w:val="22"/>
          <w:lang w:eastAsia="en-US"/>
        </w:rPr>
      </w:pPr>
      <w:r>
        <w:rPr>
          <w:noProof/>
        </w:rPr>
        <w:t>5.3</w:t>
      </w:r>
      <w:r>
        <w:rPr>
          <w:rFonts w:eastAsiaTheme="minorEastAsia" w:cstheme="minorBidi"/>
          <w:noProof/>
          <w:sz w:val="22"/>
          <w:lang w:eastAsia="en-US"/>
        </w:rPr>
        <w:tab/>
      </w:r>
      <w:r>
        <w:rPr>
          <w:noProof/>
        </w:rPr>
        <w:t>Risks assumed</w:t>
      </w:r>
      <w:r>
        <w:rPr>
          <w:noProof/>
        </w:rPr>
        <w:tab/>
      </w:r>
      <w:r>
        <w:rPr>
          <w:noProof/>
        </w:rPr>
        <w:fldChar w:fldCharType="begin"/>
      </w:r>
      <w:r>
        <w:rPr>
          <w:noProof/>
        </w:rPr>
        <w:instrText xml:space="preserve"> PAGEREF _Toc147743193 \h </w:instrText>
      </w:r>
      <w:r>
        <w:rPr>
          <w:noProof/>
        </w:rPr>
      </w:r>
      <w:r>
        <w:rPr>
          <w:noProof/>
        </w:rPr>
        <w:fldChar w:fldCharType="separate"/>
      </w:r>
      <w:r>
        <w:rPr>
          <w:noProof/>
        </w:rPr>
        <w:t>14</w:t>
      </w:r>
      <w:r>
        <w:rPr>
          <w:noProof/>
        </w:rPr>
        <w:fldChar w:fldCharType="end"/>
      </w:r>
    </w:p>
    <w:p w14:paraId="617334D7" w14:textId="700439C3" w:rsidR="0067110E" w:rsidRDefault="0067110E">
      <w:pPr>
        <w:pStyle w:val="TOC2"/>
        <w:rPr>
          <w:rFonts w:eastAsiaTheme="minorEastAsia" w:cstheme="minorBidi"/>
          <w:noProof/>
          <w:sz w:val="22"/>
          <w:lang w:eastAsia="en-US"/>
        </w:rPr>
      </w:pPr>
      <w:r>
        <w:rPr>
          <w:noProof/>
        </w:rPr>
        <w:t>5.4</w:t>
      </w:r>
      <w:r>
        <w:rPr>
          <w:rFonts w:eastAsiaTheme="minorEastAsia" w:cstheme="minorBidi"/>
          <w:noProof/>
          <w:sz w:val="22"/>
          <w:lang w:eastAsia="en-US"/>
        </w:rPr>
        <w:tab/>
      </w:r>
      <w:r>
        <w:rPr>
          <w:noProof/>
        </w:rPr>
        <w:t xml:space="preserve">Characterization of </w:t>
      </w:r>
      <w:r w:rsidRPr="000F28C5">
        <w:rPr>
          <w:noProof/>
          <w:highlight w:val="yellow"/>
        </w:rPr>
        <w:t>ABC</w:t>
      </w:r>
      <w:r>
        <w:rPr>
          <w:noProof/>
        </w:rPr>
        <w:tab/>
      </w:r>
      <w:r>
        <w:rPr>
          <w:noProof/>
        </w:rPr>
        <w:fldChar w:fldCharType="begin"/>
      </w:r>
      <w:r>
        <w:rPr>
          <w:noProof/>
        </w:rPr>
        <w:instrText xml:space="preserve"> PAGEREF _Toc147743194 \h </w:instrText>
      </w:r>
      <w:r>
        <w:rPr>
          <w:noProof/>
        </w:rPr>
      </w:r>
      <w:r>
        <w:rPr>
          <w:noProof/>
        </w:rPr>
        <w:fldChar w:fldCharType="separate"/>
      </w:r>
      <w:r>
        <w:rPr>
          <w:noProof/>
        </w:rPr>
        <w:t>15</w:t>
      </w:r>
      <w:r>
        <w:rPr>
          <w:noProof/>
        </w:rPr>
        <w:fldChar w:fldCharType="end"/>
      </w:r>
    </w:p>
    <w:p w14:paraId="1BBF0755" w14:textId="0CCE56A2" w:rsidR="0067110E" w:rsidRDefault="0067110E">
      <w:pPr>
        <w:pStyle w:val="TOC2"/>
        <w:rPr>
          <w:rFonts w:eastAsiaTheme="minorEastAsia" w:cstheme="minorBidi"/>
          <w:noProof/>
          <w:sz w:val="22"/>
          <w:lang w:eastAsia="en-US"/>
        </w:rPr>
      </w:pPr>
      <w:r>
        <w:rPr>
          <w:noProof/>
        </w:rPr>
        <w:t>5.5</w:t>
      </w:r>
      <w:r>
        <w:rPr>
          <w:rFonts w:eastAsiaTheme="minorEastAsia" w:cstheme="minorBidi"/>
          <w:noProof/>
          <w:sz w:val="22"/>
          <w:lang w:eastAsia="en-US"/>
        </w:rPr>
        <w:tab/>
      </w:r>
      <w:r>
        <w:rPr>
          <w:noProof/>
        </w:rPr>
        <w:t>Changes from Previous Fiscal Year</w:t>
      </w:r>
      <w:r>
        <w:rPr>
          <w:noProof/>
        </w:rPr>
        <w:tab/>
      </w:r>
      <w:r>
        <w:rPr>
          <w:noProof/>
        </w:rPr>
        <w:fldChar w:fldCharType="begin"/>
      </w:r>
      <w:r>
        <w:rPr>
          <w:noProof/>
        </w:rPr>
        <w:instrText xml:space="preserve"> PAGEREF _Toc147743195 \h </w:instrText>
      </w:r>
      <w:r>
        <w:rPr>
          <w:noProof/>
        </w:rPr>
      </w:r>
      <w:r>
        <w:rPr>
          <w:noProof/>
        </w:rPr>
        <w:fldChar w:fldCharType="separate"/>
      </w:r>
      <w:r>
        <w:rPr>
          <w:noProof/>
        </w:rPr>
        <w:t>15</w:t>
      </w:r>
      <w:r>
        <w:rPr>
          <w:noProof/>
        </w:rPr>
        <w:fldChar w:fldCharType="end"/>
      </w:r>
    </w:p>
    <w:p w14:paraId="0A88F896" w14:textId="5A15FA8F" w:rsidR="0067110E" w:rsidRDefault="0067110E">
      <w:pPr>
        <w:pStyle w:val="TOC1"/>
        <w:rPr>
          <w:rFonts w:eastAsiaTheme="minorEastAsia" w:cstheme="minorBidi"/>
          <w:noProof/>
          <w:sz w:val="22"/>
          <w:lang w:eastAsia="en-US"/>
        </w:rPr>
      </w:pPr>
      <w:r>
        <w:rPr>
          <w:noProof/>
        </w:rPr>
        <w:t>6</w:t>
      </w:r>
      <w:r>
        <w:rPr>
          <w:rFonts w:eastAsiaTheme="minorEastAsia" w:cstheme="minorBidi"/>
          <w:noProof/>
          <w:sz w:val="22"/>
          <w:lang w:eastAsia="en-US"/>
        </w:rPr>
        <w:tab/>
      </w:r>
      <w:r>
        <w:rPr>
          <w:noProof/>
        </w:rPr>
        <w:t>Economic analysis</w:t>
      </w:r>
      <w:r>
        <w:rPr>
          <w:noProof/>
        </w:rPr>
        <w:tab/>
      </w:r>
      <w:r>
        <w:rPr>
          <w:noProof/>
        </w:rPr>
        <w:fldChar w:fldCharType="begin"/>
      </w:r>
      <w:r>
        <w:rPr>
          <w:noProof/>
        </w:rPr>
        <w:instrText xml:space="preserve"> PAGEREF _Toc147743196 \h </w:instrText>
      </w:r>
      <w:r>
        <w:rPr>
          <w:noProof/>
        </w:rPr>
      </w:r>
      <w:r>
        <w:rPr>
          <w:noProof/>
        </w:rPr>
        <w:fldChar w:fldCharType="separate"/>
      </w:r>
      <w:r>
        <w:rPr>
          <w:noProof/>
        </w:rPr>
        <w:t>16</w:t>
      </w:r>
      <w:r>
        <w:rPr>
          <w:noProof/>
        </w:rPr>
        <w:fldChar w:fldCharType="end"/>
      </w:r>
    </w:p>
    <w:p w14:paraId="43B54884" w14:textId="09B65450" w:rsidR="0067110E" w:rsidRDefault="0067110E">
      <w:pPr>
        <w:pStyle w:val="TOC2"/>
        <w:rPr>
          <w:rFonts w:eastAsiaTheme="minorEastAsia" w:cstheme="minorBidi"/>
          <w:noProof/>
          <w:sz w:val="22"/>
          <w:lang w:eastAsia="en-US"/>
        </w:rPr>
      </w:pPr>
      <w:r>
        <w:rPr>
          <w:noProof/>
        </w:rPr>
        <w:t>6.1</w:t>
      </w:r>
      <w:r>
        <w:rPr>
          <w:rFonts w:eastAsiaTheme="minorEastAsia" w:cstheme="minorBidi"/>
          <w:noProof/>
          <w:sz w:val="22"/>
          <w:lang w:eastAsia="en-US"/>
        </w:rPr>
        <w:tab/>
      </w:r>
      <w:r>
        <w:rPr>
          <w:noProof/>
        </w:rPr>
        <w:t>Transfer pricing methods</w:t>
      </w:r>
      <w:r>
        <w:rPr>
          <w:noProof/>
        </w:rPr>
        <w:tab/>
      </w:r>
      <w:r>
        <w:rPr>
          <w:noProof/>
        </w:rPr>
        <w:fldChar w:fldCharType="begin"/>
      </w:r>
      <w:r>
        <w:rPr>
          <w:noProof/>
        </w:rPr>
        <w:instrText xml:space="preserve"> PAGEREF _Toc147743197 \h </w:instrText>
      </w:r>
      <w:r>
        <w:rPr>
          <w:noProof/>
        </w:rPr>
      </w:r>
      <w:r>
        <w:rPr>
          <w:noProof/>
        </w:rPr>
        <w:fldChar w:fldCharType="separate"/>
      </w:r>
      <w:r>
        <w:rPr>
          <w:noProof/>
        </w:rPr>
        <w:t>16</w:t>
      </w:r>
      <w:r>
        <w:rPr>
          <w:noProof/>
        </w:rPr>
        <w:fldChar w:fldCharType="end"/>
      </w:r>
    </w:p>
    <w:p w14:paraId="1CABC85F" w14:textId="5A5BE4B3" w:rsidR="0067110E" w:rsidRDefault="0067110E">
      <w:pPr>
        <w:pStyle w:val="TOC2"/>
        <w:rPr>
          <w:rFonts w:eastAsiaTheme="minorEastAsia" w:cstheme="minorBidi"/>
          <w:noProof/>
          <w:sz w:val="22"/>
          <w:lang w:eastAsia="en-US"/>
        </w:rPr>
      </w:pPr>
      <w:r>
        <w:rPr>
          <w:noProof/>
        </w:rPr>
        <w:t>6.2</w:t>
      </w:r>
      <w:r>
        <w:rPr>
          <w:rFonts w:eastAsiaTheme="minorEastAsia" w:cstheme="minorBidi"/>
          <w:noProof/>
          <w:sz w:val="22"/>
          <w:lang w:eastAsia="en-US"/>
        </w:rPr>
        <w:tab/>
      </w:r>
      <w:r>
        <w:rPr>
          <w:noProof/>
        </w:rPr>
        <w:t>Internal and external comparable data</w:t>
      </w:r>
      <w:r>
        <w:rPr>
          <w:noProof/>
        </w:rPr>
        <w:tab/>
      </w:r>
      <w:r>
        <w:rPr>
          <w:noProof/>
        </w:rPr>
        <w:fldChar w:fldCharType="begin"/>
      </w:r>
      <w:r>
        <w:rPr>
          <w:noProof/>
        </w:rPr>
        <w:instrText xml:space="preserve"> PAGEREF _Toc147743198 \h </w:instrText>
      </w:r>
      <w:r>
        <w:rPr>
          <w:noProof/>
        </w:rPr>
      </w:r>
      <w:r>
        <w:rPr>
          <w:noProof/>
        </w:rPr>
        <w:fldChar w:fldCharType="separate"/>
      </w:r>
      <w:r>
        <w:rPr>
          <w:noProof/>
        </w:rPr>
        <w:t>16</w:t>
      </w:r>
      <w:r>
        <w:rPr>
          <w:noProof/>
        </w:rPr>
        <w:fldChar w:fldCharType="end"/>
      </w:r>
    </w:p>
    <w:p w14:paraId="0532A4E1" w14:textId="1A00C77E" w:rsidR="0067110E" w:rsidRDefault="0067110E">
      <w:pPr>
        <w:pStyle w:val="TOC2"/>
        <w:rPr>
          <w:rFonts w:eastAsiaTheme="minorEastAsia" w:cstheme="minorBidi"/>
          <w:noProof/>
          <w:sz w:val="22"/>
          <w:lang w:eastAsia="en-US"/>
        </w:rPr>
      </w:pPr>
      <w:r>
        <w:rPr>
          <w:noProof/>
        </w:rPr>
        <w:t>6.3</w:t>
      </w:r>
      <w:r>
        <w:rPr>
          <w:rFonts w:eastAsiaTheme="minorEastAsia" w:cstheme="minorBidi"/>
          <w:noProof/>
          <w:sz w:val="22"/>
          <w:lang w:eastAsia="en-US"/>
        </w:rPr>
        <w:tab/>
      </w:r>
      <w:r>
        <w:rPr>
          <w:noProof/>
        </w:rPr>
        <w:t>Selection of the most appropriate transfer pricing method</w:t>
      </w:r>
      <w:r w:rsidRPr="000F28C5">
        <w:rPr>
          <w:noProof/>
          <w:highlight w:val="yellow"/>
        </w:rPr>
        <w:t>(s)</w:t>
      </w:r>
      <w:r>
        <w:rPr>
          <w:noProof/>
        </w:rPr>
        <w:tab/>
      </w:r>
      <w:r>
        <w:rPr>
          <w:noProof/>
        </w:rPr>
        <w:fldChar w:fldCharType="begin"/>
      </w:r>
      <w:r>
        <w:rPr>
          <w:noProof/>
        </w:rPr>
        <w:instrText xml:space="preserve"> PAGEREF _Toc147743199 \h </w:instrText>
      </w:r>
      <w:r>
        <w:rPr>
          <w:noProof/>
        </w:rPr>
      </w:r>
      <w:r>
        <w:rPr>
          <w:noProof/>
        </w:rPr>
        <w:fldChar w:fldCharType="separate"/>
      </w:r>
      <w:r>
        <w:rPr>
          <w:noProof/>
        </w:rPr>
        <w:t>16</w:t>
      </w:r>
      <w:r>
        <w:rPr>
          <w:noProof/>
        </w:rPr>
        <w:fldChar w:fldCharType="end"/>
      </w:r>
    </w:p>
    <w:p w14:paraId="02EC0058" w14:textId="1A282992" w:rsidR="0067110E" w:rsidRDefault="0067110E">
      <w:pPr>
        <w:pStyle w:val="TOC2"/>
        <w:rPr>
          <w:rFonts w:eastAsiaTheme="minorEastAsia" w:cstheme="minorBidi"/>
          <w:noProof/>
          <w:sz w:val="22"/>
          <w:lang w:eastAsia="en-US"/>
        </w:rPr>
      </w:pPr>
      <w:r>
        <w:rPr>
          <w:noProof/>
        </w:rPr>
        <w:t>6.4</w:t>
      </w:r>
      <w:r>
        <w:rPr>
          <w:rFonts w:eastAsiaTheme="minorEastAsia" w:cstheme="minorBidi"/>
          <w:noProof/>
          <w:sz w:val="22"/>
          <w:lang w:eastAsia="en-US"/>
        </w:rPr>
        <w:tab/>
      </w:r>
      <w:r>
        <w:rPr>
          <w:noProof/>
        </w:rPr>
        <w:t>Application of CPM</w:t>
      </w:r>
      <w:r>
        <w:rPr>
          <w:noProof/>
        </w:rPr>
        <w:tab/>
      </w:r>
      <w:r>
        <w:rPr>
          <w:noProof/>
        </w:rPr>
        <w:fldChar w:fldCharType="begin"/>
      </w:r>
      <w:r>
        <w:rPr>
          <w:noProof/>
        </w:rPr>
        <w:instrText xml:space="preserve"> PAGEREF _Toc147743200 \h </w:instrText>
      </w:r>
      <w:r>
        <w:rPr>
          <w:noProof/>
        </w:rPr>
      </w:r>
      <w:r>
        <w:rPr>
          <w:noProof/>
        </w:rPr>
        <w:fldChar w:fldCharType="separate"/>
      </w:r>
      <w:r>
        <w:rPr>
          <w:noProof/>
        </w:rPr>
        <w:t>17</w:t>
      </w:r>
      <w:r>
        <w:rPr>
          <w:noProof/>
        </w:rPr>
        <w:fldChar w:fldCharType="end"/>
      </w:r>
    </w:p>
    <w:p w14:paraId="32D5D0B7" w14:textId="7CFFF8A6" w:rsidR="0067110E" w:rsidRDefault="0067110E">
      <w:pPr>
        <w:pStyle w:val="TOC1"/>
        <w:rPr>
          <w:rFonts w:eastAsiaTheme="minorEastAsia" w:cstheme="minorBidi"/>
          <w:noProof/>
          <w:sz w:val="22"/>
          <w:lang w:eastAsia="en-US"/>
        </w:rPr>
      </w:pPr>
      <w:r>
        <w:rPr>
          <w:noProof/>
        </w:rPr>
        <w:t>PART C.  FINANCIAL INFORMATION</w:t>
      </w:r>
      <w:r>
        <w:rPr>
          <w:noProof/>
        </w:rPr>
        <w:tab/>
      </w:r>
      <w:r>
        <w:rPr>
          <w:noProof/>
        </w:rPr>
        <w:fldChar w:fldCharType="begin"/>
      </w:r>
      <w:r>
        <w:rPr>
          <w:noProof/>
        </w:rPr>
        <w:instrText xml:space="preserve"> PAGEREF _Toc147743201 \h </w:instrText>
      </w:r>
      <w:r>
        <w:rPr>
          <w:noProof/>
        </w:rPr>
      </w:r>
      <w:r>
        <w:rPr>
          <w:noProof/>
        </w:rPr>
        <w:fldChar w:fldCharType="separate"/>
      </w:r>
      <w:r>
        <w:rPr>
          <w:noProof/>
        </w:rPr>
        <w:t>22</w:t>
      </w:r>
      <w:r>
        <w:rPr>
          <w:noProof/>
        </w:rPr>
        <w:fldChar w:fldCharType="end"/>
      </w:r>
    </w:p>
    <w:p w14:paraId="4FB4BE6B" w14:textId="08A0FB7B" w:rsidR="0067110E" w:rsidRDefault="0067110E">
      <w:pPr>
        <w:pStyle w:val="TOC1"/>
        <w:rPr>
          <w:rFonts w:eastAsiaTheme="minorEastAsia" w:cstheme="minorBidi"/>
          <w:noProof/>
          <w:sz w:val="22"/>
          <w:lang w:eastAsia="en-US"/>
        </w:rPr>
      </w:pPr>
      <w:r>
        <w:rPr>
          <w:noProof/>
        </w:rPr>
        <w:t>7</w:t>
      </w:r>
      <w:r>
        <w:rPr>
          <w:rFonts w:eastAsiaTheme="minorEastAsia" w:cstheme="minorBidi"/>
          <w:noProof/>
          <w:sz w:val="22"/>
          <w:lang w:eastAsia="en-US"/>
        </w:rPr>
        <w:tab/>
      </w:r>
      <w:r>
        <w:rPr>
          <w:noProof/>
        </w:rPr>
        <w:t>Financial information</w:t>
      </w:r>
      <w:r>
        <w:rPr>
          <w:noProof/>
        </w:rPr>
        <w:tab/>
      </w:r>
      <w:r>
        <w:rPr>
          <w:noProof/>
        </w:rPr>
        <w:fldChar w:fldCharType="begin"/>
      </w:r>
      <w:r>
        <w:rPr>
          <w:noProof/>
        </w:rPr>
        <w:instrText xml:space="preserve"> PAGEREF _Toc147743202 \h </w:instrText>
      </w:r>
      <w:r>
        <w:rPr>
          <w:noProof/>
        </w:rPr>
      </w:r>
      <w:r>
        <w:rPr>
          <w:noProof/>
        </w:rPr>
        <w:fldChar w:fldCharType="separate"/>
      </w:r>
      <w:r>
        <w:rPr>
          <w:noProof/>
        </w:rPr>
        <w:t>22</w:t>
      </w:r>
      <w:r>
        <w:rPr>
          <w:noProof/>
        </w:rPr>
        <w:fldChar w:fldCharType="end"/>
      </w:r>
    </w:p>
    <w:p w14:paraId="63F9F9B8" w14:textId="36F533BF" w:rsidR="0067110E" w:rsidRDefault="0067110E">
      <w:pPr>
        <w:pStyle w:val="TOC2"/>
        <w:rPr>
          <w:rFonts w:eastAsiaTheme="minorEastAsia" w:cstheme="minorBidi"/>
          <w:noProof/>
          <w:sz w:val="22"/>
          <w:lang w:eastAsia="en-US"/>
        </w:rPr>
      </w:pPr>
      <w:r>
        <w:rPr>
          <w:noProof/>
        </w:rPr>
        <w:t>7.1</w:t>
      </w:r>
      <w:r>
        <w:rPr>
          <w:rFonts w:eastAsiaTheme="minorEastAsia" w:cstheme="minorBidi"/>
          <w:noProof/>
          <w:sz w:val="22"/>
          <w:lang w:eastAsia="en-US"/>
        </w:rPr>
        <w:tab/>
      </w:r>
      <w:r w:rsidRPr="000F28C5">
        <w:rPr>
          <w:noProof/>
          <w:highlight w:val="yellow"/>
        </w:rPr>
        <w:t>ABC</w:t>
      </w:r>
      <w:r>
        <w:rPr>
          <w:noProof/>
        </w:rPr>
        <w:t xml:space="preserve">’s </w:t>
      </w:r>
      <w:r w:rsidRPr="000F28C5">
        <w:rPr>
          <w:noProof/>
          <w:lang w:val="vi-VN"/>
        </w:rPr>
        <w:t xml:space="preserve">audited </w:t>
      </w:r>
      <w:r>
        <w:rPr>
          <w:noProof/>
        </w:rPr>
        <w:t xml:space="preserve">financial statements in </w:t>
      </w:r>
      <w:r w:rsidRPr="000F28C5">
        <w:rPr>
          <w:noProof/>
          <w:highlight w:val="yellow"/>
        </w:rPr>
        <w:t>FY20xx</w:t>
      </w:r>
      <w:r>
        <w:rPr>
          <w:noProof/>
        </w:rPr>
        <w:tab/>
      </w:r>
      <w:r>
        <w:rPr>
          <w:noProof/>
        </w:rPr>
        <w:fldChar w:fldCharType="begin"/>
      </w:r>
      <w:r>
        <w:rPr>
          <w:noProof/>
        </w:rPr>
        <w:instrText xml:space="preserve"> PAGEREF _Toc147743203 \h </w:instrText>
      </w:r>
      <w:r>
        <w:rPr>
          <w:noProof/>
        </w:rPr>
      </w:r>
      <w:r>
        <w:rPr>
          <w:noProof/>
        </w:rPr>
        <w:fldChar w:fldCharType="separate"/>
      </w:r>
      <w:r>
        <w:rPr>
          <w:noProof/>
        </w:rPr>
        <w:t>22</w:t>
      </w:r>
      <w:r>
        <w:rPr>
          <w:noProof/>
        </w:rPr>
        <w:fldChar w:fldCharType="end"/>
      </w:r>
    </w:p>
    <w:p w14:paraId="07EDE270" w14:textId="27B02ADF" w:rsidR="0067110E" w:rsidRDefault="0067110E">
      <w:pPr>
        <w:pStyle w:val="TOC2"/>
        <w:rPr>
          <w:rFonts w:eastAsiaTheme="minorEastAsia" w:cstheme="minorBidi"/>
          <w:noProof/>
          <w:sz w:val="22"/>
          <w:lang w:eastAsia="en-US"/>
        </w:rPr>
      </w:pPr>
      <w:r>
        <w:rPr>
          <w:noProof/>
        </w:rPr>
        <w:lastRenderedPageBreak/>
        <w:t>7.2</w:t>
      </w:r>
      <w:r>
        <w:rPr>
          <w:rFonts w:eastAsiaTheme="minorEastAsia" w:cstheme="minorBidi"/>
          <w:noProof/>
          <w:sz w:val="22"/>
          <w:lang w:eastAsia="en-US"/>
        </w:rPr>
        <w:tab/>
      </w:r>
      <w:r>
        <w:rPr>
          <w:noProof/>
        </w:rPr>
        <w:t xml:space="preserve">Allocation method used in the calculation of </w:t>
      </w:r>
      <w:r w:rsidRPr="000F28C5">
        <w:rPr>
          <w:noProof/>
          <w:highlight w:val="yellow"/>
        </w:rPr>
        <w:t>ABC</w:t>
      </w:r>
      <w:r>
        <w:rPr>
          <w:noProof/>
        </w:rPr>
        <w:t xml:space="preserve">’s operating result </w:t>
      </w:r>
      <w:r w:rsidRPr="000F28C5">
        <w:rPr>
          <w:noProof/>
          <w:highlight w:val="yellow"/>
        </w:rPr>
        <w:t>for each business segment</w:t>
      </w:r>
      <w:r>
        <w:rPr>
          <w:noProof/>
        </w:rPr>
        <w:tab/>
      </w:r>
      <w:r>
        <w:rPr>
          <w:noProof/>
        </w:rPr>
        <w:fldChar w:fldCharType="begin"/>
      </w:r>
      <w:r>
        <w:rPr>
          <w:noProof/>
        </w:rPr>
        <w:instrText xml:space="preserve"> PAGEREF _Toc147743204 \h </w:instrText>
      </w:r>
      <w:r>
        <w:rPr>
          <w:noProof/>
        </w:rPr>
      </w:r>
      <w:r>
        <w:rPr>
          <w:noProof/>
        </w:rPr>
        <w:fldChar w:fldCharType="separate"/>
      </w:r>
      <w:r>
        <w:rPr>
          <w:noProof/>
        </w:rPr>
        <w:t>22</w:t>
      </w:r>
      <w:r>
        <w:rPr>
          <w:noProof/>
        </w:rPr>
        <w:fldChar w:fldCharType="end"/>
      </w:r>
    </w:p>
    <w:p w14:paraId="4C1486F4" w14:textId="02B11232" w:rsidR="0067110E" w:rsidRDefault="0067110E">
      <w:pPr>
        <w:pStyle w:val="TOC2"/>
        <w:rPr>
          <w:rFonts w:eastAsiaTheme="minorEastAsia" w:cstheme="minorBidi"/>
          <w:noProof/>
          <w:sz w:val="22"/>
          <w:lang w:eastAsia="en-US"/>
        </w:rPr>
      </w:pPr>
      <w:r>
        <w:rPr>
          <w:noProof/>
        </w:rPr>
        <w:t>7.3</w:t>
      </w:r>
      <w:r>
        <w:rPr>
          <w:rFonts w:eastAsiaTheme="minorEastAsia" w:cstheme="minorBidi"/>
          <w:noProof/>
          <w:sz w:val="22"/>
          <w:lang w:eastAsia="en-US"/>
        </w:rPr>
        <w:tab/>
      </w:r>
      <w:r>
        <w:rPr>
          <w:noProof/>
        </w:rPr>
        <w:t>Summary of financial data in relation to the comparability analysis and sources of data</w:t>
      </w:r>
      <w:r>
        <w:rPr>
          <w:noProof/>
        </w:rPr>
        <w:tab/>
      </w:r>
      <w:r>
        <w:rPr>
          <w:noProof/>
        </w:rPr>
        <w:fldChar w:fldCharType="begin"/>
      </w:r>
      <w:r>
        <w:rPr>
          <w:noProof/>
        </w:rPr>
        <w:instrText xml:space="preserve"> PAGEREF _Toc147743205 \h </w:instrText>
      </w:r>
      <w:r>
        <w:rPr>
          <w:noProof/>
        </w:rPr>
      </w:r>
      <w:r>
        <w:rPr>
          <w:noProof/>
        </w:rPr>
        <w:fldChar w:fldCharType="separate"/>
      </w:r>
      <w:r>
        <w:rPr>
          <w:noProof/>
        </w:rPr>
        <w:t>22</w:t>
      </w:r>
      <w:r>
        <w:rPr>
          <w:noProof/>
        </w:rPr>
        <w:fldChar w:fldCharType="end"/>
      </w:r>
    </w:p>
    <w:p w14:paraId="4A8A152F" w14:textId="15B75175" w:rsidR="0067110E" w:rsidRDefault="0067110E">
      <w:pPr>
        <w:pStyle w:val="TOC2"/>
        <w:rPr>
          <w:rFonts w:eastAsiaTheme="minorEastAsia" w:cstheme="minorBidi"/>
          <w:noProof/>
          <w:sz w:val="22"/>
          <w:lang w:eastAsia="en-US"/>
        </w:rPr>
      </w:pPr>
      <w:r>
        <w:rPr>
          <w:noProof/>
        </w:rPr>
        <w:t>7.4</w:t>
      </w:r>
      <w:r>
        <w:rPr>
          <w:rFonts w:eastAsiaTheme="minorEastAsia" w:cstheme="minorBidi"/>
          <w:noProof/>
          <w:sz w:val="22"/>
          <w:lang w:eastAsia="en-US"/>
        </w:rPr>
        <w:tab/>
      </w:r>
      <w:r>
        <w:rPr>
          <w:noProof/>
        </w:rPr>
        <w:t>Summary of reasons and explanation for the causes, business plans, investment and development strategy of taxpayers which have been in loss position for three years or more</w:t>
      </w:r>
      <w:r>
        <w:rPr>
          <w:noProof/>
        </w:rPr>
        <w:tab/>
      </w:r>
      <w:r>
        <w:rPr>
          <w:noProof/>
        </w:rPr>
        <w:fldChar w:fldCharType="begin"/>
      </w:r>
      <w:r>
        <w:rPr>
          <w:noProof/>
        </w:rPr>
        <w:instrText xml:space="preserve"> PAGEREF _Toc147743206 \h </w:instrText>
      </w:r>
      <w:r>
        <w:rPr>
          <w:noProof/>
        </w:rPr>
      </w:r>
      <w:r>
        <w:rPr>
          <w:noProof/>
        </w:rPr>
        <w:fldChar w:fldCharType="separate"/>
      </w:r>
      <w:r>
        <w:rPr>
          <w:noProof/>
        </w:rPr>
        <w:t>23</w:t>
      </w:r>
      <w:r>
        <w:rPr>
          <w:noProof/>
        </w:rPr>
        <w:fldChar w:fldCharType="end"/>
      </w:r>
    </w:p>
    <w:p w14:paraId="2E5B7E0C" w14:textId="3D668436" w:rsidR="0067110E" w:rsidRPr="002C2A18" w:rsidRDefault="0067110E">
      <w:pPr>
        <w:pStyle w:val="TOC1"/>
        <w:rPr>
          <w:rFonts w:eastAsiaTheme="minorEastAsia" w:cstheme="minorBidi"/>
          <w:noProof/>
          <w:sz w:val="24"/>
          <w:szCs w:val="24"/>
          <w:lang w:eastAsia="en-US"/>
        </w:rPr>
      </w:pPr>
      <w:r w:rsidRPr="002C2A18">
        <w:rPr>
          <w:noProof/>
          <w:sz w:val="24"/>
          <w:szCs w:val="24"/>
        </w:rPr>
        <w:t>Appendices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_Toc147743207 \h </w:instrText>
      </w:r>
      <w:r w:rsidRPr="002C2A18">
        <w:rPr>
          <w:noProof/>
          <w:sz w:val="24"/>
          <w:szCs w:val="24"/>
        </w:rPr>
      </w:r>
      <w:r w:rsidRPr="002C2A18">
        <w:rPr>
          <w:noProof/>
          <w:sz w:val="24"/>
          <w:szCs w:val="24"/>
        </w:rPr>
        <w:fldChar w:fldCharType="separate"/>
      </w:r>
      <w:r w:rsidRPr="002C2A18">
        <w:rPr>
          <w:noProof/>
          <w:sz w:val="24"/>
          <w:szCs w:val="24"/>
        </w:rPr>
        <w:t>24</w:t>
      </w:r>
      <w:r w:rsidRPr="002C2A18">
        <w:rPr>
          <w:noProof/>
          <w:sz w:val="24"/>
          <w:szCs w:val="24"/>
        </w:rPr>
        <w:fldChar w:fldCharType="end"/>
      </w:r>
    </w:p>
    <w:p w14:paraId="06FF6143" w14:textId="57EE89F0" w:rsidR="0067110E" w:rsidRPr="002C2A18" w:rsidRDefault="0067110E">
      <w:pPr>
        <w:pStyle w:val="TOC1"/>
        <w:rPr>
          <w:rFonts w:eastAsiaTheme="minorEastAsia" w:cstheme="minorBidi"/>
          <w:noProof/>
          <w:sz w:val="24"/>
          <w:szCs w:val="24"/>
          <w:lang w:eastAsia="en-US"/>
        </w:rPr>
      </w:pPr>
      <w:r w:rsidRPr="002C2A18">
        <w:rPr>
          <w:noProof/>
          <w:sz w:val="24"/>
          <w:szCs w:val="24"/>
        </w:rPr>
        <w:t>A</w:t>
      </w:r>
      <w:r w:rsidRPr="002C2A18">
        <w:rPr>
          <w:rFonts w:eastAsiaTheme="minorEastAsia" w:cstheme="minorBidi"/>
          <w:noProof/>
          <w:sz w:val="24"/>
          <w:szCs w:val="24"/>
          <w:lang w:eastAsia="en-US"/>
        </w:rPr>
        <w:tab/>
      </w:r>
      <w:r w:rsidRPr="002C2A18">
        <w:rPr>
          <w:noProof/>
          <w:sz w:val="24"/>
          <w:szCs w:val="24"/>
        </w:rPr>
        <w:t>List of contents required to be included in the Local File</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_Toc147743208 \h </w:instrText>
      </w:r>
      <w:r w:rsidRPr="002C2A18">
        <w:rPr>
          <w:noProof/>
          <w:sz w:val="24"/>
          <w:szCs w:val="24"/>
        </w:rPr>
      </w:r>
      <w:r w:rsidRPr="002C2A18">
        <w:rPr>
          <w:noProof/>
          <w:sz w:val="24"/>
          <w:szCs w:val="24"/>
        </w:rPr>
        <w:fldChar w:fldCharType="separate"/>
      </w:r>
      <w:r w:rsidRPr="002C2A18">
        <w:rPr>
          <w:noProof/>
          <w:sz w:val="24"/>
          <w:szCs w:val="24"/>
        </w:rPr>
        <w:t>24</w:t>
      </w:r>
      <w:r w:rsidRPr="002C2A18">
        <w:rPr>
          <w:noProof/>
          <w:sz w:val="24"/>
          <w:szCs w:val="24"/>
        </w:rPr>
        <w:fldChar w:fldCharType="end"/>
      </w:r>
    </w:p>
    <w:p w14:paraId="0E430516" w14:textId="42024248" w:rsidR="0067110E" w:rsidRPr="002C2A18" w:rsidRDefault="0067110E">
      <w:pPr>
        <w:pStyle w:val="TOC1"/>
        <w:rPr>
          <w:rFonts w:eastAsiaTheme="minorEastAsia" w:cstheme="minorBidi"/>
          <w:noProof/>
          <w:sz w:val="24"/>
          <w:szCs w:val="24"/>
          <w:lang w:eastAsia="en-US"/>
        </w:rPr>
      </w:pPr>
      <w:r w:rsidRPr="002C2A18">
        <w:rPr>
          <w:noProof/>
          <w:sz w:val="24"/>
          <w:szCs w:val="24"/>
        </w:rPr>
        <w:t>B</w:t>
      </w:r>
      <w:r w:rsidRPr="002C2A18">
        <w:rPr>
          <w:rFonts w:eastAsiaTheme="minorEastAsia" w:cstheme="minorBidi"/>
          <w:noProof/>
          <w:sz w:val="24"/>
          <w:szCs w:val="24"/>
          <w:lang w:eastAsia="en-US"/>
        </w:rPr>
        <w:tab/>
      </w:r>
      <w:r w:rsidRPr="002C2A18">
        <w:rPr>
          <w:noProof/>
          <w:sz w:val="24"/>
          <w:szCs w:val="24"/>
        </w:rPr>
        <w:t>Transfer pricing methods under Decree 132</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_Toc147743209 \h </w:instrText>
      </w:r>
      <w:r w:rsidRPr="002C2A18">
        <w:rPr>
          <w:noProof/>
          <w:sz w:val="24"/>
          <w:szCs w:val="24"/>
        </w:rPr>
      </w:r>
      <w:r w:rsidRPr="002C2A18">
        <w:rPr>
          <w:noProof/>
          <w:sz w:val="24"/>
          <w:szCs w:val="24"/>
        </w:rPr>
        <w:fldChar w:fldCharType="separate"/>
      </w:r>
      <w:r w:rsidRPr="002C2A18">
        <w:rPr>
          <w:noProof/>
          <w:sz w:val="24"/>
          <w:szCs w:val="24"/>
        </w:rPr>
        <w:t>26</w:t>
      </w:r>
      <w:r w:rsidRPr="002C2A18">
        <w:rPr>
          <w:noProof/>
          <w:sz w:val="24"/>
          <w:szCs w:val="24"/>
        </w:rPr>
        <w:fldChar w:fldCharType="end"/>
      </w:r>
    </w:p>
    <w:p w14:paraId="3C26C3E1" w14:textId="4F741186" w:rsidR="0067110E" w:rsidRPr="002C2A18" w:rsidRDefault="0067110E">
      <w:pPr>
        <w:pStyle w:val="TOC1"/>
        <w:rPr>
          <w:rFonts w:eastAsiaTheme="minorEastAsia" w:cstheme="minorBidi"/>
          <w:noProof/>
          <w:sz w:val="24"/>
          <w:szCs w:val="24"/>
          <w:lang w:eastAsia="en-US"/>
        </w:rPr>
      </w:pPr>
      <w:r w:rsidRPr="002C2A18">
        <w:rPr>
          <w:noProof/>
          <w:sz w:val="24"/>
          <w:szCs w:val="24"/>
        </w:rPr>
        <w:t>C</w:t>
      </w:r>
      <w:r w:rsidRPr="002C2A18">
        <w:rPr>
          <w:rFonts w:eastAsiaTheme="minorEastAsia" w:cstheme="minorBidi"/>
          <w:noProof/>
          <w:sz w:val="24"/>
          <w:szCs w:val="24"/>
          <w:lang w:eastAsia="en-US"/>
        </w:rPr>
        <w:tab/>
      </w:r>
      <w:r w:rsidRPr="002C2A18">
        <w:rPr>
          <w:noProof/>
          <w:sz w:val="24"/>
          <w:szCs w:val="24"/>
        </w:rPr>
        <w:t>Search for comparable companies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_Toc147743210 \h </w:instrText>
      </w:r>
      <w:r w:rsidRPr="002C2A18">
        <w:rPr>
          <w:noProof/>
          <w:sz w:val="24"/>
          <w:szCs w:val="24"/>
        </w:rPr>
      </w:r>
      <w:r w:rsidRPr="002C2A18">
        <w:rPr>
          <w:noProof/>
          <w:sz w:val="24"/>
          <w:szCs w:val="24"/>
        </w:rPr>
        <w:fldChar w:fldCharType="separate"/>
      </w:r>
      <w:r w:rsidRPr="002C2A18">
        <w:rPr>
          <w:noProof/>
          <w:sz w:val="24"/>
          <w:szCs w:val="24"/>
        </w:rPr>
        <w:t>28</w:t>
      </w:r>
      <w:r w:rsidRPr="002C2A18">
        <w:rPr>
          <w:noProof/>
          <w:sz w:val="24"/>
          <w:szCs w:val="24"/>
        </w:rPr>
        <w:fldChar w:fldCharType="end"/>
      </w:r>
    </w:p>
    <w:p w14:paraId="363572FE" w14:textId="5822B9E1" w:rsidR="0067110E" w:rsidRPr="002C2A18" w:rsidRDefault="0067110E">
      <w:pPr>
        <w:pStyle w:val="TOC1"/>
        <w:rPr>
          <w:rFonts w:eastAsiaTheme="minorEastAsia" w:cstheme="minorBidi"/>
          <w:noProof/>
          <w:sz w:val="24"/>
          <w:szCs w:val="24"/>
          <w:lang w:eastAsia="en-US"/>
        </w:rPr>
      </w:pPr>
      <w:r w:rsidRPr="002C2A18">
        <w:rPr>
          <w:noProof/>
          <w:sz w:val="24"/>
          <w:szCs w:val="24"/>
        </w:rPr>
        <w:t>D</w:t>
      </w:r>
      <w:r w:rsidRPr="002C2A18">
        <w:rPr>
          <w:rFonts w:eastAsiaTheme="minorEastAsia" w:cstheme="minorBidi"/>
          <w:noProof/>
          <w:sz w:val="24"/>
          <w:szCs w:val="24"/>
          <w:lang w:eastAsia="en-US"/>
        </w:rPr>
        <w:tab/>
      </w:r>
      <w:r w:rsidRPr="002C2A18">
        <w:rPr>
          <w:noProof/>
          <w:sz w:val="24"/>
          <w:szCs w:val="24"/>
        </w:rPr>
        <w:t xml:space="preserve">Information on interest rates on </w:t>
      </w:r>
      <w:r w:rsidRPr="002C2A18">
        <w:rPr>
          <w:noProof/>
          <w:sz w:val="24"/>
          <w:szCs w:val="24"/>
          <w:highlight w:val="yellow"/>
        </w:rPr>
        <w:t>short-term/ medium- to long-term</w:t>
      </w:r>
      <w:r w:rsidRPr="002C2A18">
        <w:rPr>
          <w:noProof/>
          <w:sz w:val="24"/>
          <w:szCs w:val="24"/>
        </w:rPr>
        <w:t xml:space="preserve"> loans in USD as announced by the State Bank of Vietnam in </w:t>
      </w:r>
      <w:r w:rsidRPr="002C2A18">
        <w:rPr>
          <w:noProof/>
          <w:sz w:val="24"/>
          <w:szCs w:val="24"/>
          <w:highlight w:val="yellow"/>
        </w:rPr>
        <w:t>FY20xx</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_Toc147743211 \h </w:instrText>
      </w:r>
      <w:r w:rsidRPr="002C2A18">
        <w:rPr>
          <w:noProof/>
          <w:sz w:val="24"/>
          <w:szCs w:val="24"/>
        </w:rPr>
      </w:r>
      <w:r w:rsidRPr="002C2A18">
        <w:rPr>
          <w:noProof/>
          <w:sz w:val="24"/>
          <w:szCs w:val="24"/>
        </w:rPr>
        <w:fldChar w:fldCharType="separate"/>
      </w:r>
      <w:r w:rsidRPr="002C2A18">
        <w:rPr>
          <w:noProof/>
          <w:sz w:val="24"/>
          <w:szCs w:val="24"/>
        </w:rPr>
        <w:t>33</w:t>
      </w:r>
      <w:r w:rsidRPr="002C2A18">
        <w:rPr>
          <w:noProof/>
          <w:sz w:val="24"/>
          <w:szCs w:val="24"/>
        </w:rPr>
        <w:fldChar w:fldCharType="end"/>
      </w:r>
    </w:p>
    <w:p w14:paraId="3B895576" w14:textId="1FBF80EB" w:rsidR="0067110E" w:rsidRDefault="0067110E">
      <w:pPr>
        <w:pStyle w:val="TOC1"/>
        <w:rPr>
          <w:rFonts w:eastAsiaTheme="minorEastAsia" w:cstheme="minorBidi"/>
          <w:noProof/>
          <w:sz w:val="22"/>
          <w:lang w:eastAsia="en-US"/>
        </w:rPr>
      </w:pPr>
      <w:r w:rsidRPr="002C2A18">
        <w:rPr>
          <w:noProof/>
          <w:sz w:val="24"/>
          <w:szCs w:val="24"/>
        </w:rPr>
        <w:t>E</w:t>
      </w:r>
      <w:r w:rsidRPr="002C2A18">
        <w:rPr>
          <w:rFonts w:eastAsiaTheme="minorEastAsia" w:cstheme="minorBidi"/>
          <w:noProof/>
          <w:sz w:val="24"/>
          <w:szCs w:val="24"/>
          <w:lang w:eastAsia="en-US"/>
        </w:rPr>
        <w:tab/>
      </w:r>
      <w:r w:rsidRPr="002C2A18">
        <w:rPr>
          <w:noProof/>
          <w:sz w:val="24"/>
          <w:szCs w:val="24"/>
        </w:rPr>
        <w:t>APAs and other tax rulings</w:t>
      </w:r>
      <w:r w:rsidRPr="002C2A18">
        <w:rPr>
          <w:noProof/>
          <w:sz w:val="24"/>
          <w:szCs w:val="24"/>
        </w:rPr>
        <w:tab/>
      </w:r>
      <w:r w:rsidRPr="002C2A18">
        <w:rPr>
          <w:noProof/>
          <w:sz w:val="24"/>
          <w:szCs w:val="24"/>
        </w:rPr>
        <w:fldChar w:fldCharType="begin"/>
      </w:r>
      <w:r w:rsidRPr="002C2A18">
        <w:rPr>
          <w:noProof/>
          <w:sz w:val="24"/>
          <w:szCs w:val="24"/>
        </w:rPr>
        <w:instrText xml:space="preserve"> PAGEREF _Toc147743212 \h </w:instrText>
      </w:r>
      <w:r w:rsidRPr="002C2A18">
        <w:rPr>
          <w:noProof/>
          <w:sz w:val="24"/>
          <w:szCs w:val="24"/>
        </w:rPr>
      </w:r>
      <w:r w:rsidRPr="002C2A18">
        <w:rPr>
          <w:noProof/>
          <w:sz w:val="24"/>
          <w:szCs w:val="24"/>
        </w:rPr>
        <w:fldChar w:fldCharType="separate"/>
      </w:r>
      <w:r w:rsidRPr="002C2A18">
        <w:rPr>
          <w:noProof/>
          <w:sz w:val="24"/>
          <w:szCs w:val="24"/>
        </w:rPr>
        <w:t>34</w:t>
      </w:r>
      <w:r w:rsidRPr="002C2A18">
        <w:rPr>
          <w:noProof/>
          <w:sz w:val="24"/>
          <w:szCs w:val="24"/>
        </w:rPr>
        <w:fldChar w:fldCharType="end"/>
      </w:r>
    </w:p>
    <w:p w14:paraId="106CB727" w14:textId="43FF417A" w:rsidR="00230B86" w:rsidRPr="008670FD" w:rsidRDefault="009A0511" w:rsidP="00230B86">
      <w:pPr>
        <w:pStyle w:val="TOC1"/>
        <w:sectPr w:rsidR="00230B86" w:rsidRPr="008670FD" w:rsidSect="00733166">
          <w:headerReference w:type="even" r:id="rId17"/>
          <w:headerReference w:type="default" r:id="rId18"/>
          <w:footerReference w:type="default" r:id="rId19"/>
          <w:headerReference w:type="first" r:id="rId20"/>
          <w:pgSz w:w="11906" w:h="16838" w:code="9"/>
          <w:pgMar w:top="2835" w:right="1474" w:bottom="1588" w:left="1474" w:header="1077" w:footer="709" w:gutter="454"/>
          <w:pgNumType w:fmt="lowerRoman" w:start="1"/>
          <w:cols w:space="737"/>
        </w:sectPr>
      </w:pPr>
      <w:r>
        <w:fldChar w:fldCharType="end"/>
      </w:r>
    </w:p>
    <w:p w14:paraId="2AFE8190" w14:textId="7A6D0D62" w:rsidR="002002C0" w:rsidRDefault="00C65556" w:rsidP="002002C0">
      <w:pPr>
        <w:pStyle w:val="Heading1"/>
        <w:numPr>
          <w:ilvl w:val="0"/>
          <w:numId w:val="0"/>
        </w:numPr>
      </w:pPr>
      <w:bookmarkStart w:id="2" w:name="Text"/>
      <w:bookmarkStart w:id="3" w:name="_Toc38007890"/>
      <w:bookmarkStart w:id="4" w:name="_Toc38003959"/>
      <w:bookmarkStart w:id="5" w:name="_Toc38004094"/>
      <w:bookmarkStart w:id="6" w:name="_Toc38005480"/>
      <w:bookmarkStart w:id="7" w:name="_Toc38007891"/>
      <w:bookmarkStart w:id="8" w:name="_Toc37953776"/>
      <w:bookmarkStart w:id="9" w:name="_Toc37954026"/>
      <w:bookmarkStart w:id="10" w:name="_Toc37954276"/>
      <w:bookmarkStart w:id="11" w:name="_Toc37958166"/>
      <w:bookmarkStart w:id="12" w:name="_Toc38003355"/>
      <w:bookmarkStart w:id="13" w:name="_Toc38003691"/>
      <w:bookmarkStart w:id="14" w:name="_Toc38003825"/>
      <w:bookmarkStart w:id="15" w:name="_Toc38003960"/>
      <w:bookmarkStart w:id="16" w:name="_Toc38004095"/>
      <w:bookmarkStart w:id="17" w:name="_Toc38005481"/>
      <w:bookmarkStart w:id="18" w:name="_Toc38007892"/>
      <w:bookmarkStart w:id="19" w:name="_Toc37953777"/>
      <w:bookmarkStart w:id="20" w:name="_Toc37954027"/>
      <w:bookmarkStart w:id="21" w:name="_Toc37954277"/>
      <w:bookmarkStart w:id="22" w:name="_Toc37958167"/>
      <w:bookmarkStart w:id="23" w:name="_Toc38003356"/>
      <w:bookmarkStart w:id="24" w:name="_Toc38003692"/>
      <w:bookmarkStart w:id="25" w:name="_Toc38003826"/>
      <w:bookmarkStart w:id="26" w:name="_Toc38003961"/>
      <w:bookmarkStart w:id="27" w:name="_Toc38004096"/>
      <w:bookmarkStart w:id="28" w:name="_Toc38005482"/>
      <w:bookmarkStart w:id="29" w:name="_Toc38007893"/>
      <w:bookmarkStart w:id="30" w:name="_Toc37953778"/>
      <w:bookmarkStart w:id="31" w:name="_Toc37954028"/>
      <w:bookmarkStart w:id="32" w:name="_Toc37954278"/>
      <w:bookmarkStart w:id="33" w:name="_Toc37958168"/>
      <w:bookmarkStart w:id="34" w:name="_Toc38003357"/>
      <w:bookmarkStart w:id="35" w:name="_Toc38003693"/>
      <w:bookmarkStart w:id="36" w:name="_Toc38003827"/>
      <w:bookmarkStart w:id="37" w:name="_Toc38003962"/>
      <w:bookmarkStart w:id="38" w:name="_Toc38004097"/>
      <w:bookmarkStart w:id="39" w:name="_Toc38005483"/>
      <w:bookmarkStart w:id="40" w:name="_Toc38007894"/>
      <w:bookmarkStart w:id="41" w:name="_Toc37953779"/>
      <w:bookmarkStart w:id="42" w:name="_Toc37954029"/>
      <w:bookmarkStart w:id="43" w:name="_Toc37954279"/>
      <w:bookmarkStart w:id="44" w:name="_Toc37958169"/>
      <w:bookmarkStart w:id="45" w:name="_Toc38003358"/>
      <w:bookmarkStart w:id="46" w:name="_Toc38003694"/>
      <w:bookmarkStart w:id="47" w:name="_Toc38003828"/>
      <w:bookmarkStart w:id="48" w:name="_Toc38003963"/>
      <w:bookmarkStart w:id="49" w:name="_Toc38004098"/>
      <w:bookmarkStart w:id="50" w:name="_Toc38005484"/>
      <w:bookmarkStart w:id="51" w:name="_Toc38007895"/>
      <w:bookmarkStart w:id="52" w:name="_Toc37953780"/>
      <w:bookmarkStart w:id="53" w:name="_Toc37954030"/>
      <w:bookmarkStart w:id="54" w:name="_Toc37954280"/>
      <w:bookmarkStart w:id="55" w:name="_Toc37958170"/>
      <w:bookmarkStart w:id="56" w:name="_Toc38003359"/>
      <w:bookmarkStart w:id="57" w:name="_Toc38003695"/>
      <w:bookmarkStart w:id="58" w:name="_Toc38003829"/>
      <w:bookmarkStart w:id="59" w:name="_Toc38003964"/>
      <w:bookmarkStart w:id="60" w:name="_Toc38004099"/>
      <w:bookmarkStart w:id="61" w:name="_Toc38005485"/>
      <w:bookmarkStart w:id="62" w:name="_Toc38007896"/>
      <w:bookmarkStart w:id="63" w:name="_Toc37953781"/>
      <w:bookmarkStart w:id="64" w:name="_Toc37954031"/>
      <w:bookmarkStart w:id="65" w:name="_Toc37954281"/>
      <w:bookmarkStart w:id="66" w:name="_Toc37958171"/>
      <w:bookmarkStart w:id="67" w:name="_Toc38003360"/>
      <w:bookmarkStart w:id="68" w:name="_Toc38003696"/>
      <w:bookmarkStart w:id="69" w:name="_Toc38003830"/>
      <w:bookmarkStart w:id="70" w:name="_Toc38003965"/>
      <w:bookmarkStart w:id="71" w:name="_Toc38004100"/>
      <w:bookmarkStart w:id="72" w:name="_Toc38005486"/>
      <w:bookmarkStart w:id="73" w:name="_Toc38007897"/>
      <w:bookmarkStart w:id="74" w:name="_Toc37953782"/>
      <w:bookmarkStart w:id="75" w:name="_Toc37954032"/>
      <w:bookmarkStart w:id="76" w:name="_Toc37954282"/>
      <w:bookmarkStart w:id="77" w:name="_Toc37958172"/>
      <w:bookmarkStart w:id="78" w:name="_Toc38003361"/>
      <w:bookmarkStart w:id="79" w:name="_Toc38003697"/>
      <w:bookmarkStart w:id="80" w:name="_Toc38003831"/>
      <w:bookmarkStart w:id="81" w:name="_Toc38003966"/>
      <w:bookmarkStart w:id="82" w:name="_Toc38004101"/>
      <w:bookmarkStart w:id="83" w:name="_Toc38005487"/>
      <w:bookmarkStart w:id="84" w:name="_Toc38007898"/>
      <w:bookmarkStart w:id="85" w:name="_Toc37953783"/>
      <w:bookmarkStart w:id="86" w:name="_Toc37954033"/>
      <w:bookmarkStart w:id="87" w:name="_Toc37954283"/>
      <w:bookmarkStart w:id="88" w:name="_Toc37958173"/>
      <w:bookmarkStart w:id="89" w:name="_Toc38003362"/>
      <w:bookmarkStart w:id="90" w:name="_Toc38003698"/>
      <w:bookmarkStart w:id="91" w:name="_Toc38003832"/>
      <w:bookmarkStart w:id="92" w:name="_Toc38003967"/>
      <w:bookmarkStart w:id="93" w:name="_Toc38004102"/>
      <w:bookmarkStart w:id="94" w:name="_Toc38005488"/>
      <w:bookmarkStart w:id="95" w:name="_Toc38007899"/>
      <w:bookmarkStart w:id="96" w:name="_Toc37953784"/>
      <w:bookmarkStart w:id="97" w:name="_Toc37954034"/>
      <w:bookmarkStart w:id="98" w:name="_Toc37954284"/>
      <w:bookmarkStart w:id="99" w:name="_Toc37958174"/>
      <w:bookmarkStart w:id="100" w:name="_Toc38003363"/>
      <w:bookmarkStart w:id="101" w:name="_Toc38003699"/>
      <w:bookmarkStart w:id="102" w:name="_Toc38003833"/>
      <w:bookmarkStart w:id="103" w:name="_Toc38003968"/>
      <w:bookmarkStart w:id="104" w:name="_Toc38004103"/>
      <w:bookmarkStart w:id="105" w:name="_Toc38005489"/>
      <w:bookmarkStart w:id="106" w:name="_Toc38007900"/>
      <w:bookmarkStart w:id="107" w:name="_Toc37953785"/>
      <w:bookmarkStart w:id="108" w:name="_Toc37954035"/>
      <w:bookmarkStart w:id="109" w:name="_Toc37954285"/>
      <w:bookmarkStart w:id="110" w:name="_Toc37958175"/>
      <w:bookmarkStart w:id="111" w:name="_Toc38003364"/>
      <w:bookmarkStart w:id="112" w:name="_Toc38003700"/>
      <w:bookmarkStart w:id="113" w:name="_Toc38003834"/>
      <w:bookmarkStart w:id="114" w:name="_Toc38003969"/>
      <w:bookmarkStart w:id="115" w:name="_Toc38004104"/>
      <w:bookmarkStart w:id="116" w:name="_Toc38005490"/>
      <w:bookmarkStart w:id="117" w:name="_Toc38007901"/>
      <w:bookmarkStart w:id="118" w:name="_Toc37953786"/>
      <w:bookmarkStart w:id="119" w:name="_Toc37954036"/>
      <w:bookmarkStart w:id="120" w:name="_Toc37954286"/>
      <w:bookmarkStart w:id="121" w:name="_Toc37958176"/>
      <w:bookmarkStart w:id="122" w:name="_Toc38003365"/>
      <w:bookmarkStart w:id="123" w:name="_Toc38003701"/>
      <w:bookmarkStart w:id="124" w:name="_Toc38003835"/>
      <w:bookmarkStart w:id="125" w:name="_Toc38003970"/>
      <w:bookmarkStart w:id="126" w:name="_Toc38004105"/>
      <w:bookmarkStart w:id="127" w:name="_Toc38005491"/>
      <w:bookmarkStart w:id="128" w:name="_Toc38007902"/>
      <w:bookmarkStart w:id="129" w:name="_Toc37953787"/>
      <w:bookmarkStart w:id="130" w:name="_Toc37954037"/>
      <w:bookmarkStart w:id="131" w:name="_Toc37954287"/>
      <w:bookmarkStart w:id="132" w:name="_Toc37958177"/>
      <w:bookmarkStart w:id="133" w:name="_Toc38003366"/>
      <w:bookmarkStart w:id="134" w:name="_Toc38003702"/>
      <w:bookmarkStart w:id="135" w:name="_Toc38003836"/>
      <w:bookmarkStart w:id="136" w:name="_Toc38003971"/>
      <w:bookmarkStart w:id="137" w:name="_Toc38004106"/>
      <w:bookmarkStart w:id="138" w:name="_Toc38005492"/>
      <w:bookmarkStart w:id="139" w:name="_Toc38007903"/>
      <w:bookmarkStart w:id="140" w:name="_Toc37953788"/>
      <w:bookmarkStart w:id="141" w:name="_Toc37954038"/>
      <w:bookmarkStart w:id="142" w:name="_Toc37954288"/>
      <w:bookmarkStart w:id="143" w:name="_Toc37958178"/>
      <w:bookmarkStart w:id="144" w:name="_Toc38003367"/>
      <w:bookmarkStart w:id="145" w:name="_Toc38003703"/>
      <w:bookmarkStart w:id="146" w:name="_Toc38003837"/>
      <w:bookmarkStart w:id="147" w:name="_Toc38003972"/>
      <w:bookmarkStart w:id="148" w:name="_Toc38004107"/>
      <w:bookmarkStart w:id="149" w:name="_Toc38005493"/>
      <w:bookmarkStart w:id="150" w:name="_Toc38007904"/>
      <w:bookmarkStart w:id="151" w:name="_Toc37953789"/>
      <w:bookmarkStart w:id="152" w:name="_Toc37954039"/>
      <w:bookmarkStart w:id="153" w:name="_Toc37954289"/>
      <w:bookmarkStart w:id="154" w:name="_Toc37958179"/>
      <w:bookmarkStart w:id="155" w:name="_Toc38003368"/>
      <w:bookmarkStart w:id="156" w:name="_Toc38003704"/>
      <w:bookmarkStart w:id="157" w:name="_Toc38003838"/>
      <w:bookmarkStart w:id="158" w:name="_Toc38003973"/>
      <w:bookmarkStart w:id="159" w:name="_Toc38004108"/>
      <w:bookmarkStart w:id="160" w:name="_Toc38005494"/>
      <w:bookmarkStart w:id="161" w:name="_Toc38007905"/>
      <w:bookmarkStart w:id="162" w:name="_Toc37953790"/>
      <w:bookmarkStart w:id="163" w:name="_Toc37954040"/>
      <w:bookmarkStart w:id="164" w:name="_Toc37954290"/>
      <w:bookmarkStart w:id="165" w:name="_Toc37958180"/>
      <w:bookmarkStart w:id="166" w:name="_Toc38003369"/>
      <w:bookmarkStart w:id="167" w:name="_Toc38003705"/>
      <w:bookmarkStart w:id="168" w:name="_Toc38003839"/>
      <w:bookmarkStart w:id="169" w:name="_Toc38003974"/>
      <w:bookmarkStart w:id="170" w:name="_Toc38004109"/>
      <w:bookmarkStart w:id="171" w:name="_Toc38005495"/>
      <w:bookmarkStart w:id="172" w:name="_Toc38007906"/>
      <w:bookmarkStart w:id="173" w:name="_Toc37953791"/>
      <w:bookmarkStart w:id="174" w:name="_Toc37954041"/>
      <w:bookmarkStart w:id="175" w:name="_Toc37954291"/>
      <w:bookmarkStart w:id="176" w:name="_Toc37958181"/>
      <w:bookmarkStart w:id="177" w:name="_Toc38003370"/>
      <w:bookmarkStart w:id="178" w:name="_Toc38003706"/>
      <w:bookmarkStart w:id="179" w:name="_Toc38003840"/>
      <w:bookmarkStart w:id="180" w:name="_Toc38003975"/>
      <w:bookmarkStart w:id="181" w:name="_Toc38004110"/>
      <w:bookmarkStart w:id="182" w:name="_Toc38005496"/>
      <w:bookmarkStart w:id="183" w:name="_Toc38007907"/>
      <w:bookmarkStart w:id="184" w:name="_Toc37953792"/>
      <w:bookmarkStart w:id="185" w:name="_Toc37954042"/>
      <w:bookmarkStart w:id="186" w:name="_Toc37954292"/>
      <w:bookmarkStart w:id="187" w:name="_Toc37958182"/>
      <w:bookmarkStart w:id="188" w:name="_Toc38003371"/>
      <w:bookmarkStart w:id="189" w:name="_Toc38003707"/>
      <w:bookmarkStart w:id="190" w:name="_Toc38003841"/>
      <w:bookmarkStart w:id="191" w:name="_Toc38003976"/>
      <w:bookmarkStart w:id="192" w:name="_Toc38004111"/>
      <w:bookmarkStart w:id="193" w:name="_Toc38005497"/>
      <w:bookmarkStart w:id="194" w:name="_Toc38007908"/>
      <w:bookmarkStart w:id="195" w:name="_Toc37953793"/>
      <w:bookmarkStart w:id="196" w:name="_Toc37954043"/>
      <w:bookmarkStart w:id="197" w:name="_Toc37954293"/>
      <w:bookmarkStart w:id="198" w:name="_Toc37958183"/>
      <w:bookmarkStart w:id="199" w:name="_Toc38003372"/>
      <w:bookmarkStart w:id="200" w:name="_Toc38003708"/>
      <w:bookmarkStart w:id="201" w:name="_Toc38003842"/>
      <w:bookmarkStart w:id="202" w:name="_Toc38003977"/>
      <w:bookmarkStart w:id="203" w:name="_Toc38004112"/>
      <w:bookmarkStart w:id="204" w:name="_Toc38005498"/>
      <w:bookmarkStart w:id="205" w:name="_Toc38007909"/>
      <w:bookmarkStart w:id="206" w:name="_Toc37953794"/>
      <w:bookmarkStart w:id="207" w:name="_Toc37954044"/>
      <w:bookmarkStart w:id="208" w:name="_Toc37954294"/>
      <w:bookmarkStart w:id="209" w:name="_Toc37958184"/>
      <w:bookmarkStart w:id="210" w:name="_Toc38003373"/>
      <w:bookmarkStart w:id="211" w:name="_Toc38003709"/>
      <w:bookmarkStart w:id="212" w:name="_Toc38003843"/>
      <w:bookmarkStart w:id="213" w:name="_Toc38003978"/>
      <w:bookmarkStart w:id="214" w:name="_Toc38004113"/>
      <w:bookmarkStart w:id="215" w:name="_Toc38005499"/>
      <w:bookmarkStart w:id="216" w:name="_Toc38007910"/>
      <w:bookmarkStart w:id="217" w:name="_Toc37953795"/>
      <w:bookmarkStart w:id="218" w:name="_Toc37954045"/>
      <w:bookmarkStart w:id="219" w:name="_Toc37954295"/>
      <w:bookmarkStart w:id="220" w:name="_Toc37958185"/>
      <w:bookmarkStart w:id="221" w:name="_Toc38003374"/>
      <w:bookmarkStart w:id="222" w:name="_Toc38003710"/>
      <w:bookmarkStart w:id="223" w:name="_Toc38003844"/>
      <w:bookmarkStart w:id="224" w:name="_Toc38003979"/>
      <w:bookmarkStart w:id="225" w:name="_Toc38004114"/>
      <w:bookmarkStart w:id="226" w:name="_Toc38005500"/>
      <w:bookmarkStart w:id="227" w:name="_Toc38007911"/>
      <w:bookmarkStart w:id="228" w:name="_Toc37953796"/>
      <w:bookmarkStart w:id="229" w:name="_Toc37954046"/>
      <w:bookmarkStart w:id="230" w:name="_Toc37954296"/>
      <w:bookmarkStart w:id="231" w:name="_Toc37958186"/>
      <w:bookmarkStart w:id="232" w:name="_Toc38003375"/>
      <w:bookmarkStart w:id="233" w:name="_Toc38003711"/>
      <w:bookmarkStart w:id="234" w:name="_Toc38003845"/>
      <w:bookmarkStart w:id="235" w:name="_Toc38003980"/>
      <w:bookmarkStart w:id="236" w:name="_Toc38004115"/>
      <w:bookmarkStart w:id="237" w:name="_Toc38005501"/>
      <w:bookmarkStart w:id="238" w:name="_Toc38007912"/>
      <w:bookmarkStart w:id="239" w:name="_Toc37953797"/>
      <w:bookmarkStart w:id="240" w:name="_Toc37954047"/>
      <w:bookmarkStart w:id="241" w:name="_Toc37954297"/>
      <w:bookmarkStart w:id="242" w:name="_Toc37958187"/>
      <w:bookmarkStart w:id="243" w:name="_Toc38003376"/>
      <w:bookmarkStart w:id="244" w:name="_Toc38003712"/>
      <w:bookmarkStart w:id="245" w:name="_Toc38003846"/>
      <w:bookmarkStart w:id="246" w:name="_Toc38003981"/>
      <w:bookmarkStart w:id="247" w:name="_Toc38004116"/>
      <w:bookmarkStart w:id="248" w:name="_Toc38005502"/>
      <w:bookmarkStart w:id="249" w:name="_Toc38007913"/>
      <w:bookmarkStart w:id="250" w:name="_Toc37953798"/>
      <w:bookmarkStart w:id="251" w:name="_Toc37954048"/>
      <w:bookmarkStart w:id="252" w:name="_Toc37954298"/>
      <w:bookmarkStart w:id="253" w:name="_Toc37958188"/>
      <w:bookmarkStart w:id="254" w:name="_Toc38003377"/>
      <w:bookmarkStart w:id="255" w:name="_Toc38003713"/>
      <w:bookmarkStart w:id="256" w:name="_Toc38003847"/>
      <w:bookmarkStart w:id="257" w:name="_Toc38003982"/>
      <w:bookmarkStart w:id="258" w:name="_Toc38004117"/>
      <w:bookmarkStart w:id="259" w:name="_Toc38005503"/>
      <w:bookmarkStart w:id="260" w:name="_Toc38007914"/>
      <w:bookmarkStart w:id="261" w:name="_Toc37953799"/>
      <w:bookmarkStart w:id="262" w:name="_Toc37954049"/>
      <w:bookmarkStart w:id="263" w:name="_Toc37954299"/>
      <w:bookmarkStart w:id="264" w:name="_Toc37958189"/>
      <w:bookmarkStart w:id="265" w:name="_Toc38003378"/>
      <w:bookmarkStart w:id="266" w:name="_Toc38003714"/>
      <w:bookmarkStart w:id="267" w:name="_Toc38003848"/>
      <w:bookmarkStart w:id="268" w:name="_Toc38003983"/>
      <w:bookmarkStart w:id="269" w:name="_Toc38004118"/>
      <w:bookmarkStart w:id="270" w:name="_Toc38005504"/>
      <w:bookmarkStart w:id="271" w:name="_Toc38007915"/>
      <w:bookmarkStart w:id="272" w:name="_Toc38003984"/>
      <w:bookmarkStart w:id="273" w:name="_Toc38004119"/>
      <w:bookmarkStart w:id="274" w:name="_Toc38005505"/>
      <w:bookmarkStart w:id="275" w:name="_Toc38007916"/>
      <w:bookmarkStart w:id="276" w:name="_Toc147743176"/>
      <w:bookmarkStart w:id="277" w:name="_Hlk37942465"/>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lastRenderedPageBreak/>
        <w:t xml:space="preserve">Glossary </w:t>
      </w:r>
      <w:bookmarkEnd w:id="276"/>
    </w:p>
    <w:p w14:paraId="2DE8407C" w14:textId="78356C02" w:rsidR="002002C0" w:rsidRPr="002002C0" w:rsidRDefault="002002C0" w:rsidP="00032AE0">
      <w:pPr>
        <w:pStyle w:val="BodyText"/>
        <w:tabs>
          <w:tab w:val="left" w:pos="2472"/>
        </w:tabs>
      </w:pPr>
      <w:r>
        <w:rPr>
          <w:noProof/>
          <w:lang w:eastAsia="en-US"/>
        </w:rPr>
        <mc:AlternateContent>
          <mc:Choice Requires="wps">
            <w:drawing>
              <wp:anchor distT="45720" distB="45720" distL="114300" distR="114300" simplePos="0" relativeHeight="251658281" behindDoc="1" locked="0" layoutInCell="1" allowOverlap="1" wp14:anchorId="67970082" wp14:editId="3779269C">
                <wp:simplePos x="0" y="0"/>
                <wp:positionH relativeFrom="margin">
                  <wp:align>left</wp:align>
                </wp:positionH>
                <wp:positionV relativeFrom="paragraph">
                  <wp:posOffset>165100</wp:posOffset>
                </wp:positionV>
                <wp:extent cx="5354320" cy="502920"/>
                <wp:effectExtent l="0" t="0" r="17780" b="1143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320" cy="502920"/>
                        </a:xfrm>
                        <a:prstGeom prst="rect">
                          <a:avLst/>
                        </a:prstGeom>
                        <a:solidFill>
                          <a:schemeClr val="bg1">
                            <a:lumMod val="75000"/>
                          </a:schemeClr>
                        </a:solidFill>
                        <a:ln w="9525">
                          <a:solidFill>
                            <a:srgbClr val="000000"/>
                          </a:solidFill>
                          <a:miter lim="800000"/>
                          <a:headEnd/>
                          <a:tailEnd/>
                        </a:ln>
                      </wps:spPr>
                      <wps:txbx>
                        <w:txbxContent>
                          <w:p w14:paraId="55CAA542" w14:textId="64FA736E" w:rsidR="002002C0" w:rsidRDefault="000D3E8C" w:rsidP="002002C0">
                            <w:pPr>
                              <w:pStyle w:val="BodyText"/>
                              <w:spacing w:before="0" w:after="0"/>
                            </w:pPr>
                            <w:r>
                              <w:t>T</w:t>
                            </w:r>
                            <w:r w:rsidR="008D0FAE">
                              <w:t xml:space="preserve">his section </w:t>
                            </w:r>
                            <w:r w:rsidR="00E43212">
                              <w:t xml:space="preserve">is the </w:t>
                            </w:r>
                            <w:r w:rsidR="00B26EF0">
                              <w:t>general</w:t>
                            </w:r>
                            <w:r w:rsidR="00E43212">
                              <w:t xml:space="preserve"> TP glossary</w:t>
                            </w:r>
                            <w:r w:rsidR="000D49E3">
                              <w:t xml:space="preserve"> and </w:t>
                            </w:r>
                            <w:r w:rsidR="00BE1BC7">
                              <w:t>to be</w:t>
                            </w:r>
                            <w:r w:rsidR="000D49E3">
                              <w:t xml:space="preserve"> used as is</w:t>
                            </w:r>
                            <w:r w:rsidR="00D123EC">
                              <w:t xml:space="preserve">, with </w:t>
                            </w:r>
                            <w:r w:rsidR="00ED0217">
                              <w:t>minimal customi</w:t>
                            </w:r>
                            <w:r w:rsidR="00A328A2">
                              <w:t>s</w:t>
                            </w:r>
                            <w:r w:rsidR="00ED0217">
                              <w:t>ation needed</w:t>
                            </w:r>
                            <w:r w:rsidDel="00D123EC">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70082" id="Text Box 63" o:spid="_x0000_s1027" type="#_x0000_t202" style="position:absolute;margin-left:0;margin-top:13pt;width:421.6pt;height:39.6pt;z-index:-25165819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" fillcolor="#bfbfbf [2412]">
                <v:textbox>
                  <w:txbxContent>
                    <w:p w14:paraId="55CAA542" w14:textId="64FA736E" w:rsidR="002002C0" w:rsidRDefault="000D3E8C" w:rsidP="002002C0">
                      <w:pPr>
                        <w:pStyle w:val="BodyText"/>
                        <w:spacing w:before="0" w:after="0"/>
                      </w:pPr>
                      <w:r>
                        <w:t>T</w:t>
                      </w:r>
                      <w:r w:rsidR="008D0FAE">
                        <w:t xml:space="preserve">his section </w:t>
                      </w:r>
                      <w:r w:rsidR="00E43212">
                        <w:t xml:space="preserve">is the </w:t>
                      </w:r>
                      <w:r w:rsidR="00B26EF0">
                        <w:t>general</w:t>
                      </w:r>
                      <w:r w:rsidR="00E43212">
                        <w:t xml:space="preserve"> TP glossary</w:t>
                      </w:r>
                      <w:r w:rsidR="000D49E3">
                        <w:t xml:space="preserve"> and </w:t>
                      </w:r>
                      <w:r w:rsidR="00BE1BC7">
                        <w:t>to be</w:t>
                      </w:r>
                      <w:r w:rsidR="000D49E3">
                        <w:t xml:space="preserve"> used as is</w:t>
                      </w:r>
                      <w:r w:rsidR="00D123EC">
                        <w:t xml:space="preserve">, with </w:t>
                      </w:r>
                      <w:r w:rsidR="00ED0217">
                        <w:t>minimal customi</w:t>
                      </w:r>
                      <w:r w:rsidR="00A328A2">
                        <w:t>s</w:t>
                      </w:r>
                      <w:r w:rsidR="00ED0217">
                        <w:t>ation needed</w:t>
                      </w:r>
                      <w:r w:rsidDel="00D123EC">
                        <w:t>.</w:t>
                      </w:r>
                    </w:p>
                  </w:txbxContent>
                </v:textbox>
                <w10:wrap anchorx="margin"/>
              </v:shape>
            </w:pict>
          </mc:Fallback>
        </mc:AlternateContent>
      </w:r>
      <w:r w:rsidR="00B26EF0">
        <w:tab/>
      </w:r>
    </w:p>
    <w:p w14:paraId="702B2D9C" w14:textId="77777777" w:rsidR="002002C0" w:rsidRDefault="002002C0" w:rsidP="002002C0">
      <w:pPr>
        <w:pStyle w:val="Heading1"/>
        <w:numPr>
          <w:ilvl w:val="0"/>
          <w:numId w:val="0"/>
        </w:numPr>
      </w:pPr>
    </w:p>
    <w:p w14:paraId="764D75FA" w14:textId="013DA0C3" w:rsidR="00D123EC" w:rsidRDefault="00D123EC" w:rsidP="007D4FA6">
      <w:pPr>
        <w:pStyle w:val="BodyText"/>
        <w:ind w:left="1800" w:hanging="1800"/>
        <w:rPr>
          <w:rFonts w:cs="Arial"/>
        </w:rPr>
      </w:pPr>
      <w:r w:rsidRPr="00104247">
        <w:rPr>
          <w:rFonts w:cs="Arial"/>
          <w:highlight w:val="yellow"/>
        </w:rPr>
        <w:t>ABC</w:t>
      </w:r>
      <w:r w:rsidRPr="00104247">
        <w:rPr>
          <w:rFonts w:cs="Arial"/>
          <w:highlight w:val="yellow"/>
        </w:rPr>
        <w:tab/>
        <w:t>ABC Vietnam Co., Ltd.</w:t>
      </w:r>
    </w:p>
    <w:p w14:paraId="244C4589" w14:textId="4731F2C0" w:rsidR="0057354C" w:rsidRDefault="0057354C" w:rsidP="007D4FA6">
      <w:pPr>
        <w:pStyle w:val="BodyText"/>
        <w:ind w:left="1800" w:hanging="1800"/>
        <w:rPr>
          <w:rFonts w:cs="Arial"/>
        </w:rPr>
      </w:pPr>
      <w:r>
        <w:rPr>
          <w:rFonts w:cs="Arial"/>
        </w:rPr>
        <w:t>ALR</w:t>
      </w:r>
      <w:r>
        <w:rPr>
          <w:rFonts w:cs="Arial"/>
        </w:rPr>
        <w:tab/>
        <w:t>Arm’s length range</w:t>
      </w:r>
    </w:p>
    <w:p w14:paraId="5140FE16" w14:textId="65B590F8" w:rsidR="00E50CD5" w:rsidRDefault="00233CA7" w:rsidP="007D4FA6">
      <w:pPr>
        <w:pStyle w:val="BodyText"/>
        <w:ind w:left="1800" w:hanging="1800"/>
        <w:rPr>
          <w:rFonts w:cs="Arial"/>
        </w:rPr>
      </w:pPr>
      <w:r>
        <w:rPr>
          <w:rFonts w:cs="Arial"/>
        </w:rPr>
        <w:t>APA</w:t>
      </w:r>
      <w:r>
        <w:rPr>
          <w:rFonts w:cs="Arial"/>
        </w:rPr>
        <w:tab/>
        <w:t>Advanced Pricing Agreement</w:t>
      </w:r>
    </w:p>
    <w:p w14:paraId="37EB4C6C" w14:textId="263AF6C2" w:rsidR="0057354C" w:rsidRDefault="0057354C" w:rsidP="007D4FA6">
      <w:pPr>
        <w:pStyle w:val="BodyText"/>
        <w:ind w:left="1800" w:hanging="1800"/>
        <w:rPr>
          <w:rFonts w:cs="Arial"/>
        </w:rPr>
      </w:pPr>
      <w:r w:rsidRPr="00325195">
        <w:rPr>
          <w:rFonts w:cs="Arial"/>
        </w:rPr>
        <w:t xml:space="preserve">CUP </w:t>
      </w:r>
      <w:r w:rsidRPr="00325195">
        <w:rPr>
          <w:rFonts w:cs="Arial"/>
        </w:rPr>
        <w:tab/>
        <w:t>Comparable Uncontrolled Price Method</w:t>
      </w:r>
    </w:p>
    <w:p w14:paraId="58DF90FE" w14:textId="454279C2" w:rsidR="0057354C" w:rsidRPr="00325195" w:rsidRDefault="0057354C" w:rsidP="007D4FA6">
      <w:pPr>
        <w:pStyle w:val="BodyText"/>
        <w:ind w:left="1800" w:hanging="1800"/>
        <w:rPr>
          <w:rFonts w:cs="Arial"/>
        </w:rPr>
      </w:pPr>
      <w:r w:rsidRPr="00325195">
        <w:rPr>
          <w:rFonts w:cs="Arial"/>
        </w:rPr>
        <w:t>CPLM</w:t>
      </w:r>
      <w:r w:rsidRPr="00325195">
        <w:rPr>
          <w:rFonts w:cs="Arial"/>
        </w:rPr>
        <w:tab/>
        <w:t>Cost Plus Method</w:t>
      </w:r>
    </w:p>
    <w:p w14:paraId="3F9A6FFC" w14:textId="092201A5" w:rsidR="0057354C" w:rsidRDefault="0057354C" w:rsidP="007D4FA6">
      <w:pPr>
        <w:pStyle w:val="BodyText"/>
        <w:ind w:left="1800" w:hanging="1800"/>
        <w:rPr>
          <w:rFonts w:cs="Arial"/>
        </w:rPr>
      </w:pPr>
      <w:r w:rsidRPr="00325195">
        <w:rPr>
          <w:rFonts w:cs="Arial"/>
        </w:rPr>
        <w:t>CPM</w:t>
      </w:r>
      <w:r w:rsidRPr="00325195">
        <w:rPr>
          <w:rFonts w:cs="Arial"/>
        </w:rPr>
        <w:tab/>
        <w:t xml:space="preserve">Comparable </w:t>
      </w:r>
      <w:r>
        <w:rPr>
          <w:rFonts w:cs="Arial"/>
        </w:rPr>
        <w:t xml:space="preserve">Net </w:t>
      </w:r>
      <w:r w:rsidRPr="00325195">
        <w:rPr>
          <w:rFonts w:cs="Arial"/>
        </w:rPr>
        <w:t>Profit Method</w:t>
      </w:r>
    </w:p>
    <w:p w14:paraId="6F3BE44B" w14:textId="77777777" w:rsidR="0056789F" w:rsidRDefault="0056789F" w:rsidP="007D4FA6">
      <w:pPr>
        <w:pStyle w:val="BodyText"/>
        <w:ind w:left="1800" w:hanging="1800"/>
        <w:rPr>
          <w:ins w:id="278" w:author="KPMG VN" w:date="2025-06-12T10:42:00Z" w16du:dateUtc="2025-06-12T03:42:00Z"/>
        </w:rPr>
      </w:pPr>
      <w:r>
        <w:t>Decree 132</w:t>
      </w:r>
      <w:r>
        <w:tab/>
      </w:r>
      <w:r w:rsidRPr="008976B4">
        <w:t>Decree 132/2020/ND-CP</w:t>
      </w:r>
      <w:r w:rsidRPr="00CA2D3C">
        <w:t xml:space="preserve"> dated </w:t>
      </w:r>
      <w:r>
        <w:t>05</w:t>
      </w:r>
      <w:r w:rsidRPr="00CA2D3C">
        <w:t xml:space="preserve"> </w:t>
      </w:r>
      <w:r>
        <w:t>November</w:t>
      </w:r>
      <w:r w:rsidRPr="00CA2D3C">
        <w:t xml:space="preserve"> 20</w:t>
      </w:r>
      <w:r>
        <w:t>20</w:t>
      </w:r>
      <w:r w:rsidRPr="00CA2D3C">
        <w:t xml:space="preserve"> of the Government</w:t>
      </w:r>
    </w:p>
    <w:p w14:paraId="2FE7DB87" w14:textId="0EAD7775" w:rsidR="00A93AB3" w:rsidRDefault="00A93AB3" w:rsidP="007D4FA6">
      <w:pPr>
        <w:pStyle w:val="BodyText"/>
        <w:ind w:left="1800" w:hanging="1800"/>
      </w:pPr>
      <w:ins w:id="279" w:author="KPMG VN" w:date="2025-06-12T10:42:00Z" w16du:dateUtc="2025-06-12T03:42:00Z">
        <w:r>
          <w:t>Decree 20/2025</w:t>
        </w:r>
        <w:r>
          <w:tab/>
        </w:r>
        <w:r w:rsidRPr="008976B4">
          <w:t xml:space="preserve">Decree </w:t>
        </w:r>
      </w:ins>
      <w:ins w:id="280" w:author="KPMG VN" w:date="2025-06-12T10:43:00Z" w16du:dateUtc="2025-06-12T03:43:00Z">
        <w:r w:rsidR="00D02A05">
          <w:t>20</w:t>
        </w:r>
      </w:ins>
      <w:ins w:id="281" w:author="KPMG VN" w:date="2025-06-12T10:42:00Z" w16du:dateUtc="2025-06-12T03:42:00Z">
        <w:r w:rsidRPr="008976B4">
          <w:t>/202</w:t>
        </w:r>
      </w:ins>
      <w:ins w:id="282" w:author="KPMG VN" w:date="2025-06-12T10:43:00Z" w16du:dateUtc="2025-06-12T03:43:00Z">
        <w:r w:rsidR="00D02A05">
          <w:t>5</w:t>
        </w:r>
      </w:ins>
      <w:ins w:id="283" w:author="KPMG VN" w:date="2025-06-12T10:42:00Z" w16du:dateUtc="2025-06-12T03:42:00Z">
        <w:r w:rsidRPr="008976B4">
          <w:t>/ND-CP</w:t>
        </w:r>
        <w:r w:rsidRPr="00CA2D3C">
          <w:t xml:space="preserve"> dated </w:t>
        </w:r>
      </w:ins>
      <w:ins w:id="284" w:author="KPMG VN" w:date="2025-06-12T10:43:00Z" w16du:dateUtc="2025-06-12T03:43:00Z">
        <w:r w:rsidR="00D02A05">
          <w:t>10</w:t>
        </w:r>
      </w:ins>
      <w:ins w:id="285" w:author="KPMG VN" w:date="2025-06-12T10:42:00Z" w16du:dateUtc="2025-06-12T03:42:00Z">
        <w:r w:rsidRPr="00CA2D3C">
          <w:t xml:space="preserve"> </w:t>
        </w:r>
      </w:ins>
      <w:ins w:id="286" w:author="KPMG VN" w:date="2025-06-12T10:43:00Z" w16du:dateUtc="2025-06-12T03:43:00Z">
        <w:r w:rsidR="00D02A05">
          <w:t>February</w:t>
        </w:r>
      </w:ins>
      <w:ins w:id="287" w:author="KPMG VN" w:date="2025-06-12T10:42:00Z" w16du:dateUtc="2025-06-12T03:42:00Z">
        <w:r w:rsidRPr="00CA2D3C">
          <w:t xml:space="preserve"> 20</w:t>
        </w:r>
        <w:r>
          <w:t>2</w:t>
        </w:r>
      </w:ins>
      <w:ins w:id="288" w:author="KPMG VN" w:date="2025-06-12T10:43:00Z" w16du:dateUtc="2025-06-12T03:43:00Z">
        <w:r w:rsidR="00D02A05">
          <w:t>5</w:t>
        </w:r>
      </w:ins>
      <w:ins w:id="289" w:author="KPMG VN" w:date="2025-06-12T10:42:00Z" w16du:dateUtc="2025-06-12T03:42:00Z">
        <w:r w:rsidRPr="00CA2D3C">
          <w:t xml:space="preserve"> of the Government</w:t>
        </w:r>
      </w:ins>
      <w:ins w:id="290" w:author="KPMG" w:date="2025-06-12T17:09:00Z" w16du:dateUtc="2025-06-12T10:09:00Z">
        <w:r w:rsidR="002813ED">
          <w:t>, amendment to some articles of Decree 132</w:t>
        </w:r>
      </w:ins>
    </w:p>
    <w:p w14:paraId="7A68C05D" w14:textId="016DB767" w:rsidR="00D123EC" w:rsidRDefault="00D123EC" w:rsidP="007D4FA6">
      <w:pPr>
        <w:pStyle w:val="BodyText"/>
        <w:ind w:left="1800" w:hanging="1800"/>
      </w:pPr>
      <w:r>
        <w:t>FY</w:t>
      </w:r>
      <w:r>
        <w:tab/>
        <w:t>Fiscal year</w:t>
      </w:r>
    </w:p>
    <w:p w14:paraId="285D4951" w14:textId="67DA662A" w:rsidR="00BB03D1" w:rsidRPr="00325195" w:rsidRDefault="00BB03D1" w:rsidP="007D4FA6">
      <w:pPr>
        <w:pStyle w:val="BodyText"/>
        <w:ind w:left="1800" w:hanging="1800"/>
        <w:rPr>
          <w:rFonts w:cs="Arial"/>
        </w:rPr>
      </w:pPr>
      <w:r w:rsidRPr="00325195">
        <w:rPr>
          <w:rFonts w:cs="Arial"/>
        </w:rPr>
        <w:t>NCP</w:t>
      </w:r>
      <w:r w:rsidRPr="00325195">
        <w:rPr>
          <w:rFonts w:cs="Arial"/>
        </w:rPr>
        <w:tab/>
        <w:t>Net Cost Plus</w:t>
      </w:r>
    </w:p>
    <w:p w14:paraId="44E71A50" w14:textId="0FB11850" w:rsidR="00C9073A" w:rsidRPr="00325195" w:rsidRDefault="00C9073A" w:rsidP="007D4FA6">
      <w:pPr>
        <w:pStyle w:val="BodyText"/>
        <w:ind w:left="1800" w:hanging="1800"/>
        <w:rPr>
          <w:rFonts w:cs="Arial"/>
        </w:rPr>
      </w:pPr>
      <w:r w:rsidRPr="00325195">
        <w:rPr>
          <w:rFonts w:cs="Arial"/>
        </w:rPr>
        <w:t xml:space="preserve">OM </w:t>
      </w:r>
      <w:r w:rsidRPr="00325195">
        <w:rPr>
          <w:rFonts w:cs="Arial"/>
        </w:rPr>
        <w:tab/>
        <w:t>Operating Margin</w:t>
      </w:r>
    </w:p>
    <w:p w14:paraId="74688EDB" w14:textId="1425DD04" w:rsidR="0056789F" w:rsidRDefault="0056789F" w:rsidP="007D4FA6">
      <w:pPr>
        <w:pStyle w:val="BodyText"/>
        <w:ind w:left="1800" w:hanging="1800"/>
        <w:rPr>
          <w:rFonts w:cs="Arial"/>
        </w:rPr>
      </w:pPr>
      <w:r w:rsidRPr="00325195">
        <w:rPr>
          <w:rFonts w:cs="Arial"/>
        </w:rPr>
        <w:t>OECD</w:t>
      </w:r>
      <w:r w:rsidRPr="00325195">
        <w:rPr>
          <w:rFonts w:cs="Arial"/>
        </w:rPr>
        <w:tab/>
        <w:t>Organi</w:t>
      </w:r>
      <w:r w:rsidR="00E13EF2">
        <w:rPr>
          <w:rFonts w:cs="Arial"/>
        </w:rPr>
        <w:t>s</w:t>
      </w:r>
      <w:r w:rsidRPr="00325195">
        <w:rPr>
          <w:rFonts w:cs="Arial"/>
        </w:rPr>
        <w:t>ation for Economic Cooperation and Development</w:t>
      </w:r>
    </w:p>
    <w:p w14:paraId="5291B63B" w14:textId="1A4D34D9" w:rsidR="00FC51A8" w:rsidRPr="00325195" w:rsidRDefault="00FC51A8" w:rsidP="007D4FA6">
      <w:pPr>
        <w:pStyle w:val="BodyText"/>
        <w:ind w:left="1800" w:hanging="1800"/>
        <w:rPr>
          <w:rFonts w:cs="Arial"/>
        </w:rPr>
      </w:pPr>
      <w:r w:rsidRPr="00325195">
        <w:rPr>
          <w:rFonts w:cs="Arial"/>
        </w:rPr>
        <w:t>PSM</w:t>
      </w:r>
      <w:r w:rsidRPr="00325195">
        <w:rPr>
          <w:rFonts w:cs="Arial"/>
        </w:rPr>
        <w:tab/>
        <w:t>Profit Split Method</w:t>
      </w:r>
    </w:p>
    <w:p w14:paraId="3B08EA3F" w14:textId="1D068F57" w:rsidR="00FC51A8" w:rsidRDefault="00FC51A8" w:rsidP="007D4FA6">
      <w:pPr>
        <w:pStyle w:val="BodyText"/>
        <w:ind w:left="1800" w:hanging="1800"/>
        <w:rPr>
          <w:rFonts w:cs="Arial"/>
        </w:rPr>
      </w:pPr>
      <w:r w:rsidRPr="00325195">
        <w:rPr>
          <w:rFonts w:cs="Arial"/>
        </w:rPr>
        <w:t>PLI</w:t>
      </w:r>
      <w:r w:rsidRPr="00325195">
        <w:rPr>
          <w:rFonts w:cs="Arial"/>
        </w:rPr>
        <w:tab/>
        <w:t>Profit Level Indicator</w:t>
      </w:r>
    </w:p>
    <w:p w14:paraId="5447A569" w14:textId="4C42246E" w:rsidR="004A0A87" w:rsidRDefault="004A0A87" w:rsidP="007D4FA6">
      <w:pPr>
        <w:pStyle w:val="BodyText"/>
        <w:ind w:left="1800" w:hanging="1800"/>
        <w:rPr>
          <w:rFonts w:cs="Arial"/>
        </w:rPr>
      </w:pPr>
      <w:r w:rsidRPr="00325195">
        <w:rPr>
          <w:rFonts w:cs="Arial"/>
        </w:rPr>
        <w:t>RPTs</w:t>
      </w:r>
      <w:r w:rsidRPr="00325195">
        <w:rPr>
          <w:rFonts w:cs="Arial"/>
        </w:rPr>
        <w:tab/>
        <w:t>Related Party Transactions</w:t>
      </w:r>
    </w:p>
    <w:p w14:paraId="7EF2646E" w14:textId="0AA8411B" w:rsidR="00C9073A" w:rsidRPr="00325195" w:rsidRDefault="00C9073A" w:rsidP="007D4FA6">
      <w:pPr>
        <w:pStyle w:val="BodyText"/>
        <w:ind w:left="1800" w:hanging="1800"/>
        <w:rPr>
          <w:rFonts w:cs="Arial"/>
        </w:rPr>
      </w:pPr>
      <w:r w:rsidRPr="00325195">
        <w:rPr>
          <w:rFonts w:cs="Arial"/>
        </w:rPr>
        <w:t>ROA</w:t>
      </w:r>
      <w:r w:rsidRPr="00325195">
        <w:rPr>
          <w:rFonts w:cs="Arial"/>
        </w:rPr>
        <w:tab/>
        <w:t>Return on Assets</w:t>
      </w:r>
    </w:p>
    <w:p w14:paraId="5CE7830E" w14:textId="09B0707B" w:rsidR="00636B22" w:rsidRDefault="00636B22" w:rsidP="007D4FA6">
      <w:pPr>
        <w:pStyle w:val="BodyText"/>
        <w:ind w:left="1800" w:hanging="1800"/>
        <w:rPr>
          <w:rFonts w:cs="Arial"/>
        </w:rPr>
      </w:pPr>
      <w:r>
        <w:rPr>
          <w:rFonts w:cs="Arial"/>
        </w:rPr>
        <w:t>TP</w:t>
      </w:r>
      <w:r>
        <w:rPr>
          <w:rFonts w:cs="Arial"/>
        </w:rPr>
        <w:tab/>
        <w:t>Transfer Pricing</w:t>
      </w:r>
    </w:p>
    <w:p w14:paraId="3CC25E59" w14:textId="03CAB9B5" w:rsidR="004A0A87" w:rsidRDefault="004A0A87" w:rsidP="007D4FA6">
      <w:pPr>
        <w:pStyle w:val="BodyText"/>
        <w:ind w:left="1800" w:hanging="1800"/>
        <w:rPr>
          <w:rFonts w:cs="Arial"/>
        </w:rPr>
      </w:pPr>
      <w:r>
        <w:rPr>
          <w:rFonts w:cs="Arial"/>
        </w:rPr>
        <w:t>WA</w:t>
      </w:r>
      <w:r>
        <w:rPr>
          <w:rFonts w:cs="Arial"/>
        </w:rPr>
        <w:tab/>
        <w:t>Weighted Average</w:t>
      </w:r>
    </w:p>
    <w:p w14:paraId="4B799DD1" w14:textId="77777777" w:rsidR="0035569F" w:rsidRPr="00325195" w:rsidRDefault="0035569F" w:rsidP="0056789F">
      <w:pPr>
        <w:pStyle w:val="BodyText"/>
        <w:rPr>
          <w:rFonts w:cs="Arial"/>
        </w:rPr>
      </w:pPr>
    </w:p>
    <w:p w14:paraId="5D651D8F" w14:textId="2161EEAA" w:rsidR="002002C0" w:rsidRDefault="002002C0" w:rsidP="0014725B">
      <w:pPr>
        <w:pStyle w:val="Heading1"/>
        <w:numPr>
          <w:ilvl w:val="0"/>
          <w:numId w:val="0"/>
        </w:numPr>
      </w:pPr>
    </w:p>
    <w:p w14:paraId="2819D584" w14:textId="5A648592" w:rsidR="00320BC3" w:rsidRPr="004F52F3" w:rsidRDefault="00320BC3" w:rsidP="0014725B">
      <w:pPr>
        <w:pStyle w:val="Heading1"/>
        <w:pageBreakBefore/>
        <w:ind w:hanging="965"/>
      </w:pPr>
      <w:bookmarkStart w:id="291" w:name="_Toc147743177"/>
      <w:r>
        <w:lastRenderedPageBreak/>
        <w:t>Objective and scope</w:t>
      </w:r>
      <w:bookmarkEnd w:id="291"/>
    </w:p>
    <w:p w14:paraId="73F66ABA" w14:textId="7B80ED5D" w:rsidR="005271C8" w:rsidRDefault="000D7B82" w:rsidP="005271C8">
      <w:pPr>
        <w:pStyle w:val="BodyText"/>
      </w:pPr>
      <w:r>
        <w:rPr>
          <w:rFonts w:asciiTheme="majorHAnsi" w:hAnsiTheme="majorHAnsi" w:cstheme="minorHAnsi"/>
        </w:rPr>
        <w:t xml:space="preserve">The Vietnamese </w:t>
      </w:r>
      <w:r w:rsidRPr="0014725B">
        <w:rPr>
          <w:rFonts w:asciiTheme="majorHAnsi" w:hAnsiTheme="majorHAnsi" w:cstheme="minorHAnsi"/>
        </w:rPr>
        <w:t>TP</w:t>
      </w:r>
      <w:r>
        <w:rPr>
          <w:rFonts w:asciiTheme="majorHAnsi" w:hAnsiTheme="majorHAnsi" w:cstheme="minorHAnsi"/>
        </w:rPr>
        <w:t xml:space="preserve"> regulations are </w:t>
      </w:r>
      <w:r w:rsidR="007D6385">
        <w:rPr>
          <w:rFonts w:asciiTheme="majorHAnsi" w:hAnsiTheme="majorHAnsi" w:cstheme="minorHAnsi"/>
        </w:rPr>
        <w:t xml:space="preserve">prescribed </w:t>
      </w:r>
      <w:r>
        <w:rPr>
          <w:rFonts w:asciiTheme="majorHAnsi" w:hAnsiTheme="majorHAnsi" w:cstheme="minorHAnsi"/>
        </w:rPr>
        <w:t xml:space="preserve">in </w:t>
      </w:r>
      <w:r w:rsidR="00230B86" w:rsidRPr="00230B86">
        <w:rPr>
          <w:rFonts w:asciiTheme="majorHAnsi" w:hAnsiTheme="majorHAnsi" w:cstheme="minorHAnsi"/>
        </w:rPr>
        <w:t>Decree 132</w:t>
      </w:r>
      <w:ins w:id="292" w:author="KPMG VN" w:date="2025-06-12T10:48:00Z" w16du:dateUtc="2025-06-12T03:48:00Z">
        <w:r w:rsidR="00C55297">
          <w:rPr>
            <w:rFonts w:asciiTheme="majorHAnsi" w:hAnsiTheme="majorHAnsi" w:cstheme="minorHAnsi"/>
          </w:rPr>
          <w:t xml:space="preserve"> </w:t>
        </w:r>
        <w:r w:rsidR="00502329">
          <w:rPr>
            <w:rFonts w:asciiTheme="majorHAnsi" w:hAnsiTheme="majorHAnsi" w:cstheme="minorHAnsi"/>
          </w:rPr>
          <w:t>and Decree 20/2025</w:t>
        </w:r>
      </w:ins>
      <w:r w:rsidRPr="00F46729">
        <w:rPr>
          <w:rFonts w:asciiTheme="majorHAnsi" w:hAnsiTheme="majorHAnsi" w:cstheme="minorHAnsi"/>
          <w:b/>
          <w:bCs/>
        </w:rPr>
        <w:t>.</w:t>
      </w:r>
      <w:r w:rsidR="00256A65">
        <w:rPr>
          <w:rFonts w:asciiTheme="majorHAnsi" w:hAnsiTheme="majorHAnsi" w:cstheme="minorHAnsi"/>
        </w:rPr>
        <w:t xml:space="preserve"> </w:t>
      </w:r>
      <w:r w:rsidR="005F3DDD">
        <w:rPr>
          <w:rFonts w:asciiTheme="majorHAnsi" w:hAnsiTheme="majorHAnsi" w:cstheme="minorHAnsi"/>
        </w:rPr>
        <w:t xml:space="preserve"> </w:t>
      </w:r>
      <w:r w:rsidR="00B151D0">
        <w:rPr>
          <w:rFonts w:asciiTheme="majorHAnsi" w:hAnsiTheme="majorHAnsi" w:cstheme="minorHAnsi"/>
        </w:rPr>
        <w:t xml:space="preserve">In accordance with </w:t>
      </w:r>
      <w:r w:rsidR="00256A65">
        <w:rPr>
          <w:rFonts w:asciiTheme="majorHAnsi" w:hAnsiTheme="majorHAnsi" w:cstheme="minorHAnsi"/>
        </w:rPr>
        <w:t xml:space="preserve">these regulations, </w:t>
      </w:r>
      <w:r w:rsidR="005271C8" w:rsidRPr="00510A89">
        <w:rPr>
          <w:highlight w:val="yellow"/>
        </w:rPr>
        <w:t xml:space="preserve">ABC </w:t>
      </w:r>
      <w:r w:rsidR="005271C8" w:rsidRPr="00835D58">
        <w:rPr>
          <w:highlight w:val="yellow"/>
        </w:rPr>
        <w:t>Vietnam</w:t>
      </w:r>
      <w:r w:rsidR="005271C8" w:rsidRPr="00D27C77">
        <w:rPr>
          <w:highlight w:val="yellow"/>
        </w:rPr>
        <w:t xml:space="preserve"> Co., Ltd.</w:t>
      </w:r>
      <w:r w:rsidR="005271C8">
        <w:t xml:space="preserve"> (“</w:t>
      </w:r>
      <w:r w:rsidR="005271C8" w:rsidRPr="00510A89">
        <w:rPr>
          <w:b/>
          <w:highlight w:val="yellow"/>
        </w:rPr>
        <w:t>ABC</w:t>
      </w:r>
      <w:r w:rsidR="005271C8">
        <w:t>” or “</w:t>
      </w:r>
      <w:r w:rsidR="00097034" w:rsidRPr="00097034">
        <w:rPr>
          <w:b/>
        </w:rPr>
        <w:t xml:space="preserve">the </w:t>
      </w:r>
      <w:r w:rsidR="005271C8" w:rsidRPr="00AD218C">
        <w:rPr>
          <w:b/>
        </w:rPr>
        <w:t>Company</w:t>
      </w:r>
      <w:r w:rsidR="005271C8">
        <w:t>”)</w:t>
      </w:r>
      <w:r w:rsidR="00256A65">
        <w:t xml:space="preserve"> is required to prepare and maintain </w:t>
      </w:r>
      <w:r w:rsidR="008755D2">
        <w:t xml:space="preserve">a </w:t>
      </w:r>
      <w:r w:rsidR="00256A65">
        <w:t>Local File</w:t>
      </w:r>
      <w:r w:rsidR="00FD56AC">
        <w:t xml:space="preserve"> </w:t>
      </w:r>
      <w:r w:rsidR="00256A65">
        <w:t xml:space="preserve">to </w:t>
      </w:r>
      <w:r w:rsidR="005765FB">
        <w:t xml:space="preserve">document and </w:t>
      </w:r>
      <w:r w:rsidR="00501937">
        <w:t>evaluate</w:t>
      </w:r>
      <w:r w:rsidR="005765FB">
        <w:t xml:space="preserve"> the arm’s length nature </w:t>
      </w:r>
      <w:r w:rsidR="005765FB" w:rsidRPr="00885FD3">
        <w:t>of</w:t>
      </w:r>
      <w:r w:rsidR="00070C69">
        <w:t xml:space="preserve"> </w:t>
      </w:r>
      <w:r w:rsidR="003F5FAB">
        <w:t xml:space="preserve">the transaction(s) entered into between </w:t>
      </w:r>
      <w:r w:rsidR="008755D2" w:rsidRPr="00085665">
        <w:rPr>
          <w:highlight w:val="yellow"/>
        </w:rPr>
        <w:t>ABC</w:t>
      </w:r>
      <w:r w:rsidR="003F5FAB">
        <w:t xml:space="preserve"> and its related party</w:t>
      </w:r>
      <w:r w:rsidR="003F5FAB" w:rsidRPr="002E2AED">
        <w:rPr>
          <w:highlight w:val="yellow"/>
        </w:rPr>
        <w:t>(</w:t>
      </w:r>
      <w:r w:rsidR="00E458AD" w:rsidRPr="002E2AED">
        <w:rPr>
          <w:highlight w:val="yellow"/>
        </w:rPr>
        <w:t>ie</w:t>
      </w:r>
      <w:r w:rsidR="003F5FAB" w:rsidRPr="002E2AED">
        <w:rPr>
          <w:highlight w:val="yellow"/>
        </w:rPr>
        <w:t>s)</w:t>
      </w:r>
      <w:r w:rsidR="00070C69">
        <w:t xml:space="preserve"> </w:t>
      </w:r>
      <w:r w:rsidR="005A6A69">
        <w:t xml:space="preserve">for the fiscal year ended </w:t>
      </w:r>
      <w:r w:rsidR="005A6A69" w:rsidRPr="00510A89">
        <w:rPr>
          <w:highlight w:val="yellow"/>
        </w:rPr>
        <w:t>date month year</w:t>
      </w:r>
      <w:r w:rsidR="005A6A69">
        <w:t xml:space="preserve"> (“</w:t>
      </w:r>
      <w:r w:rsidR="005A6A69" w:rsidRPr="00510A89">
        <w:rPr>
          <w:b/>
          <w:color w:val="000000" w:themeColor="text1"/>
          <w:highlight w:val="yellow"/>
        </w:rPr>
        <w:t>FY20</w:t>
      </w:r>
      <w:r w:rsidR="005A6A69">
        <w:rPr>
          <w:b/>
          <w:color w:val="000000" w:themeColor="text1"/>
          <w:highlight w:val="yellow"/>
        </w:rPr>
        <w:t>xx</w:t>
      </w:r>
      <w:r w:rsidR="005A6A69">
        <w:t>” or “</w:t>
      </w:r>
      <w:r w:rsidR="005A6A69" w:rsidRPr="00E5767F">
        <w:rPr>
          <w:b/>
        </w:rPr>
        <w:t>the year under review</w:t>
      </w:r>
      <w:r w:rsidR="005A6A69">
        <w:t>”)</w:t>
      </w:r>
      <w:r w:rsidR="005271C8" w:rsidRPr="005D7A36">
        <w:t>.</w:t>
      </w:r>
    </w:p>
    <w:p w14:paraId="07E20BF9" w14:textId="2954E153" w:rsidR="000C4FC0" w:rsidRDefault="00E355E3" w:rsidP="00AB321B">
      <w:pPr>
        <w:pStyle w:val="BodyText"/>
        <w:rPr>
          <w:rFonts w:asciiTheme="majorHAnsi" w:hAnsiTheme="majorHAnsi" w:cstheme="minorHAnsi"/>
        </w:rPr>
      </w:pPr>
      <w:r>
        <w:t xml:space="preserve">This Local File contains information required in </w:t>
      </w:r>
      <w:r w:rsidR="00B86D62">
        <w:t>Appendix II</w:t>
      </w:r>
      <w:r>
        <w:t xml:space="preserve"> of </w:t>
      </w:r>
      <w:r w:rsidR="005271C8">
        <w:t>Decree</w:t>
      </w:r>
      <w:r w:rsidR="00621A4C">
        <w:t xml:space="preserve"> </w:t>
      </w:r>
      <w:r w:rsidR="00B86D62">
        <w:t>132</w:t>
      </w:r>
      <w:r w:rsidR="00A70E58">
        <w:t>.</w:t>
      </w:r>
      <w:r w:rsidR="006164AA">
        <w:t xml:space="preserve"> </w:t>
      </w:r>
      <w:r w:rsidR="008755D2">
        <w:rPr>
          <w:rFonts w:asciiTheme="majorHAnsi" w:hAnsiTheme="majorHAnsi" w:cstheme="minorHAnsi"/>
        </w:rPr>
        <w:t xml:space="preserve">Please refer to </w:t>
      </w:r>
      <w:r w:rsidR="008755D2" w:rsidRPr="004F52F3">
        <w:rPr>
          <w:rFonts w:asciiTheme="majorHAnsi" w:hAnsiTheme="majorHAnsi" w:cstheme="minorHAnsi"/>
          <w:b/>
        </w:rPr>
        <w:t>Appendix A</w:t>
      </w:r>
      <w:r w:rsidR="008755D2">
        <w:rPr>
          <w:rFonts w:asciiTheme="majorHAnsi" w:hAnsiTheme="majorHAnsi" w:cstheme="minorHAnsi"/>
        </w:rPr>
        <w:t xml:space="preserve"> for the list of the contents required to be included in the Local </w:t>
      </w:r>
      <w:bookmarkEnd w:id="277"/>
      <w:r w:rsidR="00861ABA">
        <w:rPr>
          <w:rFonts w:asciiTheme="majorHAnsi" w:hAnsiTheme="majorHAnsi" w:cstheme="minorHAnsi"/>
        </w:rPr>
        <w:t>File.</w:t>
      </w:r>
    </w:p>
    <w:p w14:paraId="3E3E9ECC" w14:textId="293CE4AB" w:rsidR="00CA17BC" w:rsidRDefault="00CA17BC" w:rsidP="00CA17BC">
      <w:pPr>
        <w:pStyle w:val="Heading1"/>
      </w:pPr>
      <w:bookmarkStart w:id="293" w:name="_Toc147743178"/>
      <w:r>
        <w:t>Executive Summary</w:t>
      </w:r>
      <w:bookmarkEnd w:id="293"/>
    </w:p>
    <w:p w14:paraId="63E3A52F" w14:textId="569AA1E6" w:rsidR="00AF617D" w:rsidRDefault="00220E2B" w:rsidP="0082525A">
      <w:pPr>
        <w:pStyle w:val="BodyText"/>
      </w:pPr>
      <w:bookmarkStart w:id="294" w:name="_Toc492543262"/>
      <w:bookmarkStart w:id="295" w:name="_Toc458528242"/>
      <w:bookmarkStart w:id="296" w:name="_Toc458578446"/>
      <w:bookmarkStart w:id="297" w:name="_Toc458528243"/>
      <w:bookmarkStart w:id="298" w:name="_Toc458578447"/>
      <w:bookmarkStart w:id="299" w:name="_Toc458528244"/>
      <w:bookmarkStart w:id="300" w:name="_Toc458578448"/>
      <w:bookmarkStart w:id="301" w:name="_Toc458528245"/>
      <w:bookmarkStart w:id="302" w:name="_Toc458578449"/>
      <w:bookmarkStart w:id="303" w:name="_Toc458528246"/>
      <w:bookmarkStart w:id="304" w:name="_Toc458578450"/>
      <w:bookmarkStart w:id="305" w:name="_Toc458528247"/>
      <w:bookmarkStart w:id="306" w:name="_Toc458578451"/>
      <w:bookmarkStart w:id="307" w:name="_Toc458528248"/>
      <w:bookmarkStart w:id="308" w:name="_Toc458578452"/>
      <w:bookmarkStart w:id="309" w:name="_Toc458528253"/>
      <w:bookmarkStart w:id="310" w:name="_Toc458578457"/>
      <w:bookmarkStart w:id="311" w:name="_Toc344372299"/>
      <w:bookmarkStart w:id="312" w:name="_Toc345072727"/>
      <w:bookmarkStart w:id="313" w:name="_Toc274923438"/>
      <w:bookmarkStart w:id="314" w:name="_Toc274924609"/>
      <w:bookmarkStart w:id="315" w:name="_Toc274923440"/>
      <w:bookmarkStart w:id="316" w:name="_Toc274924611"/>
      <w:bookmarkStart w:id="317" w:name="_Toc458528254"/>
      <w:bookmarkStart w:id="318" w:name="_Toc458578458"/>
      <w:bookmarkStart w:id="319" w:name="_Toc458528255"/>
      <w:bookmarkStart w:id="320" w:name="_Toc458578459"/>
      <w:bookmarkStart w:id="321" w:name="_Toc458528256"/>
      <w:bookmarkStart w:id="322" w:name="_Toc458578460"/>
      <w:bookmarkStart w:id="323" w:name="_Toc458528257"/>
      <w:bookmarkStart w:id="324" w:name="_Toc458578461"/>
      <w:bookmarkStart w:id="325" w:name="_Toc458528258"/>
      <w:bookmarkStart w:id="326" w:name="_Toc458578462"/>
      <w:bookmarkStart w:id="327" w:name="_Toc458528259"/>
      <w:bookmarkStart w:id="328" w:name="_Toc458578463"/>
      <w:bookmarkStart w:id="329" w:name="_Toc458528260"/>
      <w:bookmarkStart w:id="330" w:name="_Toc458578464"/>
      <w:bookmarkStart w:id="331" w:name="_Toc458528261"/>
      <w:bookmarkStart w:id="332" w:name="_Toc458578465"/>
      <w:bookmarkStart w:id="333" w:name="_Toc458528262"/>
      <w:bookmarkStart w:id="334" w:name="_Toc458578466"/>
      <w:bookmarkStart w:id="335" w:name="_Toc458528263"/>
      <w:bookmarkStart w:id="336" w:name="_Toc458578467"/>
      <w:bookmarkStart w:id="337" w:name="_Toc458528264"/>
      <w:bookmarkStart w:id="338" w:name="_Toc458578468"/>
      <w:bookmarkStart w:id="339" w:name="_Toc458528265"/>
      <w:bookmarkStart w:id="340" w:name="_Toc458578469"/>
      <w:bookmarkStart w:id="341" w:name="_Toc307498301"/>
      <w:bookmarkStart w:id="342" w:name="_Toc307498825"/>
      <w:bookmarkStart w:id="343" w:name="_Toc307498302"/>
      <w:bookmarkStart w:id="344" w:name="_Toc307498826"/>
      <w:bookmarkStart w:id="345" w:name="_Toc307498303"/>
      <w:bookmarkStart w:id="346" w:name="_Toc307498827"/>
      <w:bookmarkStart w:id="347" w:name="_Toc458528267"/>
      <w:bookmarkStart w:id="348" w:name="_Toc458578471"/>
      <w:bookmarkStart w:id="349" w:name="_Toc458528268"/>
      <w:bookmarkStart w:id="350" w:name="_Toc458578472"/>
      <w:bookmarkStart w:id="351" w:name="_Toc458528269"/>
      <w:bookmarkStart w:id="352" w:name="_Toc458578473"/>
      <w:bookmarkStart w:id="353" w:name="_Toc458528270"/>
      <w:bookmarkStart w:id="354" w:name="_Toc458578474"/>
      <w:bookmarkStart w:id="355" w:name="_Toc492472592"/>
      <w:bookmarkStart w:id="356" w:name="_Toc492543024"/>
      <w:bookmarkStart w:id="357" w:name="_Toc492543279"/>
      <w:bookmarkStart w:id="358" w:name="_Toc492548187"/>
      <w:bookmarkStart w:id="359" w:name="_Toc492472593"/>
      <w:bookmarkStart w:id="360" w:name="_Toc492543025"/>
      <w:bookmarkStart w:id="361" w:name="_Toc492543280"/>
      <w:bookmarkStart w:id="362" w:name="_Toc492548188"/>
      <w:bookmarkStart w:id="363" w:name="_Toc492472595"/>
      <w:bookmarkStart w:id="364" w:name="_Toc492543027"/>
      <w:bookmarkStart w:id="365" w:name="_Toc492543282"/>
      <w:bookmarkStart w:id="366" w:name="_Toc492548190"/>
      <w:bookmarkStart w:id="367" w:name="_Toc492472596"/>
      <w:bookmarkStart w:id="368" w:name="_Toc492543028"/>
      <w:bookmarkStart w:id="369" w:name="_Toc492543283"/>
      <w:bookmarkStart w:id="370" w:name="_Toc492548191"/>
      <w:bookmarkStart w:id="371" w:name="_Toc458528274"/>
      <w:bookmarkStart w:id="372" w:name="_Toc458578478"/>
      <w:bookmarkStart w:id="373" w:name="_Toc458528275"/>
      <w:bookmarkStart w:id="374" w:name="_Toc458578479"/>
      <w:bookmarkStart w:id="375" w:name="_Toc458528276"/>
      <w:bookmarkStart w:id="376" w:name="_Toc458578480"/>
      <w:bookmarkStart w:id="377" w:name="_Toc458528277"/>
      <w:bookmarkStart w:id="378" w:name="_Toc458578481"/>
      <w:bookmarkStart w:id="379" w:name="_Toc458528278"/>
      <w:bookmarkStart w:id="380" w:name="_Toc458578482"/>
      <w:bookmarkStart w:id="381" w:name="_Toc508216317"/>
      <w:bookmarkStart w:id="382" w:name="_Toc514923563"/>
      <w:bookmarkStart w:id="383" w:name="_Toc516668390"/>
      <w:bookmarkStart w:id="384" w:name="_Toc526104583"/>
      <w:bookmarkStart w:id="385" w:name="_Toc259634204"/>
      <w:bookmarkStart w:id="386" w:name="_Toc307572942"/>
      <w:bookmarkStart w:id="387" w:name="_Toc329593804"/>
      <w:bookmarkStart w:id="388" w:name="_Toc458670345"/>
      <w:bookmarkStart w:id="389" w:name="_Toc275532965"/>
      <w:bookmarkStart w:id="390" w:name="_Ref492913914"/>
      <w:bookmarkStart w:id="391" w:name="_Ref492913925"/>
      <w:bookmarkStart w:id="392" w:name="_Ref492914508"/>
      <w:bookmarkStart w:id="393" w:name="_Ref497899431"/>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r w:rsidRPr="00510A89">
        <w:rPr>
          <w:bCs/>
          <w:iCs/>
          <w:highlight w:val="yellow"/>
          <w:lang w:val="en-GB"/>
        </w:rPr>
        <w:t>ABC</w:t>
      </w:r>
      <w:r>
        <w:rPr>
          <w:bCs/>
          <w:iCs/>
          <w:highlight w:val="yellow"/>
          <w:lang w:val="en-GB"/>
        </w:rPr>
        <w:t xml:space="preserve"> </w:t>
      </w:r>
      <w:r w:rsidRPr="008670FD">
        <w:t xml:space="preserve">functions as a </w:t>
      </w:r>
      <w:r w:rsidRPr="00104247">
        <w:rPr>
          <w:highlight w:val="yellow"/>
        </w:rPr>
        <w:t>manufacturing</w:t>
      </w:r>
      <w:r w:rsidRPr="008670FD">
        <w:t xml:space="preserve"> entity of the </w:t>
      </w:r>
      <w:r>
        <w:rPr>
          <w:highlight w:val="yellow"/>
        </w:rPr>
        <w:t>ENTITY</w:t>
      </w:r>
      <w:r w:rsidRPr="008670FD">
        <w:t xml:space="preserve"> Group (</w:t>
      </w:r>
      <w:r>
        <w:t>comprising of</w:t>
      </w:r>
      <w:r w:rsidRPr="008670FD">
        <w:t xml:space="preserve"> </w:t>
      </w:r>
      <w:r>
        <w:rPr>
          <w:highlight w:val="yellow"/>
        </w:rPr>
        <w:t>THE ULTIMATE PARENT COMPANY</w:t>
      </w:r>
      <w:r w:rsidRPr="008670FD">
        <w:t xml:space="preserve"> and its subsidiaries) (“</w:t>
      </w:r>
      <w:r>
        <w:rPr>
          <w:b/>
          <w:highlight w:val="yellow"/>
        </w:rPr>
        <w:t>ENTITY</w:t>
      </w:r>
      <w:r w:rsidRPr="008670FD">
        <w:rPr>
          <w:b/>
        </w:rPr>
        <w:t xml:space="preserve"> Group</w:t>
      </w:r>
      <w:r w:rsidRPr="008670FD">
        <w:t>” or the “</w:t>
      </w:r>
      <w:r w:rsidRPr="008670FD">
        <w:rPr>
          <w:b/>
        </w:rPr>
        <w:t>Group</w:t>
      </w:r>
      <w:r w:rsidRPr="008670FD">
        <w:t xml:space="preserve">”). </w:t>
      </w:r>
      <w:r w:rsidR="00D660A6">
        <w:t xml:space="preserve"> </w:t>
      </w:r>
      <w:r w:rsidR="005F0B33" w:rsidRPr="0014725B">
        <w:rPr>
          <w:highlight w:val="yellow"/>
        </w:rPr>
        <w:t>ABC</w:t>
      </w:r>
      <w:r w:rsidR="005F0B33" w:rsidRPr="004D24D9">
        <w:t xml:space="preserve">’s principal activities are to </w:t>
      </w:r>
      <w:r w:rsidR="002E3E51" w:rsidRPr="008230FD">
        <w:rPr>
          <w:highlight w:val="yellow"/>
        </w:rPr>
        <w:t xml:space="preserve">manufacture </w:t>
      </w:r>
      <w:r w:rsidR="005F0B33" w:rsidRPr="004D24D9">
        <w:rPr>
          <w:highlight w:val="yellow"/>
        </w:rPr>
        <w:t>[Products]</w:t>
      </w:r>
      <w:r w:rsidR="005F0B33" w:rsidRPr="0015398D">
        <w:t>.</w:t>
      </w:r>
      <w:r w:rsidR="00D51A75">
        <w:t xml:space="preserve">  </w:t>
      </w:r>
      <w:r w:rsidR="009F0E2D">
        <w:t xml:space="preserve">In conducting its business, </w:t>
      </w:r>
      <w:r w:rsidR="009F0E2D" w:rsidRPr="001A5BE5">
        <w:rPr>
          <w:highlight w:val="yellow"/>
        </w:rPr>
        <w:t>ABC</w:t>
      </w:r>
      <w:r w:rsidR="009F0E2D">
        <w:t xml:space="preserve"> bears </w:t>
      </w:r>
      <w:r w:rsidR="009F0E2D" w:rsidRPr="00BF512A">
        <w:rPr>
          <w:highlight w:val="yellow"/>
        </w:rPr>
        <w:t>general economic risks</w:t>
      </w:r>
      <w:r w:rsidR="009F0E2D">
        <w:t xml:space="preserve"> and utili</w:t>
      </w:r>
      <w:r w:rsidR="00563240">
        <w:t>s</w:t>
      </w:r>
      <w:r w:rsidR="009F0E2D">
        <w:t xml:space="preserve">es </w:t>
      </w:r>
      <w:r w:rsidR="009F0E2D" w:rsidRPr="008230FD">
        <w:rPr>
          <w:highlight w:val="yellow"/>
        </w:rPr>
        <w:t>routine</w:t>
      </w:r>
      <w:r w:rsidR="009F0E2D">
        <w:t xml:space="preserve"> assets that are similar to other </w:t>
      </w:r>
      <w:r w:rsidR="005D24E9" w:rsidRPr="005D24E9">
        <w:rPr>
          <w:highlight w:val="yellow"/>
        </w:rPr>
        <w:t>manufacture</w:t>
      </w:r>
      <w:r w:rsidR="005D24E9" w:rsidRPr="00104247">
        <w:rPr>
          <w:highlight w:val="yellow"/>
        </w:rPr>
        <w:t>rs</w:t>
      </w:r>
      <w:r w:rsidR="009F0E2D">
        <w:t xml:space="preserve"> in the industry</w:t>
      </w:r>
      <w:r w:rsidR="00D51A75">
        <w:t>.</w:t>
      </w:r>
    </w:p>
    <w:p w14:paraId="4D32CF94" w14:textId="4B74C963" w:rsidR="00CC7C08" w:rsidRDefault="00CC7C08">
      <w:pPr>
        <w:pStyle w:val="BodyText"/>
        <w:rPr>
          <w:bCs/>
          <w:iCs/>
          <w:lang w:val="en-GB"/>
        </w:rPr>
      </w:pPr>
      <w:r w:rsidRPr="00125FC2">
        <w:rPr>
          <w:noProof/>
          <w:lang w:eastAsia="en-US"/>
        </w:rPr>
        <mc:AlternateContent>
          <mc:Choice Requires="wps">
            <w:drawing>
              <wp:anchor distT="45720" distB="45720" distL="114300" distR="114300" simplePos="0" relativeHeight="251658283" behindDoc="0" locked="0" layoutInCell="1" allowOverlap="1" wp14:anchorId="33BF2035" wp14:editId="0906D981">
                <wp:simplePos x="0" y="0"/>
                <wp:positionH relativeFrom="margin">
                  <wp:align>right</wp:align>
                </wp:positionH>
                <wp:positionV relativeFrom="paragraph">
                  <wp:posOffset>454964</wp:posOffset>
                </wp:positionV>
                <wp:extent cx="5391150" cy="21907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2191109"/>
                        </a:xfrm>
                        <a:prstGeom prst="rect">
                          <a:avLst/>
                        </a:prstGeom>
                        <a:solidFill>
                          <a:schemeClr val="bg1">
                            <a:lumMod val="75000"/>
                          </a:schemeClr>
                        </a:solidFill>
                        <a:ln w="9525">
                          <a:solidFill>
                            <a:srgbClr val="000000"/>
                          </a:solidFill>
                          <a:miter lim="800000"/>
                          <a:headEnd/>
                          <a:tailEnd/>
                        </a:ln>
                      </wps:spPr>
                      <wps:txbx>
                        <w:txbxContent>
                          <w:p w14:paraId="700C839C" w14:textId="1FEE9A6C" w:rsidR="000F5E37" w:rsidRDefault="00CC7C08" w:rsidP="00CC7C08">
                            <w:r>
                              <w:t xml:space="preserve">Guidance: the </w:t>
                            </w:r>
                            <w:r w:rsidR="00B768FE">
                              <w:t>example</w:t>
                            </w:r>
                            <w:r>
                              <w:t xml:space="preserve"> below is applicable only in case CPM </w:t>
                            </w:r>
                            <w:r w:rsidR="00777539">
                              <w:t xml:space="preserve">– </w:t>
                            </w:r>
                            <w:r>
                              <w:t>on whole entity basis</w:t>
                            </w:r>
                            <w:r w:rsidR="00777539">
                              <w:t xml:space="preserve"> –</w:t>
                            </w:r>
                            <w:r>
                              <w:t xml:space="preserve"> is selected as the TP method</w:t>
                            </w:r>
                            <w:r w:rsidR="001867ED">
                              <w:t xml:space="preserve"> to indirectly test </w:t>
                            </w:r>
                            <w:r w:rsidR="00B33752">
                              <w:t>all</w:t>
                            </w:r>
                            <w:r w:rsidR="001867ED">
                              <w:t xml:space="preserve"> RPTs</w:t>
                            </w:r>
                            <w:r w:rsidR="00BD423F">
                              <w:t xml:space="preserve"> </w:t>
                            </w:r>
                            <w:r w:rsidR="00BD423F" w:rsidRPr="00805782">
                              <w:rPr>
                                <w:i/>
                                <w:iCs/>
                                <w:u w:val="single"/>
                              </w:rPr>
                              <w:t>except</w:t>
                            </w:r>
                            <w:r w:rsidR="00BD423F">
                              <w:t xml:space="preserve"> for those RPTs that are </w:t>
                            </w:r>
                            <w:r w:rsidR="00BD423F" w:rsidRPr="002D467A">
                              <w:t>NOT</w:t>
                            </w:r>
                            <w:r w:rsidR="00BD423F">
                              <w:t xml:space="preserve"> included in the PLI calculation such as </w:t>
                            </w:r>
                            <w:r w:rsidR="007D7DAF">
                              <w:t xml:space="preserve">items booked </w:t>
                            </w:r>
                            <w:r w:rsidR="006C5578">
                              <w:t xml:space="preserve">in the balance sheet or </w:t>
                            </w:r>
                            <w:r w:rsidR="002574AE">
                              <w:t>f</w:t>
                            </w:r>
                            <w:r w:rsidR="007D7DAF">
                              <w:t xml:space="preserve">inancial income/expenses and </w:t>
                            </w:r>
                            <w:r w:rsidR="002574AE">
                              <w:t>o</w:t>
                            </w:r>
                            <w:r w:rsidR="007D7DAF">
                              <w:t>ther income/expenses</w:t>
                            </w:r>
                            <w:r w:rsidR="006C5578">
                              <w:t>,</w:t>
                            </w:r>
                            <w:r w:rsidR="00805782">
                              <w:t xml:space="preserve"> </w:t>
                            </w:r>
                            <w:r w:rsidR="00253D6F">
                              <w:t xml:space="preserve">which </w:t>
                            </w:r>
                            <w:r w:rsidR="007D7DAF">
                              <w:t>should be</w:t>
                            </w:r>
                            <w:r w:rsidR="00253D6F">
                              <w:t xml:space="preserve"> briefly covered / explained in Section 4 of this </w:t>
                            </w:r>
                            <w:r w:rsidR="008801F6">
                              <w:t>Local File</w:t>
                            </w:r>
                            <w:r w:rsidR="006D0AD0">
                              <w:t xml:space="preserve"> (</w:t>
                            </w:r>
                            <w:r w:rsidR="00421B1E">
                              <w:t>like the SBV analysis for interest rates</w:t>
                            </w:r>
                            <w:r w:rsidR="00BD423F">
                              <w:t>).</w:t>
                            </w:r>
                            <w:r w:rsidDel="00B768FE">
                              <w:t xml:space="preserve">  </w:t>
                            </w:r>
                            <w:r w:rsidR="005141E3">
                              <w:t>The list of transactions shall be consistent with the list presented in Section 4</w:t>
                            </w:r>
                            <w:r w:rsidDel="00B768FE">
                              <w:t xml:space="preserve"> </w:t>
                            </w:r>
                            <w:r w:rsidR="004742B0">
                              <w:t>(e.g</w:t>
                            </w:r>
                            <w:r w:rsidR="00421B1E">
                              <w:t>.,</w:t>
                            </w:r>
                            <w:r w:rsidR="004742B0">
                              <w:t xml:space="preserve"> if the list is too long, you may want to only present </w:t>
                            </w:r>
                            <w:r w:rsidR="00421B1E">
                              <w:t>major</w:t>
                            </w:r>
                            <w:r w:rsidR="004742B0">
                              <w:t xml:space="preserve"> transactions separately and put the rest under “Other</w:t>
                            </w:r>
                            <w:r w:rsidR="00421B1E">
                              <w:t xml:space="preserve"> transactions</w:t>
                            </w:r>
                            <w:r w:rsidR="004742B0">
                              <w:t>” category</w:t>
                            </w:r>
                            <w:r w:rsidR="00421B1E">
                              <w:t>)</w:t>
                            </w:r>
                            <w:r w:rsidR="004742B0">
                              <w:t>.</w:t>
                            </w:r>
                          </w:p>
                          <w:p w14:paraId="5023CA39" w14:textId="77777777" w:rsidR="000F5E37" w:rsidRDefault="000F5E37" w:rsidP="00CC7C08"/>
                          <w:p w14:paraId="7892B591" w14:textId="5A0A0892" w:rsidR="00CC7C08" w:rsidRDefault="000F5E37" w:rsidP="00CC7C08">
                            <w:r>
                              <w:t>In case</w:t>
                            </w:r>
                            <w:r w:rsidR="001867ED">
                              <w:t xml:space="preserve"> you analy</w:t>
                            </w:r>
                            <w:r w:rsidR="00B032B8">
                              <w:t>s</w:t>
                            </w:r>
                            <w:r w:rsidR="001867ED">
                              <w:t xml:space="preserve">e client’s RPTs on a transactional basis, </w:t>
                            </w:r>
                            <w:r w:rsidR="00CC7C08">
                              <w:t xml:space="preserve">this </w:t>
                            </w:r>
                            <w:r w:rsidR="007226A7">
                              <w:t>table</w:t>
                            </w:r>
                            <w:r w:rsidR="00CC7C08">
                              <w:t xml:space="preserve"> shall be amended accordingly</w:t>
                            </w:r>
                            <w:r w:rsidR="00DD6ABA">
                              <w:t xml:space="preserve"> (</w:t>
                            </w:r>
                            <w:r w:rsidR="00B768FE">
                              <w:t>e.g.,</w:t>
                            </w:r>
                            <w:r w:rsidR="00253D6F">
                              <w:t xml:space="preserve"> each transaction / group of transactions may have its own row)</w:t>
                            </w:r>
                          </w:p>
                          <w:p w14:paraId="2F4C80AD" w14:textId="77777777" w:rsidR="00CC7C08" w:rsidRDefault="00CC7C08" w:rsidP="00CC7C08"/>
                          <w:p w14:paraId="24F13036" w14:textId="77777777" w:rsidR="00CC7C08" w:rsidRDefault="00CC7C08" w:rsidP="00CC7C0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F2035" id="Text Box 2" o:spid="_x0000_s1028" type="#_x0000_t202" style="position:absolute;margin-left:373.3pt;margin-top:35.8pt;width:424.5pt;height:172.5pt;z-index:25165828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" fillcolor="#bfbfbf [2412]">
                <v:textbox>
                  <w:txbxContent>
                    <w:p w14:paraId="700C839C" w14:textId="1FEE9A6C" w:rsidR="000F5E37" w:rsidRDefault="00CC7C08" w:rsidP="00CC7C08">
                      <w:r>
                        <w:t xml:space="preserve">Guidance: the </w:t>
                      </w:r>
                      <w:r w:rsidR="00B768FE">
                        <w:t>example</w:t>
                      </w:r>
                      <w:r>
                        <w:t xml:space="preserve"> below is applicable only in case CPM </w:t>
                      </w:r>
                      <w:r w:rsidR="00777539">
                        <w:t xml:space="preserve">– </w:t>
                      </w:r>
                      <w:r>
                        <w:t>on whole entity basis</w:t>
                      </w:r>
                      <w:r w:rsidR="00777539">
                        <w:t xml:space="preserve"> –</w:t>
                      </w:r>
                      <w:r>
                        <w:t xml:space="preserve"> is selected as the TP method</w:t>
                      </w:r>
                      <w:r w:rsidR="001867ED">
                        <w:t xml:space="preserve"> to indirectly test </w:t>
                      </w:r>
                      <w:r w:rsidR="00B33752">
                        <w:t>all</w:t>
                      </w:r>
                      <w:r w:rsidR="001867ED">
                        <w:t xml:space="preserve"> RPTs</w:t>
                      </w:r>
                      <w:r w:rsidR="00BD423F">
                        <w:t xml:space="preserve"> </w:t>
                      </w:r>
                      <w:r w:rsidR="00BD423F" w:rsidRPr="00805782">
                        <w:rPr>
                          <w:i/>
                          <w:iCs/>
                          <w:u w:val="single"/>
                        </w:rPr>
                        <w:t>except</w:t>
                      </w:r>
                      <w:r w:rsidR="00BD423F">
                        <w:t xml:space="preserve"> for those RPTs that are </w:t>
                      </w:r>
                      <w:r w:rsidR="00BD423F" w:rsidRPr="002D467A">
                        <w:t>NOT</w:t>
                      </w:r>
                      <w:r w:rsidR="00BD423F">
                        <w:t xml:space="preserve"> included in the PLI calculation such as </w:t>
                      </w:r>
                      <w:r w:rsidR="007D7DAF">
                        <w:t xml:space="preserve">items booked </w:t>
                      </w:r>
                      <w:r w:rsidR="006C5578">
                        <w:t xml:space="preserve">in the balance sheet or </w:t>
                      </w:r>
                      <w:r w:rsidR="002574AE">
                        <w:t>f</w:t>
                      </w:r>
                      <w:r w:rsidR="007D7DAF">
                        <w:t xml:space="preserve">inancial income/expenses and </w:t>
                      </w:r>
                      <w:r w:rsidR="002574AE">
                        <w:t>o</w:t>
                      </w:r>
                      <w:r w:rsidR="007D7DAF">
                        <w:t>ther income/expenses</w:t>
                      </w:r>
                      <w:r w:rsidR="006C5578">
                        <w:t>,</w:t>
                      </w:r>
                      <w:r w:rsidR="00805782">
                        <w:t xml:space="preserve"> </w:t>
                      </w:r>
                      <w:r w:rsidR="00253D6F">
                        <w:t xml:space="preserve">which </w:t>
                      </w:r>
                      <w:r w:rsidR="007D7DAF">
                        <w:t>should be</w:t>
                      </w:r>
                      <w:r w:rsidR="00253D6F">
                        <w:t xml:space="preserve"> briefly covered / explained in Section 4 of this </w:t>
                      </w:r>
                      <w:r w:rsidR="008801F6">
                        <w:t>Local File</w:t>
                      </w:r>
                      <w:r w:rsidR="006D0AD0">
                        <w:t xml:space="preserve"> (</w:t>
                      </w:r>
                      <w:r w:rsidR="00421B1E">
                        <w:t>like the SBV analysis for interest rates</w:t>
                      </w:r>
                      <w:r w:rsidR="00BD423F">
                        <w:t>).</w:t>
                      </w:r>
                      <w:r w:rsidDel="00B768FE">
                        <w:t xml:space="preserve">  </w:t>
                      </w:r>
                      <w:r w:rsidR="005141E3">
                        <w:t>The list of transactions shall be consistent with the list presented in Section 4</w:t>
                      </w:r>
                      <w:r w:rsidDel="00B768FE">
                        <w:t xml:space="preserve"> </w:t>
                      </w:r>
                      <w:r w:rsidR="004742B0">
                        <w:t>(e.g</w:t>
                      </w:r>
                      <w:r w:rsidR="00421B1E">
                        <w:t>.,</w:t>
                      </w:r>
                      <w:r w:rsidR="004742B0">
                        <w:t xml:space="preserve"> if the list is too long, you may want to only present </w:t>
                      </w:r>
                      <w:r w:rsidR="00421B1E">
                        <w:t>major</w:t>
                      </w:r>
                      <w:r w:rsidR="004742B0">
                        <w:t xml:space="preserve"> transactions separately and put the rest under “Other</w:t>
                      </w:r>
                      <w:r w:rsidR="00421B1E">
                        <w:t xml:space="preserve"> transactions</w:t>
                      </w:r>
                      <w:r w:rsidR="004742B0">
                        <w:t>” category</w:t>
                      </w:r>
                      <w:r w:rsidR="00421B1E">
                        <w:t>)</w:t>
                      </w:r>
                      <w:r w:rsidR="004742B0">
                        <w:t>.</w:t>
                      </w:r>
                    </w:p>
                    <w:p w14:paraId="5023CA39" w14:textId="77777777" w:rsidR="000F5E37" w:rsidRDefault="000F5E37" w:rsidP="00CC7C08"/>
                    <w:p w14:paraId="7892B591" w14:textId="5A0A0892" w:rsidR="00CC7C08" w:rsidRDefault="000F5E37" w:rsidP="00CC7C08">
                      <w:r>
                        <w:t>In case</w:t>
                      </w:r>
                      <w:r w:rsidR="001867ED">
                        <w:t xml:space="preserve"> you analy</w:t>
                      </w:r>
                      <w:r w:rsidR="00B032B8">
                        <w:t>s</w:t>
                      </w:r>
                      <w:r w:rsidR="001867ED">
                        <w:t xml:space="preserve">e client’s RPTs on a transactional basis, </w:t>
                      </w:r>
                      <w:r w:rsidR="00CC7C08">
                        <w:t xml:space="preserve">this </w:t>
                      </w:r>
                      <w:r w:rsidR="007226A7">
                        <w:t>table</w:t>
                      </w:r>
                      <w:r w:rsidR="00CC7C08">
                        <w:t xml:space="preserve"> shall be amended accordingly</w:t>
                      </w:r>
                      <w:r w:rsidR="00DD6ABA">
                        <w:t xml:space="preserve"> (</w:t>
                      </w:r>
                      <w:r w:rsidR="00B768FE">
                        <w:t>e.g.,</w:t>
                      </w:r>
                      <w:r w:rsidR="00253D6F">
                        <w:t xml:space="preserve"> each transaction / group of transactions may have its own row)</w:t>
                      </w:r>
                    </w:p>
                    <w:p w14:paraId="2F4C80AD" w14:textId="77777777" w:rsidR="00CC7C08" w:rsidRDefault="00CC7C08" w:rsidP="00CC7C08"/>
                    <w:p w14:paraId="24F13036" w14:textId="77777777" w:rsidR="00CC7C08" w:rsidRDefault="00CC7C08" w:rsidP="00CC7C08"/>
                  </w:txbxContent>
                </v:textbox>
                <w10:wrap type="square" anchorx="margin"/>
              </v:shape>
            </w:pict>
          </mc:Fallback>
        </mc:AlternateContent>
      </w:r>
      <w:r w:rsidR="00EB03C7">
        <w:rPr>
          <w:bCs/>
          <w:iCs/>
          <w:lang w:val="en-GB"/>
        </w:rPr>
        <w:t>The following table summari</w:t>
      </w:r>
      <w:r w:rsidR="00C1119D">
        <w:rPr>
          <w:bCs/>
          <w:iCs/>
          <w:lang w:val="en-GB"/>
        </w:rPr>
        <w:t>s</w:t>
      </w:r>
      <w:r w:rsidR="00EB03C7">
        <w:rPr>
          <w:bCs/>
          <w:iCs/>
          <w:lang w:val="en-GB"/>
        </w:rPr>
        <w:t xml:space="preserve">es the </w:t>
      </w:r>
      <w:r w:rsidR="00834769" w:rsidRPr="0014725B">
        <w:rPr>
          <w:bCs/>
          <w:iCs/>
          <w:lang w:val="en-GB"/>
        </w:rPr>
        <w:t xml:space="preserve">economic analysis carried out to evaluate the arm’s length nature of </w:t>
      </w:r>
      <w:r w:rsidR="00EB03C7" w:rsidRPr="0014725B">
        <w:rPr>
          <w:bCs/>
          <w:iCs/>
          <w:highlight w:val="yellow"/>
          <w:lang w:val="en-GB"/>
        </w:rPr>
        <w:t>ABC</w:t>
      </w:r>
      <w:r w:rsidR="00834769" w:rsidRPr="0014725B">
        <w:rPr>
          <w:bCs/>
          <w:iCs/>
          <w:lang w:val="en-GB"/>
        </w:rPr>
        <w:t>’s RPTs</w:t>
      </w:r>
      <w:r w:rsidR="00A23BA0">
        <w:rPr>
          <w:bCs/>
          <w:iCs/>
          <w:lang w:val="en-GB"/>
        </w:rPr>
        <w:t xml:space="preserve"> in </w:t>
      </w:r>
      <w:r w:rsidR="00A23BA0" w:rsidRPr="00104247">
        <w:rPr>
          <w:highlight w:val="yellow"/>
          <w:lang w:val="en-GB"/>
        </w:rPr>
        <w:t>FY20xx</w:t>
      </w:r>
      <w:r w:rsidR="00EB03C7" w:rsidDel="00A23BA0">
        <w:rPr>
          <w:bCs/>
          <w:iCs/>
          <w:lang w:val="en-GB"/>
        </w:rPr>
        <w:t>.</w:t>
      </w:r>
    </w:p>
    <w:p w14:paraId="23330791" w14:textId="07599DBE" w:rsidR="00753164" w:rsidRDefault="00753164">
      <w:pPr>
        <w:rPr>
          <w:rFonts w:eastAsiaTheme="minorEastAsia" w:cstheme="minorBidi"/>
          <w:b/>
          <w:iCs/>
          <w:color w:val="00338D"/>
          <w:szCs w:val="18"/>
          <w:lang w:eastAsia="zh-CN"/>
        </w:rPr>
      </w:pPr>
    </w:p>
    <w:p w14:paraId="3F9175AE" w14:textId="03EC818F" w:rsidR="00632C4D" w:rsidRDefault="00632C4D" w:rsidP="00632C4D">
      <w:pPr>
        <w:pStyle w:val="Caption"/>
        <w:spacing w:after="100" w:afterAutospacing="1"/>
      </w:pPr>
      <w:r w:rsidRPr="0014725B">
        <w:t xml:space="preserve">Figure </w:t>
      </w:r>
      <w:r w:rsidRPr="0014725B">
        <w:fldChar w:fldCharType="begin"/>
      </w:r>
      <w:r w:rsidRPr="0014725B">
        <w:instrText xml:space="preserve"> STYLEREF 1 \s </w:instrText>
      </w:r>
      <w:r w:rsidRPr="0014725B">
        <w:fldChar w:fldCharType="separate"/>
      </w:r>
      <w:r w:rsidRPr="0014725B">
        <w:rPr>
          <w:noProof/>
        </w:rPr>
        <w:t>2</w:t>
      </w:r>
      <w:r w:rsidRPr="0014725B">
        <w:fldChar w:fldCharType="end"/>
      </w:r>
      <w:r w:rsidRPr="0014725B">
        <w:noBreakHyphen/>
      </w:r>
      <w:r w:rsidRPr="0014725B">
        <w:fldChar w:fldCharType="begin"/>
      </w:r>
      <w:r w:rsidRPr="0014725B">
        <w:instrText xml:space="preserve"> SEQ Figure \* ARABIC \s 1 </w:instrText>
      </w:r>
      <w:r w:rsidRPr="0014725B">
        <w:fldChar w:fldCharType="separate"/>
      </w:r>
      <w:r w:rsidRPr="0014725B">
        <w:rPr>
          <w:noProof/>
        </w:rPr>
        <w:t>1</w:t>
      </w:r>
      <w:r w:rsidRPr="0014725B">
        <w:fldChar w:fldCharType="end"/>
      </w:r>
      <w:r w:rsidRPr="0014725B">
        <w:t xml:space="preserve">: Summary of the </w:t>
      </w:r>
      <w:r w:rsidR="00833700" w:rsidRPr="00834769">
        <w:t xml:space="preserve">RPTs and </w:t>
      </w:r>
      <w:r w:rsidR="00834769" w:rsidRPr="00834769">
        <w:t xml:space="preserve">economic </w:t>
      </w:r>
      <w:r w:rsidR="00833700" w:rsidRPr="00834769">
        <w:t>analys</w:t>
      </w:r>
      <w:r w:rsidR="00834769" w:rsidRPr="00834769">
        <w:t>is</w:t>
      </w:r>
      <w:r w:rsidR="00833700" w:rsidRPr="00834769">
        <w:t xml:space="preserve"> performed</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2519"/>
        <w:gridCol w:w="3462"/>
      </w:tblGrid>
      <w:tr w:rsidR="00A546D7" w:rsidRPr="002009E9" w14:paraId="232C9297" w14:textId="77777777" w:rsidTr="00574648">
        <w:trPr>
          <w:cnfStyle w:val="100000000000" w:firstRow="1" w:lastRow="0" w:firstColumn="0" w:lastColumn="0" w:oddVBand="0" w:evenVBand="0" w:oddHBand="0"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481" w:type="pct"/>
            <w:vAlign w:val="top"/>
          </w:tcPr>
          <w:p w14:paraId="1D13743D" w14:textId="77777777" w:rsidR="00A546D7" w:rsidRDefault="00A546D7">
            <w:pPr>
              <w:rPr>
                <w:b w:val="0"/>
                <w:bCs/>
                <w:color w:val="FFFFFF" w:themeColor="background1"/>
              </w:rPr>
            </w:pPr>
            <w:r>
              <w:rPr>
                <w:bCs/>
                <w:color w:val="FFFFFF" w:themeColor="background1"/>
              </w:rPr>
              <w:t>Transactions</w:t>
            </w:r>
          </w:p>
        </w:tc>
        <w:tc>
          <w:tcPr>
            <w:tcW w:w="1482" w:type="pct"/>
            <w:vAlign w:val="top"/>
          </w:tcPr>
          <w:p w14:paraId="0E5EFFC3" w14:textId="1928BFA6" w:rsidR="00A546D7" w:rsidRPr="002002C0" w:rsidRDefault="00A546D7">
            <w:pPr>
              <w:cnfStyle w:val="100000000000" w:firstRow="1" w:lastRow="0" w:firstColumn="0" w:lastColumn="0" w:oddVBand="0" w:evenVBand="0" w:oddHBand="0" w:evenHBand="0" w:firstRowFirstColumn="0" w:firstRowLastColumn="0" w:lastRowFirstColumn="0" w:lastRowLastColumn="0"/>
              <w:rPr>
                <w:bCs/>
                <w:color w:val="FFFFFF" w:themeColor="background1"/>
              </w:rPr>
            </w:pPr>
            <w:r>
              <w:rPr>
                <w:bCs/>
                <w:color w:val="FFFFFF" w:themeColor="background1"/>
              </w:rPr>
              <w:t>TP</w:t>
            </w:r>
            <w:r w:rsidRPr="002002C0">
              <w:rPr>
                <w:bCs/>
                <w:color w:val="FFFFFF" w:themeColor="background1"/>
              </w:rPr>
              <w:t xml:space="preserve"> method</w:t>
            </w:r>
            <w:r w:rsidR="00192FA5">
              <w:rPr>
                <w:bCs/>
                <w:color w:val="FFFFFF" w:themeColor="background1"/>
              </w:rPr>
              <w:t>s</w:t>
            </w:r>
          </w:p>
        </w:tc>
        <w:tc>
          <w:tcPr>
            <w:tcW w:w="2037" w:type="pct"/>
            <w:vAlign w:val="top"/>
          </w:tcPr>
          <w:p w14:paraId="13BAFC4C" w14:textId="766EF93F" w:rsidR="00A546D7" w:rsidRPr="0014725B" w:rsidRDefault="00A546D7" w:rsidP="0001434F">
            <w:pPr>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Findings</w:t>
            </w:r>
          </w:p>
        </w:tc>
      </w:tr>
      <w:tr w:rsidR="00A546D7" w:rsidRPr="002009E9" w14:paraId="51F484F7" w14:textId="77777777" w:rsidTr="00574648">
        <w:trPr>
          <w:trHeight w:val="54"/>
        </w:trPr>
        <w:tc>
          <w:tcPr>
            <w:cnfStyle w:val="001000000000" w:firstRow="0" w:lastRow="0" w:firstColumn="1" w:lastColumn="0" w:oddVBand="0" w:evenVBand="0" w:oddHBand="0" w:evenHBand="0" w:firstRowFirstColumn="0" w:firstRowLastColumn="0" w:lastRowFirstColumn="0" w:lastRowLastColumn="0"/>
            <w:tcW w:w="1481" w:type="pct"/>
            <w:vAlign w:val="top"/>
          </w:tcPr>
          <w:p w14:paraId="0D8C9912" w14:textId="5F0CA591" w:rsidR="00A546D7" w:rsidRPr="003D171D" w:rsidRDefault="00A546D7">
            <w:pPr>
              <w:rPr>
                <w:highlight w:val="yellow"/>
              </w:rPr>
            </w:pPr>
            <w:r w:rsidRPr="0014725B">
              <w:rPr>
                <w:highlight w:val="yellow"/>
              </w:rPr>
              <w:t>Sales of finished goods</w:t>
            </w:r>
          </w:p>
        </w:tc>
        <w:tc>
          <w:tcPr>
            <w:tcW w:w="1482" w:type="pct"/>
            <w:vMerge w:val="restart"/>
            <w:vAlign w:val="top"/>
          </w:tcPr>
          <w:p w14:paraId="65D8FEC2" w14:textId="24463BF6" w:rsidR="00A546D7" w:rsidRPr="002009E9" w:rsidRDefault="00192FA5">
            <w:pPr>
              <w:cnfStyle w:val="000000000000" w:firstRow="0" w:lastRow="0" w:firstColumn="0" w:lastColumn="0" w:oddVBand="0" w:evenVBand="0" w:oddHBand="0" w:evenHBand="0" w:firstRowFirstColumn="0" w:firstRowLastColumn="0" w:lastRowFirstColumn="0" w:lastRowLastColumn="0"/>
            </w:pPr>
            <w:r>
              <w:rPr>
                <w:shd w:val="clear" w:color="auto" w:fill="FFFF00"/>
              </w:rPr>
              <w:t>Comparable Net Profit Method (“</w:t>
            </w:r>
            <w:r w:rsidR="00A546D7" w:rsidRPr="00104247">
              <w:rPr>
                <w:b/>
                <w:shd w:val="clear" w:color="auto" w:fill="FFFF00"/>
              </w:rPr>
              <w:t>CPM</w:t>
            </w:r>
            <w:r>
              <w:rPr>
                <w:shd w:val="clear" w:color="auto" w:fill="FFFF00"/>
              </w:rPr>
              <w:t>”)</w:t>
            </w:r>
            <w:r w:rsidR="00A546D7" w:rsidRPr="001129C7">
              <w:rPr>
                <w:shd w:val="clear" w:color="auto" w:fill="FFFF00"/>
              </w:rPr>
              <w:t xml:space="preserve">, with ABC as the tested party and </w:t>
            </w:r>
            <w:r w:rsidR="00A546D7">
              <w:rPr>
                <w:shd w:val="clear" w:color="auto" w:fill="FFFF00"/>
              </w:rPr>
              <w:t>[</w:t>
            </w:r>
            <w:r w:rsidR="00443349">
              <w:rPr>
                <w:shd w:val="clear" w:color="auto" w:fill="FFFF00"/>
              </w:rPr>
              <w:t>Net Cost Plus (“</w:t>
            </w:r>
            <w:r w:rsidR="00A546D7" w:rsidRPr="00104247">
              <w:rPr>
                <w:b/>
                <w:shd w:val="clear" w:color="auto" w:fill="FFFF00"/>
              </w:rPr>
              <w:t>NCP</w:t>
            </w:r>
            <w:r w:rsidR="00443349">
              <w:rPr>
                <w:shd w:val="clear" w:color="auto" w:fill="FFFF00"/>
              </w:rPr>
              <w:t>”)</w:t>
            </w:r>
            <w:r w:rsidR="00A546D7">
              <w:rPr>
                <w:shd w:val="clear" w:color="auto" w:fill="FFFF00"/>
              </w:rPr>
              <w:t>/</w:t>
            </w:r>
            <w:r w:rsidR="00443349">
              <w:rPr>
                <w:shd w:val="clear" w:color="auto" w:fill="FFFF00"/>
              </w:rPr>
              <w:t>Operating Margin “</w:t>
            </w:r>
            <w:r w:rsidR="00A546D7" w:rsidRPr="00104247">
              <w:rPr>
                <w:b/>
                <w:shd w:val="clear" w:color="auto" w:fill="FFFF00"/>
              </w:rPr>
              <w:t>OM</w:t>
            </w:r>
            <w:r w:rsidR="00443349">
              <w:rPr>
                <w:shd w:val="clear" w:color="auto" w:fill="FFFF00"/>
              </w:rPr>
              <w:t>”)</w:t>
            </w:r>
            <w:r w:rsidR="00A546D7">
              <w:rPr>
                <w:shd w:val="clear" w:color="auto" w:fill="FFFF00"/>
              </w:rPr>
              <w:t>/..]</w:t>
            </w:r>
            <w:r w:rsidR="00A546D7">
              <w:rPr>
                <w:rStyle w:val="FootnoteReference"/>
                <w:shd w:val="clear" w:color="auto" w:fill="FFFF00"/>
              </w:rPr>
              <w:footnoteReference w:id="2"/>
            </w:r>
            <w:r w:rsidR="00A546D7" w:rsidRPr="001129C7">
              <w:rPr>
                <w:shd w:val="clear" w:color="auto" w:fill="FFFF00"/>
              </w:rPr>
              <w:t xml:space="preserve"> as the </w:t>
            </w:r>
            <w:r w:rsidR="00443349">
              <w:rPr>
                <w:shd w:val="clear" w:color="auto" w:fill="FFFF00"/>
              </w:rPr>
              <w:t>Profit Level Indicator ("</w:t>
            </w:r>
            <w:r w:rsidR="00A546D7" w:rsidRPr="00104247">
              <w:rPr>
                <w:b/>
                <w:shd w:val="clear" w:color="auto" w:fill="FFFF00"/>
              </w:rPr>
              <w:t>PLI</w:t>
            </w:r>
            <w:r w:rsidR="00443349">
              <w:rPr>
                <w:shd w:val="clear" w:color="auto" w:fill="FFFF00"/>
              </w:rPr>
              <w:t>”)</w:t>
            </w:r>
            <w:r w:rsidR="00A546D7" w:rsidRPr="001129C7">
              <w:rPr>
                <w:shd w:val="clear" w:color="auto" w:fill="FFFF00"/>
              </w:rPr>
              <w:t xml:space="preserve"> </w:t>
            </w:r>
          </w:p>
        </w:tc>
        <w:tc>
          <w:tcPr>
            <w:tcW w:w="2037" w:type="pct"/>
            <w:vMerge w:val="restart"/>
            <w:vAlign w:val="top"/>
          </w:tcPr>
          <w:p w14:paraId="216C0D15" w14:textId="1A5CD9CE" w:rsidR="00A546D7" w:rsidRDefault="00A546D7" w:rsidP="003D17CB">
            <w:pPr>
              <w:cnfStyle w:val="000000000000" w:firstRow="0" w:lastRow="0" w:firstColumn="0" w:lastColumn="0" w:oddVBand="0" w:evenVBand="0" w:oddHBand="0" w:evenHBand="0" w:firstRowFirstColumn="0" w:firstRowLastColumn="0" w:lastRowFirstColumn="0" w:lastRowLastColumn="0"/>
              <w:rPr>
                <w:highlight w:val="yellow"/>
              </w:rPr>
            </w:pPr>
            <w:r w:rsidRPr="00A42141">
              <w:rPr>
                <w:shd w:val="clear" w:color="auto" w:fill="FFFF00"/>
              </w:rPr>
              <w:t xml:space="preserve">The </w:t>
            </w:r>
            <w:r w:rsidR="00D50952">
              <w:rPr>
                <w:shd w:val="clear" w:color="auto" w:fill="FFFF00"/>
              </w:rPr>
              <w:t>standard</w:t>
            </w:r>
            <w:r w:rsidR="008B270C">
              <w:rPr>
                <w:shd w:val="clear" w:color="auto" w:fill="FFFF00"/>
              </w:rPr>
              <w:t xml:space="preserve"> </w:t>
            </w:r>
            <w:r w:rsidRPr="00A42141">
              <w:rPr>
                <w:shd w:val="clear" w:color="auto" w:fill="FFFF00"/>
              </w:rPr>
              <w:t>arm’s length range</w:t>
            </w:r>
            <w:r w:rsidR="004A4F7F">
              <w:rPr>
                <w:shd w:val="clear" w:color="auto" w:fill="FFFF00"/>
              </w:rPr>
              <w:t>s</w:t>
            </w:r>
            <w:r w:rsidRPr="00A42141">
              <w:rPr>
                <w:shd w:val="clear" w:color="auto" w:fill="FFFF00"/>
              </w:rPr>
              <w:t xml:space="preserve"> of </w:t>
            </w:r>
            <w:r w:rsidR="00311B15">
              <w:rPr>
                <w:shd w:val="clear" w:color="auto" w:fill="FFFF00"/>
              </w:rPr>
              <w:t>[</w:t>
            </w:r>
            <w:r w:rsidRPr="00A42141">
              <w:rPr>
                <w:shd w:val="clear" w:color="auto" w:fill="FFFF00"/>
              </w:rPr>
              <w:t>PLI</w:t>
            </w:r>
            <w:r w:rsidR="00311B15">
              <w:rPr>
                <w:shd w:val="clear" w:color="auto" w:fill="FFFF00"/>
              </w:rPr>
              <w:t>]</w:t>
            </w:r>
            <w:r w:rsidRPr="00A42141">
              <w:rPr>
                <w:shd w:val="clear" w:color="auto" w:fill="FFFF00"/>
              </w:rPr>
              <w:t xml:space="preserve"> </w:t>
            </w:r>
            <w:r w:rsidR="00311B15">
              <w:rPr>
                <w:shd w:val="clear" w:color="auto" w:fill="FFFF00"/>
              </w:rPr>
              <w:t>results</w:t>
            </w:r>
            <w:r w:rsidRPr="00A42141">
              <w:rPr>
                <w:shd w:val="clear" w:color="auto" w:fill="FFFF00"/>
              </w:rPr>
              <w:t xml:space="preserve"> </w:t>
            </w:r>
            <w:r w:rsidR="004A4F7F">
              <w:rPr>
                <w:shd w:val="clear" w:color="auto" w:fill="FFFF00"/>
              </w:rPr>
              <w:t>are</w:t>
            </w:r>
            <w:r w:rsidRPr="00A42141">
              <w:rPr>
                <w:shd w:val="clear" w:color="auto" w:fill="FFFF00"/>
              </w:rPr>
              <w:t xml:space="preserve"> from XX% to XX% for FY20xx and from XX% to XX% for the FY20xx-FY20xx period</w:t>
            </w:r>
            <w:r w:rsidR="00311B15">
              <w:rPr>
                <w:shd w:val="clear" w:color="auto" w:fill="FFFF00"/>
              </w:rPr>
              <w:t>.</w:t>
            </w:r>
            <w:r w:rsidRPr="0014725B">
              <w:rPr>
                <w:highlight w:val="yellow"/>
              </w:rPr>
              <w:t xml:space="preserve"> </w:t>
            </w:r>
          </w:p>
          <w:p w14:paraId="143E92DB" w14:textId="78824E9D" w:rsidR="00A546D7" w:rsidRDefault="00A546D7" w:rsidP="003D17CB">
            <w:pPr>
              <w:cnfStyle w:val="000000000000" w:firstRow="0" w:lastRow="0" w:firstColumn="0" w:lastColumn="0" w:oddVBand="0" w:evenVBand="0" w:oddHBand="0" w:evenHBand="0" w:firstRowFirstColumn="0" w:firstRowLastColumn="0" w:lastRowFirstColumn="0" w:lastRowLastColumn="0"/>
              <w:rPr>
                <w:highlight w:val="yellow"/>
              </w:rPr>
            </w:pPr>
            <w:r w:rsidRPr="0014725B">
              <w:rPr>
                <w:highlight w:val="yellow"/>
              </w:rPr>
              <w:t xml:space="preserve">ABC’s </w:t>
            </w:r>
            <w:r w:rsidR="00311B15">
              <w:rPr>
                <w:highlight w:val="yellow"/>
              </w:rPr>
              <w:t>[</w:t>
            </w:r>
            <w:r w:rsidRPr="0014725B">
              <w:rPr>
                <w:highlight w:val="yellow"/>
              </w:rPr>
              <w:t>PLI</w:t>
            </w:r>
            <w:r w:rsidR="00311B15">
              <w:t>]</w:t>
            </w:r>
            <w:r w:rsidRPr="00B50025">
              <w:t xml:space="preserve"> </w:t>
            </w:r>
            <w:r w:rsidR="00311B15">
              <w:t>result</w:t>
            </w:r>
            <w:r w:rsidRPr="00B50025">
              <w:t xml:space="preserve"> of </w:t>
            </w:r>
            <w:r w:rsidRPr="0014725B">
              <w:rPr>
                <w:highlight w:val="yellow"/>
              </w:rPr>
              <w:t>xx</w:t>
            </w:r>
            <w:r w:rsidRPr="00B50025">
              <w:t xml:space="preserve">% in </w:t>
            </w:r>
            <w:r w:rsidRPr="0014725B">
              <w:rPr>
                <w:highlight w:val="yellow"/>
              </w:rPr>
              <w:t>FY20xx</w:t>
            </w:r>
            <w:r w:rsidRPr="00B50025">
              <w:t xml:space="preserve"> is </w:t>
            </w:r>
            <w:r w:rsidR="00311B15">
              <w:rPr>
                <w:highlight w:val="yellow"/>
              </w:rPr>
              <w:t>within</w:t>
            </w:r>
            <w:r w:rsidRPr="008230FD">
              <w:rPr>
                <w:highlight w:val="yellow"/>
              </w:rPr>
              <w:t xml:space="preserve"> both ranges</w:t>
            </w:r>
            <w:r w:rsidR="00311B15">
              <w:t>.</w:t>
            </w:r>
          </w:p>
        </w:tc>
      </w:tr>
      <w:tr w:rsidR="00A546D7" w:rsidRPr="002009E9" w14:paraId="7FF05754" w14:textId="77777777" w:rsidTr="00574648">
        <w:trPr>
          <w:trHeight w:val="179"/>
        </w:trPr>
        <w:tc>
          <w:tcPr>
            <w:cnfStyle w:val="001000000000" w:firstRow="0" w:lastRow="0" w:firstColumn="1" w:lastColumn="0" w:oddVBand="0" w:evenVBand="0" w:oddHBand="0" w:evenHBand="0" w:firstRowFirstColumn="0" w:firstRowLastColumn="0" w:lastRowFirstColumn="0" w:lastRowLastColumn="0"/>
            <w:tcW w:w="1481" w:type="pct"/>
            <w:vAlign w:val="top"/>
          </w:tcPr>
          <w:p w14:paraId="73232F04" w14:textId="1D26F3EB" w:rsidR="00A546D7" w:rsidRPr="0014725B" w:rsidRDefault="00A546D7">
            <w:pPr>
              <w:rPr>
                <w:highlight w:val="yellow"/>
              </w:rPr>
            </w:pPr>
            <w:r w:rsidRPr="003D171D">
              <w:rPr>
                <w:highlight w:val="yellow"/>
              </w:rPr>
              <w:t>Purchases of raw materials</w:t>
            </w:r>
          </w:p>
        </w:tc>
        <w:tc>
          <w:tcPr>
            <w:tcW w:w="1482" w:type="pct"/>
            <w:vMerge/>
            <w:vAlign w:val="top"/>
          </w:tcPr>
          <w:p w14:paraId="27CFB4AD" w14:textId="77777777" w:rsidR="00A546D7" w:rsidRPr="00BA35ED" w:rsidRDefault="00A546D7">
            <w:pPr>
              <w:cnfStyle w:val="000000000000" w:firstRow="0" w:lastRow="0" w:firstColumn="0" w:lastColumn="0" w:oddVBand="0" w:evenVBand="0" w:oddHBand="0" w:evenHBand="0" w:firstRowFirstColumn="0" w:firstRowLastColumn="0" w:lastRowFirstColumn="0" w:lastRowLastColumn="0"/>
              <w:rPr>
                <w:shd w:val="clear" w:color="auto" w:fill="FFFF00"/>
              </w:rPr>
            </w:pPr>
          </w:p>
        </w:tc>
        <w:tc>
          <w:tcPr>
            <w:tcW w:w="2037" w:type="pct"/>
            <w:vMerge/>
            <w:vAlign w:val="top"/>
          </w:tcPr>
          <w:p w14:paraId="4408FDDE" w14:textId="77777777" w:rsidR="00A546D7" w:rsidRDefault="00A546D7">
            <w:pPr>
              <w:cnfStyle w:val="000000000000" w:firstRow="0" w:lastRow="0" w:firstColumn="0" w:lastColumn="0" w:oddVBand="0" w:evenVBand="0" w:oddHBand="0" w:evenHBand="0" w:firstRowFirstColumn="0" w:firstRowLastColumn="0" w:lastRowFirstColumn="0" w:lastRowLastColumn="0"/>
              <w:rPr>
                <w:highlight w:val="yellow"/>
              </w:rPr>
            </w:pPr>
          </w:p>
        </w:tc>
      </w:tr>
      <w:tr w:rsidR="00A546D7" w:rsidRPr="002009E9" w14:paraId="768040DE" w14:textId="77777777" w:rsidTr="00574648">
        <w:trPr>
          <w:trHeight w:val="251"/>
        </w:trPr>
        <w:tc>
          <w:tcPr>
            <w:cnfStyle w:val="001000000000" w:firstRow="0" w:lastRow="0" w:firstColumn="1" w:lastColumn="0" w:oddVBand="0" w:evenVBand="0" w:oddHBand="0" w:evenHBand="0" w:firstRowFirstColumn="0" w:firstRowLastColumn="0" w:lastRowFirstColumn="0" w:lastRowLastColumn="0"/>
            <w:tcW w:w="1481" w:type="pct"/>
            <w:vAlign w:val="top"/>
          </w:tcPr>
          <w:p w14:paraId="7851E10D" w14:textId="01BBE1E0" w:rsidR="00A546D7" w:rsidRPr="003D171D" w:rsidRDefault="00A546D7">
            <w:pPr>
              <w:rPr>
                <w:highlight w:val="yellow"/>
              </w:rPr>
            </w:pPr>
            <w:r>
              <w:rPr>
                <w:highlight w:val="yellow"/>
              </w:rPr>
              <w:t>Other transactions</w:t>
            </w:r>
          </w:p>
        </w:tc>
        <w:tc>
          <w:tcPr>
            <w:tcW w:w="1482" w:type="pct"/>
            <w:vMerge/>
            <w:vAlign w:val="top"/>
          </w:tcPr>
          <w:p w14:paraId="7833976C" w14:textId="77777777" w:rsidR="00A546D7" w:rsidRPr="00BA35ED" w:rsidRDefault="00A546D7">
            <w:pPr>
              <w:cnfStyle w:val="000000000000" w:firstRow="0" w:lastRow="0" w:firstColumn="0" w:lastColumn="0" w:oddVBand="0" w:evenVBand="0" w:oddHBand="0" w:evenHBand="0" w:firstRowFirstColumn="0" w:firstRowLastColumn="0" w:lastRowFirstColumn="0" w:lastRowLastColumn="0"/>
              <w:rPr>
                <w:shd w:val="clear" w:color="auto" w:fill="FFFF00"/>
              </w:rPr>
            </w:pPr>
          </w:p>
        </w:tc>
        <w:tc>
          <w:tcPr>
            <w:tcW w:w="2037" w:type="pct"/>
            <w:vMerge/>
            <w:vAlign w:val="top"/>
          </w:tcPr>
          <w:p w14:paraId="662D64C8" w14:textId="77777777" w:rsidR="00A546D7" w:rsidRDefault="00A546D7">
            <w:pPr>
              <w:cnfStyle w:val="000000000000" w:firstRow="0" w:lastRow="0" w:firstColumn="0" w:lastColumn="0" w:oddVBand="0" w:evenVBand="0" w:oddHBand="0" w:evenHBand="0" w:firstRowFirstColumn="0" w:firstRowLastColumn="0" w:lastRowFirstColumn="0" w:lastRowLastColumn="0"/>
              <w:rPr>
                <w:highlight w:val="yellow"/>
              </w:rPr>
            </w:pPr>
          </w:p>
        </w:tc>
      </w:tr>
    </w:tbl>
    <w:p w14:paraId="3FEFDB81" w14:textId="77777777" w:rsidR="00EF76BD" w:rsidRDefault="00EF76BD" w:rsidP="00EF76BD">
      <w:pPr>
        <w:rPr>
          <w:highlight w:val="yellow"/>
        </w:rPr>
      </w:pPr>
    </w:p>
    <w:p w14:paraId="57B1111F" w14:textId="5A3016B7" w:rsidR="00EF76BD" w:rsidRDefault="00EF76BD" w:rsidP="00EF76BD">
      <w:pPr>
        <w:pStyle w:val="BodyText"/>
        <w:rPr>
          <w:highlight w:val="yellow"/>
        </w:rPr>
      </w:pPr>
      <w:r w:rsidRPr="00B513D5">
        <w:lastRenderedPageBreak/>
        <w:t xml:space="preserve">Therefore, </w:t>
      </w:r>
      <w:r w:rsidRPr="002002C0">
        <w:rPr>
          <w:rFonts w:cs="Arial"/>
        </w:rPr>
        <w:t>in accordance with Clause 2, Article 8 of Decree 132</w:t>
      </w:r>
      <w:r>
        <w:rPr>
          <w:rStyle w:val="FootnoteReference"/>
          <w:rFonts w:cs="Arial"/>
        </w:rPr>
        <w:footnoteReference w:id="3"/>
      </w:r>
      <w:r w:rsidRPr="002002C0">
        <w:rPr>
          <w:rFonts w:cs="Arial"/>
        </w:rPr>
        <w:t xml:space="preserve">, it is not required to adjust </w:t>
      </w:r>
      <w:r w:rsidRPr="002002C0">
        <w:rPr>
          <w:rFonts w:cs="Arial"/>
          <w:highlight w:val="yellow"/>
        </w:rPr>
        <w:t>the transfer price, profit ratio, profit allocation ratio</w:t>
      </w:r>
      <w:r w:rsidRPr="002002C0">
        <w:rPr>
          <w:rFonts w:cs="Arial"/>
        </w:rPr>
        <w:t xml:space="preserve"> of </w:t>
      </w:r>
      <w:r w:rsidRPr="002002C0">
        <w:rPr>
          <w:rFonts w:cs="Arial"/>
          <w:highlight w:val="yellow"/>
        </w:rPr>
        <w:t>ABC</w:t>
      </w:r>
      <w:r>
        <w:rPr>
          <w:rFonts w:cs="Arial"/>
          <w:highlight w:val="yellow"/>
        </w:rPr>
        <w:t>.</w:t>
      </w:r>
    </w:p>
    <w:p w14:paraId="118A1128" w14:textId="7A2AD16C" w:rsidR="00D54565" w:rsidRDefault="00D54565" w:rsidP="00D54565">
      <w:pPr>
        <w:pStyle w:val="BodyText"/>
        <w:rPr>
          <w:highlight w:val="yellow"/>
        </w:rPr>
      </w:pPr>
      <w:r w:rsidRPr="001C33FB">
        <w:rPr>
          <w:highlight w:val="yellow"/>
        </w:rPr>
        <w:t>[</w:t>
      </w:r>
      <w:r w:rsidRPr="00D5258C">
        <w:rPr>
          <w:b/>
          <w:highlight w:val="yellow"/>
        </w:rPr>
        <w:t>For non-favorable results</w:t>
      </w:r>
      <w:r w:rsidRPr="001C33FB">
        <w:rPr>
          <w:highlight w:val="yellow"/>
        </w:rPr>
        <w:t xml:space="preserve">: </w:t>
      </w:r>
    </w:p>
    <w:p w14:paraId="273C66FF" w14:textId="45944D4A" w:rsidR="00D54565" w:rsidRPr="00192A1F" w:rsidRDefault="00D54565" w:rsidP="00D54565">
      <w:pPr>
        <w:pStyle w:val="BodyText"/>
      </w:pPr>
      <w:r w:rsidRPr="001C33FB">
        <w:rPr>
          <w:highlight w:val="yellow"/>
        </w:rPr>
        <w:t xml:space="preserve">In </w:t>
      </w:r>
      <w:r w:rsidRPr="00A465FD">
        <w:rPr>
          <w:highlight w:val="yellow"/>
        </w:rPr>
        <w:t>FY20xx</w:t>
      </w:r>
      <w:r w:rsidRPr="001C33FB">
        <w:rPr>
          <w:highlight w:val="yellow"/>
        </w:rPr>
        <w:t xml:space="preserve">, </w:t>
      </w:r>
      <w:r w:rsidRPr="00A465FD">
        <w:rPr>
          <w:highlight w:val="yellow"/>
        </w:rPr>
        <w:t>ABC</w:t>
      </w:r>
      <w:r w:rsidRPr="001C33FB">
        <w:rPr>
          <w:highlight w:val="yellow"/>
        </w:rPr>
        <w:t xml:space="preserve">’s operating results were significantly influenced by adverse commercial circumstances such as </w:t>
      </w:r>
      <w:r w:rsidRPr="00A465FD">
        <w:rPr>
          <w:highlight w:val="yellow"/>
        </w:rPr>
        <w:t>[…]</w:t>
      </w:r>
      <w:r w:rsidRPr="001C33FB">
        <w:rPr>
          <w:highlight w:val="yellow"/>
        </w:rPr>
        <w:t xml:space="preserve">.  Detailed analysis of such factors is provided in Section </w:t>
      </w:r>
      <w:r w:rsidR="00F271DE">
        <w:rPr>
          <w:highlight w:val="yellow"/>
        </w:rPr>
        <w:t>7</w:t>
      </w:r>
      <w:r>
        <w:rPr>
          <w:highlight w:val="yellow"/>
        </w:rPr>
        <w:t>.4</w:t>
      </w:r>
      <w:r w:rsidRPr="001C33FB">
        <w:rPr>
          <w:highlight w:val="yellow"/>
        </w:rPr>
        <w:t xml:space="preserve"> of the Local File.]</w:t>
      </w:r>
    </w:p>
    <w:p w14:paraId="17F8B0A0" w14:textId="0F049EFC" w:rsidR="00923508" w:rsidRPr="00BD1F76" w:rsidRDefault="00923508" w:rsidP="00192A1F">
      <w:pPr>
        <w:pStyle w:val="Heading1"/>
        <w:pageBreakBefore/>
        <w:numPr>
          <w:ilvl w:val="0"/>
          <w:numId w:val="0"/>
        </w:numPr>
      </w:pPr>
      <w:bookmarkStart w:id="394" w:name="_Toc147743179"/>
      <w:r w:rsidRPr="00BD1F76">
        <w:lastRenderedPageBreak/>
        <w:t xml:space="preserve">PART A. </w:t>
      </w:r>
      <w:r>
        <w:t xml:space="preserve">TAXPAYER </w:t>
      </w:r>
      <w:r w:rsidRPr="00BD1F76">
        <w:t>INFORMATION</w:t>
      </w:r>
      <w:bookmarkEnd w:id="381"/>
      <w:bookmarkEnd w:id="382"/>
      <w:bookmarkEnd w:id="383"/>
      <w:bookmarkEnd w:id="384"/>
      <w:bookmarkEnd w:id="394"/>
    </w:p>
    <w:p w14:paraId="3A9CBA4D" w14:textId="6BB36997" w:rsidR="00923508" w:rsidRPr="00FB667F" w:rsidRDefault="00923508" w:rsidP="006656EE">
      <w:pPr>
        <w:pStyle w:val="Heading1"/>
      </w:pPr>
      <w:bookmarkStart w:id="395" w:name="_Ref498503957"/>
      <w:bookmarkStart w:id="396" w:name="_Toc508216318"/>
      <w:bookmarkStart w:id="397" w:name="_Toc514923564"/>
      <w:bookmarkStart w:id="398" w:name="_Toc516668391"/>
      <w:bookmarkStart w:id="399" w:name="_Ref526063860"/>
      <w:bookmarkStart w:id="400" w:name="_Toc526104584"/>
      <w:bookmarkStart w:id="401" w:name="_Toc147743180"/>
      <w:r>
        <w:t xml:space="preserve">Information on </w:t>
      </w:r>
      <w:bookmarkEnd w:id="385"/>
      <w:bookmarkEnd w:id="386"/>
      <w:bookmarkEnd w:id="387"/>
      <w:bookmarkEnd w:id="388"/>
      <w:bookmarkEnd w:id="389"/>
      <w:bookmarkEnd w:id="390"/>
      <w:bookmarkEnd w:id="391"/>
      <w:bookmarkEnd w:id="392"/>
      <w:bookmarkEnd w:id="393"/>
      <w:bookmarkEnd w:id="395"/>
      <w:bookmarkEnd w:id="396"/>
      <w:bookmarkEnd w:id="397"/>
      <w:bookmarkEnd w:id="398"/>
      <w:r w:rsidRPr="00510A89">
        <w:rPr>
          <w:highlight w:val="yellow"/>
        </w:rPr>
        <w:t>ABC</w:t>
      </w:r>
      <w:bookmarkEnd w:id="399"/>
      <w:bookmarkEnd w:id="400"/>
      <w:bookmarkEnd w:id="401"/>
    </w:p>
    <w:p w14:paraId="4384E9E5" w14:textId="1A211C04" w:rsidR="009C0080" w:rsidRPr="009C0080" w:rsidRDefault="008862BA" w:rsidP="009C0080">
      <w:pPr>
        <w:pStyle w:val="Heading2"/>
      </w:pPr>
      <w:bookmarkStart w:id="402" w:name="_Toc147743181"/>
      <w:bookmarkStart w:id="403" w:name="_Ref37749613"/>
      <w:bookmarkStart w:id="404" w:name="_Toc285731160"/>
      <w:r>
        <w:t xml:space="preserve">Overview of the </w:t>
      </w:r>
      <w:r w:rsidRPr="004F52F3">
        <w:rPr>
          <w:highlight w:val="yellow"/>
        </w:rPr>
        <w:t>XYZ</w:t>
      </w:r>
      <w:r>
        <w:t xml:space="preserve"> Group</w:t>
      </w:r>
      <w:bookmarkEnd w:id="402"/>
    </w:p>
    <w:p w14:paraId="538642B9" w14:textId="52AB22F1" w:rsidR="00D45D7B" w:rsidRPr="00CA7046" w:rsidRDefault="009B263C" w:rsidP="004F52F3">
      <w:pPr>
        <w:pStyle w:val="BodyText"/>
      </w:pPr>
      <w:r>
        <w:rPr>
          <w:rFonts w:ascii="Times New Roman" w:hAnsi="Times New Roman"/>
          <w:noProof/>
          <w:sz w:val="24"/>
          <w:szCs w:val="24"/>
          <w:lang w:eastAsia="en-US"/>
        </w:rPr>
        <mc:AlternateContent>
          <mc:Choice Requires="wps">
            <w:drawing>
              <wp:anchor distT="45720" distB="45720" distL="114300" distR="114300" simplePos="0" relativeHeight="251658284" behindDoc="0" locked="0" layoutInCell="1" allowOverlap="1" wp14:anchorId="50ABAF76" wp14:editId="554FA6C5">
                <wp:simplePos x="0" y="0"/>
                <wp:positionH relativeFrom="margin">
                  <wp:align>left</wp:align>
                </wp:positionH>
                <wp:positionV relativeFrom="paragraph">
                  <wp:posOffset>568187</wp:posOffset>
                </wp:positionV>
                <wp:extent cx="5260340" cy="763270"/>
                <wp:effectExtent l="0" t="0" r="16510" b="17780"/>
                <wp:wrapSquare wrapText="bothSides"/>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763326"/>
                        </a:xfrm>
                        <a:prstGeom prst="rect">
                          <a:avLst/>
                        </a:prstGeom>
                        <a:solidFill>
                          <a:schemeClr val="bg1">
                            <a:lumMod val="75000"/>
                          </a:schemeClr>
                        </a:solidFill>
                        <a:ln w="9525">
                          <a:solidFill>
                            <a:srgbClr val="000000"/>
                          </a:solidFill>
                          <a:miter lim="800000"/>
                          <a:headEnd/>
                          <a:tailEnd/>
                        </a:ln>
                      </wps:spPr>
                      <wps:txbx>
                        <w:txbxContent>
                          <w:p w14:paraId="485FF912" w14:textId="77777777" w:rsidR="009B263C" w:rsidRDefault="009B263C" w:rsidP="009B263C">
                            <w:r>
                              <w:t>This section should be kept concise and consistent with the Master File.</w:t>
                            </w:r>
                          </w:p>
                          <w:p w14:paraId="20C444AD" w14:textId="77777777" w:rsidR="009B263C" w:rsidRDefault="009B263C" w:rsidP="001A16DE"/>
                          <w:p w14:paraId="65771303" w14:textId="0B174FC4" w:rsidR="001A16DE" w:rsidRDefault="001A16DE" w:rsidP="001A16DE">
                            <w:r>
                              <w:t xml:space="preserve">Remove the sentence below if not applicable / appropriate (i.e., client </w:t>
                            </w:r>
                            <w:r w:rsidR="000F3FEF">
                              <w:t xml:space="preserve">does not </w:t>
                            </w:r>
                            <w:r>
                              <w:t>ha</w:t>
                            </w:r>
                            <w:r w:rsidR="000F3FEF">
                              <w:t>ve</w:t>
                            </w:r>
                            <w:r>
                              <w:t xml:space="preserve"> </w:t>
                            </w:r>
                            <w:r w:rsidR="000F3FEF">
                              <w:t xml:space="preserve">the </w:t>
                            </w:r>
                            <w:r>
                              <w:t xml:space="preserve">MF </w:t>
                            </w:r>
                            <w:r w:rsidR="000F3FEF">
                              <w:t xml:space="preserve">in place </w:t>
                            </w:r>
                            <w:r>
                              <w:t xml:space="preserve">or wishes </w:t>
                            </w:r>
                            <w:r w:rsidR="00B116A6">
                              <w:t xml:space="preserve">not </w:t>
                            </w:r>
                            <w:r>
                              <w:t xml:space="preserve">to </w:t>
                            </w:r>
                            <w:r w:rsidR="00B116A6">
                              <w:t xml:space="preserve">disclose the </w:t>
                            </w:r>
                            <w:r>
                              <w:t>MF)</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BAF76" id="Text Box 48" o:spid="_x0000_s1029" type="#_x0000_t202" style="position:absolute;margin-left:0;margin-top:44.75pt;width:414.2pt;height:60.1pt;z-index:2516582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" fillcolor="#bfbfbf [2412]">
                <v:textbox>
                  <w:txbxContent>
                    <w:p w14:paraId="485FF912" w14:textId="77777777" w:rsidR="009B263C" w:rsidRDefault="009B263C" w:rsidP="009B263C">
                      <w:r>
                        <w:t>This section should be kept concise and consistent with the Master File.</w:t>
                      </w:r>
                    </w:p>
                    <w:p w14:paraId="20C444AD" w14:textId="77777777" w:rsidR="009B263C" w:rsidRDefault="009B263C" w:rsidP="001A16DE"/>
                    <w:p w14:paraId="65771303" w14:textId="0B174FC4" w:rsidR="001A16DE" w:rsidRDefault="001A16DE" w:rsidP="001A16DE">
                      <w:r>
                        <w:t xml:space="preserve">Remove the sentence below if not applicable / appropriate (i.e., client </w:t>
                      </w:r>
                      <w:r w:rsidR="000F3FEF">
                        <w:t xml:space="preserve">does not </w:t>
                      </w:r>
                      <w:r>
                        <w:t>ha</w:t>
                      </w:r>
                      <w:r w:rsidR="000F3FEF">
                        <w:t>ve</w:t>
                      </w:r>
                      <w:r>
                        <w:t xml:space="preserve"> </w:t>
                      </w:r>
                      <w:r w:rsidR="000F3FEF">
                        <w:t xml:space="preserve">the </w:t>
                      </w:r>
                      <w:r>
                        <w:t xml:space="preserve">MF </w:t>
                      </w:r>
                      <w:r w:rsidR="000F3FEF">
                        <w:t xml:space="preserve">in place </w:t>
                      </w:r>
                      <w:r>
                        <w:t xml:space="preserve">or wishes </w:t>
                      </w:r>
                      <w:r w:rsidR="00B116A6">
                        <w:t xml:space="preserve">not </w:t>
                      </w:r>
                      <w:r>
                        <w:t xml:space="preserve">to </w:t>
                      </w:r>
                      <w:r w:rsidR="00B116A6">
                        <w:t xml:space="preserve">disclose the </w:t>
                      </w:r>
                      <w:r>
                        <w:t>MF)</w:t>
                      </w:r>
                    </w:p>
                  </w:txbxContent>
                </v:textbox>
                <w10:wrap type="square" anchorx="margin"/>
              </v:shape>
            </w:pict>
          </mc:Fallback>
        </mc:AlternateContent>
      </w:r>
      <w:r w:rsidR="002A0AC4" w:rsidRPr="004F52F3">
        <w:rPr>
          <w:highlight w:val="yellow"/>
        </w:rPr>
        <w:t>ABC</w:t>
      </w:r>
      <w:r w:rsidR="002A0AC4">
        <w:t xml:space="preserve"> is a subsidiary of the </w:t>
      </w:r>
      <w:r w:rsidR="002A0AC4" w:rsidRPr="004F52F3">
        <w:rPr>
          <w:highlight w:val="yellow"/>
        </w:rPr>
        <w:t>XYZ</w:t>
      </w:r>
      <w:r w:rsidR="002A0AC4">
        <w:t xml:space="preserve"> Group, which is engaged in </w:t>
      </w:r>
      <w:r w:rsidR="007902AE" w:rsidRPr="004F52F3">
        <w:rPr>
          <w:highlight w:val="yellow"/>
        </w:rPr>
        <w:t>BRIEF</w:t>
      </w:r>
      <w:r w:rsidR="007902AE" w:rsidRPr="00514F7E">
        <w:rPr>
          <w:highlight w:val="yellow"/>
        </w:rPr>
        <w:t xml:space="preserve"> D</w:t>
      </w:r>
      <w:r w:rsidR="007902AE" w:rsidRPr="00510A89">
        <w:rPr>
          <w:highlight w:val="yellow"/>
        </w:rPr>
        <w:t>ESCRIPTION OF ACTIVITIES</w:t>
      </w:r>
      <w:r w:rsidR="002A0AC4">
        <w:t>.</w:t>
      </w:r>
    </w:p>
    <w:p w14:paraId="5B1BBA45" w14:textId="70B164DF" w:rsidR="008862BA" w:rsidRPr="002A0AC4" w:rsidRDefault="002A0AC4" w:rsidP="004F52F3">
      <w:pPr>
        <w:pStyle w:val="BodyText"/>
      </w:pPr>
      <w:r w:rsidRPr="00085665">
        <w:rPr>
          <w:highlight w:val="yellow"/>
        </w:rPr>
        <w:t>For further information o</w:t>
      </w:r>
      <w:r w:rsidR="00D45D7B" w:rsidRPr="00085665">
        <w:rPr>
          <w:highlight w:val="yellow"/>
        </w:rPr>
        <w:t>n</w:t>
      </w:r>
      <w:r w:rsidRPr="00085665">
        <w:rPr>
          <w:highlight w:val="yellow"/>
        </w:rPr>
        <w:t xml:space="preserve"> the </w:t>
      </w:r>
      <w:r w:rsidRPr="00D45D7B">
        <w:rPr>
          <w:highlight w:val="yellow"/>
        </w:rPr>
        <w:t>XYZ</w:t>
      </w:r>
      <w:r w:rsidRPr="00085665">
        <w:rPr>
          <w:highlight w:val="yellow"/>
        </w:rPr>
        <w:t xml:space="preserve"> Group, p</w:t>
      </w:r>
      <w:r w:rsidR="008862BA" w:rsidRPr="00085665">
        <w:rPr>
          <w:highlight w:val="yellow"/>
        </w:rPr>
        <w:t>lease refer to the Master File.</w:t>
      </w:r>
    </w:p>
    <w:p w14:paraId="18FF725F" w14:textId="40BE6BB5" w:rsidR="008862BA" w:rsidRDefault="002A0AC4" w:rsidP="008862BA">
      <w:pPr>
        <w:pStyle w:val="Heading2"/>
      </w:pPr>
      <w:bookmarkStart w:id="405" w:name="_Toc145946125"/>
      <w:bookmarkStart w:id="406" w:name="_Toc146031086"/>
      <w:bookmarkStart w:id="407" w:name="_Toc145946126"/>
      <w:bookmarkStart w:id="408" w:name="_Toc146031087"/>
      <w:bookmarkStart w:id="409" w:name="_Toc145946127"/>
      <w:bookmarkStart w:id="410" w:name="_Toc146031088"/>
      <w:bookmarkStart w:id="411" w:name="_Toc145946128"/>
      <w:bookmarkStart w:id="412" w:name="_Toc146031089"/>
      <w:bookmarkStart w:id="413" w:name="_Toc145946129"/>
      <w:bookmarkStart w:id="414" w:name="_Toc146031090"/>
      <w:bookmarkStart w:id="415" w:name="_Toc145946130"/>
      <w:bookmarkStart w:id="416" w:name="_Toc146031091"/>
      <w:bookmarkStart w:id="417" w:name="_Toc145946131"/>
      <w:bookmarkStart w:id="418" w:name="_Toc146031092"/>
      <w:bookmarkStart w:id="419" w:name="_Toc145946132"/>
      <w:bookmarkStart w:id="420" w:name="_Toc146031093"/>
      <w:bookmarkStart w:id="421" w:name="_Toc145946133"/>
      <w:bookmarkStart w:id="422" w:name="_Toc146031094"/>
      <w:bookmarkStart w:id="423" w:name="_Toc145946134"/>
      <w:bookmarkStart w:id="424" w:name="_Toc146031095"/>
      <w:bookmarkStart w:id="425" w:name="_Toc145946135"/>
      <w:bookmarkStart w:id="426" w:name="_Toc146031096"/>
      <w:bookmarkStart w:id="427" w:name="_Toc145946136"/>
      <w:bookmarkStart w:id="428" w:name="_Toc146031097"/>
      <w:bookmarkStart w:id="429" w:name="_Toc145946137"/>
      <w:bookmarkStart w:id="430" w:name="_Toc146031098"/>
      <w:bookmarkStart w:id="431" w:name="_Toc145946138"/>
      <w:bookmarkStart w:id="432" w:name="_Toc146031099"/>
      <w:bookmarkStart w:id="433" w:name="_Toc145946139"/>
      <w:bookmarkStart w:id="434" w:name="_Toc146031100"/>
      <w:bookmarkStart w:id="435" w:name="_Toc37953808"/>
      <w:bookmarkStart w:id="436" w:name="_Toc37954058"/>
      <w:bookmarkStart w:id="437" w:name="_Toc37954308"/>
      <w:bookmarkStart w:id="438" w:name="_Toc37958198"/>
      <w:bookmarkStart w:id="439" w:name="_Toc38003387"/>
      <w:bookmarkStart w:id="440" w:name="_Toc38003723"/>
      <w:bookmarkStart w:id="441" w:name="_Toc38003857"/>
      <w:bookmarkStart w:id="442" w:name="_Toc38003992"/>
      <w:bookmarkStart w:id="443" w:name="_Toc38004127"/>
      <w:bookmarkStart w:id="444" w:name="_Toc38005513"/>
      <w:bookmarkStart w:id="445" w:name="_Toc38007921"/>
      <w:bookmarkStart w:id="446" w:name="_Toc37860442"/>
      <w:bookmarkStart w:id="447" w:name="_Toc37860443"/>
      <w:bookmarkStart w:id="448" w:name="_Toc37860445"/>
      <w:bookmarkStart w:id="449" w:name="_Toc37860446"/>
      <w:bookmarkStart w:id="450" w:name="_Toc494116171"/>
      <w:bookmarkStart w:id="451" w:name="_Toc494116305"/>
      <w:bookmarkStart w:id="452" w:name="_Toc494196657"/>
      <w:bookmarkStart w:id="453" w:name="_Toc494196778"/>
      <w:bookmarkStart w:id="454" w:name="_Toc458528282"/>
      <w:bookmarkStart w:id="455" w:name="_Toc458578486"/>
      <w:bookmarkStart w:id="456" w:name="_Toc37860447"/>
      <w:bookmarkStart w:id="457" w:name="_Toc37860448"/>
      <w:bookmarkStart w:id="458" w:name="_Toc37860449"/>
      <w:bookmarkStart w:id="459" w:name="_Toc37860450"/>
      <w:bookmarkStart w:id="460" w:name="_Toc37860451"/>
      <w:bookmarkStart w:id="461" w:name="_Toc37860452"/>
      <w:bookmarkStart w:id="462" w:name="_Toc37860453"/>
      <w:bookmarkStart w:id="463" w:name="_Toc508213554"/>
      <w:bookmarkStart w:id="464" w:name="_Toc508213715"/>
      <w:bookmarkStart w:id="465" w:name="_Toc508213876"/>
      <w:bookmarkStart w:id="466" w:name="_Toc508215807"/>
      <w:bookmarkStart w:id="467" w:name="_Toc508215979"/>
      <w:bookmarkStart w:id="468" w:name="_Toc508216150"/>
      <w:bookmarkStart w:id="469" w:name="_Toc508216320"/>
      <w:bookmarkStart w:id="470" w:name="_Toc508216490"/>
      <w:bookmarkStart w:id="471" w:name="_Toc508216660"/>
      <w:bookmarkStart w:id="472" w:name="_Toc508216828"/>
      <w:bookmarkStart w:id="473" w:name="_Toc508216996"/>
      <w:bookmarkStart w:id="474" w:name="_Toc508216322"/>
      <w:bookmarkStart w:id="475" w:name="_Toc37749286"/>
      <w:bookmarkStart w:id="476" w:name="_Toc37749451"/>
      <w:bookmarkStart w:id="477" w:name="_Toc37860454"/>
      <w:bookmarkStart w:id="478" w:name="_Toc37749287"/>
      <w:bookmarkStart w:id="479" w:name="_Toc37749452"/>
      <w:bookmarkStart w:id="480" w:name="_Toc37860455"/>
      <w:bookmarkStart w:id="481" w:name="_Toc37749288"/>
      <w:bookmarkStart w:id="482" w:name="_Toc37749453"/>
      <w:bookmarkStart w:id="483" w:name="_Toc37860456"/>
      <w:bookmarkStart w:id="484" w:name="_Toc37749289"/>
      <w:bookmarkStart w:id="485" w:name="_Toc37749454"/>
      <w:bookmarkStart w:id="486" w:name="_Toc37860457"/>
      <w:bookmarkStart w:id="487" w:name="_Toc37749290"/>
      <w:bookmarkStart w:id="488" w:name="_Toc37749455"/>
      <w:bookmarkStart w:id="489" w:name="_Toc37860458"/>
      <w:bookmarkStart w:id="490" w:name="_Toc37749291"/>
      <w:bookmarkStart w:id="491" w:name="_Toc37749456"/>
      <w:bookmarkStart w:id="492" w:name="_Toc37860459"/>
      <w:bookmarkStart w:id="493" w:name="_Toc37749292"/>
      <w:bookmarkStart w:id="494" w:name="_Toc37749457"/>
      <w:bookmarkStart w:id="495" w:name="_Toc37860460"/>
      <w:bookmarkStart w:id="496" w:name="_Toc37749293"/>
      <w:bookmarkStart w:id="497" w:name="_Toc37749458"/>
      <w:bookmarkStart w:id="498" w:name="_Toc37860461"/>
      <w:bookmarkStart w:id="499" w:name="_Toc37749294"/>
      <w:bookmarkStart w:id="500" w:name="_Toc37749459"/>
      <w:bookmarkStart w:id="501" w:name="_Toc37860462"/>
      <w:bookmarkStart w:id="502" w:name="_Toc37749295"/>
      <w:bookmarkStart w:id="503" w:name="_Toc37749460"/>
      <w:bookmarkStart w:id="504" w:name="_Toc37860463"/>
      <w:bookmarkStart w:id="505" w:name="_Toc37749296"/>
      <w:bookmarkStart w:id="506" w:name="_Toc37749461"/>
      <w:bookmarkStart w:id="507" w:name="_Toc37860464"/>
      <w:bookmarkStart w:id="508" w:name="_Toc37749297"/>
      <w:bookmarkStart w:id="509" w:name="_Toc37749462"/>
      <w:bookmarkStart w:id="510" w:name="_Toc37860465"/>
      <w:bookmarkStart w:id="511" w:name="_Toc37860466"/>
      <w:bookmarkStart w:id="512" w:name="_Toc37860467"/>
      <w:bookmarkStart w:id="513" w:name="_Toc37860468"/>
      <w:bookmarkStart w:id="514" w:name="_Toc37860469"/>
      <w:bookmarkStart w:id="515" w:name="_Toc37860470"/>
      <w:bookmarkStart w:id="516" w:name="_Toc37860471"/>
      <w:bookmarkStart w:id="517" w:name="_Toc37860472"/>
      <w:bookmarkStart w:id="518" w:name="_Toc37860473"/>
      <w:bookmarkStart w:id="519" w:name="_Toc37860474"/>
      <w:bookmarkStart w:id="520" w:name="_Toc37860475"/>
      <w:bookmarkStart w:id="521" w:name="_Toc37749298"/>
      <w:bookmarkStart w:id="522" w:name="_Toc37749463"/>
      <w:bookmarkStart w:id="523" w:name="_Toc37860476"/>
      <w:bookmarkStart w:id="524" w:name="_Toc37749309"/>
      <w:bookmarkStart w:id="525" w:name="_Toc37749474"/>
      <w:bookmarkStart w:id="526" w:name="_Toc37860477"/>
      <w:bookmarkStart w:id="527" w:name="_Toc37749310"/>
      <w:bookmarkStart w:id="528" w:name="_Toc37749475"/>
      <w:bookmarkStart w:id="529" w:name="_Toc37860478"/>
      <w:bookmarkStart w:id="530" w:name="_Toc37749311"/>
      <w:bookmarkStart w:id="531" w:name="_Toc37749476"/>
      <w:bookmarkStart w:id="532" w:name="_Toc37860479"/>
      <w:bookmarkStart w:id="533" w:name="_Toc37749312"/>
      <w:bookmarkStart w:id="534" w:name="_Toc37749477"/>
      <w:bookmarkStart w:id="535" w:name="_Toc37860480"/>
      <w:bookmarkStart w:id="536" w:name="_Toc37749313"/>
      <w:bookmarkStart w:id="537" w:name="_Toc37749478"/>
      <w:bookmarkStart w:id="538" w:name="_Toc37860481"/>
      <w:bookmarkStart w:id="539" w:name="_Toc37749314"/>
      <w:bookmarkStart w:id="540" w:name="_Toc37749479"/>
      <w:bookmarkStart w:id="541" w:name="_Toc37860482"/>
      <w:bookmarkStart w:id="542" w:name="_Toc147743182"/>
      <w:bookmarkStart w:id="543" w:name="_Ref516663699"/>
      <w:bookmarkStart w:id="544" w:name="_Toc516668395"/>
      <w:bookmarkStart w:id="545" w:name="_Toc526104588"/>
      <w:bookmarkStart w:id="546" w:name="_Ref17186619"/>
      <w:bookmarkStart w:id="547" w:name="_Toc422841079"/>
      <w:bookmarkStart w:id="548" w:name="_Toc431389292"/>
      <w:bookmarkStart w:id="549" w:name="_Toc457636851"/>
      <w:bookmarkStart w:id="550" w:name="_Toc458670350"/>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r>
        <w:t xml:space="preserve">Overview of </w:t>
      </w:r>
      <w:r w:rsidRPr="004F52F3">
        <w:rPr>
          <w:highlight w:val="yellow"/>
        </w:rPr>
        <w:t>ABC</w:t>
      </w:r>
      <w:bookmarkEnd w:id="542"/>
    </w:p>
    <w:p w14:paraId="6436CE1A" w14:textId="021A2915" w:rsidR="007902AE" w:rsidRPr="003F64A6" w:rsidRDefault="007902AE" w:rsidP="004F52F3">
      <w:pPr>
        <w:pStyle w:val="Heading3"/>
      </w:pPr>
      <w:r>
        <w:t>Background</w:t>
      </w:r>
    </w:p>
    <w:p w14:paraId="1AD37257" w14:textId="4970B6E3" w:rsidR="008862BA" w:rsidRPr="0004482B" w:rsidRDefault="008862BA" w:rsidP="008862BA">
      <w:pPr>
        <w:pStyle w:val="BodyText"/>
        <w:rPr>
          <w:lang w:val="en-GB"/>
        </w:rPr>
      </w:pPr>
      <w:r w:rsidRPr="00510A89">
        <w:rPr>
          <w:highlight w:val="yellow"/>
        </w:rPr>
        <w:t>ABC</w:t>
      </w:r>
      <w:r w:rsidRPr="006427E5">
        <w:t xml:space="preserve"> was </w:t>
      </w:r>
      <w:r>
        <w:t xml:space="preserve">incorporated in </w:t>
      </w:r>
      <w:r w:rsidRPr="008755D2">
        <w:rPr>
          <w:highlight w:val="yellow"/>
        </w:rPr>
        <w:t>year</w:t>
      </w:r>
      <w:r>
        <w:t xml:space="preserve"> and </w:t>
      </w:r>
      <w:r w:rsidRPr="002F6622">
        <w:rPr>
          <w:lang w:val="en-GB"/>
        </w:rPr>
        <w:t xml:space="preserve">located at </w:t>
      </w:r>
      <w:r>
        <w:rPr>
          <w:highlight w:val="yellow"/>
          <w:lang w:val="en-GB"/>
        </w:rPr>
        <w:t>ADDRESS</w:t>
      </w:r>
      <w:r w:rsidRPr="0004482B">
        <w:rPr>
          <w:lang w:val="en-GB"/>
        </w:rPr>
        <w:t>.</w:t>
      </w:r>
    </w:p>
    <w:p w14:paraId="464BDE3F" w14:textId="75762F41" w:rsidR="008862BA" w:rsidRDefault="008862BA" w:rsidP="004F52F3">
      <w:pPr>
        <w:pStyle w:val="BodyText"/>
      </w:pPr>
      <w:r w:rsidRPr="002F6622">
        <w:t>The Company</w:t>
      </w:r>
      <w:r w:rsidR="006672DB">
        <w:t xml:space="preserve"> </w:t>
      </w:r>
      <w:r w:rsidR="003B7980">
        <w:t xml:space="preserve">is </w:t>
      </w:r>
      <w:r w:rsidR="006672DB">
        <w:t>principally engaged in</w:t>
      </w:r>
      <w:r w:rsidRPr="002F6622">
        <w:t xml:space="preserve"> </w:t>
      </w:r>
      <w:r w:rsidR="007902AE" w:rsidRPr="004F52F3">
        <w:rPr>
          <w:highlight w:val="yellow"/>
        </w:rPr>
        <w:t xml:space="preserve">BRIEF </w:t>
      </w:r>
      <w:r w:rsidR="000C41E6">
        <w:rPr>
          <w:highlight w:val="yellow"/>
        </w:rPr>
        <w:t xml:space="preserve">BUSINESS/TRADE </w:t>
      </w:r>
      <w:r w:rsidRPr="003F64A6">
        <w:rPr>
          <w:highlight w:val="yellow"/>
        </w:rPr>
        <w:t>D</w:t>
      </w:r>
      <w:r w:rsidRPr="00510A89">
        <w:rPr>
          <w:highlight w:val="yellow"/>
        </w:rPr>
        <w:t>ESCRIPTION</w:t>
      </w:r>
      <w:r w:rsidRPr="0004482B">
        <w:t>.</w:t>
      </w:r>
      <w:r>
        <w:rPr>
          <w:highlight w:val="yellow"/>
        </w:rPr>
        <w:t xml:space="preserve"> </w:t>
      </w:r>
      <w:r w:rsidR="00472B1D">
        <w:t xml:space="preserve">  </w:t>
      </w:r>
    </w:p>
    <w:p w14:paraId="2D773B92" w14:textId="1A716831" w:rsidR="00923508" w:rsidRDefault="006E5873" w:rsidP="004F52F3">
      <w:pPr>
        <w:pStyle w:val="Heading3"/>
      </w:pPr>
      <w:bookmarkStart w:id="551" w:name="_Ref37749611"/>
      <w:r>
        <w:rPr>
          <w:highlight w:val="yellow"/>
        </w:rPr>
        <w:t>A</w:t>
      </w:r>
      <w:r w:rsidR="00923508" w:rsidRPr="00510A89">
        <w:rPr>
          <w:highlight w:val="yellow"/>
        </w:rPr>
        <w:t>BC</w:t>
      </w:r>
      <w:r w:rsidR="00923508">
        <w:t xml:space="preserve">’s </w:t>
      </w:r>
      <w:r w:rsidR="00FD4F15">
        <w:t>organi</w:t>
      </w:r>
      <w:r w:rsidR="00E13EF2">
        <w:t>s</w:t>
      </w:r>
      <w:r w:rsidR="00FD4F15">
        <w:t>ation</w:t>
      </w:r>
      <w:r w:rsidR="00923508" w:rsidRPr="0046312C">
        <w:t xml:space="preserve"> and management structure</w:t>
      </w:r>
      <w:bookmarkEnd w:id="543"/>
      <w:bookmarkEnd w:id="544"/>
      <w:bookmarkEnd w:id="545"/>
      <w:bookmarkEnd w:id="546"/>
      <w:bookmarkEnd w:id="551"/>
    </w:p>
    <w:p w14:paraId="1704043B" w14:textId="00B73241" w:rsidR="003F64A6" w:rsidRDefault="007744C0" w:rsidP="00270865">
      <w:pPr>
        <w:pStyle w:val="BodyText"/>
        <w:rPr>
          <w:color w:val="000000" w:themeColor="text1"/>
        </w:rPr>
      </w:pPr>
      <w:r w:rsidRPr="00125FC2">
        <w:rPr>
          <w:b/>
          <w:noProof/>
          <w:lang w:eastAsia="en-US"/>
        </w:rPr>
        <mc:AlternateContent>
          <mc:Choice Requires="wps">
            <w:drawing>
              <wp:anchor distT="45720" distB="45720" distL="114300" distR="114300" simplePos="0" relativeHeight="251658278" behindDoc="0" locked="0" layoutInCell="1" allowOverlap="1" wp14:anchorId="094D4888" wp14:editId="3846F9FA">
                <wp:simplePos x="0" y="0"/>
                <wp:positionH relativeFrom="margin">
                  <wp:align>left</wp:align>
                </wp:positionH>
                <wp:positionV relativeFrom="paragraph">
                  <wp:posOffset>757831</wp:posOffset>
                </wp:positionV>
                <wp:extent cx="5260340" cy="429260"/>
                <wp:effectExtent l="0" t="0" r="16510" b="27940"/>
                <wp:wrapSquare wrapText="bothSides"/>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429260"/>
                        </a:xfrm>
                        <a:prstGeom prst="rect">
                          <a:avLst/>
                        </a:prstGeom>
                        <a:solidFill>
                          <a:schemeClr val="bg1">
                            <a:lumMod val="75000"/>
                          </a:schemeClr>
                        </a:solidFill>
                        <a:ln w="9525">
                          <a:solidFill>
                            <a:srgbClr val="000000"/>
                          </a:solidFill>
                          <a:miter lim="800000"/>
                          <a:headEnd/>
                          <a:tailEnd/>
                        </a:ln>
                      </wps:spPr>
                      <wps:txbx>
                        <w:txbxContent>
                          <w:p w14:paraId="400791FA" w14:textId="1163BF90" w:rsidR="007744C0" w:rsidRDefault="009677B3" w:rsidP="007744C0">
                            <w:r>
                              <w:t xml:space="preserve">To present </w:t>
                            </w:r>
                            <w:r w:rsidR="00EF498E">
                              <w:t xml:space="preserve">the </w:t>
                            </w:r>
                            <w:r>
                              <w:t>main functional department of the Company only</w:t>
                            </w:r>
                            <w:r w:rsidR="007744C0">
                              <w:t>.</w:t>
                            </w:r>
                            <w:r>
                              <w:t xml:space="preserve"> </w:t>
                            </w:r>
                            <w:r w:rsidR="00EF498E" w:rsidRPr="00EF498E">
                              <w:rPr>
                                <w:b/>
                                <w:bCs/>
                              </w:rPr>
                              <w:t>No</w:t>
                            </w:r>
                            <w:r>
                              <w:t xml:space="preserve"> </w:t>
                            </w:r>
                            <w:r w:rsidR="00EF498E">
                              <w:rPr>
                                <w:b/>
                                <w:bCs/>
                              </w:rPr>
                              <w:t>need</w:t>
                            </w:r>
                            <w:r>
                              <w:t xml:space="preserve"> </w:t>
                            </w:r>
                            <w:r w:rsidR="00EF498E">
                              <w:t xml:space="preserve">to </w:t>
                            </w:r>
                            <w:r>
                              <w:t xml:space="preserve">present </w:t>
                            </w:r>
                            <w:r w:rsidR="00EF498E">
                              <w:t xml:space="preserve">the </w:t>
                            </w:r>
                            <w:r>
                              <w:t>full org chart provided by client.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D4888" id="Text Box 36" o:spid="_x0000_s1030" type="#_x0000_t202" style="position:absolute;margin-left:0;margin-top:59.65pt;width:414.2pt;height:33.8pt;z-index:25165827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" fillcolor="#bfbfbf [2412]">
                <v:textbox>
                  <w:txbxContent>
                    <w:p w14:paraId="400791FA" w14:textId="1163BF90" w:rsidR="007744C0" w:rsidRDefault="009677B3" w:rsidP="007744C0">
                      <w:r>
                        <w:t xml:space="preserve">To present </w:t>
                      </w:r>
                      <w:r w:rsidR="00EF498E">
                        <w:t xml:space="preserve">the </w:t>
                      </w:r>
                      <w:r>
                        <w:t>main functional department of the Company only</w:t>
                      </w:r>
                      <w:r w:rsidR="007744C0">
                        <w:t>.</w:t>
                      </w:r>
                      <w:r>
                        <w:t xml:space="preserve"> </w:t>
                      </w:r>
                      <w:r w:rsidR="00EF498E" w:rsidRPr="00EF498E">
                        <w:rPr>
                          <w:b/>
                          <w:bCs/>
                        </w:rPr>
                        <w:t>No</w:t>
                      </w:r>
                      <w:r>
                        <w:t xml:space="preserve"> </w:t>
                      </w:r>
                      <w:r w:rsidR="00EF498E">
                        <w:rPr>
                          <w:b/>
                          <w:bCs/>
                        </w:rPr>
                        <w:t>need</w:t>
                      </w:r>
                      <w:r>
                        <w:t xml:space="preserve"> </w:t>
                      </w:r>
                      <w:r w:rsidR="00EF498E">
                        <w:t xml:space="preserve">to </w:t>
                      </w:r>
                      <w:r>
                        <w:t xml:space="preserve">present </w:t>
                      </w:r>
                      <w:r w:rsidR="00EF498E">
                        <w:t xml:space="preserve">the </w:t>
                      </w:r>
                      <w:r>
                        <w:t>full org chart provided by client.</w:t>
                      </w:r>
                    </w:p>
                  </w:txbxContent>
                </v:textbox>
                <w10:wrap type="square" anchorx="margin"/>
              </v:shape>
            </w:pict>
          </mc:Fallback>
        </mc:AlternateContent>
      </w:r>
      <w:r w:rsidR="003F64A6" w:rsidRPr="00507324">
        <w:t xml:space="preserve">As at </w:t>
      </w:r>
      <w:r w:rsidR="003F64A6">
        <w:t xml:space="preserve">the end of </w:t>
      </w:r>
      <w:r w:rsidR="003F64A6" w:rsidRPr="004F52F3">
        <w:rPr>
          <w:color w:val="000000" w:themeColor="text1"/>
          <w:highlight w:val="yellow"/>
        </w:rPr>
        <w:t>FY20xx</w:t>
      </w:r>
      <w:r w:rsidR="003F64A6" w:rsidRPr="00507324">
        <w:t xml:space="preserve">, </w:t>
      </w:r>
      <w:r w:rsidR="003F64A6" w:rsidRPr="004F52F3">
        <w:rPr>
          <w:highlight w:val="yellow"/>
        </w:rPr>
        <w:t>ABC</w:t>
      </w:r>
      <w:r w:rsidR="003F64A6" w:rsidRPr="00507324">
        <w:t xml:space="preserve"> had a total workforce of </w:t>
      </w:r>
      <w:r w:rsidR="003F64A6" w:rsidRPr="004F52F3">
        <w:rPr>
          <w:highlight w:val="yellow"/>
        </w:rPr>
        <w:t>XXX</w:t>
      </w:r>
      <w:r w:rsidR="003F64A6" w:rsidRPr="00507324">
        <w:t xml:space="preserve"> employees</w:t>
      </w:r>
      <w:r w:rsidR="003F64A6" w:rsidRPr="00507324">
        <w:rPr>
          <w:rStyle w:val="FootnoteReference"/>
        </w:rPr>
        <w:footnoteReference w:id="4"/>
      </w:r>
      <w:r w:rsidR="003F64A6" w:rsidRPr="00507324">
        <w:t>.</w:t>
      </w:r>
      <w:r w:rsidR="00272C36">
        <w:t xml:space="preserve"> </w:t>
      </w:r>
      <w:r w:rsidR="003F64A6" w:rsidRPr="00507324">
        <w:t xml:space="preserve"> The following figure illustrate</w:t>
      </w:r>
      <w:r w:rsidR="00C30ACA">
        <w:t>d</w:t>
      </w:r>
      <w:r w:rsidR="003F64A6" w:rsidRPr="00507324">
        <w:t xml:space="preserve"> the </w:t>
      </w:r>
      <w:r w:rsidR="00BB088A">
        <w:t xml:space="preserve">abbreviated </w:t>
      </w:r>
      <w:r w:rsidR="003F64A6" w:rsidRPr="00507324">
        <w:t>organi</w:t>
      </w:r>
      <w:r w:rsidR="00E13EF2">
        <w:t>s</w:t>
      </w:r>
      <w:r w:rsidR="003F64A6" w:rsidRPr="00507324">
        <w:t xml:space="preserve">ation and management structure of </w:t>
      </w:r>
      <w:r w:rsidR="003F64A6" w:rsidRPr="009A45EA">
        <w:rPr>
          <w:highlight w:val="yellow"/>
        </w:rPr>
        <w:t>ABC</w:t>
      </w:r>
      <w:r w:rsidR="003F64A6">
        <w:t xml:space="preserve"> </w:t>
      </w:r>
      <w:r w:rsidR="003F64A6" w:rsidRPr="00507324">
        <w:t xml:space="preserve">for </w:t>
      </w:r>
      <w:r w:rsidR="003F64A6" w:rsidRPr="004F52F3">
        <w:rPr>
          <w:color w:val="000000" w:themeColor="text1"/>
          <w:highlight w:val="yellow"/>
        </w:rPr>
        <w:t>FY20xx</w:t>
      </w:r>
      <w:r w:rsidR="003F64A6" w:rsidRPr="00507324">
        <w:rPr>
          <w:color w:val="000000" w:themeColor="text1"/>
        </w:rPr>
        <w:t>.</w:t>
      </w:r>
    </w:p>
    <w:p w14:paraId="7AD5A4EB" w14:textId="3BE91DA3" w:rsidR="00BB088A" w:rsidRDefault="00BB088A">
      <w:pPr>
        <w:rPr>
          <w:rFonts w:eastAsiaTheme="minorEastAsia" w:cstheme="minorBidi"/>
          <w:b/>
          <w:iCs/>
          <w:color w:val="000000" w:themeColor="text1"/>
          <w:szCs w:val="18"/>
          <w:lang w:eastAsia="zh-CN"/>
        </w:rPr>
      </w:pPr>
      <w:r>
        <w:rPr>
          <w:color w:val="000000" w:themeColor="text1"/>
        </w:rPr>
        <w:br w:type="page"/>
      </w:r>
    </w:p>
    <w:p w14:paraId="08B9671A" w14:textId="0F0F87FC" w:rsidR="003F64A6" w:rsidRDefault="003F64A6" w:rsidP="003F64A6">
      <w:pPr>
        <w:pStyle w:val="Caption"/>
        <w:rPr>
          <w:highlight w:val="yellow"/>
        </w:rPr>
      </w:pPr>
      <w:r w:rsidRPr="004F52F3">
        <w:rPr>
          <w:highlight w:val="yellow"/>
        </w:rPr>
        <w:lastRenderedPageBreak/>
        <w:t xml:space="preserve">Figure </w:t>
      </w:r>
      <w:r w:rsidRPr="004F52F3">
        <w:rPr>
          <w:highlight w:val="yellow"/>
        </w:rPr>
        <w:fldChar w:fldCharType="begin"/>
      </w:r>
      <w:r w:rsidRPr="004F52F3">
        <w:rPr>
          <w:highlight w:val="yellow"/>
        </w:rPr>
        <w:instrText xml:space="preserve"> STYLEREF 1 \s </w:instrText>
      </w:r>
      <w:r w:rsidRPr="004F52F3">
        <w:rPr>
          <w:highlight w:val="yellow"/>
        </w:rPr>
        <w:fldChar w:fldCharType="separate"/>
      </w:r>
      <w:r w:rsidR="00511357">
        <w:rPr>
          <w:noProof/>
          <w:highlight w:val="yellow"/>
        </w:rPr>
        <w:t>2</w:t>
      </w:r>
      <w:r w:rsidRPr="004F52F3">
        <w:rPr>
          <w:highlight w:val="yellow"/>
        </w:rPr>
        <w:fldChar w:fldCharType="end"/>
      </w:r>
      <w:r w:rsidRPr="004F52F3">
        <w:rPr>
          <w:highlight w:val="yellow"/>
        </w:rPr>
        <w:noBreakHyphen/>
      </w:r>
      <w:r w:rsidRPr="004F52F3">
        <w:rPr>
          <w:highlight w:val="yellow"/>
        </w:rPr>
        <w:fldChar w:fldCharType="begin"/>
      </w:r>
      <w:r w:rsidRPr="004F52F3">
        <w:rPr>
          <w:highlight w:val="yellow"/>
        </w:rPr>
        <w:instrText xml:space="preserve"> SEQ Figure \* ARABIC \s 1 </w:instrText>
      </w:r>
      <w:r w:rsidRPr="004F52F3">
        <w:rPr>
          <w:highlight w:val="yellow"/>
        </w:rPr>
        <w:fldChar w:fldCharType="separate"/>
      </w:r>
      <w:r w:rsidR="00511357">
        <w:rPr>
          <w:noProof/>
          <w:highlight w:val="yellow"/>
        </w:rPr>
        <w:t>3</w:t>
      </w:r>
      <w:r w:rsidRPr="004F52F3">
        <w:rPr>
          <w:highlight w:val="yellow"/>
        </w:rPr>
        <w:fldChar w:fldCharType="end"/>
      </w:r>
      <w:r w:rsidRPr="004F52F3">
        <w:rPr>
          <w:highlight w:val="yellow"/>
        </w:rPr>
        <w:t xml:space="preserve">: </w:t>
      </w:r>
      <w:r w:rsidR="00BB088A" w:rsidRPr="00E364F9">
        <w:rPr>
          <w:highlight w:val="yellow"/>
        </w:rPr>
        <w:t>Abbreviated</w:t>
      </w:r>
      <w:r w:rsidR="00BB088A" w:rsidRPr="004F52F3">
        <w:rPr>
          <w:highlight w:val="yellow"/>
        </w:rPr>
        <w:t xml:space="preserve"> </w:t>
      </w:r>
      <w:r w:rsidR="00BB088A">
        <w:rPr>
          <w:highlight w:val="yellow"/>
        </w:rPr>
        <w:t>o</w:t>
      </w:r>
      <w:r w:rsidRPr="004F52F3">
        <w:rPr>
          <w:highlight w:val="yellow"/>
        </w:rPr>
        <w:t>rgani</w:t>
      </w:r>
      <w:r w:rsidR="00E13EF2">
        <w:rPr>
          <w:highlight w:val="yellow"/>
        </w:rPr>
        <w:t>s</w:t>
      </w:r>
      <w:r w:rsidRPr="004F52F3">
        <w:rPr>
          <w:highlight w:val="yellow"/>
        </w:rPr>
        <w:t>ation and management structure of ABC</w:t>
      </w:r>
    </w:p>
    <w:p w14:paraId="245C6123" w14:textId="111D9B3F" w:rsidR="003F64A6" w:rsidRDefault="003F64A6" w:rsidP="003F64A6">
      <w:pPr>
        <w:rPr>
          <w:highlight w:val="yellow"/>
          <w:lang w:eastAsia="zh-CN"/>
        </w:rPr>
      </w:pPr>
      <w:r>
        <w:rPr>
          <w:noProof/>
        </w:rPr>
        <mc:AlternateContent>
          <mc:Choice Requires="wps">
            <w:drawing>
              <wp:anchor distT="0" distB="0" distL="114300" distR="114300" simplePos="0" relativeHeight="251658251" behindDoc="0" locked="0" layoutInCell="1" allowOverlap="1" wp14:anchorId="36E2849D" wp14:editId="2B063DDF">
                <wp:simplePos x="0" y="0"/>
                <wp:positionH relativeFrom="column">
                  <wp:posOffset>1798320</wp:posOffset>
                </wp:positionH>
                <wp:positionV relativeFrom="paragraph">
                  <wp:posOffset>-635</wp:posOffset>
                </wp:positionV>
                <wp:extent cx="1536065" cy="657845"/>
                <wp:effectExtent l="0" t="0" r="0" b="0"/>
                <wp:wrapNone/>
                <wp:docPr id="1384" name="Rectangle 1384"/>
                <wp:cNvGraphicFramePr/>
                <a:graphic xmlns:a="http://schemas.openxmlformats.org/drawingml/2006/main">
                  <a:graphicData uri="http://schemas.microsoft.com/office/word/2010/wordprocessingShape">
                    <wps:wsp>
                      <wps:cNvSpPr/>
                      <wps:spPr>
                        <a:xfrm>
                          <a:off x="0" y="0"/>
                          <a:ext cx="1536065" cy="657845"/>
                        </a:xfrm>
                        <a:prstGeom prst="rect">
                          <a:avLst/>
                        </a:prstGeom>
                        <a:solidFill>
                          <a:srgbClr val="00338D"/>
                        </a:solidFill>
                        <a:ln>
                          <a:solidFill>
                            <a:srgbClr val="00338D"/>
                          </a:solidFill>
                        </a:ln>
                      </wps:spPr>
                      <wps:style>
                        <a:lnRef idx="1">
                          <a:schemeClr val="accent1"/>
                        </a:lnRef>
                        <a:fillRef idx="3">
                          <a:schemeClr val="accent1"/>
                        </a:fillRef>
                        <a:effectRef idx="2">
                          <a:schemeClr val="accent1"/>
                        </a:effectRef>
                        <a:fontRef idx="minor">
                          <a:schemeClr val="lt1"/>
                        </a:fontRef>
                      </wps:style>
                      <wps:txbx>
                        <w:txbxContent>
                          <w:p w14:paraId="49CBD1D7"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sidRPr="00F87AC2">
                              <w:rPr>
                                <w:rFonts w:asciiTheme="majorHAnsi" w:hAnsiTheme="majorHAnsi" w:cstheme="majorHAnsi"/>
                                <w:sz w:val="22"/>
                                <w:szCs w:val="22"/>
                              </w:rPr>
                              <w:t xml:space="preserve">General </w:t>
                            </w:r>
                            <w:r>
                              <w:rPr>
                                <w:rFonts w:asciiTheme="majorHAnsi" w:hAnsiTheme="majorHAnsi" w:cstheme="majorHAnsi"/>
                                <w:sz w:val="22"/>
                                <w:szCs w:val="22"/>
                              </w:rPr>
                              <w:t>Director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2849D" id="Rectangle 1384" o:spid="_x0000_s1031" style="position:absolute;margin-left:141.6pt;margin-top:-.05pt;width:120.95pt;height:51.8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" fillcolor="#00338d" strokecolor="#00338d">
                <v:shadow on="t" color="black" opacity="22937f" origin=",.5" offset="0,.63889mm"/>
                <v:textbox>
                  <w:txbxContent>
                    <w:p w14:paraId="49CBD1D7"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sidRPr="00F87AC2">
                        <w:rPr>
                          <w:rFonts w:asciiTheme="majorHAnsi" w:hAnsiTheme="majorHAnsi" w:cstheme="majorHAnsi"/>
                          <w:sz w:val="22"/>
                          <w:szCs w:val="22"/>
                        </w:rPr>
                        <w:t xml:space="preserve">General </w:t>
                      </w:r>
                      <w:r>
                        <w:rPr>
                          <w:rFonts w:asciiTheme="majorHAnsi" w:hAnsiTheme="majorHAnsi" w:cstheme="majorHAnsi"/>
                          <w:sz w:val="22"/>
                          <w:szCs w:val="22"/>
                        </w:rPr>
                        <w:t>Director</w:t>
                      </w:r>
                    </w:p>
                  </w:txbxContent>
                </v:textbox>
              </v:rect>
            </w:pict>
          </mc:Fallback>
        </mc:AlternateContent>
      </w:r>
      <w:r>
        <w:rPr>
          <w:noProof/>
        </w:rPr>
        <mc:AlternateContent>
          <mc:Choice Requires="wps">
            <w:drawing>
              <wp:anchor distT="0" distB="0" distL="114300" distR="114300" simplePos="0" relativeHeight="251658252" behindDoc="0" locked="0" layoutInCell="1" allowOverlap="1" wp14:anchorId="29806EC0" wp14:editId="3F259451">
                <wp:simplePos x="0" y="0"/>
                <wp:positionH relativeFrom="column">
                  <wp:posOffset>0</wp:posOffset>
                </wp:positionH>
                <wp:positionV relativeFrom="paragraph">
                  <wp:posOffset>1695450</wp:posOffset>
                </wp:positionV>
                <wp:extent cx="1041620" cy="842331"/>
                <wp:effectExtent l="0" t="0" r="0" b="0"/>
                <wp:wrapNone/>
                <wp:docPr id="1385" name="Rectangle 1385"/>
                <wp:cNvGraphicFramePr/>
                <a:graphic xmlns:a="http://schemas.openxmlformats.org/drawingml/2006/main">
                  <a:graphicData uri="http://schemas.microsoft.com/office/word/2010/wordprocessingShape">
                    <wps:wsp>
                      <wps:cNvSpPr/>
                      <wps:spPr>
                        <a:xfrm>
                          <a:off x="0" y="0"/>
                          <a:ext cx="1041620" cy="84233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2B3DFA73"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Procurement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06EC0" id="Rectangle 1385" o:spid="_x0000_s1032" style="position:absolute;margin-left:0;margin-top:133.5pt;width:82pt;height:66.35pt;z-index:2516582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" fillcolor="#005eb8" strokecolor="#005eb8">
                <v:shadow on="t" color="black" opacity="22937f" origin=",.5" offset="0,.63889mm"/>
                <v:textbox>
                  <w:txbxContent>
                    <w:p w14:paraId="2B3DFA73" w14:textId="77777777" w:rsidR="005D16E1" w:rsidRPr="00F87AC2"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Procurement</w:t>
                      </w:r>
                    </w:p>
                  </w:txbxContent>
                </v:textbox>
              </v:rect>
            </w:pict>
          </mc:Fallback>
        </mc:AlternateContent>
      </w:r>
      <w:r>
        <w:rPr>
          <w:noProof/>
        </w:rPr>
        <mc:AlternateContent>
          <mc:Choice Requires="wps">
            <w:drawing>
              <wp:anchor distT="0" distB="0" distL="114300" distR="114300" simplePos="0" relativeHeight="251658253" behindDoc="0" locked="0" layoutInCell="1" allowOverlap="1" wp14:anchorId="1FB7B5BA" wp14:editId="65C3734A">
                <wp:simplePos x="0" y="0"/>
                <wp:positionH relativeFrom="column">
                  <wp:posOffset>1144905</wp:posOffset>
                </wp:positionH>
                <wp:positionV relativeFrom="paragraph">
                  <wp:posOffset>1695450</wp:posOffset>
                </wp:positionV>
                <wp:extent cx="977900" cy="841991"/>
                <wp:effectExtent l="0" t="0" r="0" b="0"/>
                <wp:wrapNone/>
                <wp:docPr id="1386" name="Rectangle 1386"/>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03BDE359"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Production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7B5BA" id="Rectangle 1386" o:spid="_x0000_s1033" style="position:absolute;margin-left:90.15pt;margin-top:133.5pt;width:77pt;height:66.3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" fillcolor="#005eb8" strokecolor="#005eb8">
                <v:shadow on="t" color="black" opacity="22937f" origin=",.5" offset="0,.63889mm"/>
                <v:textbox>
                  <w:txbxContent>
                    <w:p w14:paraId="03BDE359"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Production</w:t>
                      </w:r>
                    </w:p>
                  </w:txbxContent>
                </v:textbox>
              </v:rect>
            </w:pict>
          </mc:Fallback>
        </mc:AlternateContent>
      </w:r>
      <w:r>
        <w:rPr>
          <w:noProof/>
        </w:rPr>
        <mc:AlternateContent>
          <mc:Choice Requires="wps">
            <w:drawing>
              <wp:anchor distT="0" distB="0" distL="114300" distR="114300" simplePos="0" relativeHeight="251658254" behindDoc="0" locked="0" layoutInCell="1" allowOverlap="1" wp14:anchorId="162ACC1B" wp14:editId="02E4E2B5">
                <wp:simplePos x="0" y="0"/>
                <wp:positionH relativeFrom="column">
                  <wp:posOffset>2173605</wp:posOffset>
                </wp:positionH>
                <wp:positionV relativeFrom="paragraph">
                  <wp:posOffset>1696085</wp:posOffset>
                </wp:positionV>
                <wp:extent cx="977900" cy="841991"/>
                <wp:effectExtent l="0" t="0" r="0" b="0"/>
                <wp:wrapNone/>
                <wp:docPr id="1387" name="Rectangle 1387"/>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26C79172"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Sales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ACC1B" id="Rectangle 1387" o:spid="_x0000_s1034" style="position:absolute;margin-left:171.15pt;margin-top:133.55pt;width:77pt;height:66.3pt;z-index:251658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" fillcolor="#005eb8" strokecolor="#005eb8">
                <v:shadow on="t" color="black" opacity="22937f" origin=",.5" offset="0,.63889mm"/>
                <v:textbox>
                  <w:txbxContent>
                    <w:p w14:paraId="26C79172" w14:textId="77777777"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Sales</w:t>
                      </w:r>
                    </w:p>
                  </w:txbxContent>
                </v:textbox>
              </v:rect>
            </w:pict>
          </mc:Fallback>
        </mc:AlternateContent>
      </w:r>
      <w:r>
        <w:rPr>
          <w:noProof/>
        </w:rPr>
        <mc:AlternateContent>
          <mc:Choice Requires="wps">
            <w:drawing>
              <wp:anchor distT="0" distB="0" distL="114300" distR="114300" simplePos="0" relativeHeight="251658255" behindDoc="0" locked="0" layoutInCell="1" allowOverlap="1" wp14:anchorId="21D9E464" wp14:editId="3F1B915E">
                <wp:simplePos x="0" y="0"/>
                <wp:positionH relativeFrom="column">
                  <wp:posOffset>3208655</wp:posOffset>
                </wp:positionH>
                <wp:positionV relativeFrom="paragraph">
                  <wp:posOffset>1695450</wp:posOffset>
                </wp:positionV>
                <wp:extent cx="977900" cy="841991"/>
                <wp:effectExtent l="0" t="0" r="0" b="0"/>
                <wp:wrapNone/>
                <wp:docPr id="1388" name="Rectangle 1388"/>
                <wp:cNvGraphicFramePr/>
                <a:graphic xmlns:a="http://schemas.openxmlformats.org/drawingml/2006/main">
                  <a:graphicData uri="http://schemas.microsoft.com/office/word/2010/wordprocessingShape">
                    <wps:wsp>
                      <wps:cNvSpPr/>
                      <wps:spPr>
                        <a:xfrm>
                          <a:off x="0" y="0"/>
                          <a:ext cx="977900" cy="841991"/>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51237A29" w14:textId="53456A9A" w:rsidR="005D16E1" w:rsidRPr="00996426" w:rsidRDefault="005D16E1" w:rsidP="003F64A6">
                            <w:pPr>
                              <w:pStyle w:val="NormalWeb"/>
                              <w:spacing w:before="0" w:beforeAutospacing="0" w:after="0" w:afterAutospacing="0"/>
                              <w:jc w:val="center"/>
                              <w:rPr>
                                <w:rFonts w:asciiTheme="majorHAnsi" w:hAnsiTheme="majorHAnsi" w:cstheme="majorHAnsi"/>
                              </w:rPr>
                            </w:pPr>
                            <w:r w:rsidRPr="00F0511B">
                              <w:rPr>
                                <w:rFonts w:asciiTheme="majorHAnsi" w:hAnsiTheme="majorHAnsi" w:cstheme="majorHAnsi"/>
                                <w:sz w:val="22"/>
                                <w:szCs w:val="22"/>
                              </w:rPr>
                              <w:t xml:space="preserve">Finance &amp; </w:t>
                            </w:r>
                            <w:r w:rsidRPr="00827EF8">
                              <w:rPr>
                                <w:rFonts w:asciiTheme="majorHAnsi" w:hAnsiTheme="majorHAnsi" w:cstheme="majorHAnsi"/>
                                <w:sz w:val="22"/>
                                <w:szCs w:val="22"/>
                              </w:rPr>
                              <w:t>Information technology</w:t>
                            </w:r>
                            <w:r>
                              <w:rPr>
                                <w:rFonts w:asciiTheme="majorHAnsi" w:hAnsiTheme="majorHAnsi" w:cstheme="majorHAnsi"/>
                                <w:sz w:val="22"/>
                                <w:szCs w:val="22"/>
                              </w:rPr>
                              <w:t xml:space="preserve"> (“</w:t>
                            </w:r>
                            <w:r w:rsidRPr="009A08B9">
                              <w:rPr>
                                <w:rFonts w:asciiTheme="majorHAnsi" w:hAnsiTheme="majorHAnsi" w:cstheme="majorHAnsi"/>
                                <w:b/>
                                <w:sz w:val="22"/>
                                <w:szCs w:val="22"/>
                              </w:rPr>
                              <w:t>IT</w:t>
                            </w:r>
                            <w:r>
                              <w:rPr>
                                <w:rFonts w:asciiTheme="majorHAnsi" w:hAnsiTheme="majorHAnsi" w:cstheme="majorHAnsi"/>
                                <w:sz w:val="22"/>
                                <w:szCs w:val="22"/>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D9E464" id="Rectangle 1388" o:spid="_x0000_s1035" style="position:absolute;margin-left:252.65pt;margin-top:133.5pt;width:77pt;height:66.3pt;z-index:2516582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" fillcolor="#005eb8" strokecolor="#005eb8">
                <v:shadow on="t" color="black" opacity="22937f" origin=",.5" offset="0,.63889mm"/>
                <v:textbox>
                  <w:txbxContent>
                    <w:p w14:paraId="51237A29" w14:textId="53456A9A" w:rsidR="005D16E1" w:rsidRPr="00996426" w:rsidRDefault="005D16E1" w:rsidP="003F64A6">
                      <w:pPr>
                        <w:pStyle w:val="NormalWeb"/>
                        <w:spacing w:before="0" w:beforeAutospacing="0" w:after="0" w:afterAutospacing="0"/>
                        <w:jc w:val="center"/>
                        <w:rPr>
                          <w:rFonts w:asciiTheme="majorHAnsi" w:hAnsiTheme="majorHAnsi" w:cstheme="majorHAnsi"/>
                        </w:rPr>
                      </w:pPr>
                      <w:r w:rsidRPr="00F0511B">
                        <w:rPr>
                          <w:rFonts w:asciiTheme="majorHAnsi" w:hAnsiTheme="majorHAnsi" w:cstheme="majorHAnsi"/>
                          <w:sz w:val="22"/>
                          <w:szCs w:val="22"/>
                        </w:rPr>
                        <w:t xml:space="preserve">Finance &amp; </w:t>
                      </w:r>
                      <w:r w:rsidRPr="00827EF8">
                        <w:rPr>
                          <w:rFonts w:asciiTheme="majorHAnsi" w:hAnsiTheme="majorHAnsi" w:cstheme="majorHAnsi"/>
                          <w:sz w:val="22"/>
                          <w:szCs w:val="22"/>
                        </w:rPr>
                        <w:t>Information technology</w:t>
                      </w:r>
                      <w:r>
                        <w:rPr>
                          <w:rFonts w:asciiTheme="majorHAnsi" w:hAnsiTheme="majorHAnsi" w:cstheme="majorHAnsi"/>
                          <w:sz w:val="22"/>
                          <w:szCs w:val="22"/>
                        </w:rPr>
                        <w:t xml:space="preserve"> (“</w:t>
                      </w:r>
                      <w:r w:rsidRPr="009A08B9">
                        <w:rPr>
                          <w:rFonts w:asciiTheme="majorHAnsi" w:hAnsiTheme="majorHAnsi" w:cstheme="majorHAnsi"/>
                          <w:b/>
                          <w:sz w:val="22"/>
                          <w:szCs w:val="22"/>
                        </w:rPr>
                        <w:t>IT</w:t>
                      </w:r>
                      <w:r>
                        <w:rPr>
                          <w:rFonts w:asciiTheme="majorHAnsi" w:hAnsiTheme="majorHAnsi" w:cstheme="majorHAnsi"/>
                          <w:sz w:val="22"/>
                          <w:szCs w:val="22"/>
                        </w:rPr>
                        <w:t>”)</w:t>
                      </w:r>
                    </w:p>
                  </w:txbxContent>
                </v:textbox>
              </v:rect>
            </w:pict>
          </mc:Fallback>
        </mc:AlternateContent>
      </w:r>
      <w:r>
        <w:rPr>
          <w:noProof/>
        </w:rPr>
        <mc:AlternateContent>
          <mc:Choice Requires="wps">
            <w:drawing>
              <wp:anchor distT="0" distB="0" distL="114300" distR="114300" simplePos="0" relativeHeight="251658257" behindDoc="0" locked="0" layoutInCell="1" allowOverlap="1" wp14:anchorId="6EDF6FC1" wp14:editId="7DEA6F31">
                <wp:simplePos x="0" y="0"/>
                <wp:positionH relativeFrom="column">
                  <wp:posOffset>1024255</wp:posOffset>
                </wp:positionH>
                <wp:positionV relativeFrom="paragraph">
                  <wp:posOffset>153670</wp:posOffset>
                </wp:positionV>
                <wp:extent cx="1038609" cy="2045510"/>
                <wp:effectExtent l="0" t="0" r="0" b="0"/>
                <wp:wrapNone/>
                <wp:docPr id="1390" name="Connector: Elbow 1390"/>
                <wp:cNvGraphicFramePr/>
                <a:graphic xmlns:a="http://schemas.openxmlformats.org/drawingml/2006/main">
                  <a:graphicData uri="http://schemas.microsoft.com/office/word/2010/wordprocessingShape">
                    <wps:wsp>
                      <wps:cNvCnPr/>
                      <wps:spPr>
                        <a:xfrm rot="5400000">
                          <a:off x="0" y="0"/>
                          <a:ext cx="1038609" cy="204551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BC4572D"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90" o:spid="_x0000_s1026" type="#_x0000_t34" style="position:absolute;margin-left:80.65pt;margin-top:12.1pt;width:81.8pt;height:161.05pt;rotation:90;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" strokecolor="#0088ce [3044]"/>
            </w:pict>
          </mc:Fallback>
        </mc:AlternateContent>
      </w:r>
      <w:r>
        <w:rPr>
          <w:noProof/>
        </w:rPr>
        <mc:AlternateContent>
          <mc:Choice Requires="wps">
            <w:drawing>
              <wp:anchor distT="0" distB="0" distL="114300" distR="114300" simplePos="0" relativeHeight="251658258" behindDoc="0" locked="0" layoutInCell="1" allowOverlap="1" wp14:anchorId="05D3D724" wp14:editId="2AF13F78">
                <wp:simplePos x="0" y="0"/>
                <wp:positionH relativeFrom="column">
                  <wp:posOffset>1580515</wp:posOffset>
                </wp:positionH>
                <wp:positionV relativeFrom="paragraph">
                  <wp:posOffset>710565</wp:posOffset>
                </wp:positionV>
                <wp:extent cx="1038609" cy="932029"/>
                <wp:effectExtent l="0" t="0" r="0" b="0"/>
                <wp:wrapNone/>
                <wp:docPr id="1391" name="Connector: Elbow 1391"/>
                <wp:cNvGraphicFramePr/>
                <a:graphic xmlns:a="http://schemas.openxmlformats.org/drawingml/2006/main">
                  <a:graphicData uri="http://schemas.microsoft.com/office/word/2010/wordprocessingShape">
                    <wps:wsp>
                      <wps:cNvCnPr/>
                      <wps:spPr>
                        <a:xfrm rot="5400000">
                          <a:off x="0" y="0"/>
                          <a:ext cx="1038609" cy="932029"/>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4FEC19" id="Connector: Elbow 1391" o:spid="_x0000_s1026" type="#_x0000_t34" style="position:absolute;margin-left:124.45pt;margin-top:55.95pt;width:81.8pt;height:73.4pt;rotation:9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" strokecolor="#0088ce [3044]"/>
            </w:pict>
          </mc:Fallback>
        </mc:AlternateContent>
      </w:r>
      <w:r>
        <w:rPr>
          <w:noProof/>
        </w:rPr>
        <mc:AlternateContent>
          <mc:Choice Requires="wps">
            <w:drawing>
              <wp:anchor distT="0" distB="0" distL="114300" distR="114300" simplePos="0" relativeHeight="251658259" behindDoc="0" locked="0" layoutInCell="1" allowOverlap="1" wp14:anchorId="041CABB3" wp14:editId="5AF3A1FB">
                <wp:simplePos x="0" y="0"/>
                <wp:positionH relativeFrom="column">
                  <wp:posOffset>2094865</wp:posOffset>
                </wp:positionH>
                <wp:positionV relativeFrom="paragraph">
                  <wp:posOffset>1128395</wp:posOffset>
                </wp:positionV>
                <wp:extent cx="1038949" cy="96648"/>
                <wp:effectExtent l="0" t="0" r="0" b="0"/>
                <wp:wrapNone/>
                <wp:docPr id="55" name="Connector: Elbow 55"/>
                <wp:cNvGraphicFramePr/>
                <a:graphic xmlns:a="http://schemas.openxmlformats.org/drawingml/2006/main">
                  <a:graphicData uri="http://schemas.microsoft.com/office/word/2010/wordprocessingShape">
                    <wps:wsp>
                      <wps:cNvCnPr/>
                      <wps:spPr>
                        <a:xfrm rot="16200000" flipH="1">
                          <a:off x="0" y="0"/>
                          <a:ext cx="1038949" cy="96648"/>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E61801" id="Connector: Elbow 55" o:spid="_x0000_s1026" type="#_x0000_t34" style="position:absolute;margin-left:164.95pt;margin-top:88.85pt;width:81.8pt;height:7.6pt;rotation:90;flip:x;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" strokecolor="#0088ce [3044]"/>
            </w:pict>
          </mc:Fallback>
        </mc:AlternateContent>
      </w:r>
      <w:r>
        <w:rPr>
          <w:noProof/>
        </w:rPr>
        <mc:AlternateContent>
          <mc:Choice Requires="wps">
            <w:drawing>
              <wp:anchor distT="0" distB="0" distL="114300" distR="114300" simplePos="0" relativeHeight="251658260" behindDoc="0" locked="0" layoutInCell="1" allowOverlap="1" wp14:anchorId="4F99FD9D" wp14:editId="61A34B4C">
                <wp:simplePos x="0" y="0"/>
                <wp:positionH relativeFrom="column">
                  <wp:posOffset>2612707</wp:posOffset>
                </wp:positionH>
                <wp:positionV relativeFrom="paragraph">
                  <wp:posOffset>610553</wp:posOffset>
                </wp:positionV>
                <wp:extent cx="1038609" cy="1131675"/>
                <wp:effectExtent l="0" t="0" r="0" b="0"/>
                <wp:wrapNone/>
                <wp:docPr id="1392" name="Connector: Elbow 1392"/>
                <wp:cNvGraphicFramePr/>
                <a:graphic xmlns:a="http://schemas.openxmlformats.org/drawingml/2006/main">
                  <a:graphicData uri="http://schemas.microsoft.com/office/word/2010/wordprocessingShape">
                    <wps:wsp>
                      <wps:cNvCnPr/>
                      <wps:spPr>
                        <a:xfrm rot="16200000" flipH="1">
                          <a:off x="0" y="0"/>
                          <a:ext cx="1038609" cy="1131675"/>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718206" id="Connector: Elbow 1392" o:spid="_x0000_s1026" type="#_x0000_t34" style="position:absolute;margin-left:205.7pt;margin-top:48.1pt;width:81.8pt;height:89.1pt;rotation:90;flip:x;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" strokecolor="#0088ce [3044]"/>
            </w:pict>
          </mc:Fallback>
        </mc:AlternateContent>
      </w:r>
      <w:r>
        <w:rPr>
          <w:noProof/>
        </w:rPr>
        <mc:AlternateContent>
          <mc:Choice Requires="wps">
            <w:drawing>
              <wp:anchor distT="0" distB="0" distL="114300" distR="114300" simplePos="0" relativeHeight="251658261" behindDoc="0" locked="0" layoutInCell="1" allowOverlap="1" wp14:anchorId="508C8597" wp14:editId="39EDC9AC">
                <wp:simplePos x="0" y="0"/>
                <wp:positionH relativeFrom="column">
                  <wp:posOffset>3143250</wp:posOffset>
                </wp:positionH>
                <wp:positionV relativeFrom="paragraph">
                  <wp:posOffset>80010</wp:posOffset>
                </wp:positionV>
                <wp:extent cx="1038609" cy="2193120"/>
                <wp:effectExtent l="0" t="0" r="0" b="0"/>
                <wp:wrapNone/>
                <wp:docPr id="1393" name="Connector: Elbow 1393"/>
                <wp:cNvGraphicFramePr/>
                <a:graphic xmlns:a="http://schemas.openxmlformats.org/drawingml/2006/main">
                  <a:graphicData uri="http://schemas.microsoft.com/office/word/2010/wordprocessingShape">
                    <wps:wsp>
                      <wps:cNvCnPr/>
                      <wps:spPr>
                        <a:xfrm rot="16200000" flipH="1">
                          <a:off x="0" y="0"/>
                          <a:ext cx="1038609" cy="219312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A21F6F" id="Connector: Elbow 1393" o:spid="_x0000_s1026" type="#_x0000_t34" style="position:absolute;margin-left:247.5pt;margin-top:6.3pt;width:81.8pt;height:172.7pt;rotation:90;flip:x;z-index:25165826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" strokecolor="#0088ce [3044]"/>
            </w:pict>
          </mc:Fallback>
        </mc:AlternateContent>
      </w:r>
    </w:p>
    <w:p w14:paraId="4DC1F70E" w14:textId="252FB56B" w:rsidR="003F64A6" w:rsidRDefault="003F64A6" w:rsidP="003F64A6">
      <w:pPr>
        <w:rPr>
          <w:highlight w:val="yellow"/>
          <w:lang w:eastAsia="zh-CN"/>
        </w:rPr>
      </w:pPr>
    </w:p>
    <w:p w14:paraId="324FA1D7" w14:textId="34007206" w:rsidR="003F64A6" w:rsidRDefault="003F64A6" w:rsidP="003F64A6">
      <w:pPr>
        <w:rPr>
          <w:highlight w:val="yellow"/>
          <w:lang w:eastAsia="zh-CN"/>
        </w:rPr>
      </w:pPr>
    </w:p>
    <w:p w14:paraId="10231D82" w14:textId="2E2FC916" w:rsidR="003F64A6" w:rsidRDefault="003F64A6" w:rsidP="003F64A6">
      <w:pPr>
        <w:rPr>
          <w:highlight w:val="yellow"/>
          <w:lang w:eastAsia="zh-CN"/>
        </w:rPr>
      </w:pPr>
    </w:p>
    <w:p w14:paraId="7A42280E" w14:textId="5707A3D6" w:rsidR="003F64A6" w:rsidRDefault="003F64A6" w:rsidP="003F64A6">
      <w:pPr>
        <w:rPr>
          <w:highlight w:val="yellow"/>
          <w:lang w:eastAsia="zh-CN"/>
        </w:rPr>
      </w:pPr>
    </w:p>
    <w:p w14:paraId="5B25213B" w14:textId="3A78C221" w:rsidR="003F64A6" w:rsidRDefault="003F64A6" w:rsidP="003F64A6">
      <w:pPr>
        <w:rPr>
          <w:highlight w:val="yellow"/>
          <w:lang w:eastAsia="zh-CN"/>
        </w:rPr>
      </w:pPr>
    </w:p>
    <w:p w14:paraId="45BC42D5" w14:textId="625CACDC" w:rsidR="003F64A6" w:rsidRDefault="003F64A6" w:rsidP="003F64A6">
      <w:pPr>
        <w:rPr>
          <w:highlight w:val="yellow"/>
          <w:lang w:eastAsia="zh-CN"/>
        </w:rPr>
      </w:pPr>
    </w:p>
    <w:p w14:paraId="186058B4" w14:textId="4337B0A1" w:rsidR="003F64A6" w:rsidRDefault="003F64A6" w:rsidP="003F64A6">
      <w:pPr>
        <w:rPr>
          <w:highlight w:val="yellow"/>
          <w:lang w:eastAsia="zh-CN"/>
        </w:rPr>
      </w:pPr>
    </w:p>
    <w:p w14:paraId="4A7FF604" w14:textId="2A0DD604" w:rsidR="003F64A6" w:rsidRDefault="003F64A6" w:rsidP="003F64A6">
      <w:pPr>
        <w:rPr>
          <w:highlight w:val="yellow"/>
          <w:lang w:eastAsia="zh-CN"/>
        </w:rPr>
      </w:pPr>
    </w:p>
    <w:p w14:paraId="6FD813C5" w14:textId="4F7B4EDF" w:rsidR="003F64A6" w:rsidRDefault="003F64A6" w:rsidP="003F64A6">
      <w:pPr>
        <w:rPr>
          <w:highlight w:val="yellow"/>
          <w:lang w:eastAsia="zh-CN"/>
        </w:rPr>
      </w:pPr>
    </w:p>
    <w:p w14:paraId="488DA6D7" w14:textId="37D96A86" w:rsidR="003F64A6" w:rsidRDefault="00827EF8" w:rsidP="003F64A6">
      <w:pPr>
        <w:rPr>
          <w:highlight w:val="yellow"/>
          <w:lang w:eastAsia="zh-CN"/>
        </w:rPr>
      </w:pPr>
      <w:r>
        <w:rPr>
          <w:noProof/>
        </w:rPr>
        <mc:AlternateContent>
          <mc:Choice Requires="wps">
            <w:drawing>
              <wp:anchor distT="0" distB="0" distL="114300" distR="114300" simplePos="0" relativeHeight="251658256" behindDoc="0" locked="0" layoutInCell="1" allowOverlap="1" wp14:anchorId="1FA4A71B" wp14:editId="5788FFE4">
                <wp:simplePos x="0" y="0"/>
                <wp:positionH relativeFrom="column">
                  <wp:posOffset>4270292</wp:posOffset>
                </wp:positionH>
                <wp:positionV relativeFrom="paragraph">
                  <wp:posOffset>81197</wp:posOffset>
                </wp:positionV>
                <wp:extent cx="1143497" cy="841375"/>
                <wp:effectExtent l="57150" t="19050" r="76200" b="92075"/>
                <wp:wrapNone/>
                <wp:docPr id="1389" name="Rectangle 1389"/>
                <wp:cNvGraphicFramePr/>
                <a:graphic xmlns:a="http://schemas.openxmlformats.org/drawingml/2006/main">
                  <a:graphicData uri="http://schemas.microsoft.com/office/word/2010/wordprocessingShape">
                    <wps:wsp>
                      <wps:cNvSpPr/>
                      <wps:spPr>
                        <a:xfrm>
                          <a:off x="0" y="0"/>
                          <a:ext cx="1143497" cy="841375"/>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59125621" w14:textId="4236A7CF"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Human resources (“</w:t>
                            </w:r>
                            <w:r w:rsidRPr="009A08B9">
                              <w:rPr>
                                <w:rFonts w:asciiTheme="majorHAnsi" w:hAnsiTheme="majorHAnsi" w:cstheme="majorHAnsi"/>
                                <w:b/>
                                <w:sz w:val="22"/>
                                <w:szCs w:val="22"/>
                              </w:rPr>
                              <w:t>HR</w:t>
                            </w:r>
                            <w:r>
                              <w:rPr>
                                <w:rFonts w:asciiTheme="majorHAnsi" w:hAnsiTheme="majorHAnsi" w:cstheme="majorHAnsi"/>
                                <w:sz w:val="22"/>
                                <w:szCs w:val="22"/>
                              </w:rPr>
                              <w:t>”)</w:t>
                            </w:r>
                            <w:r w:rsidRPr="00F0511B">
                              <w:rPr>
                                <w:rFonts w:asciiTheme="majorHAnsi" w:hAnsiTheme="majorHAnsi" w:cstheme="majorHAnsi"/>
                                <w:sz w:val="22"/>
                                <w:szCs w:val="22"/>
                              </w:rPr>
                              <w:t xml:space="preserve"> &amp; </w:t>
                            </w:r>
                            <w:r>
                              <w:rPr>
                                <w:rFonts w:asciiTheme="majorHAnsi" w:hAnsiTheme="majorHAnsi" w:cstheme="majorHAnsi"/>
                                <w:sz w:val="22"/>
                                <w:szCs w:val="22"/>
                              </w:rPr>
                              <w:t>Supply chain (“</w:t>
                            </w:r>
                            <w:r w:rsidRPr="009A08B9">
                              <w:rPr>
                                <w:rFonts w:asciiTheme="majorHAnsi" w:hAnsiTheme="majorHAnsi" w:cstheme="majorHAnsi"/>
                                <w:b/>
                                <w:sz w:val="22"/>
                                <w:szCs w:val="22"/>
                              </w:rPr>
                              <w:t>SC</w:t>
                            </w:r>
                            <w:r>
                              <w:rPr>
                                <w:rFonts w:asciiTheme="majorHAnsi" w:hAnsiTheme="majorHAnsi" w:cstheme="majorHAnsi"/>
                                <w:sz w:val="22"/>
                                <w:szCs w:val="22"/>
                              </w:rPr>
                              <w:t>”)</w:t>
                            </w:r>
                            <w:r w:rsidRPr="00F0511B">
                              <w:rPr>
                                <w:rFonts w:asciiTheme="majorHAnsi" w:hAnsiTheme="majorHAnsi" w:cstheme="majorHAnsi"/>
                                <w:sz w:val="22"/>
                                <w:szCs w:val="22"/>
                              </w:rPr>
                              <w:t xml:space="preserve"> Director</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A4A71B" id="Rectangle 1389" o:spid="_x0000_s1036" style="position:absolute;margin-left:336.25pt;margin-top:6.4pt;width:90.05pt;height:66.25pt;z-index:25165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" fillcolor="#005eb8" strokecolor="#005eb8">
                <v:shadow on="t" color="black" opacity="22937f" origin=",.5" offset="0,.63889mm"/>
                <v:textbox inset="0,0,0,0">
                  <w:txbxContent>
                    <w:p w14:paraId="59125621" w14:textId="4236A7CF" w:rsidR="005D16E1" w:rsidRPr="00996426" w:rsidRDefault="005D16E1" w:rsidP="003F64A6">
                      <w:pPr>
                        <w:pStyle w:val="NormalWeb"/>
                        <w:spacing w:before="0" w:beforeAutospacing="0" w:after="0" w:afterAutospacing="0"/>
                        <w:jc w:val="center"/>
                        <w:rPr>
                          <w:rFonts w:asciiTheme="majorHAnsi" w:hAnsiTheme="majorHAnsi" w:cstheme="majorHAnsi"/>
                        </w:rPr>
                      </w:pPr>
                      <w:r>
                        <w:rPr>
                          <w:rFonts w:asciiTheme="majorHAnsi" w:hAnsiTheme="majorHAnsi" w:cstheme="majorHAnsi"/>
                          <w:sz w:val="22"/>
                          <w:szCs w:val="22"/>
                        </w:rPr>
                        <w:t>Human resources (“</w:t>
                      </w:r>
                      <w:r w:rsidRPr="009A08B9">
                        <w:rPr>
                          <w:rFonts w:asciiTheme="majorHAnsi" w:hAnsiTheme="majorHAnsi" w:cstheme="majorHAnsi"/>
                          <w:b/>
                          <w:sz w:val="22"/>
                          <w:szCs w:val="22"/>
                        </w:rPr>
                        <w:t>HR</w:t>
                      </w:r>
                      <w:r>
                        <w:rPr>
                          <w:rFonts w:asciiTheme="majorHAnsi" w:hAnsiTheme="majorHAnsi" w:cstheme="majorHAnsi"/>
                          <w:sz w:val="22"/>
                          <w:szCs w:val="22"/>
                        </w:rPr>
                        <w:t>”)</w:t>
                      </w:r>
                      <w:r w:rsidRPr="00F0511B">
                        <w:rPr>
                          <w:rFonts w:asciiTheme="majorHAnsi" w:hAnsiTheme="majorHAnsi" w:cstheme="majorHAnsi"/>
                          <w:sz w:val="22"/>
                          <w:szCs w:val="22"/>
                        </w:rPr>
                        <w:t xml:space="preserve"> &amp; </w:t>
                      </w:r>
                      <w:r>
                        <w:rPr>
                          <w:rFonts w:asciiTheme="majorHAnsi" w:hAnsiTheme="majorHAnsi" w:cstheme="majorHAnsi"/>
                          <w:sz w:val="22"/>
                          <w:szCs w:val="22"/>
                        </w:rPr>
                        <w:t>Supply chain (“</w:t>
                      </w:r>
                      <w:r w:rsidRPr="009A08B9">
                        <w:rPr>
                          <w:rFonts w:asciiTheme="majorHAnsi" w:hAnsiTheme="majorHAnsi" w:cstheme="majorHAnsi"/>
                          <w:b/>
                          <w:sz w:val="22"/>
                          <w:szCs w:val="22"/>
                        </w:rPr>
                        <w:t>SC</w:t>
                      </w:r>
                      <w:r>
                        <w:rPr>
                          <w:rFonts w:asciiTheme="majorHAnsi" w:hAnsiTheme="majorHAnsi" w:cstheme="majorHAnsi"/>
                          <w:sz w:val="22"/>
                          <w:szCs w:val="22"/>
                        </w:rPr>
                        <w:t>”)</w:t>
                      </w:r>
                      <w:r w:rsidRPr="00F0511B">
                        <w:rPr>
                          <w:rFonts w:asciiTheme="majorHAnsi" w:hAnsiTheme="majorHAnsi" w:cstheme="majorHAnsi"/>
                          <w:sz w:val="22"/>
                          <w:szCs w:val="22"/>
                        </w:rPr>
                        <w:t xml:space="preserve"> Director</w:t>
                      </w:r>
                    </w:p>
                  </w:txbxContent>
                </v:textbox>
              </v:rect>
            </w:pict>
          </mc:Fallback>
        </mc:AlternateContent>
      </w:r>
    </w:p>
    <w:p w14:paraId="0EFE428C" w14:textId="4B4BB260" w:rsidR="003F64A6" w:rsidRDefault="003F64A6" w:rsidP="003F64A6">
      <w:pPr>
        <w:rPr>
          <w:highlight w:val="yellow"/>
          <w:lang w:eastAsia="zh-CN"/>
        </w:rPr>
      </w:pPr>
    </w:p>
    <w:p w14:paraId="3206EB96" w14:textId="4E88A3BF" w:rsidR="003F64A6" w:rsidRDefault="003F64A6" w:rsidP="003F64A6">
      <w:pPr>
        <w:rPr>
          <w:highlight w:val="yellow"/>
          <w:lang w:eastAsia="zh-CN"/>
        </w:rPr>
      </w:pPr>
    </w:p>
    <w:p w14:paraId="6AFEB073" w14:textId="47C4125B" w:rsidR="003F64A6" w:rsidRDefault="003F64A6" w:rsidP="003F64A6">
      <w:pPr>
        <w:rPr>
          <w:highlight w:val="yellow"/>
          <w:lang w:eastAsia="zh-CN"/>
        </w:rPr>
      </w:pPr>
    </w:p>
    <w:p w14:paraId="4800FA29" w14:textId="6889CD36" w:rsidR="003F64A6" w:rsidRDefault="003F64A6" w:rsidP="003F64A6">
      <w:pPr>
        <w:rPr>
          <w:highlight w:val="yellow"/>
          <w:lang w:eastAsia="zh-CN"/>
        </w:rPr>
      </w:pPr>
    </w:p>
    <w:p w14:paraId="1BE4374F" w14:textId="44E10B05" w:rsidR="0099058C" w:rsidRDefault="0099058C" w:rsidP="004F52F3">
      <w:pPr>
        <w:rPr>
          <w:highlight w:val="yellow"/>
          <w:lang w:eastAsia="zh-CN"/>
        </w:rPr>
      </w:pPr>
    </w:p>
    <w:p w14:paraId="2EB309DC" w14:textId="4B6EB2A2" w:rsidR="00A96878" w:rsidRDefault="00A96878" w:rsidP="004F52F3">
      <w:pPr>
        <w:rPr>
          <w:highlight w:val="yellow"/>
        </w:rPr>
      </w:pPr>
    </w:p>
    <w:p w14:paraId="04FB7FE6" w14:textId="70756256" w:rsidR="00A96878" w:rsidRDefault="00A96878" w:rsidP="004F52F3">
      <w:pPr>
        <w:rPr>
          <w:highlight w:val="yellow"/>
        </w:rPr>
      </w:pPr>
      <w:r w:rsidRPr="00125FC2">
        <w:rPr>
          <w:b/>
          <w:noProof/>
          <w:color w:val="00338D"/>
          <w:sz w:val="28"/>
          <w:lang w:eastAsia="en-US"/>
        </w:rPr>
        <mc:AlternateContent>
          <mc:Choice Requires="wps">
            <w:drawing>
              <wp:anchor distT="45720" distB="45720" distL="114300" distR="114300" simplePos="0" relativeHeight="251658267" behindDoc="0" locked="0" layoutInCell="1" allowOverlap="1" wp14:anchorId="4F4B8258" wp14:editId="20415D84">
                <wp:simplePos x="0" y="0"/>
                <wp:positionH relativeFrom="margin">
                  <wp:align>left</wp:align>
                </wp:positionH>
                <wp:positionV relativeFrom="paragraph">
                  <wp:posOffset>405931</wp:posOffset>
                </wp:positionV>
                <wp:extent cx="5791200" cy="1002030"/>
                <wp:effectExtent l="0" t="0" r="19050" b="2667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1002030"/>
                        </a:xfrm>
                        <a:prstGeom prst="rect">
                          <a:avLst/>
                        </a:prstGeom>
                        <a:solidFill>
                          <a:schemeClr val="bg1">
                            <a:lumMod val="75000"/>
                          </a:schemeClr>
                        </a:solidFill>
                        <a:ln w="9525">
                          <a:solidFill>
                            <a:srgbClr val="000000"/>
                          </a:solidFill>
                          <a:miter lim="800000"/>
                          <a:headEnd/>
                          <a:tailEnd/>
                        </a:ln>
                      </wps:spPr>
                      <wps:txbx>
                        <w:txbxContent>
                          <w:p w14:paraId="2D4F59EB" w14:textId="6D4821B7" w:rsidR="005D16E1" w:rsidRPr="00085665" w:rsidRDefault="005D16E1" w:rsidP="00085665">
                            <w:pPr>
                              <w:pStyle w:val="ListBullet"/>
                              <w:numPr>
                                <w:ilvl w:val="0"/>
                                <w:numId w:val="0"/>
                              </w:numPr>
                              <w:spacing w:before="40" w:after="40"/>
                              <w:jc w:val="both"/>
                              <w:rPr>
                                <w:color w:val="000000" w:themeColor="text1"/>
                              </w:rPr>
                            </w:pPr>
                            <w:r>
                              <w:t xml:space="preserve">Note: Decree 132 requires </w:t>
                            </w:r>
                            <w:r w:rsidRPr="00510A89">
                              <w:rPr>
                                <w:szCs w:val="18"/>
                              </w:rPr>
                              <w:t xml:space="preserve">a description of the </w:t>
                            </w:r>
                            <w:r w:rsidRPr="008B4D6B">
                              <w:rPr>
                                <w:szCs w:val="18"/>
                              </w:rPr>
                              <w:t>individuals</w:t>
                            </w:r>
                            <w:r w:rsidRPr="00510A89">
                              <w:rPr>
                                <w:szCs w:val="18"/>
                              </w:rPr>
                              <w:t xml:space="preserve"> to whom the local management reports and </w:t>
                            </w:r>
                            <w:r w:rsidRPr="008B4D6B">
                              <w:rPr>
                                <w:szCs w:val="18"/>
                              </w:rPr>
                              <w:t>where they are based</w:t>
                            </w:r>
                            <w:r>
                              <w:rPr>
                                <w:szCs w:val="18"/>
                              </w:rPr>
                              <w:t xml:space="preserve">.  You do </w:t>
                            </w:r>
                            <w:r w:rsidRPr="00981928">
                              <w:rPr>
                                <w:b/>
                                <w:szCs w:val="18"/>
                              </w:rPr>
                              <w:t>NOT</w:t>
                            </w:r>
                            <w:r>
                              <w:rPr>
                                <w:szCs w:val="18"/>
                              </w:rPr>
                              <w:t xml:space="preserve"> need to provide the names of these individuals, but their titles should be enough.  However, if disclosing such info exposes client to risks or details are not provided by client – you may consider providing general info only </w:t>
                            </w:r>
                            <w:r w:rsidRPr="00085665">
                              <w:rPr>
                                <w:color w:val="000000" w:themeColor="text1"/>
                              </w:rPr>
                              <w:t>(should discuss with EP/MIC if in doubt).</w:t>
                            </w:r>
                          </w:p>
                          <w:p w14:paraId="1D2A86FA" w14:textId="51F2CAF2" w:rsidR="005D16E1" w:rsidRDefault="005D16E1" w:rsidP="0099058C"/>
                          <w:p w14:paraId="1404A77A" w14:textId="3DE8E4E7" w:rsidR="005D16E1" w:rsidRDefault="005D16E1" w:rsidP="0099058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B8258" id="Text Box 5" o:spid="_x0000_s1037" type="#_x0000_t202" style="position:absolute;margin-left:0;margin-top:31.95pt;width:456pt;height:78.9pt;z-index:251658267;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" fillcolor="#bfbfbf [2412]">
                <v:textbox>
                  <w:txbxContent>
                    <w:p w14:paraId="2D4F59EB" w14:textId="6D4821B7" w:rsidR="005D16E1" w:rsidRPr="00085665" w:rsidRDefault="005D16E1" w:rsidP="00085665">
                      <w:pPr>
                        <w:pStyle w:val="ListBullet"/>
                        <w:numPr>
                          <w:ilvl w:val="0"/>
                          <w:numId w:val="0"/>
                        </w:numPr>
                        <w:spacing w:before="40" w:after="40"/>
                        <w:jc w:val="both"/>
                        <w:rPr>
                          <w:color w:val="000000" w:themeColor="text1"/>
                        </w:rPr>
                      </w:pPr>
                      <w:r>
                        <w:t xml:space="preserve">Note: Decree 132 requires </w:t>
                      </w:r>
                      <w:r w:rsidRPr="00510A89">
                        <w:rPr>
                          <w:szCs w:val="18"/>
                        </w:rPr>
                        <w:t xml:space="preserve">a description of the </w:t>
                      </w:r>
                      <w:r w:rsidRPr="008B4D6B">
                        <w:rPr>
                          <w:szCs w:val="18"/>
                        </w:rPr>
                        <w:t>individuals</w:t>
                      </w:r>
                      <w:r w:rsidRPr="00510A89">
                        <w:rPr>
                          <w:szCs w:val="18"/>
                        </w:rPr>
                        <w:t xml:space="preserve"> to whom the local management reports and </w:t>
                      </w:r>
                      <w:r w:rsidRPr="008B4D6B">
                        <w:rPr>
                          <w:szCs w:val="18"/>
                        </w:rPr>
                        <w:t>where they are based</w:t>
                      </w:r>
                      <w:r>
                        <w:rPr>
                          <w:szCs w:val="18"/>
                        </w:rPr>
                        <w:t xml:space="preserve">.  You do </w:t>
                      </w:r>
                      <w:r w:rsidRPr="00981928">
                        <w:rPr>
                          <w:b/>
                          <w:szCs w:val="18"/>
                        </w:rPr>
                        <w:t>NOT</w:t>
                      </w:r>
                      <w:r>
                        <w:rPr>
                          <w:szCs w:val="18"/>
                        </w:rPr>
                        <w:t xml:space="preserve"> need to provide the names of these individuals, but their titles should be enough.  However, if disclosing such info exposes client to risks or details are not provided by client – you may consider providing general info only </w:t>
                      </w:r>
                      <w:r w:rsidRPr="00085665">
                        <w:rPr>
                          <w:color w:val="000000" w:themeColor="text1"/>
                        </w:rPr>
                        <w:t>(should discuss with EP/MIC if in doubt).</w:t>
                      </w:r>
                    </w:p>
                    <w:p w14:paraId="1D2A86FA" w14:textId="51F2CAF2" w:rsidR="005D16E1" w:rsidRDefault="005D16E1" w:rsidP="0099058C"/>
                    <w:p w14:paraId="1404A77A" w14:textId="3DE8E4E7" w:rsidR="005D16E1" w:rsidRDefault="005D16E1" w:rsidP="0099058C"/>
                  </w:txbxContent>
                </v:textbox>
                <w10:wrap type="square" anchorx="margin"/>
              </v:shape>
            </w:pict>
          </mc:Fallback>
        </mc:AlternateContent>
      </w:r>
      <w:r>
        <w:rPr>
          <w:highlight w:val="yellow"/>
        </w:rPr>
        <w:t>Detailed organi</w:t>
      </w:r>
      <w:r w:rsidR="00E13EF2">
        <w:rPr>
          <w:highlight w:val="yellow"/>
        </w:rPr>
        <w:t>s</w:t>
      </w:r>
      <w:r>
        <w:rPr>
          <w:highlight w:val="yellow"/>
        </w:rPr>
        <w:t xml:space="preserve">ation chart of ABC </w:t>
      </w:r>
      <w:r w:rsidR="001C5526">
        <w:rPr>
          <w:highlight w:val="yellow"/>
        </w:rPr>
        <w:t>was</w:t>
      </w:r>
      <w:r>
        <w:rPr>
          <w:highlight w:val="yellow"/>
        </w:rPr>
        <w:t xml:space="preserve"> maintained separately and </w:t>
      </w:r>
      <w:r w:rsidR="008B2B8E">
        <w:rPr>
          <w:highlight w:val="yellow"/>
        </w:rPr>
        <w:t>can</w:t>
      </w:r>
      <w:r>
        <w:rPr>
          <w:highlight w:val="yellow"/>
        </w:rPr>
        <w:t xml:space="preserve"> be provided upon request</w:t>
      </w:r>
      <w:r w:rsidR="004662F8">
        <w:rPr>
          <w:highlight w:val="yellow"/>
        </w:rPr>
        <w:t>.</w:t>
      </w:r>
    </w:p>
    <w:p w14:paraId="4BE275BE" w14:textId="4ED8B4AA" w:rsidR="003F64A6" w:rsidRPr="004F52F3" w:rsidRDefault="0002491A" w:rsidP="004F52F3">
      <w:pPr>
        <w:rPr>
          <w:highlight w:val="yellow"/>
          <w:lang w:eastAsia="zh-CN"/>
        </w:rPr>
      </w:pPr>
      <w:r w:rsidRPr="002002C0">
        <w:rPr>
          <w:rFonts w:eastAsia="MS Mincho"/>
          <w:noProof/>
          <w:highlight w:val="yellow"/>
          <w:lang w:eastAsia="en-US"/>
        </w:rPr>
        <mc:AlternateContent>
          <mc:Choice Requires="wps">
            <w:drawing>
              <wp:anchor distT="45720" distB="45720" distL="114300" distR="114300" simplePos="0" relativeHeight="251658248" behindDoc="0" locked="0" layoutInCell="1" allowOverlap="1" wp14:anchorId="555C510E" wp14:editId="46054C64">
                <wp:simplePos x="0" y="0"/>
                <wp:positionH relativeFrom="margin">
                  <wp:align>left</wp:align>
                </wp:positionH>
                <wp:positionV relativeFrom="paragraph">
                  <wp:posOffset>2056130</wp:posOffset>
                </wp:positionV>
                <wp:extent cx="5358130" cy="2687320"/>
                <wp:effectExtent l="0" t="0" r="13970" b="17780"/>
                <wp:wrapSquare wrapText="bothSides"/>
                <wp:docPr id="1344" name="Text Box 1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2687320"/>
                        </a:xfrm>
                        <a:prstGeom prst="rect">
                          <a:avLst/>
                        </a:prstGeom>
                        <a:solidFill>
                          <a:schemeClr val="bg1">
                            <a:lumMod val="75000"/>
                          </a:schemeClr>
                        </a:solidFill>
                        <a:ln w="9525">
                          <a:solidFill>
                            <a:srgbClr val="000000"/>
                          </a:solidFill>
                          <a:miter lim="800000"/>
                          <a:headEnd/>
                          <a:tailEnd/>
                        </a:ln>
                      </wps:spPr>
                      <wps:txbx>
                        <w:txbxContent>
                          <w:p w14:paraId="69ECB409" w14:textId="4A2DDF15" w:rsidR="00BB088A" w:rsidRDefault="005D16E1" w:rsidP="00274737">
                            <w:pPr>
                              <w:pStyle w:val="BodyText"/>
                              <w:spacing w:before="120" w:after="120"/>
                            </w:pPr>
                            <w:r>
                              <w:t>Suggest keeping this section concise.  General business strategy can be obtained</w:t>
                            </w:r>
                            <w:r w:rsidRPr="008068A8">
                              <w:t xml:space="preserve"> </w:t>
                            </w:r>
                            <w:r>
                              <w:t>through</w:t>
                            </w:r>
                            <w:r w:rsidRPr="008068A8">
                              <w:t xml:space="preserve"> </w:t>
                            </w:r>
                            <w:r>
                              <w:t>fieldwork, Group website, etc.</w:t>
                            </w:r>
                          </w:p>
                          <w:p w14:paraId="179AD830" w14:textId="6F9D787D" w:rsidR="0002491A" w:rsidRDefault="0002491A" w:rsidP="0002491A">
                            <w:pPr>
                              <w:pStyle w:val="BodyText"/>
                              <w:spacing w:before="120" w:after="120"/>
                            </w:pPr>
                            <w:r>
                              <w:t xml:space="preserve">For </w:t>
                            </w:r>
                            <w:r w:rsidR="00FA2CB2">
                              <w:t>loss making</w:t>
                            </w:r>
                            <w:r>
                              <w:t xml:space="preserve"> client, you can consider adding the following write-up, if applicable.</w:t>
                            </w:r>
                          </w:p>
                          <w:p w14:paraId="2A646010" w14:textId="5C2D93BA" w:rsidR="0002491A" w:rsidRDefault="0002491A" w:rsidP="0002491A">
                            <w:pPr>
                              <w:pStyle w:val="BodyText"/>
                              <w:numPr>
                                <w:ilvl w:val="0"/>
                                <w:numId w:val="63"/>
                              </w:numPr>
                              <w:spacing w:before="120" w:after="120"/>
                            </w:pPr>
                            <w:r>
                              <w:t>Loss due to start-up phase:</w:t>
                            </w:r>
                          </w:p>
                          <w:p w14:paraId="5CD3F32E" w14:textId="5BC88C51" w:rsidR="0002491A" w:rsidRDefault="0002491A" w:rsidP="0002491A">
                            <w:pPr>
                              <w:pStyle w:val="BodyText"/>
                              <w:spacing w:before="120" w:after="120"/>
                              <w:rPr>
                                <w:i/>
                                <w:iCs/>
                              </w:rPr>
                            </w:pPr>
                            <w:r>
                              <w:rPr>
                                <w:i/>
                                <w:iCs/>
                              </w:rPr>
                              <w:t>“</w:t>
                            </w:r>
                            <w:r w:rsidRPr="002002C0">
                              <w:rPr>
                                <w:i/>
                                <w:iCs/>
                              </w:rPr>
                              <w:t>In addition, as a start-up manufacturer, ABC focuse</w:t>
                            </w:r>
                            <w:r w:rsidR="009C7837">
                              <w:rPr>
                                <w:i/>
                                <w:iCs/>
                              </w:rPr>
                              <w:t>d</w:t>
                            </w:r>
                            <w:r w:rsidRPr="002002C0">
                              <w:rPr>
                                <w:i/>
                                <w:iCs/>
                              </w:rPr>
                              <w:t xml:space="preserve"> on optimizing machinery and equipment costs, and labo</w:t>
                            </w:r>
                            <w:r w:rsidR="00AB7421">
                              <w:rPr>
                                <w:i/>
                                <w:iCs/>
                              </w:rPr>
                              <w:t>u</w:t>
                            </w:r>
                            <w:r w:rsidRPr="002002C0">
                              <w:rPr>
                                <w:i/>
                                <w:iCs/>
                              </w:rPr>
                              <w:t>r costs, as well as delivery expenses to reduce its operating expenses in the next years</w:t>
                            </w:r>
                            <w:r>
                              <w:rPr>
                                <w:i/>
                                <w:iCs/>
                              </w:rPr>
                              <w:t>”</w:t>
                            </w:r>
                          </w:p>
                          <w:p w14:paraId="3420DA5C" w14:textId="1C5E873C" w:rsidR="0002491A" w:rsidRDefault="0002491A" w:rsidP="0002491A">
                            <w:pPr>
                              <w:pStyle w:val="BodyText"/>
                              <w:numPr>
                                <w:ilvl w:val="0"/>
                                <w:numId w:val="63"/>
                              </w:numPr>
                              <w:spacing w:before="120" w:after="120"/>
                            </w:pPr>
                            <w:r>
                              <w:t>Loss due to COVID:</w:t>
                            </w:r>
                          </w:p>
                          <w:p w14:paraId="2F5DB498" w14:textId="604BF882" w:rsidR="0002491A" w:rsidRPr="00E534B6" w:rsidRDefault="009C7837" w:rsidP="0002491A">
                            <w:pPr>
                              <w:pStyle w:val="BodyText"/>
                              <w:spacing w:before="120" w:after="120"/>
                              <w:rPr>
                                <w:i/>
                                <w:iCs/>
                              </w:rPr>
                            </w:pPr>
                            <w:r>
                              <w:rPr>
                                <w:i/>
                                <w:iCs/>
                              </w:rPr>
                              <w:t>“</w:t>
                            </w:r>
                            <w:r w:rsidRPr="00E534B6">
                              <w:rPr>
                                <w:i/>
                                <w:iCs/>
                              </w:rPr>
                              <w:t xml:space="preserve">In addition, as </w:t>
                            </w:r>
                            <w:r w:rsidR="0002491A" w:rsidRPr="00E534B6">
                              <w:rPr>
                                <w:i/>
                                <w:iCs/>
                              </w:rPr>
                              <w:t xml:space="preserve">ABC’s </w:t>
                            </w:r>
                            <w:r w:rsidR="00F26921" w:rsidRPr="00E534B6">
                              <w:rPr>
                                <w:i/>
                                <w:iCs/>
                              </w:rPr>
                              <w:t>business was</w:t>
                            </w:r>
                            <w:r w:rsidR="0002491A" w:rsidRPr="00E534B6">
                              <w:rPr>
                                <w:i/>
                                <w:iCs/>
                              </w:rPr>
                              <w:t xml:space="preserve"> adversely affected by the COVID pandemic</w:t>
                            </w:r>
                            <w:r w:rsidRPr="00E534B6">
                              <w:rPr>
                                <w:i/>
                                <w:iCs/>
                              </w:rPr>
                              <w:t xml:space="preserve">, the Company </w:t>
                            </w:r>
                            <w:r w:rsidR="0002491A" w:rsidRPr="00E534B6">
                              <w:rPr>
                                <w:i/>
                                <w:iCs/>
                              </w:rPr>
                              <w:t>received significantly less production orders</w:t>
                            </w:r>
                            <w:r w:rsidR="00F26921" w:rsidRPr="00E534B6">
                              <w:rPr>
                                <w:i/>
                                <w:iCs/>
                              </w:rPr>
                              <w:t xml:space="preserve"> from customers</w:t>
                            </w:r>
                            <w:r w:rsidR="0002491A" w:rsidRPr="00E534B6">
                              <w:rPr>
                                <w:i/>
                                <w:iCs/>
                              </w:rPr>
                              <w:t xml:space="preserve"> compared to previous years</w:t>
                            </w:r>
                            <w:r w:rsidR="00F26921" w:rsidRPr="00E534B6">
                              <w:rPr>
                                <w:i/>
                                <w:iCs/>
                              </w:rPr>
                              <w:t>.</w:t>
                            </w:r>
                            <w:r w:rsidRPr="00E534B6">
                              <w:rPr>
                                <w:i/>
                                <w:iCs/>
                              </w:rPr>
                              <w:t xml:space="preserve"> Therefore, ABC focused on </w:t>
                            </w:r>
                            <w:r w:rsidRPr="002002C0">
                              <w:rPr>
                                <w:i/>
                                <w:iCs/>
                              </w:rPr>
                              <w:t>reducing manufacturing expenses in order to sustain its business operation</w:t>
                            </w:r>
                            <w:r>
                              <w:rPr>
                                <w:i/>
                                <w:iCs/>
                              </w:rPr>
                              <w:t>”</w:t>
                            </w:r>
                          </w:p>
                          <w:p w14:paraId="33E1F74A" w14:textId="77777777" w:rsidR="0002491A" w:rsidRPr="002002C0" w:rsidRDefault="0002491A" w:rsidP="0002491A">
                            <w:pPr>
                              <w:pStyle w:val="BodyText"/>
                              <w:spacing w:before="120" w:after="120"/>
                              <w:rPr>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C510E" id="Text Box 1344" o:spid="_x0000_s1038" type="#_x0000_t202" style="position:absolute;margin-left:0;margin-top:161.9pt;width:421.9pt;height:211.6pt;z-index:251658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" fillcolor="#bfbfbf [2412]">
                <v:textbox>
                  <w:txbxContent>
                    <w:p w14:paraId="69ECB409" w14:textId="4A2DDF15" w:rsidR="00BB088A" w:rsidRDefault="005D16E1" w:rsidP="00274737">
                      <w:pPr>
                        <w:pStyle w:val="BodyText"/>
                        <w:spacing w:before="120" w:after="120"/>
                      </w:pPr>
                      <w:r>
                        <w:t>Suggest keeping this section concise.  General business strategy can be obtained</w:t>
                      </w:r>
                      <w:r w:rsidRPr="008068A8">
                        <w:t xml:space="preserve"> </w:t>
                      </w:r>
                      <w:r>
                        <w:t>through</w:t>
                      </w:r>
                      <w:r w:rsidRPr="008068A8">
                        <w:t xml:space="preserve"> </w:t>
                      </w:r>
                      <w:r>
                        <w:t>fieldwork, Group website, etc.</w:t>
                      </w:r>
                    </w:p>
                    <w:p w14:paraId="179AD830" w14:textId="6F9D787D" w:rsidR="0002491A" w:rsidRDefault="0002491A" w:rsidP="0002491A">
                      <w:pPr>
                        <w:pStyle w:val="BodyText"/>
                        <w:spacing w:before="120" w:after="120"/>
                      </w:pPr>
                      <w:r>
                        <w:t xml:space="preserve">For </w:t>
                      </w:r>
                      <w:r w:rsidR="00FA2CB2">
                        <w:t>loss making</w:t>
                      </w:r>
                      <w:r>
                        <w:t xml:space="preserve"> client, you can consider adding the following write-up, if applicable.</w:t>
                      </w:r>
                    </w:p>
                    <w:p w14:paraId="2A646010" w14:textId="5C2D93BA" w:rsidR="0002491A" w:rsidRDefault="0002491A" w:rsidP="0002491A">
                      <w:pPr>
                        <w:pStyle w:val="BodyText"/>
                        <w:numPr>
                          <w:ilvl w:val="0"/>
                          <w:numId w:val="63"/>
                        </w:numPr>
                        <w:spacing w:before="120" w:after="120"/>
                      </w:pPr>
                      <w:r>
                        <w:t>Loss due to start-up phase:</w:t>
                      </w:r>
                    </w:p>
                    <w:p w14:paraId="5CD3F32E" w14:textId="5BC88C51" w:rsidR="0002491A" w:rsidRDefault="0002491A" w:rsidP="0002491A">
                      <w:pPr>
                        <w:pStyle w:val="BodyText"/>
                        <w:spacing w:before="120" w:after="120"/>
                        <w:rPr>
                          <w:i/>
                          <w:iCs/>
                        </w:rPr>
                      </w:pPr>
                      <w:r>
                        <w:rPr>
                          <w:i/>
                          <w:iCs/>
                        </w:rPr>
                        <w:t>“</w:t>
                      </w:r>
                      <w:r w:rsidRPr="002002C0">
                        <w:rPr>
                          <w:i/>
                          <w:iCs/>
                        </w:rPr>
                        <w:t>In addition, as a start-up manufacturer, ABC focuse</w:t>
                      </w:r>
                      <w:r w:rsidR="009C7837">
                        <w:rPr>
                          <w:i/>
                          <w:iCs/>
                        </w:rPr>
                        <w:t>d</w:t>
                      </w:r>
                      <w:r w:rsidRPr="002002C0">
                        <w:rPr>
                          <w:i/>
                          <w:iCs/>
                        </w:rPr>
                        <w:t xml:space="preserve"> on optimizing machinery and equipment costs, and labo</w:t>
                      </w:r>
                      <w:r w:rsidR="00AB7421">
                        <w:rPr>
                          <w:i/>
                          <w:iCs/>
                        </w:rPr>
                        <w:t>u</w:t>
                      </w:r>
                      <w:r w:rsidRPr="002002C0">
                        <w:rPr>
                          <w:i/>
                          <w:iCs/>
                        </w:rPr>
                        <w:t>r costs, as well as delivery expenses to reduce its operating expenses in the next years</w:t>
                      </w:r>
                      <w:r>
                        <w:rPr>
                          <w:i/>
                          <w:iCs/>
                        </w:rPr>
                        <w:t>”</w:t>
                      </w:r>
                    </w:p>
                    <w:p w14:paraId="3420DA5C" w14:textId="1C5E873C" w:rsidR="0002491A" w:rsidRDefault="0002491A" w:rsidP="0002491A">
                      <w:pPr>
                        <w:pStyle w:val="BodyText"/>
                        <w:numPr>
                          <w:ilvl w:val="0"/>
                          <w:numId w:val="63"/>
                        </w:numPr>
                        <w:spacing w:before="120" w:after="120"/>
                      </w:pPr>
                      <w:r>
                        <w:t>Loss due to COVID:</w:t>
                      </w:r>
                    </w:p>
                    <w:p w14:paraId="2F5DB498" w14:textId="604BF882" w:rsidR="0002491A" w:rsidRPr="00E534B6" w:rsidRDefault="009C7837" w:rsidP="0002491A">
                      <w:pPr>
                        <w:pStyle w:val="BodyText"/>
                        <w:spacing w:before="120" w:after="120"/>
                        <w:rPr>
                          <w:i/>
                          <w:iCs/>
                        </w:rPr>
                      </w:pPr>
                      <w:r>
                        <w:rPr>
                          <w:i/>
                          <w:iCs/>
                        </w:rPr>
                        <w:t>“</w:t>
                      </w:r>
                      <w:r w:rsidRPr="00E534B6">
                        <w:rPr>
                          <w:i/>
                          <w:iCs/>
                        </w:rPr>
                        <w:t xml:space="preserve">In addition, as </w:t>
                      </w:r>
                      <w:r w:rsidR="0002491A" w:rsidRPr="00E534B6">
                        <w:rPr>
                          <w:i/>
                          <w:iCs/>
                        </w:rPr>
                        <w:t xml:space="preserve">ABC’s </w:t>
                      </w:r>
                      <w:r w:rsidR="00F26921" w:rsidRPr="00E534B6">
                        <w:rPr>
                          <w:i/>
                          <w:iCs/>
                        </w:rPr>
                        <w:t>business was</w:t>
                      </w:r>
                      <w:r w:rsidR="0002491A" w:rsidRPr="00E534B6">
                        <w:rPr>
                          <w:i/>
                          <w:iCs/>
                        </w:rPr>
                        <w:t xml:space="preserve"> adversely affected by the COVID pandemic</w:t>
                      </w:r>
                      <w:r w:rsidRPr="00E534B6">
                        <w:rPr>
                          <w:i/>
                          <w:iCs/>
                        </w:rPr>
                        <w:t xml:space="preserve">, the Company </w:t>
                      </w:r>
                      <w:r w:rsidR="0002491A" w:rsidRPr="00E534B6">
                        <w:rPr>
                          <w:i/>
                          <w:iCs/>
                        </w:rPr>
                        <w:t>received significantly less production orders</w:t>
                      </w:r>
                      <w:r w:rsidR="00F26921" w:rsidRPr="00E534B6">
                        <w:rPr>
                          <w:i/>
                          <w:iCs/>
                        </w:rPr>
                        <w:t xml:space="preserve"> from customers</w:t>
                      </w:r>
                      <w:r w:rsidR="0002491A" w:rsidRPr="00E534B6">
                        <w:rPr>
                          <w:i/>
                          <w:iCs/>
                        </w:rPr>
                        <w:t xml:space="preserve"> compared to previous years</w:t>
                      </w:r>
                      <w:r w:rsidR="00F26921" w:rsidRPr="00E534B6">
                        <w:rPr>
                          <w:i/>
                          <w:iCs/>
                        </w:rPr>
                        <w:t>.</w:t>
                      </w:r>
                      <w:r w:rsidRPr="00E534B6">
                        <w:rPr>
                          <w:i/>
                          <w:iCs/>
                        </w:rPr>
                        <w:t xml:space="preserve"> Therefore, ABC focused on </w:t>
                      </w:r>
                      <w:r w:rsidRPr="002002C0">
                        <w:rPr>
                          <w:i/>
                          <w:iCs/>
                        </w:rPr>
                        <w:t>reducing manufacturing expenses in order to sustain its business operation</w:t>
                      </w:r>
                      <w:r>
                        <w:rPr>
                          <w:i/>
                          <w:iCs/>
                        </w:rPr>
                        <w:t>”</w:t>
                      </w:r>
                    </w:p>
                    <w:p w14:paraId="33E1F74A" w14:textId="77777777" w:rsidR="0002491A" w:rsidRPr="002002C0" w:rsidRDefault="0002491A" w:rsidP="0002491A">
                      <w:pPr>
                        <w:pStyle w:val="BodyText"/>
                        <w:spacing w:before="120" w:after="120"/>
                        <w:rPr>
                          <w:i/>
                          <w:iCs/>
                        </w:rPr>
                      </w:pPr>
                    </w:p>
                  </w:txbxContent>
                </v:textbox>
                <w10:wrap type="square" anchorx="margin"/>
              </v:shape>
            </w:pict>
          </mc:Fallback>
        </mc:AlternateContent>
      </w:r>
      <w:r w:rsidR="00822F52">
        <w:rPr>
          <w:highlight w:val="yellow"/>
        </w:rPr>
        <w:t xml:space="preserve">The management of </w:t>
      </w:r>
      <w:r w:rsidR="003F64A6" w:rsidRPr="004F52F3">
        <w:rPr>
          <w:highlight w:val="yellow"/>
        </w:rPr>
        <w:t>ABC</w:t>
      </w:r>
      <w:r w:rsidR="003F64A6" w:rsidRPr="00507324">
        <w:t xml:space="preserve"> report</w:t>
      </w:r>
      <w:r w:rsidR="0059608E">
        <w:t>ed</w:t>
      </w:r>
      <w:r w:rsidR="003F64A6" w:rsidRPr="00507324">
        <w:t xml:space="preserve"> to </w:t>
      </w:r>
      <w:r w:rsidR="004D153B">
        <w:t>[</w:t>
      </w:r>
      <w:r w:rsidR="00C676C2" w:rsidRPr="00085665">
        <w:rPr>
          <w:highlight w:val="yellow"/>
        </w:rPr>
        <w:t>Finance Director/</w:t>
      </w:r>
      <w:r w:rsidR="004D153B">
        <w:rPr>
          <w:highlight w:val="yellow"/>
        </w:rPr>
        <w:t>CEO/</w:t>
      </w:r>
      <w:r w:rsidR="00C676C2" w:rsidRPr="00085665">
        <w:rPr>
          <w:highlight w:val="yellow"/>
        </w:rPr>
        <w:t xml:space="preserve"> </w:t>
      </w:r>
      <w:r w:rsidR="003F64A6" w:rsidRPr="00085665">
        <w:rPr>
          <w:highlight w:val="yellow"/>
        </w:rPr>
        <w:t>the board of management</w:t>
      </w:r>
      <w:r w:rsidR="004D153B">
        <w:t>]</w:t>
      </w:r>
      <w:r w:rsidR="003F64A6">
        <w:t xml:space="preserve"> of </w:t>
      </w:r>
      <w:r w:rsidR="003F64A6" w:rsidRPr="004F52F3">
        <w:rPr>
          <w:highlight w:val="yellow"/>
        </w:rPr>
        <w:t>[Ultimate parent or Parent company]</w:t>
      </w:r>
      <w:r w:rsidR="00C676C2">
        <w:t xml:space="preserve"> in </w:t>
      </w:r>
      <w:r w:rsidR="00C676C2" w:rsidRPr="00085665">
        <w:rPr>
          <w:highlight w:val="yellow"/>
        </w:rPr>
        <w:t>Country</w:t>
      </w:r>
      <w:r w:rsidR="003F64A6" w:rsidRPr="00507324">
        <w:t>.</w:t>
      </w:r>
    </w:p>
    <w:p w14:paraId="26E044D2" w14:textId="5E6A5C8A" w:rsidR="00C46AF8" w:rsidRDefault="00923508" w:rsidP="002002C0">
      <w:pPr>
        <w:pStyle w:val="Heading3"/>
      </w:pPr>
      <w:bookmarkStart w:id="552" w:name="_Toc37953812"/>
      <w:bookmarkStart w:id="553" w:name="_Toc37954062"/>
      <w:bookmarkStart w:id="554" w:name="_Toc37954312"/>
      <w:bookmarkStart w:id="555" w:name="_Toc37958202"/>
      <w:bookmarkStart w:id="556" w:name="_Toc37953813"/>
      <w:bookmarkStart w:id="557" w:name="_Toc37954063"/>
      <w:bookmarkStart w:id="558" w:name="_Toc37954313"/>
      <w:bookmarkStart w:id="559" w:name="_Toc37958203"/>
      <w:bookmarkStart w:id="560" w:name="_Toc37953814"/>
      <w:bookmarkStart w:id="561" w:name="_Toc37954064"/>
      <w:bookmarkStart w:id="562" w:name="_Toc37954314"/>
      <w:bookmarkStart w:id="563" w:name="_Toc37958204"/>
      <w:bookmarkStart w:id="564" w:name="_Toc37953815"/>
      <w:bookmarkStart w:id="565" w:name="_Toc37954065"/>
      <w:bookmarkStart w:id="566" w:name="_Toc37954315"/>
      <w:bookmarkStart w:id="567" w:name="_Toc37958205"/>
      <w:bookmarkStart w:id="568" w:name="_Toc37953831"/>
      <w:bookmarkStart w:id="569" w:name="_Toc37954081"/>
      <w:bookmarkStart w:id="570" w:name="_Toc37954331"/>
      <w:bookmarkStart w:id="571" w:name="_Toc37958221"/>
      <w:bookmarkStart w:id="572" w:name="_Toc37953837"/>
      <w:bookmarkStart w:id="573" w:name="_Toc37954087"/>
      <w:bookmarkStart w:id="574" w:name="_Toc37954337"/>
      <w:bookmarkStart w:id="575" w:name="_Toc37958227"/>
      <w:bookmarkStart w:id="576" w:name="_Toc37749340"/>
      <w:bookmarkStart w:id="577" w:name="_Toc37749505"/>
      <w:bookmarkStart w:id="578" w:name="_Toc37860508"/>
      <w:bookmarkStart w:id="579" w:name="_Toc19196850"/>
      <w:bookmarkStart w:id="580" w:name="_Toc19196851"/>
      <w:bookmarkStart w:id="581" w:name="_Toc37953843"/>
      <w:bookmarkStart w:id="582" w:name="_Toc37954093"/>
      <w:bookmarkStart w:id="583" w:name="_Toc37954343"/>
      <w:bookmarkStart w:id="584" w:name="_Toc37958233"/>
      <w:bookmarkStart w:id="585" w:name="_Toc516668397"/>
      <w:bookmarkStart w:id="586" w:name="_Ref497899407"/>
      <w:bookmarkStart w:id="587" w:name="_Toc508216335"/>
      <w:bookmarkStart w:id="588" w:name="_Toc514923571"/>
      <w:bookmarkStart w:id="589" w:name="_Toc526104590"/>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r>
        <w:t>Business strategy</w:t>
      </w:r>
      <w:bookmarkStart w:id="590" w:name="_Toc516668398"/>
      <w:bookmarkEnd w:id="585"/>
      <w:bookmarkEnd w:id="586"/>
      <w:bookmarkEnd w:id="587"/>
      <w:bookmarkEnd w:id="588"/>
      <w:bookmarkEnd w:id="589"/>
    </w:p>
    <w:p w14:paraId="25E42E6F" w14:textId="77777777" w:rsidR="00D63B49" w:rsidRDefault="00D63B49" w:rsidP="005B29B6">
      <w:pPr>
        <w:pStyle w:val="BodyText"/>
        <w:rPr>
          <w:highlight w:val="yellow"/>
        </w:rPr>
      </w:pPr>
    </w:p>
    <w:p w14:paraId="569B951F" w14:textId="57715104" w:rsidR="00B751A1" w:rsidRDefault="005B29B6" w:rsidP="005B29B6">
      <w:pPr>
        <w:pStyle w:val="BodyText"/>
      </w:pPr>
      <w:r w:rsidRPr="0002491A">
        <w:rPr>
          <w:highlight w:val="yellow"/>
        </w:rPr>
        <w:lastRenderedPageBreak/>
        <w:t>ABC</w:t>
      </w:r>
      <w:r w:rsidRPr="002002C0">
        <w:rPr>
          <w:highlight w:val="yellow"/>
        </w:rPr>
        <w:t xml:space="preserve">’s business strategy </w:t>
      </w:r>
      <w:r w:rsidR="00064605">
        <w:rPr>
          <w:highlight w:val="yellow"/>
        </w:rPr>
        <w:t>was</w:t>
      </w:r>
      <w:r w:rsidRPr="002002C0">
        <w:rPr>
          <w:highlight w:val="yellow"/>
        </w:rPr>
        <w:t xml:space="preserve"> </w:t>
      </w:r>
      <w:r w:rsidR="00507AD4" w:rsidRPr="0002491A">
        <w:rPr>
          <w:highlight w:val="yellow"/>
        </w:rPr>
        <w:t>XX</w:t>
      </w:r>
      <w:r w:rsidR="00507AD4" w:rsidRPr="002002C0">
        <w:rPr>
          <w:highlight w:val="yellow"/>
        </w:rPr>
        <w:t xml:space="preserve">.  </w:t>
      </w:r>
      <w:r w:rsidR="00FD7F3D" w:rsidRPr="002002C0">
        <w:rPr>
          <w:highlight w:val="yellow"/>
        </w:rPr>
        <w:t xml:space="preserve">The business strategy </w:t>
      </w:r>
      <w:r w:rsidR="00064605">
        <w:rPr>
          <w:highlight w:val="yellow"/>
        </w:rPr>
        <w:t>was</w:t>
      </w:r>
      <w:r w:rsidR="00FD7F3D" w:rsidRPr="002002C0">
        <w:rPr>
          <w:highlight w:val="yellow"/>
        </w:rPr>
        <w:t xml:space="preserve"> </w:t>
      </w:r>
      <w:r w:rsidRPr="002002C0">
        <w:rPr>
          <w:highlight w:val="yellow"/>
        </w:rPr>
        <w:t>set in line with the Group’s strategy</w:t>
      </w:r>
      <w:r>
        <w:t>.</w:t>
      </w:r>
    </w:p>
    <w:p w14:paraId="656FFDD1" w14:textId="6E213DC7" w:rsidR="0060123F" w:rsidRDefault="0060123F" w:rsidP="005B29B6">
      <w:pPr>
        <w:pStyle w:val="BodyText"/>
      </w:pPr>
      <w:r w:rsidRPr="002002C0">
        <w:rPr>
          <w:highlight w:val="yellow"/>
        </w:rPr>
        <w:t>[….]</w:t>
      </w:r>
    </w:p>
    <w:p w14:paraId="333E4FDC" w14:textId="316F6AAA" w:rsidR="00923508" w:rsidRDefault="00923508" w:rsidP="004F52F3">
      <w:pPr>
        <w:pStyle w:val="Heading3"/>
      </w:pPr>
      <w:bookmarkStart w:id="591" w:name="_Toc491883385"/>
      <w:bookmarkStart w:id="592" w:name="_Toc508216336"/>
      <w:bookmarkStart w:id="593" w:name="_Toc514923572"/>
      <w:bookmarkStart w:id="594" w:name="_Toc526104591"/>
      <w:bookmarkEnd w:id="547"/>
      <w:bookmarkEnd w:id="548"/>
      <w:bookmarkEnd w:id="549"/>
      <w:bookmarkEnd w:id="550"/>
      <w:r w:rsidRPr="00821A03">
        <w:rPr>
          <w:lang w:eastAsia="ko-KR"/>
        </w:rPr>
        <w:t>Business restructurings</w:t>
      </w:r>
      <w:r>
        <w:rPr>
          <w:lang w:eastAsia="ko-KR"/>
        </w:rPr>
        <w:t xml:space="preserve">, </w:t>
      </w:r>
      <w:r w:rsidRPr="00E66F1A">
        <w:t xml:space="preserve">capital transfers, </w:t>
      </w:r>
      <w:r>
        <w:t>or asset transfers of the Group</w:t>
      </w:r>
      <w:bookmarkEnd w:id="590"/>
      <w:bookmarkEnd w:id="591"/>
      <w:bookmarkEnd w:id="592"/>
      <w:bookmarkEnd w:id="593"/>
      <w:bookmarkEnd w:id="594"/>
    </w:p>
    <w:p w14:paraId="788A81D6" w14:textId="11CF0603" w:rsidR="00923508" w:rsidRPr="002F0E76" w:rsidRDefault="00923508" w:rsidP="00270865">
      <w:pPr>
        <w:pStyle w:val="BodyText"/>
        <w:rPr>
          <w:lang w:val="en-GB"/>
        </w:rPr>
      </w:pPr>
      <w:r>
        <w:t xml:space="preserve">During </w:t>
      </w:r>
      <w:r w:rsidRPr="00922A18">
        <w:rPr>
          <w:color w:val="000000" w:themeColor="text1"/>
          <w:highlight w:val="yellow"/>
        </w:rPr>
        <w:t>FY20</w:t>
      </w:r>
      <w:r w:rsidR="00922A18" w:rsidRPr="00922A18">
        <w:rPr>
          <w:color w:val="000000" w:themeColor="text1"/>
          <w:highlight w:val="yellow"/>
        </w:rPr>
        <w:t>xx</w:t>
      </w:r>
      <w:r w:rsidRPr="00C219B5">
        <w:rPr>
          <w:color w:val="000000" w:themeColor="text1"/>
        </w:rPr>
        <w:t xml:space="preserve">, </w:t>
      </w:r>
      <w:r w:rsidR="00922A18" w:rsidRPr="008E123F">
        <w:rPr>
          <w:highlight w:val="yellow"/>
        </w:rPr>
        <w:t>ABC</w:t>
      </w:r>
      <w:r w:rsidRPr="00C219B5">
        <w:rPr>
          <w:color w:val="000000" w:themeColor="text1"/>
        </w:rPr>
        <w:t xml:space="preserve"> </w:t>
      </w:r>
      <w:r w:rsidR="00C73E4F">
        <w:rPr>
          <w:color w:val="000000" w:themeColor="text1"/>
        </w:rPr>
        <w:t>was</w:t>
      </w:r>
      <w:r w:rsidR="00C73E4F" w:rsidRPr="00C219B5">
        <w:rPr>
          <w:color w:val="000000" w:themeColor="text1"/>
        </w:rPr>
        <w:t xml:space="preserve"> </w:t>
      </w:r>
      <w:r>
        <w:t>not</w:t>
      </w:r>
      <w:r w:rsidRPr="002E2E99">
        <w:t xml:space="preserve"> involved in </w:t>
      </w:r>
      <w:r>
        <w:t xml:space="preserve">or </w:t>
      </w:r>
      <w:r w:rsidRPr="002E2E99">
        <w:t xml:space="preserve">affected by </w:t>
      </w:r>
      <w:r>
        <w:t xml:space="preserve">any </w:t>
      </w:r>
      <w:r w:rsidRPr="002E2E99">
        <w:t>business restructurings</w:t>
      </w:r>
      <w:r>
        <w:t>,</w:t>
      </w:r>
      <w:r w:rsidRPr="002E2E99">
        <w:t xml:space="preserve"> </w:t>
      </w:r>
      <w:r w:rsidRPr="00E66F1A">
        <w:t xml:space="preserve">capital transfers, </w:t>
      </w:r>
      <w:r>
        <w:t>or asset transfers of the Group</w:t>
      </w:r>
      <w:r w:rsidRPr="002E2E99">
        <w:t>.</w:t>
      </w:r>
    </w:p>
    <w:p w14:paraId="74A3E38D" w14:textId="68662F53" w:rsidR="00923508" w:rsidRDefault="00923508" w:rsidP="00270865">
      <w:pPr>
        <w:pStyle w:val="Heading2"/>
        <w:rPr>
          <w:rFonts w:eastAsia="MS Mincho"/>
          <w:lang w:eastAsia="ja-JP"/>
        </w:rPr>
      </w:pPr>
      <w:bookmarkStart w:id="595" w:name="_Toc344372308"/>
      <w:bookmarkStart w:id="596" w:name="_Toc345072736"/>
      <w:bookmarkStart w:id="597" w:name="_Ref497899419"/>
      <w:bookmarkStart w:id="598" w:name="_Toc508216337"/>
      <w:bookmarkStart w:id="599" w:name="_Toc514923573"/>
      <w:bookmarkStart w:id="600" w:name="_Toc516668399"/>
      <w:bookmarkStart w:id="601" w:name="_Toc526104592"/>
      <w:bookmarkStart w:id="602" w:name="_Toc147743183"/>
      <w:bookmarkEnd w:id="595"/>
      <w:bookmarkEnd w:id="596"/>
      <w:r w:rsidRPr="00511357">
        <w:rPr>
          <w:rFonts w:eastAsia="MS Mincho"/>
          <w:noProof/>
          <w:highlight w:val="yellow"/>
          <w:lang w:eastAsia="en-US"/>
        </w:rPr>
        <mc:AlternateContent>
          <mc:Choice Requires="wps">
            <w:drawing>
              <wp:anchor distT="45720" distB="45720" distL="114300" distR="114300" simplePos="0" relativeHeight="251658240" behindDoc="0" locked="0" layoutInCell="1" allowOverlap="1" wp14:anchorId="09B87C71" wp14:editId="3F580212">
                <wp:simplePos x="0" y="0"/>
                <wp:positionH relativeFrom="column">
                  <wp:posOffset>16642</wp:posOffset>
                </wp:positionH>
                <wp:positionV relativeFrom="paragraph">
                  <wp:posOffset>487680</wp:posOffset>
                </wp:positionV>
                <wp:extent cx="5358384" cy="1404620"/>
                <wp:effectExtent l="0" t="0" r="13970" b="27305"/>
                <wp:wrapSquare wrapText="bothSides"/>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384" cy="1404620"/>
                        </a:xfrm>
                        <a:prstGeom prst="rect">
                          <a:avLst/>
                        </a:prstGeom>
                        <a:solidFill>
                          <a:schemeClr val="bg1">
                            <a:lumMod val="75000"/>
                          </a:schemeClr>
                        </a:solidFill>
                        <a:ln w="9525">
                          <a:solidFill>
                            <a:srgbClr val="000000"/>
                          </a:solidFill>
                          <a:miter lim="800000"/>
                          <a:headEnd/>
                          <a:tailEnd/>
                        </a:ln>
                      </wps:spPr>
                      <wps:txbx>
                        <w:txbxContent>
                          <w:p w14:paraId="11C202D5" w14:textId="7D14CE74" w:rsidR="005D16E1" w:rsidRDefault="005D16E1" w:rsidP="00EC166F">
                            <w:pPr>
                              <w:pStyle w:val="ListBullet"/>
                              <w:numPr>
                                <w:ilvl w:val="0"/>
                                <w:numId w:val="0"/>
                              </w:numPr>
                              <w:spacing w:before="40" w:after="40"/>
                              <w:jc w:val="both"/>
                            </w:pPr>
                            <w:r>
                              <w:t>To l</w:t>
                            </w:r>
                            <w:r w:rsidRPr="00FA3308">
                              <w:t>ist and descri</w:t>
                            </w:r>
                            <w:r>
                              <w:t>be</w:t>
                            </w:r>
                            <w:r w:rsidRPr="00FA3308">
                              <w:t xml:space="preserve"> the</w:t>
                            </w:r>
                            <w:r>
                              <w:t xml:space="preserve"> client’s</w:t>
                            </w:r>
                            <w:r w:rsidRPr="00FA3308">
                              <w:t xml:space="preserve"> key competitors</w:t>
                            </w:r>
                            <w:r>
                              <w:t xml:space="preserve"> (i.e. global and strong local competitors).</w:t>
                            </w:r>
                          </w:p>
                          <w:p w14:paraId="2241290F" w14:textId="77777777" w:rsidR="005D16E1" w:rsidRDefault="005D16E1" w:rsidP="00EC166F">
                            <w:pPr>
                              <w:pStyle w:val="ListBullet"/>
                              <w:numPr>
                                <w:ilvl w:val="0"/>
                                <w:numId w:val="0"/>
                              </w:numPr>
                              <w:spacing w:before="40" w:after="40"/>
                              <w:jc w:val="both"/>
                            </w:pPr>
                          </w:p>
                          <w:p w14:paraId="2CDD3C58" w14:textId="36B040DD" w:rsidR="005D16E1" w:rsidRDefault="005D16E1" w:rsidP="00EC166F">
                            <w:pPr>
                              <w:pStyle w:val="ListBullet"/>
                              <w:numPr>
                                <w:ilvl w:val="0"/>
                                <w:numId w:val="0"/>
                              </w:numPr>
                              <w:spacing w:before="40" w:after="40"/>
                              <w:jc w:val="both"/>
                            </w:pPr>
                            <w:r>
                              <w:t xml:space="preserve">Some information sources are “About Us”-page of the corporate website, the financial statements, etc.  </w:t>
                            </w:r>
                            <w:r w:rsidR="00754ABB">
                              <w:t>We should extract relevant information for this section (i.e. establishment, location and principal activities).  Don’t copy full</w:t>
                            </w:r>
                            <w:r w:rsidR="00EF4B80">
                              <w:t xml:space="preserve"> wordings with irrelevant information.</w:t>
                            </w:r>
                          </w:p>
                          <w:p w14:paraId="357702AB" w14:textId="31AE35AF" w:rsidR="005D16E1" w:rsidRDefault="005D16E1" w:rsidP="00EC166F">
                            <w:pPr>
                              <w:pStyle w:val="ListBullet"/>
                              <w:numPr>
                                <w:ilvl w:val="0"/>
                                <w:numId w:val="0"/>
                              </w:numPr>
                              <w:spacing w:before="40" w:after="40"/>
                              <w:jc w:val="both"/>
                            </w:pPr>
                          </w:p>
                          <w:p w14:paraId="034E5312" w14:textId="3AE8F77E" w:rsidR="005D16E1" w:rsidRPr="00DD7DF9" w:rsidRDefault="005D16E1" w:rsidP="00EC166F">
                            <w:pPr>
                              <w:pStyle w:val="ListBullet"/>
                              <w:numPr>
                                <w:ilvl w:val="0"/>
                                <w:numId w:val="0"/>
                              </w:numPr>
                              <w:spacing w:before="40" w:after="40"/>
                              <w:jc w:val="both"/>
                              <w:rPr>
                                <w:color w:val="FF0000"/>
                              </w:rPr>
                            </w:pPr>
                            <w:r w:rsidRPr="00DD7DF9">
                              <w:rPr>
                                <w:color w:val="FF0000"/>
                              </w:rPr>
                              <w:t>Note: In case that the Company did not have key competitors in the market, you may consider disclosing information of the companies having similar products in this Section, pending availability and ease of obtaining such information (should discuss with EP/MIC if in doubt).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B87C71" id="Text Box 212" o:spid="_x0000_s1039" type="#_x0000_t202" style="position:absolute;left:0;text-align:left;margin-left:1.3pt;margin-top:38.4pt;width:421.9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" fillcolor="#bfbfbf [2412]">
                <v:textbox style="mso-fit-shape-to-text:t">
                  <w:txbxContent>
                    <w:p w14:paraId="11C202D5" w14:textId="7D14CE74" w:rsidR="005D16E1" w:rsidRDefault="005D16E1" w:rsidP="00EC166F">
                      <w:pPr>
                        <w:pStyle w:val="ListBullet"/>
                        <w:numPr>
                          <w:ilvl w:val="0"/>
                          <w:numId w:val="0"/>
                        </w:numPr>
                        <w:spacing w:before="40" w:after="40"/>
                        <w:jc w:val="both"/>
                      </w:pPr>
                      <w:r>
                        <w:t>To l</w:t>
                      </w:r>
                      <w:r w:rsidRPr="00FA3308">
                        <w:t>ist and descri</w:t>
                      </w:r>
                      <w:r>
                        <w:t>be</w:t>
                      </w:r>
                      <w:r w:rsidRPr="00FA3308">
                        <w:t xml:space="preserve"> the</w:t>
                      </w:r>
                      <w:r>
                        <w:t xml:space="preserve"> client’s</w:t>
                      </w:r>
                      <w:r w:rsidRPr="00FA3308">
                        <w:t xml:space="preserve"> key competitors</w:t>
                      </w:r>
                      <w:r>
                        <w:t xml:space="preserve"> (i.e. global and strong local competitors).</w:t>
                      </w:r>
                    </w:p>
                    <w:p w14:paraId="2241290F" w14:textId="77777777" w:rsidR="005D16E1" w:rsidRDefault="005D16E1" w:rsidP="00EC166F">
                      <w:pPr>
                        <w:pStyle w:val="ListBullet"/>
                        <w:numPr>
                          <w:ilvl w:val="0"/>
                          <w:numId w:val="0"/>
                        </w:numPr>
                        <w:spacing w:before="40" w:after="40"/>
                        <w:jc w:val="both"/>
                      </w:pPr>
                    </w:p>
                    <w:p w14:paraId="2CDD3C58" w14:textId="36B040DD" w:rsidR="005D16E1" w:rsidRDefault="005D16E1" w:rsidP="00EC166F">
                      <w:pPr>
                        <w:pStyle w:val="ListBullet"/>
                        <w:numPr>
                          <w:ilvl w:val="0"/>
                          <w:numId w:val="0"/>
                        </w:numPr>
                        <w:spacing w:before="40" w:after="40"/>
                        <w:jc w:val="both"/>
                      </w:pPr>
                      <w:r>
                        <w:t xml:space="preserve">Some information sources are “About Us”-page of the corporate website, the financial statements, etc.  </w:t>
                      </w:r>
                      <w:r w:rsidR="00754ABB">
                        <w:t>We should extract relevant information for this section (i.e. establishment, location and principal activities).  Don’t copy full</w:t>
                      </w:r>
                      <w:r w:rsidR="00EF4B80">
                        <w:t xml:space="preserve"> wordings with irrelevant information.</w:t>
                      </w:r>
                    </w:p>
                    <w:p w14:paraId="357702AB" w14:textId="31AE35AF" w:rsidR="005D16E1" w:rsidRDefault="005D16E1" w:rsidP="00EC166F">
                      <w:pPr>
                        <w:pStyle w:val="ListBullet"/>
                        <w:numPr>
                          <w:ilvl w:val="0"/>
                          <w:numId w:val="0"/>
                        </w:numPr>
                        <w:spacing w:before="40" w:after="40"/>
                        <w:jc w:val="both"/>
                      </w:pPr>
                    </w:p>
                    <w:p w14:paraId="034E5312" w14:textId="3AE8F77E" w:rsidR="005D16E1" w:rsidRPr="00DD7DF9" w:rsidRDefault="005D16E1" w:rsidP="00EC166F">
                      <w:pPr>
                        <w:pStyle w:val="ListBullet"/>
                        <w:numPr>
                          <w:ilvl w:val="0"/>
                          <w:numId w:val="0"/>
                        </w:numPr>
                        <w:spacing w:before="40" w:after="40"/>
                        <w:jc w:val="both"/>
                        <w:rPr>
                          <w:color w:val="FF0000"/>
                        </w:rPr>
                      </w:pPr>
                      <w:r w:rsidRPr="00DD7DF9">
                        <w:rPr>
                          <w:color w:val="FF0000"/>
                        </w:rPr>
                        <w:t>Note: In case that the Company did not have key competitors in the market, you may consider disclosing information of the companies having similar products in this Section, pending availability and ease of obtaining such information (should discuss with EP/MIC if in doubt).</w:t>
                      </w:r>
                    </w:p>
                  </w:txbxContent>
                </v:textbox>
                <w10:wrap type="square"/>
              </v:shape>
            </w:pict>
          </mc:Fallback>
        </mc:AlternateContent>
      </w:r>
      <w:r w:rsidRPr="00511357">
        <w:rPr>
          <w:rFonts w:eastAsia="MS Mincho"/>
          <w:highlight w:val="yellow"/>
          <w:lang w:eastAsia="ja-JP"/>
        </w:rPr>
        <w:t>Companies having similar</w:t>
      </w:r>
      <w:r w:rsidR="005E73A7" w:rsidRPr="00511357">
        <w:rPr>
          <w:rFonts w:eastAsia="MS Mincho"/>
          <w:highlight w:val="yellow"/>
          <w:lang w:eastAsia="ja-JP"/>
        </w:rPr>
        <w:t xml:space="preserve"> </w:t>
      </w:r>
      <w:r w:rsidRPr="00511357">
        <w:rPr>
          <w:rFonts w:eastAsia="MS Mincho"/>
          <w:highlight w:val="yellow"/>
          <w:lang w:eastAsia="ja-JP"/>
        </w:rPr>
        <w:t>products</w:t>
      </w:r>
      <w:r w:rsidR="00FF1C83" w:rsidRPr="00511357">
        <w:rPr>
          <w:rFonts w:eastAsia="MS Mincho"/>
          <w:highlight w:val="yellow"/>
          <w:lang w:eastAsia="ja-JP"/>
        </w:rPr>
        <w:t xml:space="preserve"> </w:t>
      </w:r>
      <w:r w:rsidRPr="00511357">
        <w:rPr>
          <w:rFonts w:eastAsia="MS Mincho"/>
          <w:highlight w:val="yellow"/>
          <w:lang w:eastAsia="ja-JP"/>
        </w:rPr>
        <w:t>/</w:t>
      </w:r>
      <w:r w:rsidR="00FF1C83" w:rsidRPr="00511357">
        <w:rPr>
          <w:rFonts w:eastAsia="MS Mincho"/>
          <w:highlight w:val="yellow"/>
          <w:lang w:eastAsia="ja-JP"/>
        </w:rPr>
        <w:t xml:space="preserve"> </w:t>
      </w:r>
      <w:r w:rsidRPr="00511357">
        <w:rPr>
          <w:rFonts w:eastAsia="MS Mincho"/>
          <w:highlight w:val="yellow"/>
          <w:lang w:eastAsia="ja-JP"/>
        </w:rPr>
        <w:t>Key competitors</w:t>
      </w:r>
      <w:bookmarkEnd w:id="597"/>
      <w:bookmarkEnd w:id="598"/>
      <w:bookmarkEnd w:id="599"/>
      <w:bookmarkEnd w:id="600"/>
      <w:bookmarkEnd w:id="601"/>
      <w:bookmarkEnd w:id="602"/>
    </w:p>
    <w:p w14:paraId="750D5EE6" w14:textId="1D554F1D" w:rsidR="00630119" w:rsidRDefault="009B4B61" w:rsidP="00270865">
      <w:pPr>
        <w:pStyle w:val="BodyText"/>
      </w:pPr>
      <w:bookmarkStart w:id="603" w:name="_Toc508216338"/>
      <w:bookmarkStart w:id="604" w:name="_Toc514923574"/>
      <w:bookmarkStart w:id="605" w:name="_Ref497899442"/>
      <w:r w:rsidRPr="008E123F">
        <w:rPr>
          <w:highlight w:val="yellow"/>
        </w:rPr>
        <w:t>ABC</w:t>
      </w:r>
      <w:r>
        <w:t xml:space="preserve"> face</w:t>
      </w:r>
      <w:r w:rsidR="00A627DC">
        <w:t>d</w:t>
      </w:r>
      <w:r>
        <w:t xml:space="preserve"> competition with other players in the market.  During the year under review, the Company’s </w:t>
      </w:r>
      <w:r w:rsidRPr="002B70D3">
        <w:t>key competitors</w:t>
      </w:r>
      <w:r w:rsidR="00545BDA" w:rsidRPr="002B70D3">
        <w:t xml:space="preserve"> </w:t>
      </w:r>
      <w:r w:rsidR="0059608E">
        <w:t>were</w:t>
      </w:r>
      <w:r>
        <w:t xml:space="preserve"> listed as follows.</w:t>
      </w:r>
      <w:r w:rsidR="00182A8B">
        <w:t xml:space="preserve"> </w:t>
      </w:r>
    </w:p>
    <w:p w14:paraId="17533925" w14:textId="59EDA05E" w:rsidR="00630119" w:rsidRPr="00D91615" w:rsidRDefault="00630119" w:rsidP="00815974">
      <w:pPr>
        <w:pStyle w:val="ListBullet"/>
        <w:rPr>
          <w:highlight w:val="yellow"/>
        </w:rPr>
      </w:pPr>
      <w:r w:rsidRPr="00D91615">
        <w:rPr>
          <w:highlight w:val="yellow"/>
        </w:rPr>
        <w:t>COMPANY 1:</w:t>
      </w:r>
    </w:p>
    <w:p w14:paraId="6EC403F3" w14:textId="4A21ED62" w:rsidR="00630119" w:rsidRPr="00D91615" w:rsidRDefault="00630119" w:rsidP="00815974">
      <w:pPr>
        <w:pStyle w:val="ListBullet"/>
        <w:rPr>
          <w:highlight w:val="yellow"/>
        </w:rPr>
      </w:pPr>
      <w:r w:rsidRPr="00D91615">
        <w:rPr>
          <w:highlight w:val="yellow"/>
        </w:rPr>
        <w:t>COMPANY 2:</w:t>
      </w:r>
    </w:p>
    <w:p w14:paraId="70D8745D" w14:textId="0BA0094D" w:rsidR="00630119" w:rsidRPr="00D91615" w:rsidRDefault="00630119" w:rsidP="00815974">
      <w:pPr>
        <w:pStyle w:val="ListBullet"/>
        <w:rPr>
          <w:highlight w:val="yellow"/>
        </w:rPr>
      </w:pPr>
      <w:r w:rsidRPr="009F2EB7">
        <w:rPr>
          <w:rFonts w:eastAsia="MS Mincho"/>
          <w:noProof/>
          <w:lang w:eastAsia="en-US"/>
        </w:rPr>
        <mc:AlternateContent>
          <mc:Choice Requires="wps">
            <w:drawing>
              <wp:anchor distT="45720" distB="45720" distL="114300" distR="114300" simplePos="0" relativeHeight="251658244" behindDoc="0" locked="0" layoutInCell="1" allowOverlap="1" wp14:anchorId="647399DB" wp14:editId="22391E4F">
                <wp:simplePos x="0" y="0"/>
                <wp:positionH relativeFrom="margin">
                  <wp:align>left</wp:align>
                </wp:positionH>
                <wp:positionV relativeFrom="paragraph">
                  <wp:posOffset>339775</wp:posOffset>
                </wp:positionV>
                <wp:extent cx="5358130" cy="1676400"/>
                <wp:effectExtent l="0" t="0" r="1397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676400"/>
                        </a:xfrm>
                        <a:prstGeom prst="rect">
                          <a:avLst/>
                        </a:prstGeom>
                        <a:solidFill>
                          <a:schemeClr val="bg1">
                            <a:lumMod val="75000"/>
                          </a:schemeClr>
                        </a:solidFill>
                        <a:ln w="9525">
                          <a:solidFill>
                            <a:srgbClr val="000000"/>
                          </a:solidFill>
                          <a:miter lim="800000"/>
                          <a:headEnd/>
                          <a:tailEnd/>
                        </a:ln>
                      </wps:spPr>
                      <wps:txbx>
                        <w:txbxContent>
                          <w:p w14:paraId="3C84AE86" w14:textId="5B077277" w:rsidR="005D16E1" w:rsidRDefault="005D16E1" w:rsidP="001E72A3">
                            <w:pPr>
                              <w:pStyle w:val="ListBullet"/>
                              <w:numPr>
                                <w:ilvl w:val="0"/>
                                <w:numId w:val="0"/>
                              </w:numPr>
                              <w:spacing w:before="40" w:after="40"/>
                            </w:pPr>
                            <w:r w:rsidRPr="00FB1136">
                              <w:t xml:space="preserve">In case </w:t>
                            </w:r>
                            <w:r>
                              <w:t>that such information on competitors is limited.  A suggested write-up:</w:t>
                            </w:r>
                          </w:p>
                          <w:p w14:paraId="1EFBDFA5" w14:textId="4DF79D42" w:rsidR="005D16E1" w:rsidRDefault="005D16E1" w:rsidP="001E72A3">
                            <w:pPr>
                              <w:pStyle w:val="ListBullet"/>
                              <w:numPr>
                                <w:ilvl w:val="0"/>
                                <w:numId w:val="0"/>
                              </w:numPr>
                              <w:spacing w:before="40" w:after="40"/>
                              <w:rPr>
                                <w:i/>
                              </w:rPr>
                            </w:pPr>
                            <w:r>
                              <w:rPr>
                                <w:i/>
                              </w:rPr>
                              <w:t>“ABC</w:t>
                            </w:r>
                            <w:r w:rsidRPr="001E72A3">
                              <w:rPr>
                                <w:i/>
                              </w:rPr>
                              <w:t xml:space="preserve"> compete</w:t>
                            </w:r>
                            <w:r w:rsidR="00343591">
                              <w:rPr>
                                <w:i/>
                              </w:rPr>
                              <w:t>d</w:t>
                            </w:r>
                            <w:r w:rsidRPr="001E72A3">
                              <w:rPr>
                                <w:i/>
                              </w:rPr>
                              <w:t xml:space="preserve"> primarily with the local and regional operations of </w:t>
                            </w:r>
                            <w:r>
                              <w:rPr>
                                <w:i/>
                              </w:rPr>
                              <w:t>ABC Group</w:t>
                            </w:r>
                            <w:r w:rsidRPr="001E72A3">
                              <w:rPr>
                                <w:i/>
                              </w:rPr>
                              <w:t>’s global competitors, including Honda, Yamaha, Suzuki</w:t>
                            </w:r>
                            <w:r>
                              <w:rPr>
                                <w:i/>
                              </w:rPr>
                              <w:t xml:space="preserve"> and others.”</w:t>
                            </w:r>
                          </w:p>
                          <w:p w14:paraId="318D04E9" w14:textId="77777777" w:rsidR="005D16E1" w:rsidRDefault="005D16E1" w:rsidP="001E72A3">
                            <w:pPr>
                              <w:pStyle w:val="ListBullet"/>
                              <w:numPr>
                                <w:ilvl w:val="0"/>
                                <w:numId w:val="0"/>
                              </w:numPr>
                              <w:spacing w:before="40" w:after="40"/>
                              <w:rPr>
                                <w:i/>
                              </w:rPr>
                            </w:pPr>
                          </w:p>
                          <w:p w14:paraId="1D171D50" w14:textId="3FBF8639" w:rsidR="005D16E1" w:rsidRDefault="005D16E1" w:rsidP="001E72A3">
                            <w:pPr>
                              <w:pStyle w:val="ListBullet"/>
                              <w:numPr>
                                <w:ilvl w:val="0"/>
                                <w:numId w:val="0"/>
                              </w:numPr>
                              <w:spacing w:before="40" w:after="40"/>
                              <w:rPr>
                                <w:i/>
                              </w:rPr>
                            </w:pPr>
                            <w:r>
                              <w:rPr>
                                <w:i/>
                              </w:rPr>
                              <w:t xml:space="preserve"> or</w:t>
                            </w:r>
                          </w:p>
                          <w:p w14:paraId="7BD849A9" w14:textId="338ED407" w:rsidR="005D16E1" w:rsidRDefault="005D16E1" w:rsidP="001E72A3">
                            <w:pPr>
                              <w:pStyle w:val="ListBullet"/>
                              <w:numPr>
                                <w:ilvl w:val="0"/>
                                <w:numId w:val="0"/>
                              </w:numPr>
                              <w:spacing w:before="40" w:after="40"/>
                              <w:rPr>
                                <w:i/>
                              </w:rPr>
                            </w:pPr>
                          </w:p>
                          <w:p w14:paraId="330C9461" w14:textId="2DCCF413" w:rsidR="005D16E1" w:rsidRPr="00C70D5A" w:rsidRDefault="005D16E1" w:rsidP="001E72A3">
                            <w:pPr>
                              <w:pStyle w:val="ListBullet"/>
                              <w:numPr>
                                <w:ilvl w:val="0"/>
                                <w:numId w:val="0"/>
                              </w:numPr>
                              <w:spacing w:before="40" w:after="40"/>
                              <w:rPr>
                                <w:i/>
                              </w:rPr>
                            </w:pPr>
                            <w:r>
                              <w:rPr>
                                <w:i/>
                              </w:rPr>
                              <w:t>“Please refer to Appendix B for a list of companies that are considered having broadly similar to products with ABC’s.”</w:t>
                            </w:r>
                          </w:p>
                          <w:p w14:paraId="3A7924CF" w14:textId="5485FB81" w:rsidR="005D16E1" w:rsidRDefault="005D16E1" w:rsidP="00EC166F">
                            <w:pPr>
                              <w:pStyle w:val="ListBullet"/>
                              <w:numPr>
                                <w:ilvl w:val="0"/>
                                <w:numId w:val="0"/>
                              </w:numPr>
                              <w:spacing w:before="40" w:after="40"/>
                            </w:pPr>
                          </w:p>
                          <w:p w14:paraId="330E69B1" w14:textId="77777777" w:rsidR="005D16E1" w:rsidRDefault="005D16E1" w:rsidP="00EC166F">
                            <w:pPr>
                              <w:pStyle w:val="ListBullet"/>
                              <w:numPr>
                                <w:ilvl w:val="0"/>
                                <w:numId w:val="0"/>
                              </w:numPr>
                              <w:spacing w:before="40" w:after="4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399DB" id="Text Box 4" o:spid="_x0000_s1040" type="#_x0000_t202" style="position:absolute;left:0;text-align:left;margin-left:0;margin-top:26.75pt;width:421.9pt;height:132pt;z-index:2516582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" fillcolor="#bfbfbf [2412]">
                <v:textbox>
                  <w:txbxContent>
                    <w:p w14:paraId="3C84AE86" w14:textId="5B077277" w:rsidR="005D16E1" w:rsidRDefault="005D16E1" w:rsidP="001E72A3">
                      <w:pPr>
                        <w:pStyle w:val="ListBullet"/>
                        <w:numPr>
                          <w:ilvl w:val="0"/>
                          <w:numId w:val="0"/>
                        </w:numPr>
                        <w:spacing w:before="40" w:after="40"/>
                      </w:pPr>
                      <w:r w:rsidRPr="00FB1136">
                        <w:t xml:space="preserve">In case </w:t>
                      </w:r>
                      <w:r>
                        <w:t>that such information on competitors is limited.  A suggested write-up:</w:t>
                      </w:r>
                    </w:p>
                    <w:p w14:paraId="1EFBDFA5" w14:textId="4DF79D42" w:rsidR="005D16E1" w:rsidRDefault="005D16E1" w:rsidP="001E72A3">
                      <w:pPr>
                        <w:pStyle w:val="ListBullet"/>
                        <w:numPr>
                          <w:ilvl w:val="0"/>
                          <w:numId w:val="0"/>
                        </w:numPr>
                        <w:spacing w:before="40" w:after="40"/>
                        <w:rPr>
                          <w:i/>
                        </w:rPr>
                      </w:pPr>
                      <w:r>
                        <w:rPr>
                          <w:i/>
                        </w:rPr>
                        <w:t>“ABC</w:t>
                      </w:r>
                      <w:r w:rsidRPr="001E72A3">
                        <w:rPr>
                          <w:i/>
                        </w:rPr>
                        <w:t xml:space="preserve"> compete</w:t>
                      </w:r>
                      <w:r w:rsidR="00343591">
                        <w:rPr>
                          <w:i/>
                        </w:rPr>
                        <w:t>d</w:t>
                      </w:r>
                      <w:r w:rsidRPr="001E72A3">
                        <w:rPr>
                          <w:i/>
                        </w:rPr>
                        <w:t xml:space="preserve"> primarily with the local and regional operations of </w:t>
                      </w:r>
                      <w:r>
                        <w:rPr>
                          <w:i/>
                        </w:rPr>
                        <w:t>ABC Group</w:t>
                      </w:r>
                      <w:r w:rsidRPr="001E72A3">
                        <w:rPr>
                          <w:i/>
                        </w:rPr>
                        <w:t>’s global competitors, including Honda, Yamaha, Suzuki</w:t>
                      </w:r>
                      <w:r>
                        <w:rPr>
                          <w:i/>
                        </w:rPr>
                        <w:t xml:space="preserve"> and others.”</w:t>
                      </w:r>
                    </w:p>
                    <w:p w14:paraId="318D04E9" w14:textId="77777777" w:rsidR="005D16E1" w:rsidRDefault="005D16E1" w:rsidP="001E72A3">
                      <w:pPr>
                        <w:pStyle w:val="ListBullet"/>
                        <w:numPr>
                          <w:ilvl w:val="0"/>
                          <w:numId w:val="0"/>
                        </w:numPr>
                        <w:spacing w:before="40" w:after="40"/>
                        <w:rPr>
                          <w:i/>
                        </w:rPr>
                      </w:pPr>
                    </w:p>
                    <w:p w14:paraId="1D171D50" w14:textId="3FBF8639" w:rsidR="005D16E1" w:rsidRDefault="005D16E1" w:rsidP="001E72A3">
                      <w:pPr>
                        <w:pStyle w:val="ListBullet"/>
                        <w:numPr>
                          <w:ilvl w:val="0"/>
                          <w:numId w:val="0"/>
                        </w:numPr>
                        <w:spacing w:before="40" w:after="40"/>
                        <w:rPr>
                          <w:i/>
                        </w:rPr>
                      </w:pPr>
                      <w:r>
                        <w:rPr>
                          <w:i/>
                        </w:rPr>
                        <w:t xml:space="preserve"> or</w:t>
                      </w:r>
                    </w:p>
                    <w:p w14:paraId="7BD849A9" w14:textId="338ED407" w:rsidR="005D16E1" w:rsidRDefault="005D16E1" w:rsidP="001E72A3">
                      <w:pPr>
                        <w:pStyle w:val="ListBullet"/>
                        <w:numPr>
                          <w:ilvl w:val="0"/>
                          <w:numId w:val="0"/>
                        </w:numPr>
                        <w:spacing w:before="40" w:after="40"/>
                        <w:rPr>
                          <w:i/>
                        </w:rPr>
                      </w:pPr>
                    </w:p>
                    <w:p w14:paraId="330C9461" w14:textId="2DCCF413" w:rsidR="005D16E1" w:rsidRPr="00C70D5A" w:rsidRDefault="005D16E1" w:rsidP="001E72A3">
                      <w:pPr>
                        <w:pStyle w:val="ListBullet"/>
                        <w:numPr>
                          <w:ilvl w:val="0"/>
                          <w:numId w:val="0"/>
                        </w:numPr>
                        <w:spacing w:before="40" w:after="40"/>
                        <w:rPr>
                          <w:i/>
                        </w:rPr>
                      </w:pPr>
                      <w:r>
                        <w:rPr>
                          <w:i/>
                        </w:rPr>
                        <w:t>“Please refer to Appendix B for a list of companies that are considered having broadly similar to products with ABC’s.”</w:t>
                      </w:r>
                    </w:p>
                    <w:p w14:paraId="3A7924CF" w14:textId="5485FB81" w:rsidR="005D16E1" w:rsidRDefault="005D16E1" w:rsidP="00EC166F">
                      <w:pPr>
                        <w:pStyle w:val="ListBullet"/>
                        <w:numPr>
                          <w:ilvl w:val="0"/>
                          <w:numId w:val="0"/>
                        </w:numPr>
                        <w:spacing w:before="40" w:after="40"/>
                      </w:pPr>
                    </w:p>
                    <w:p w14:paraId="330E69B1" w14:textId="77777777" w:rsidR="005D16E1" w:rsidRDefault="005D16E1" w:rsidP="00EC166F">
                      <w:pPr>
                        <w:pStyle w:val="ListBullet"/>
                        <w:numPr>
                          <w:ilvl w:val="0"/>
                          <w:numId w:val="0"/>
                        </w:numPr>
                        <w:spacing w:before="40" w:after="40"/>
                      </w:pPr>
                    </w:p>
                  </w:txbxContent>
                </v:textbox>
                <w10:wrap type="square" anchorx="margin"/>
              </v:shape>
            </w:pict>
          </mc:Fallback>
        </mc:AlternateContent>
      </w:r>
      <w:r w:rsidRPr="00D91615">
        <w:rPr>
          <w:highlight w:val="yellow"/>
        </w:rPr>
        <w:t>COMPANY 3:</w:t>
      </w:r>
    </w:p>
    <w:p w14:paraId="0C7ED87F" w14:textId="77777777" w:rsidR="00D54056" w:rsidRDefault="00D54056" w:rsidP="00270865">
      <w:pPr>
        <w:pStyle w:val="Heading1"/>
        <w:numPr>
          <w:ilvl w:val="0"/>
          <w:numId w:val="0"/>
        </w:numPr>
        <w:sectPr w:rsidR="00D54056" w:rsidSect="00E868AD">
          <w:headerReference w:type="even" r:id="rId21"/>
          <w:headerReference w:type="default" r:id="rId22"/>
          <w:footerReference w:type="default" r:id="rId23"/>
          <w:headerReference w:type="first" r:id="rId24"/>
          <w:pgSz w:w="11906" w:h="16838" w:code="9"/>
          <w:pgMar w:top="1080" w:right="1469" w:bottom="1260" w:left="1469" w:header="1080" w:footer="706" w:gutter="461"/>
          <w:pgNumType w:start="1"/>
          <w:cols w:space="737"/>
        </w:sectPr>
      </w:pPr>
      <w:bookmarkStart w:id="606" w:name="_Toc516668400"/>
      <w:bookmarkStart w:id="607" w:name="_Toc526104593"/>
    </w:p>
    <w:p w14:paraId="245110A8" w14:textId="353E505C" w:rsidR="00923508" w:rsidRPr="00BD1F76" w:rsidRDefault="00923508" w:rsidP="00270865">
      <w:pPr>
        <w:pStyle w:val="Heading1"/>
        <w:numPr>
          <w:ilvl w:val="0"/>
          <w:numId w:val="0"/>
        </w:numPr>
      </w:pPr>
      <w:bookmarkStart w:id="608" w:name="_Toc147743184"/>
      <w:r w:rsidRPr="00BD1F76">
        <w:lastRenderedPageBreak/>
        <w:t xml:space="preserve">PART B.  INFORMATION ON </w:t>
      </w:r>
      <w:r>
        <w:t xml:space="preserve">TAXPAYER’S </w:t>
      </w:r>
      <w:r w:rsidRPr="00BD1F76">
        <w:t>RELATED PARTY TRANSACTIONS</w:t>
      </w:r>
      <w:bookmarkEnd w:id="603"/>
      <w:bookmarkEnd w:id="604"/>
      <w:bookmarkEnd w:id="606"/>
      <w:bookmarkEnd w:id="607"/>
      <w:bookmarkEnd w:id="608"/>
    </w:p>
    <w:p w14:paraId="098424B9" w14:textId="350EE8E7" w:rsidR="00CF2636" w:rsidRDefault="00CF2636" w:rsidP="00270865">
      <w:pPr>
        <w:pStyle w:val="Heading1"/>
      </w:pPr>
      <w:bookmarkStart w:id="609" w:name="_Toc147743185"/>
      <w:bookmarkStart w:id="610" w:name="_Ref498503975"/>
      <w:bookmarkStart w:id="611" w:name="_Toc508216339"/>
      <w:bookmarkStart w:id="612" w:name="_Toc514923575"/>
      <w:bookmarkStart w:id="613" w:name="_Toc516668401"/>
      <w:bookmarkStart w:id="614" w:name="_Toc526104594"/>
      <w:r>
        <w:t>Related party transactions</w:t>
      </w:r>
      <w:bookmarkEnd w:id="609"/>
    </w:p>
    <w:p w14:paraId="54F8B454" w14:textId="27AA926A" w:rsidR="00923508" w:rsidRDefault="00CF2636" w:rsidP="00146A0B">
      <w:pPr>
        <w:pStyle w:val="Heading2"/>
      </w:pPr>
      <w:bookmarkStart w:id="615" w:name="_Toc147237386"/>
      <w:bookmarkStart w:id="616" w:name="_Toc147332807"/>
      <w:bookmarkStart w:id="617" w:name="_Toc145946164"/>
      <w:bookmarkStart w:id="618" w:name="_Toc146031125"/>
      <w:bookmarkStart w:id="619" w:name="_Toc145946165"/>
      <w:bookmarkStart w:id="620" w:name="_Toc146031126"/>
      <w:bookmarkStart w:id="621" w:name="_Toc145946166"/>
      <w:bookmarkStart w:id="622" w:name="_Toc146031127"/>
      <w:bookmarkStart w:id="623" w:name="_Toc145946167"/>
      <w:bookmarkStart w:id="624" w:name="_Toc146031128"/>
      <w:bookmarkStart w:id="625" w:name="_Toc145946168"/>
      <w:bookmarkStart w:id="626" w:name="_Toc146031129"/>
      <w:bookmarkStart w:id="627" w:name="_Toc145946169"/>
      <w:bookmarkStart w:id="628" w:name="_Toc146031130"/>
      <w:bookmarkStart w:id="629" w:name="_Toc145946170"/>
      <w:bookmarkStart w:id="630" w:name="_Toc146031131"/>
      <w:bookmarkStart w:id="631" w:name="_Toc145946171"/>
      <w:bookmarkStart w:id="632" w:name="_Toc146031132"/>
      <w:bookmarkStart w:id="633" w:name="_Toc145946172"/>
      <w:bookmarkStart w:id="634" w:name="_Toc146031133"/>
      <w:bookmarkStart w:id="635" w:name="_Toc38007926"/>
      <w:bookmarkStart w:id="636" w:name="_Toc147743186"/>
      <w:bookmarkEnd w:id="605"/>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r>
        <w:t>Overview</w:t>
      </w:r>
      <w:bookmarkEnd w:id="636"/>
    </w:p>
    <w:p w14:paraId="373D2FA1" w14:textId="615995AB" w:rsidR="0035761F" w:rsidRDefault="004D788A" w:rsidP="0035761F">
      <w:pPr>
        <w:pStyle w:val="BodyText"/>
      </w:pPr>
      <w:r w:rsidRPr="00D01F93">
        <w:t>An overview of the key transaction flow</w:t>
      </w:r>
      <w:r w:rsidR="0058507F">
        <w:t>, related parties involved, and transaction volumes</w:t>
      </w:r>
      <w:r w:rsidRPr="00D01F93">
        <w:t xml:space="preserve"> in relation to </w:t>
      </w:r>
      <w:r w:rsidRPr="00D01F93">
        <w:rPr>
          <w:highlight w:val="yellow"/>
        </w:rPr>
        <w:t>ABC’s</w:t>
      </w:r>
      <w:r w:rsidRPr="00D01F93">
        <w:t xml:space="preserve"> </w:t>
      </w:r>
      <w:r w:rsidR="00361879">
        <w:t>RPTs</w:t>
      </w:r>
      <w:r w:rsidRPr="00D01F93">
        <w:t xml:space="preserve"> is shown below.</w:t>
      </w:r>
      <w:r w:rsidR="0002018A" w:rsidRPr="0002018A">
        <w:t xml:space="preserve"> </w:t>
      </w:r>
    </w:p>
    <w:p w14:paraId="4158F20E" w14:textId="5F35B4BE" w:rsidR="0035761F" w:rsidRPr="008755D2" w:rsidRDefault="0035761F" w:rsidP="0035761F">
      <w:pPr>
        <w:pStyle w:val="Caption"/>
        <w:spacing w:after="0"/>
        <w:rPr>
          <w:highlight w:val="yellow"/>
        </w:rPr>
      </w:pPr>
      <w:r w:rsidRPr="008755D2">
        <w:rPr>
          <w:highlight w:val="yellow"/>
        </w:rPr>
        <w:t xml:space="preserve">Figure </w:t>
      </w:r>
      <w:r w:rsidRPr="008755D2">
        <w:rPr>
          <w:highlight w:val="yellow"/>
        </w:rPr>
        <w:fldChar w:fldCharType="begin"/>
      </w:r>
      <w:r w:rsidRPr="008755D2">
        <w:rPr>
          <w:highlight w:val="yellow"/>
        </w:rPr>
        <w:instrText xml:space="preserve"> STYLEREF 1 \s </w:instrText>
      </w:r>
      <w:r w:rsidRPr="008755D2">
        <w:rPr>
          <w:highlight w:val="yellow"/>
        </w:rPr>
        <w:fldChar w:fldCharType="separate"/>
      </w:r>
      <w:r w:rsidR="00511357">
        <w:rPr>
          <w:noProof/>
          <w:highlight w:val="yellow"/>
        </w:rPr>
        <w:t>3</w:t>
      </w:r>
      <w:r w:rsidRPr="008755D2">
        <w:rPr>
          <w:highlight w:val="yellow"/>
        </w:rPr>
        <w:fldChar w:fldCharType="end"/>
      </w:r>
      <w:r w:rsidRPr="008755D2">
        <w:rPr>
          <w:highlight w:val="yellow"/>
        </w:rPr>
        <w:noBreakHyphen/>
      </w:r>
      <w:r w:rsidRPr="008755D2">
        <w:rPr>
          <w:highlight w:val="yellow"/>
        </w:rPr>
        <w:fldChar w:fldCharType="begin"/>
      </w:r>
      <w:r w:rsidRPr="008755D2">
        <w:rPr>
          <w:highlight w:val="yellow"/>
        </w:rPr>
        <w:instrText xml:space="preserve"> SEQ Figure \* ARABIC \s 1 </w:instrText>
      </w:r>
      <w:r w:rsidRPr="008755D2">
        <w:rPr>
          <w:highlight w:val="yellow"/>
        </w:rPr>
        <w:fldChar w:fldCharType="separate"/>
      </w:r>
      <w:r w:rsidR="00511357">
        <w:rPr>
          <w:noProof/>
          <w:highlight w:val="yellow"/>
        </w:rPr>
        <w:t>1</w:t>
      </w:r>
      <w:r w:rsidRPr="008755D2">
        <w:rPr>
          <w:highlight w:val="yellow"/>
        </w:rPr>
        <w:fldChar w:fldCharType="end"/>
      </w:r>
      <w:r w:rsidRPr="008755D2">
        <w:rPr>
          <w:highlight w:val="yellow"/>
        </w:rPr>
        <w:t>:</w:t>
      </w:r>
      <w:r w:rsidRPr="00251E2F">
        <w:rPr>
          <w:highlight w:val="yellow"/>
        </w:rPr>
        <w:t xml:space="preserve"> </w:t>
      </w:r>
      <w:r w:rsidR="00177E38">
        <w:rPr>
          <w:highlight w:val="yellow"/>
        </w:rPr>
        <w:t>T</w:t>
      </w:r>
      <w:r w:rsidR="00822F52">
        <w:rPr>
          <w:highlight w:val="yellow"/>
        </w:rPr>
        <w:t>ransaction flow</w:t>
      </w:r>
    </w:p>
    <w:p w14:paraId="0C4AD044" w14:textId="0BB33CE7" w:rsidR="0035761F" w:rsidRPr="008755D2" w:rsidRDefault="0035761F" w:rsidP="0035761F">
      <w:pPr>
        <w:pStyle w:val="BodyText"/>
        <w:rPr>
          <w:b/>
        </w:rPr>
      </w:pPr>
      <w:r w:rsidRPr="00983A8D">
        <w:rPr>
          <w:b/>
          <w:noProof/>
          <w:lang w:eastAsia="en-US"/>
        </w:rPr>
        <mc:AlternateContent>
          <mc:Choice Requires="wpc">
            <w:drawing>
              <wp:inline distT="0" distB="0" distL="0" distR="0" wp14:anchorId="1632C1F7" wp14:editId="0967AB9D">
                <wp:extent cx="5906770" cy="2522483"/>
                <wp:effectExtent l="0" t="0" r="0" b="0"/>
                <wp:docPr id="68"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5" name="Rectangle 1395"/>
                        <wps:cNvSpPr/>
                        <wps:spPr>
                          <a:xfrm>
                            <a:off x="2253187" y="200068"/>
                            <a:ext cx="1365250"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CEE151" w14:textId="3F539D71"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6" name="Rectangle 1396"/>
                        <wps:cNvSpPr/>
                        <wps:spPr>
                          <a:xfrm>
                            <a:off x="2253653" y="1729756"/>
                            <a:ext cx="1362456" cy="660400"/>
                          </a:xfrm>
                          <a:prstGeom prst="rect">
                            <a:avLst/>
                          </a:prstGeom>
                          <a:solidFill>
                            <a:srgbClr val="005EB8"/>
                          </a:solidFill>
                          <a:ln>
                            <a:solidFill>
                              <a:srgbClr val="005EB8"/>
                            </a:solidFill>
                          </a:ln>
                        </wps:spPr>
                        <wps:style>
                          <a:lnRef idx="1">
                            <a:schemeClr val="accent1"/>
                          </a:lnRef>
                          <a:fillRef idx="3">
                            <a:schemeClr val="accent1"/>
                          </a:fillRef>
                          <a:effectRef idx="2">
                            <a:schemeClr val="accent1"/>
                          </a:effectRef>
                          <a:fontRef idx="minor">
                            <a:schemeClr val="lt1"/>
                          </a:fontRef>
                        </wps:style>
                        <wps:txbx>
                          <w:txbxContent>
                            <w:p w14:paraId="35110237" w14:textId="5AF399F2" w:rsidR="005D16E1" w:rsidRPr="002730F4" w:rsidRDefault="005D16E1" w:rsidP="00694D65">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ABC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7" name="Rectangle 1397"/>
                        <wps:cNvSpPr/>
                        <wps:spPr>
                          <a:xfrm>
                            <a:off x="3946974" y="200068"/>
                            <a:ext cx="1365250"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71A793B" w14:textId="14ACAC1D"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8" name="Rectangle 1398"/>
                        <wps:cNvSpPr/>
                        <wps:spPr>
                          <a:xfrm>
                            <a:off x="1944325" y="1055362"/>
                            <a:ext cx="1157874"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749222" w14:textId="2F58CD1C" w:rsidR="00E3444F" w:rsidRPr="00BC7011" w:rsidRDefault="00E3444F" w:rsidP="00E3444F">
                              <w:pPr>
                                <w:pStyle w:val="NormalWeb"/>
                                <w:spacing w:before="0" w:beforeAutospacing="0" w:after="0" w:afterAutospacing="0"/>
                                <w:jc w:val="center"/>
                                <w:rPr>
                                  <w:rFonts w:asciiTheme="majorHAnsi" w:hAnsiTheme="majorHAnsi" w:cstheme="majorHAnsi"/>
                                  <w:sz w:val="22"/>
                                  <w:szCs w:val="22"/>
                                </w:rPr>
                              </w:pPr>
                              <w:r w:rsidRPr="00BC7011">
                                <w:rPr>
                                  <w:rFonts w:asciiTheme="majorHAnsi" w:hAnsiTheme="majorHAnsi" w:cstheme="majorHAnsi"/>
                                  <w:color w:val="000000"/>
                                  <w:sz w:val="18"/>
                                  <w:szCs w:val="18"/>
                                  <w:highlight w:val="yellow"/>
                                </w:rPr>
                                <w:t>Raw materials</w:t>
                              </w:r>
                            </w:p>
                            <w:p w14:paraId="5DA9B7BB" w14:textId="3545FE0E" w:rsidR="005D16E1" w:rsidRPr="006106D3" w:rsidRDefault="005D16E1" w:rsidP="0035761F">
                              <w:pPr>
                                <w:jc w:val="center"/>
                                <w:rPr>
                                  <w:color w:val="000000" w:themeColor="text1"/>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0" name="Straight Connector 1400"/>
                        <wps:cNvCnPr/>
                        <wps:spPr>
                          <a:xfrm>
                            <a:off x="270505" y="1352590"/>
                            <a:ext cx="5582633" cy="0"/>
                          </a:xfrm>
                          <a:prstGeom prst="line">
                            <a:avLst/>
                          </a:prstGeom>
                          <a:ln>
                            <a:prstDash val="sysDash"/>
                          </a:ln>
                        </wps:spPr>
                        <wps:style>
                          <a:lnRef idx="1">
                            <a:schemeClr val="accent1"/>
                          </a:lnRef>
                          <a:fillRef idx="0">
                            <a:schemeClr val="accent1"/>
                          </a:fillRef>
                          <a:effectRef idx="0">
                            <a:schemeClr val="accent1"/>
                          </a:effectRef>
                          <a:fontRef idx="minor">
                            <a:schemeClr val="tx1"/>
                          </a:fontRef>
                        </wps:style>
                        <wps:bodyPr/>
                      </wps:wsp>
                      <wps:wsp>
                        <wps:cNvPr id="1401" name="Rectangle 1401"/>
                        <wps:cNvSpPr/>
                        <wps:spPr>
                          <a:xfrm>
                            <a:off x="4817745" y="1043775"/>
                            <a:ext cx="1089025"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1A285B" w14:textId="77777777" w:rsidR="005D16E1" w:rsidRPr="00CE0B1F" w:rsidRDefault="005D16E1" w:rsidP="0035761F">
                              <w:pPr>
                                <w:pStyle w:val="NormalWeb"/>
                                <w:spacing w:before="0" w:beforeAutospacing="0" w:after="0" w:afterAutospacing="0"/>
                                <w:jc w:val="right"/>
                                <w:rPr>
                                  <w:rFonts w:asciiTheme="majorHAnsi" w:hAnsiTheme="majorHAnsi" w:cstheme="majorHAnsi"/>
                                  <w:i/>
                                </w:rPr>
                              </w:pPr>
                              <w:r w:rsidRPr="00CE0B1F">
                                <w:rPr>
                                  <w:rFonts w:asciiTheme="majorHAnsi" w:hAnsiTheme="majorHAnsi" w:cstheme="majorHAnsi"/>
                                  <w:i/>
                                  <w:color w:val="000000"/>
                                  <w:sz w:val="20"/>
                                  <w:szCs w:val="20"/>
                                </w:rPr>
                                <w:t>Overseas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2" name="Rectangle 1402"/>
                        <wps:cNvSpPr/>
                        <wps:spPr>
                          <a:xfrm>
                            <a:off x="4739172" y="1276139"/>
                            <a:ext cx="1089025"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8B2A37" w14:textId="77777777" w:rsidR="005D16E1" w:rsidRPr="00CE0B1F" w:rsidRDefault="005D16E1" w:rsidP="0035761F">
                              <w:pPr>
                                <w:pStyle w:val="NormalWeb"/>
                                <w:spacing w:before="0" w:beforeAutospacing="0" w:after="0" w:afterAutospacing="0"/>
                                <w:jc w:val="right"/>
                                <w:rPr>
                                  <w:rFonts w:asciiTheme="majorHAnsi" w:hAnsiTheme="majorHAnsi" w:cstheme="majorHAnsi"/>
                                </w:rPr>
                              </w:pPr>
                              <w:r w:rsidRPr="00CE0B1F">
                                <w:rPr>
                                  <w:rFonts w:asciiTheme="majorHAnsi" w:hAnsiTheme="majorHAnsi" w:cstheme="majorHAnsi"/>
                                  <w:i/>
                                  <w:iCs/>
                                  <w:color w:val="000000"/>
                                  <w:sz w:val="20"/>
                                  <w:szCs w:val="20"/>
                                </w:rPr>
                                <w:t>Vietnam</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5" name="Rectangle 1405"/>
                        <wps:cNvSpPr/>
                        <wps:spPr>
                          <a:xfrm>
                            <a:off x="1251930" y="1724810"/>
                            <a:ext cx="1222650" cy="4254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BE0912" w14:textId="7CC186BB" w:rsidR="005D16E1" w:rsidRPr="00376B4B" w:rsidRDefault="00E3444F" w:rsidP="0035761F">
                              <w:pPr>
                                <w:pStyle w:val="NormalWeb"/>
                                <w:spacing w:before="0" w:beforeAutospacing="0" w:after="0" w:afterAutospacing="0"/>
                                <w:jc w:val="center"/>
                                <w:rPr>
                                  <w:rFonts w:asciiTheme="majorHAnsi" w:hAnsiTheme="majorHAnsi" w:cstheme="majorHAnsi"/>
                                  <w:sz w:val="22"/>
                                  <w:szCs w:val="22"/>
                                </w:rPr>
                              </w:pPr>
                              <w:r w:rsidRPr="002730F4">
                                <w:rPr>
                                  <w:rFonts w:asciiTheme="majorHAnsi" w:hAnsiTheme="majorHAnsi" w:cstheme="majorHAnsi"/>
                                  <w:color w:val="000000"/>
                                  <w:sz w:val="18"/>
                                  <w:szCs w:val="18"/>
                                  <w:highlight w:val="yellow"/>
                                </w:rPr>
                                <w:t>Raw materials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09570" y="1727577"/>
                            <a:ext cx="1362456" cy="660400"/>
                          </a:xfrm>
                          <a:prstGeom prst="rect">
                            <a:avLst/>
                          </a:prstGeom>
                          <a:solidFill>
                            <a:srgbClr val="AB0D82"/>
                          </a:solidFill>
                          <a:ln>
                            <a:solidFill>
                              <a:srgbClr val="AB0D8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076FAFC" w14:textId="6F0263CB" w:rsidR="00E3444F" w:rsidRPr="00E3444F" w:rsidRDefault="00E3444F" w:rsidP="0035761F">
                              <w:pPr>
                                <w:pStyle w:val="NormalWeb"/>
                                <w:spacing w:before="0" w:beforeAutospacing="0" w:after="0" w:afterAutospacing="0"/>
                                <w:jc w:val="center"/>
                                <w:rPr>
                                  <w:rFonts w:asciiTheme="majorHAnsi" w:hAnsiTheme="majorHAnsi" w:cstheme="majorHAnsi"/>
                                  <w:sz w:val="18"/>
                                  <w:szCs w:val="18"/>
                                </w:rPr>
                              </w:pPr>
                              <w:r w:rsidRPr="00E3444F">
                                <w:rPr>
                                  <w:rFonts w:asciiTheme="majorHAnsi" w:hAnsiTheme="majorHAnsi" w:cstheme="majorHAnsi"/>
                                  <w:sz w:val="18"/>
                                  <w:szCs w:val="18"/>
                                </w:rPr>
                                <w:t xml:space="preserve">RELATED PARTY </w:t>
                              </w:r>
                              <w:r>
                                <w:rPr>
                                  <w:rFonts w:asciiTheme="majorHAnsi" w:hAnsiTheme="majorHAnsi" w:cstheme="majorHAnsi"/>
                                  <w:sz w:val="18"/>
                                  <w:szCs w:val="18"/>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Straight Arrow Connector 23"/>
                        <wps:cNvCnPr>
                          <a:stCxn id="1395" idx="2"/>
                          <a:endCxn id="1396" idx="0"/>
                        </wps:cNvCnPr>
                        <wps:spPr>
                          <a:xfrm flipH="1">
                            <a:off x="2934881" y="860468"/>
                            <a:ext cx="931" cy="8692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a:stCxn id="13" idx="3"/>
                          <a:endCxn id="1396" idx="1"/>
                        </wps:cNvCnPr>
                        <wps:spPr>
                          <a:xfrm>
                            <a:off x="1472026" y="2057777"/>
                            <a:ext cx="781627" cy="21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 name="Connector: Elbow 39"/>
                        <wps:cNvCnPr>
                          <a:stCxn id="1396" idx="3"/>
                          <a:endCxn id="1397" idx="2"/>
                        </wps:cNvCnPr>
                        <wps:spPr>
                          <a:xfrm flipV="1">
                            <a:off x="3616109" y="860378"/>
                            <a:ext cx="1013490" cy="1199364"/>
                          </a:xfrm>
                          <a:prstGeom prst="bentConnector2">
                            <a:avLst/>
                          </a:prstGeom>
                          <a:ln>
                            <a:solidFill>
                              <a:srgbClr val="AB0D8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0" name="Rectangle 40"/>
                        <wps:cNvSpPr/>
                        <wps:spPr>
                          <a:xfrm>
                            <a:off x="3637117" y="972153"/>
                            <a:ext cx="1157605" cy="4248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6C02C7" w14:textId="6B35C850" w:rsidR="00A74427" w:rsidRDefault="00A74427" w:rsidP="00A74427">
                              <w:pPr>
                                <w:spacing w:line="256" w:lineRule="auto"/>
                                <w:jc w:val="center"/>
                                <w:rPr>
                                  <w:color w:val="000000"/>
                                  <w:sz w:val="20"/>
                                  <w:szCs w:val="20"/>
                                </w:rPr>
                              </w:pPr>
                              <w:r w:rsidRPr="00104247">
                                <w:rPr>
                                  <w:color w:val="000000"/>
                                  <w:sz w:val="18"/>
                                  <w:szCs w:val="18"/>
                                  <w:highlight w:val="yellow"/>
                                </w:rPr>
                                <w:t>Finished goods</w:t>
                              </w:r>
                              <w:r>
                                <w:rPr>
                                  <w:color w:val="000000"/>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632C1F7" id="Canvas 68" o:spid="_x0000_s1041" editas="canvas" style="width:465.1pt;height:198.6pt;mso-position-horizontal-relative:char;mso-position-vertical-relative:line" coordsize="59067,25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59067;height:25222;visibility:visible;mso-wrap-style:square">
                  <v:fill o:detectmouseclick="t"/>
                  <v:path o:connecttype="none"/>
                </v:shape>
                <v:rect id="Rectangle 1395" o:spid="_x0000_s1043" style="position:absolute;left:22531;top:2000;width:1365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" fillcolor="#ab0d82" strokecolor="#ab0d82" strokeweight="2pt">
                  <v:textbox>
                    <w:txbxContent>
                      <w:p w14:paraId="50CEE151" w14:textId="3F539D71"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1</w:t>
                        </w:r>
                      </w:p>
                    </w:txbxContent>
                  </v:textbox>
                </v:rect>
                <v:rect id="Rectangle 1396" o:spid="_x0000_s1044" style="position:absolute;left:22536;top:17297;width:13625;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" fillcolor="#005eb8" strokecolor="#005eb8">
                  <v:shadow on="t" color="black" opacity="22937f" origin=",.5" offset="0,.63889mm"/>
                  <v:textbox>
                    <w:txbxContent>
                      <w:p w14:paraId="35110237" w14:textId="5AF399F2" w:rsidR="005D16E1" w:rsidRPr="002730F4" w:rsidRDefault="005D16E1" w:rsidP="00694D65">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ABC</w:t>
                        </w:r>
                      </w:p>
                    </w:txbxContent>
                  </v:textbox>
                </v:rect>
                <v:rect id="Rectangle 1397" o:spid="_x0000_s1045" style="position:absolute;left:39469;top:2000;width:1365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" fillcolor="#ab0d82" strokecolor="#ab0d82" strokeweight="2pt">
                  <v:textbox>
                    <w:txbxContent>
                      <w:p w14:paraId="471A793B" w14:textId="14ACAC1D" w:rsidR="005D16E1" w:rsidRPr="002730F4" w:rsidRDefault="005D16E1" w:rsidP="00E3444F">
                        <w:pPr>
                          <w:pStyle w:val="NormalWeb"/>
                          <w:spacing w:before="0" w:beforeAutospacing="0" w:after="0" w:afterAutospacing="0"/>
                          <w:jc w:val="center"/>
                          <w:rPr>
                            <w:rFonts w:asciiTheme="majorHAnsi" w:hAnsiTheme="majorHAnsi" w:cstheme="majorHAnsi"/>
                            <w:sz w:val="18"/>
                            <w:szCs w:val="18"/>
                          </w:rPr>
                        </w:pPr>
                        <w:r w:rsidRPr="002730F4">
                          <w:rPr>
                            <w:rFonts w:asciiTheme="majorHAnsi" w:hAnsiTheme="majorHAnsi" w:cstheme="majorHAnsi"/>
                            <w:sz w:val="18"/>
                            <w:szCs w:val="18"/>
                          </w:rPr>
                          <w:t xml:space="preserve">RELATED PARTY </w:t>
                        </w:r>
                        <w:r w:rsidRPr="002730F4">
                          <w:rPr>
                            <w:rFonts w:asciiTheme="majorHAnsi" w:hAnsiTheme="majorHAnsi" w:cstheme="majorHAnsi"/>
                            <w:sz w:val="18"/>
                            <w:szCs w:val="18"/>
                            <w:lang w:val="vi-VN"/>
                          </w:rPr>
                          <w:t>2</w:t>
                        </w:r>
                      </w:p>
                    </w:txbxContent>
                  </v:textbox>
                </v:rect>
                <v:rect id="Rectangle 1398" o:spid="_x0000_s1046" style="position:absolute;left:19443;top:10553;width:11578;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" filled="f" stroked="f" strokeweight="2pt">
                  <v:textbox>
                    <w:txbxContent>
                      <w:p w14:paraId="5D749222" w14:textId="2F58CD1C" w:rsidR="00E3444F" w:rsidRPr="00BC7011" w:rsidRDefault="00E3444F" w:rsidP="00E3444F">
                        <w:pPr>
                          <w:pStyle w:val="NormalWeb"/>
                          <w:spacing w:before="0" w:beforeAutospacing="0" w:after="0" w:afterAutospacing="0"/>
                          <w:jc w:val="center"/>
                          <w:rPr>
                            <w:rFonts w:asciiTheme="majorHAnsi" w:hAnsiTheme="majorHAnsi" w:cstheme="majorHAnsi"/>
                            <w:sz w:val="22"/>
                            <w:szCs w:val="22"/>
                          </w:rPr>
                        </w:pPr>
                        <w:r w:rsidRPr="00BC7011">
                          <w:rPr>
                            <w:rFonts w:asciiTheme="majorHAnsi" w:hAnsiTheme="majorHAnsi" w:cstheme="majorHAnsi"/>
                            <w:color w:val="000000"/>
                            <w:sz w:val="18"/>
                            <w:szCs w:val="18"/>
                            <w:highlight w:val="yellow"/>
                          </w:rPr>
                          <w:t>Raw materials</w:t>
                        </w:r>
                      </w:p>
                      <w:p w14:paraId="5DA9B7BB" w14:textId="3545FE0E" w:rsidR="005D16E1" w:rsidRPr="006106D3" w:rsidRDefault="005D16E1" w:rsidP="0035761F">
                        <w:pPr>
                          <w:jc w:val="center"/>
                          <w:rPr>
                            <w:color w:val="000000" w:themeColor="text1"/>
                            <w:sz w:val="20"/>
                          </w:rPr>
                        </w:pPr>
                      </w:p>
                    </w:txbxContent>
                  </v:textbox>
                </v:rect>
                <v:line id="Straight Connector 1400" o:spid="_x0000_s1047" style="position:absolute;visibility:visible;mso-wrap-style:square" from="2705,13525" to="58531,13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" strokecolor="#0088ce [3044]">
                  <v:stroke dashstyle="3 1"/>
                </v:line>
                <v:rect id="Rectangle 1401" o:spid="_x0000_s1048" style="position:absolute;left:48177;top:10437;width:10890;height:4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" filled="f" stroked="f" strokeweight="2pt">
                  <v:textbox>
                    <w:txbxContent>
                      <w:p w14:paraId="6A1A285B" w14:textId="77777777" w:rsidR="005D16E1" w:rsidRPr="00CE0B1F" w:rsidRDefault="005D16E1" w:rsidP="0035761F">
                        <w:pPr>
                          <w:pStyle w:val="NormalWeb"/>
                          <w:spacing w:before="0" w:beforeAutospacing="0" w:after="0" w:afterAutospacing="0"/>
                          <w:jc w:val="right"/>
                          <w:rPr>
                            <w:rFonts w:asciiTheme="majorHAnsi" w:hAnsiTheme="majorHAnsi" w:cstheme="majorHAnsi"/>
                            <w:i/>
                          </w:rPr>
                        </w:pPr>
                        <w:r w:rsidRPr="00CE0B1F">
                          <w:rPr>
                            <w:rFonts w:asciiTheme="majorHAnsi" w:hAnsiTheme="majorHAnsi" w:cstheme="majorHAnsi"/>
                            <w:i/>
                            <w:color w:val="000000"/>
                            <w:sz w:val="20"/>
                            <w:szCs w:val="20"/>
                          </w:rPr>
                          <w:t>Overseas</w:t>
                        </w:r>
                      </w:p>
                    </w:txbxContent>
                  </v:textbox>
                </v:rect>
                <v:rect id="Rectangle 1402" o:spid="_x0000_s1049" style="position:absolute;left:47391;top:12761;width:10890;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" filled="f" stroked="f" strokeweight="2pt">
                  <v:textbox>
                    <w:txbxContent>
                      <w:p w14:paraId="088B2A37" w14:textId="77777777" w:rsidR="005D16E1" w:rsidRPr="00CE0B1F" w:rsidRDefault="005D16E1" w:rsidP="0035761F">
                        <w:pPr>
                          <w:pStyle w:val="NormalWeb"/>
                          <w:spacing w:before="0" w:beforeAutospacing="0" w:after="0" w:afterAutospacing="0"/>
                          <w:jc w:val="right"/>
                          <w:rPr>
                            <w:rFonts w:asciiTheme="majorHAnsi" w:hAnsiTheme="majorHAnsi" w:cstheme="majorHAnsi"/>
                          </w:rPr>
                        </w:pPr>
                        <w:r w:rsidRPr="00CE0B1F">
                          <w:rPr>
                            <w:rFonts w:asciiTheme="majorHAnsi" w:hAnsiTheme="majorHAnsi" w:cstheme="majorHAnsi"/>
                            <w:i/>
                            <w:iCs/>
                            <w:color w:val="000000"/>
                            <w:sz w:val="20"/>
                            <w:szCs w:val="20"/>
                          </w:rPr>
                          <w:t>Vietnam</w:t>
                        </w:r>
                      </w:p>
                    </w:txbxContent>
                  </v:textbox>
                </v:rect>
                <v:rect id="Rectangle 1405" o:spid="_x0000_s1050" style="position:absolute;left:12519;top:17248;width:12226;height:42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" filled="f" stroked="f" strokeweight="2pt">
                  <v:textbox>
                    <w:txbxContent>
                      <w:p w14:paraId="58BE0912" w14:textId="7CC186BB" w:rsidR="005D16E1" w:rsidRPr="00376B4B" w:rsidRDefault="00E3444F" w:rsidP="0035761F">
                        <w:pPr>
                          <w:pStyle w:val="NormalWeb"/>
                          <w:spacing w:before="0" w:beforeAutospacing="0" w:after="0" w:afterAutospacing="0"/>
                          <w:jc w:val="center"/>
                          <w:rPr>
                            <w:rFonts w:asciiTheme="majorHAnsi" w:hAnsiTheme="majorHAnsi" w:cstheme="majorHAnsi"/>
                            <w:sz w:val="22"/>
                            <w:szCs w:val="22"/>
                          </w:rPr>
                        </w:pPr>
                        <w:r w:rsidRPr="002730F4">
                          <w:rPr>
                            <w:rFonts w:asciiTheme="majorHAnsi" w:hAnsiTheme="majorHAnsi" w:cstheme="majorHAnsi"/>
                            <w:color w:val="000000"/>
                            <w:sz w:val="18"/>
                            <w:szCs w:val="18"/>
                            <w:highlight w:val="yellow"/>
                          </w:rPr>
                          <w:t>Raw materials</w:t>
                        </w:r>
                      </w:p>
                    </w:txbxContent>
                  </v:textbox>
                </v:rect>
                <v:rect id="Rectangle 13" o:spid="_x0000_s1051" style="position:absolute;left:1095;top:17275;width:13625;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" fillcolor="#ab0d82" strokecolor="#ab0d82" strokeweight="2pt">
                  <v:textbox>
                    <w:txbxContent>
                      <w:p w14:paraId="5076FAFC" w14:textId="6F0263CB" w:rsidR="00E3444F" w:rsidRPr="00E3444F" w:rsidRDefault="00E3444F" w:rsidP="0035761F">
                        <w:pPr>
                          <w:pStyle w:val="NormalWeb"/>
                          <w:spacing w:before="0" w:beforeAutospacing="0" w:after="0" w:afterAutospacing="0"/>
                          <w:jc w:val="center"/>
                          <w:rPr>
                            <w:rFonts w:asciiTheme="majorHAnsi" w:hAnsiTheme="majorHAnsi" w:cstheme="majorHAnsi"/>
                            <w:sz w:val="18"/>
                            <w:szCs w:val="18"/>
                          </w:rPr>
                        </w:pPr>
                        <w:r w:rsidRPr="00E3444F">
                          <w:rPr>
                            <w:rFonts w:asciiTheme="majorHAnsi" w:hAnsiTheme="majorHAnsi" w:cstheme="majorHAnsi"/>
                            <w:sz w:val="18"/>
                            <w:szCs w:val="18"/>
                          </w:rPr>
                          <w:t xml:space="preserve">RELATED PARTY </w:t>
                        </w:r>
                        <w:r>
                          <w:rPr>
                            <w:rFonts w:asciiTheme="majorHAnsi" w:hAnsiTheme="majorHAnsi" w:cstheme="majorHAnsi"/>
                            <w:sz w:val="18"/>
                            <w:szCs w:val="18"/>
                          </w:rPr>
                          <w:t>3</w:t>
                        </w:r>
                      </w:p>
                    </w:txbxContent>
                  </v:textbox>
                </v:rect>
                <v:shapetype id="_x0000_t32" coordsize="21600,21600" o:spt="32" o:oned="t" path="m,l21600,21600e" filled="f">
                  <v:path arrowok="t" fillok="f" o:connecttype="none"/>
                  <o:lock v:ext="edit" shapetype="t"/>
                </v:shapetype>
                <v:shape id="Straight Arrow Connector 23" o:spid="_x0000_s1052" type="#_x0000_t32" style="position:absolute;left:29348;top:8604;width:10;height:86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" strokecolor="#0088ce [3044]">
                  <v:stroke endarrow="block"/>
                </v:shape>
                <v:shape id="Straight Arrow Connector 30" o:spid="_x0000_s1053" type="#_x0000_t32" style="position:absolute;left:14720;top:20577;width:7816;height: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" strokecolor="#0088ce [3044]">
                  <v:stroke endarrow="block"/>
                </v:shape>
                <v:shapetype id="_x0000_t33" coordsize="21600,21600" o:spt="33" o:oned="t" path="m,l21600,r,21600e" filled="f">
                  <v:stroke joinstyle="miter"/>
                  <v:path arrowok="t" fillok="f" o:connecttype="none"/>
                  <o:lock v:ext="edit" shapetype="t"/>
                </v:shapetype>
                <v:shape id="Connector: Elbow 39" o:spid="_x0000_s1054" type="#_x0000_t33" style="position:absolute;left:36161;top:8603;width:10134;height:1199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" strokecolor="#ab0d82">
                  <v:stroke endarrow="block"/>
                </v:shape>
                <v:rect id="Rectangle 40" o:spid="_x0000_s1055" style="position:absolute;left:36371;top:9721;width:11576;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" filled="f" stroked="f" strokeweight="2pt">
                  <v:textbox>
                    <w:txbxContent>
                      <w:p w14:paraId="0B6C02C7" w14:textId="6B35C850" w:rsidR="00A74427" w:rsidRDefault="00A74427" w:rsidP="00A74427">
                        <w:pPr>
                          <w:spacing w:line="256" w:lineRule="auto"/>
                          <w:jc w:val="center"/>
                          <w:rPr>
                            <w:color w:val="000000"/>
                            <w:sz w:val="20"/>
                            <w:szCs w:val="20"/>
                          </w:rPr>
                        </w:pPr>
                        <w:r w:rsidRPr="00104247">
                          <w:rPr>
                            <w:color w:val="000000"/>
                            <w:sz w:val="18"/>
                            <w:szCs w:val="18"/>
                            <w:highlight w:val="yellow"/>
                          </w:rPr>
                          <w:t>Finished goods</w:t>
                        </w:r>
                        <w:r>
                          <w:rPr>
                            <w:color w:val="000000"/>
                            <w:sz w:val="20"/>
                            <w:szCs w:val="20"/>
                          </w:rPr>
                          <w:t> </w:t>
                        </w:r>
                      </w:p>
                    </w:txbxContent>
                  </v:textbox>
                </v:rect>
                <w10:anchorlock/>
              </v:group>
            </w:pict>
          </mc:Fallback>
        </mc:AlternateContent>
      </w:r>
    </w:p>
    <w:p w14:paraId="5A377FE0" w14:textId="5E2BD858" w:rsidR="000B09B9" w:rsidRDefault="007472B9" w:rsidP="000B09B9">
      <w:pPr>
        <w:pStyle w:val="Caption"/>
      </w:pPr>
      <w:r>
        <w:rPr>
          <w:highlight w:val="yellow"/>
        </w:rPr>
        <w:t>Table</w:t>
      </w:r>
      <w:r w:rsidRPr="008755D2">
        <w:rPr>
          <w:highlight w:val="yellow"/>
        </w:rPr>
        <w:t xml:space="preserve"> </w:t>
      </w:r>
      <w:r w:rsidR="000B09B9" w:rsidRPr="008755D2">
        <w:rPr>
          <w:b w:val="0"/>
          <w:iCs w:val="0"/>
          <w:highlight w:val="yellow"/>
        </w:rPr>
        <w:fldChar w:fldCharType="begin"/>
      </w:r>
      <w:r w:rsidR="000B09B9" w:rsidRPr="008755D2">
        <w:rPr>
          <w:highlight w:val="yellow"/>
        </w:rPr>
        <w:instrText xml:space="preserve"> STYLEREF 1 \s </w:instrText>
      </w:r>
      <w:r w:rsidR="000B09B9" w:rsidRPr="008755D2">
        <w:rPr>
          <w:b w:val="0"/>
          <w:iCs w:val="0"/>
          <w:highlight w:val="yellow"/>
        </w:rPr>
        <w:fldChar w:fldCharType="separate"/>
      </w:r>
      <w:r w:rsidR="00511357">
        <w:rPr>
          <w:noProof/>
          <w:highlight w:val="yellow"/>
        </w:rPr>
        <w:t>3</w:t>
      </w:r>
      <w:r w:rsidR="000B09B9" w:rsidRPr="008755D2">
        <w:rPr>
          <w:b w:val="0"/>
          <w:iCs w:val="0"/>
          <w:highlight w:val="yellow"/>
        </w:rPr>
        <w:fldChar w:fldCharType="end"/>
      </w:r>
      <w:r w:rsidR="000B09B9" w:rsidRPr="008755D2">
        <w:rPr>
          <w:highlight w:val="yellow"/>
        </w:rPr>
        <w:noBreakHyphen/>
      </w:r>
      <w:r w:rsidR="000B09B9" w:rsidRPr="008755D2">
        <w:rPr>
          <w:b w:val="0"/>
          <w:iCs w:val="0"/>
          <w:highlight w:val="yellow"/>
        </w:rPr>
        <w:fldChar w:fldCharType="begin"/>
      </w:r>
      <w:r w:rsidR="000B09B9" w:rsidRPr="008755D2">
        <w:rPr>
          <w:highlight w:val="yellow"/>
        </w:rPr>
        <w:instrText xml:space="preserve"> SEQ Figure \* ARABIC \s 1 </w:instrText>
      </w:r>
      <w:r w:rsidR="000B09B9" w:rsidRPr="008755D2">
        <w:rPr>
          <w:b w:val="0"/>
          <w:iCs w:val="0"/>
          <w:highlight w:val="yellow"/>
        </w:rPr>
        <w:fldChar w:fldCharType="separate"/>
      </w:r>
      <w:r w:rsidR="00511357">
        <w:rPr>
          <w:noProof/>
          <w:highlight w:val="yellow"/>
        </w:rPr>
        <w:t>2</w:t>
      </w:r>
      <w:r w:rsidR="000B09B9" w:rsidRPr="008755D2">
        <w:rPr>
          <w:b w:val="0"/>
          <w:iCs w:val="0"/>
          <w:highlight w:val="yellow"/>
        </w:rPr>
        <w:fldChar w:fldCharType="end"/>
      </w:r>
      <w:r w:rsidR="000B09B9" w:rsidRPr="008755D2">
        <w:rPr>
          <w:highlight w:val="yellow"/>
        </w:rPr>
        <w:t>:</w:t>
      </w:r>
      <w:r w:rsidR="000B09B9" w:rsidRPr="00251E2F">
        <w:rPr>
          <w:highlight w:val="yellow"/>
        </w:rPr>
        <w:t xml:space="preserve"> </w:t>
      </w:r>
      <w:r w:rsidR="00177E38">
        <w:rPr>
          <w:highlight w:val="yellow"/>
        </w:rPr>
        <w:t>T</w:t>
      </w:r>
      <w:r w:rsidR="000B09B9">
        <w:rPr>
          <w:highlight w:val="yellow"/>
        </w:rPr>
        <w:t>ransaction</w:t>
      </w:r>
      <w:r w:rsidR="00177E38">
        <w:rPr>
          <w:highlight w:val="yellow"/>
        </w:rPr>
        <w:t xml:space="preserve"> summary</w:t>
      </w:r>
      <w:bookmarkStart w:id="637" w:name="_Toc516668402"/>
      <w:bookmarkStart w:id="638" w:name="_Ref525335843"/>
      <w:bookmarkStart w:id="639" w:name="_Toc508216340"/>
      <w:bookmarkStart w:id="640" w:name="_Toc514923576"/>
      <w:bookmarkStart w:id="641" w:name="_Ref526064154"/>
      <w:bookmarkStart w:id="642" w:name="_Toc526104595"/>
      <w:bookmarkStart w:id="643" w:name="_Ref17187081"/>
      <w:r w:rsidR="00523EED">
        <w:rPr>
          <w:rStyle w:val="FootnoteReference"/>
          <w:highlight w:val="yellow"/>
        </w:rPr>
        <w:footnoteReference w:id="5"/>
      </w:r>
    </w:p>
    <w:tbl>
      <w:tblPr>
        <w:tblStyle w:val="KPMGFinanci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2461"/>
        <w:gridCol w:w="1310"/>
        <w:gridCol w:w="1919"/>
      </w:tblGrid>
      <w:tr w:rsidR="00A0725F" w:rsidRPr="004E1431" w14:paraId="0025275F"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2" w:type="pct"/>
            <w:vAlign w:val="center"/>
          </w:tcPr>
          <w:p w14:paraId="7EFE3380" w14:textId="77777777" w:rsidR="00A0725F" w:rsidRPr="00663F5B" w:rsidRDefault="00A0725F" w:rsidP="001B6E73">
            <w:pPr>
              <w:rPr>
                <w:b w:val="0"/>
                <w:szCs w:val="18"/>
              </w:rPr>
            </w:pPr>
            <w:r w:rsidRPr="00274D6E">
              <w:rPr>
                <w:szCs w:val="18"/>
              </w:rPr>
              <w:t>Transaction</w:t>
            </w:r>
          </w:p>
        </w:tc>
        <w:tc>
          <w:tcPr>
            <w:tcW w:w="1448" w:type="pct"/>
            <w:vAlign w:val="center"/>
          </w:tcPr>
          <w:p w14:paraId="790AB58D" w14:textId="0B03BE38" w:rsidR="00A0725F" w:rsidRPr="00663F5B" w:rsidRDefault="00A0725F" w:rsidP="001B6E73">
            <w:pPr>
              <w:cnfStyle w:val="100000000000" w:firstRow="1" w:lastRow="0" w:firstColumn="0" w:lastColumn="0" w:oddVBand="0" w:evenVBand="0" w:oddHBand="0" w:evenHBand="0" w:firstRowFirstColumn="0" w:firstRowLastColumn="0" w:lastRowFirstColumn="0" w:lastRowLastColumn="0"/>
              <w:rPr>
                <w:szCs w:val="18"/>
              </w:rPr>
            </w:pPr>
            <w:r w:rsidRPr="00274D6E">
              <w:rPr>
                <w:szCs w:val="18"/>
              </w:rPr>
              <w:t>Related party</w:t>
            </w:r>
          </w:p>
        </w:tc>
        <w:tc>
          <w:tcPr>
            <w:tcW w:w="771" w:type="pct"/>
            <w:vAlign w:val="center"/>
          </w:tcPr>
          <w:p w14:paraId="4273A6E8" w14:textId="4AF1ABBC" w:rsidR="00A0725F" w:rsidRPr="00274D6E" w:rsidRDefault="00A0725F" w:rsidP="002002C0">
            <w:pPr>
              <w:cnfStyle w:val="100000000000" w:firstRow="1" w:lastRow="0" w:firstColumn="0" w:lastColumn="0" w:oddVBand="0" w:evenVBand="0" w:oddHBand="0" w:evenHBand="0" w:firstRowFirstColumn="0" w:firstRowLastColumn="0" w:lastRowFirstColumn="0" w:lastRowLastColumn="0"/>
              <w:rPr>
                <w:szCs w:val="18"/>
              </w:rPr>
            </w:pPr>
            <w:r>
              <w:rPr>
                <w:szCs w:val="18"/>
              </w:rPr>
              <w:t>Type of relationship</w:t>
            </w:r>
            <w:r w:rsidR="007A51C5">
              <w:rPr>
                <w:rStyle w:val="FootnoteReference"/>
                <w:szCs w:val="18"/>
              </w:rPr>
              <w:footnoteReference w:id="6"/>
            </w:r>
          </w:p>
        </w:tc>
        <w:tc>
          <w:tcPr>
            <w:tcW w:w="1129" w:type="pct"/>
            <w:vAlign w:val="center"/>
          </w:tcPr>
          <w:p w14:paraId="2AE3CC66" w14:textId="6E3355E8" w:rsidR="00A0725F" w:rsidRPr="00663F5B" w:rsidRDefault="00A0725F" w:rsidP="002002C0">
            <w:pPr>
              <w:cnfStyle w:val="100000000000" w:firstRow="1" w:lastRow="0" w:firstColumn="0" w:lastColumn="0" w:oddVBand="0" w:evenVBand="0" w:oddHBand="0" w:evenHBand="0" w:firstRowFirstColumn="0" w:firstRowLastColumn="0" w:lastRowFirstColumn="0" w:lastRowLastColumn="0"/>
              <w:rPr>
                <w:b w:val="0"/>
                <w:szCs w:val="18"/>
              </w:rPr>
            </w:pPr>
            <w:r w:rsidRPr="00274D6E">
              <w:rPr>
                <w:szCs w:val="18"/>
              </w:rPr>
              <w:t>Amount (VND)</w:t>
            </w:r>
          </w:p>
        </w:tc>
      </w:tr>
      <w:tr w:rsidR="00A0725F" w:rsidRPr="004E1431" w14:paraId="630A87F5"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2C641179" w14:textId="6FD9D8A1" w:rsidR="00A0725F" w:rsidRPr="002002C0" w:rsidRDefault="00A0725F" w:rsidP="004E1431">
            <w:pPr>
              <w:rPr>
                <w:szCs w:val="18"/>
                <w:highlight w:val="yellow"/>
              </w:rPr>
            </w:pPr>
            <w:r w:rsidRPr="002002C0">
              <w:rPr>
                <w:szCs w:val="18"/>
                <w:highlight w:val="yellow"/>
              </w:rPr>
              <w:t>Sales of finished goods</w:t>
            </w:r>
          </w:p>
        </w:tc>
        <w:tc>
          <w:tcPr>
            <w:tcW w:w="0" w:type="pct"/>
            <w:vAlign w:val="center"/>
          </w:tcPr>
          <w:p w14:paraId="15FF1E03" w14:textId="1D4DB085"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7691A2E5" w14:textId="48EFCF19"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772F0CCA" w14:textId="69D6F569"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79322C29"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260EB578" w14:textId="599F210F" w:rsidR="00A0725F" w:rsidRPr="002002C0" w:rsidRDefault="00A0725F" w:rsidP="004E1431">
            <w:pPr>
              <w:rPr>
                <w:szCs w:val="18"/>
                <w:highlight w:val="yellow"/>
              </w:rPr>
            </w:pPr>
            <w:r w:rsidRPr="002002C0">
              <w:rPr>
                <w:szCs w:val="18"/>
                <w:highlight w:val="yellow"/>
              </w:rPr>
              <w:t>Purchases of raw materials</w:t>
            </w:r>
          </w:p>
        </w:tc>
        <w:tc>
          <w:tcPr>
            <w:tcW w:w="0" w:type="pct"/>
            <w:vAlign w:val="center"/>
          </w:tcPr>
          <w:p w14:paraId="1D5492EA" w14:textId="7D61AD51"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7A5BE96C" w14:textId="32E8C960"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5094D813" w14:textId="4C231EA8"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2B53B7A2"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487522E2" w14:textId="5ED7F45A" w:rsidR="00A0725F" w:rsidRPr="002002C0" w:rsidRDefault="00A0725F" w:rsidP="004E1431">
            <w:pPr>
              <w:rPr>
                <w:szCs w:val="18"/>
                <w:highlight w:val="yellow"/>
              </w:rPr>
            </w:pPr>
            <w:r w:rsidRPr="002002C0">
              <w:rPr>
                <w:szCs w:val="18"/>
                <w:highlight w:val="yellow"/>
              </w:rPr>
              <w:t>Receipt of technical support services</w:t>
            </w:r>
          </w:p>
        </w:tc>
        <w:tc>
          <w:tcPr>
            <w:tcW w:w="0" w:type="pct"/>
            <w:vAlign w:val="center"/>
          </w:tcPr>
          <w:p w14:paraId="50C81A7B" w14:textId="4ECB44F5" w:rsidR="00A0725F" w:rsidRPr="004E1431" w:rsidRDefault="00A0725F" w:rsidP="00663F5B">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0A9C23FF" w14:textId="278232CE"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27ACCD7B" w14:textId="3316BEA2" w:rsidR="00A0725F" w:rsidRPr="004E1431"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34720BB8"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14D52A3E" w14:textId="6CEA1243" w:rsidR="00A0725F" w:rsidRPr="002002C0" w:rsidRDefault="00A0725F" w:rsidP="004E1431">
            <w:pPr>
              <w:rPr>
                <w:szCs w:val="18"/>
                <w:highlight w:val="yellow"/>
              </w:rPr>
            </w:pPr>
            <w:r w:rsidRPr="002002C0">
              <w:rPr>
                <w:szCs w:val="18"/>
                <w:highlight w:val="yellow"/>
              </w:rPr>
              <w:t>Payment of royalty fee</w:t>
            </w:r>
          </w:p>
        </w:tc>
        <w:tc>
          <w:tcPr>
            <w:tcW w:w="0" w:type="pct"/>
            <w:vAlign w:val="center"/>
          </w:tcPr>
          <w:p w14:paraId="50C23E0D" w14:textId="4ED72A56" w:rsidR="00A0725F" w:rsidRPr="00663F5B"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highlight w:val="yellow"/>
              </w:rPr>
            </w:pPr>
            <w:r w:rsidRPr="0006462A">
              <w:rPr>
                <w:rFonts w:asciiTheme="majorHAnsi" w:hAnsiTheme="majorHAnsi" w:cstheme="majorHAnsi"/>
                <w:szCs w:val="18"/>
                <w:highlight w:val="yellow"/>
              </w:rPr>
              <w:t>xxx</w:t>
            </w:r>
          </w:p>
        </w:tc>
        <w:tc>
          <w:tcPr>
            <w:tcW w:w="0" w:type="pct"/>
            <w:vAlign w:val="center"/>
          </w:tcPr>
          <w:p w14:paraId="4427B6C8" w14:textId="48E3D4E3"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46D35509" w14:textId="231DAAA1" w:rsidR="00A0725F" w:rsidRPr="00663F5B"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r>
      <w:tr w:rsidR="00A0725F" w:rsidRPr="004E1431" w14:paraId="3D16D8C9"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5B1F64DA" w14:textId="3A2C5E06" w:rsidR="00A0725F" w:rsidRPr="002002C0" w:rsidRDefault="00FC07DE" w:rsidP="00FC07DE">
            <w:pPr>
              <w:rPr>
                <w:szCs w:val="18"/>
                <w:highlight w:val="yellow"/>
              </w:rPr>
            </w:pPr>
            <w:r w:rsidRPr="002002C0">
              <w:rPr>
                <w:szCs w:val="18"/>
                <w:highlight w:val="yellow"/>
              </w:rPr>
              <w:t xml:space="preserve">Interest on intercompany loans </w:t>
            </w:r>
          </w:p>
        </w:tc>
        <w:tc>
          <w:tcPr>
            <w:tcW w:w="0" w:type="pct"/>
            <w:vAlign w:val="center"/>
          </w:tcPr>
          <w:p w14:paraId="5E6CD716" w14:textId="5E60A3AB" w:rsidR="00A0725F" w:rsidRPr="004E1431" w:rsidRDefault="00A0725F" w:rsidP="004E1431">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7562D2EA" w14:textId="676AF050" w:rsidR="00A0725F" w:rsidRPr="0006462A"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06462A">
              <w:rPr>
                <w:rFonts w:asciiTheme="majorHAnsi" w:hAnsiTheme="majorHAnsi" w:cstheme="majorHAnsi"/>
                <w:szCs w:val="18"/>
                <w:highlight w:val="yellow"/>
              </w:rPr>
              <w:t>xxx</w:t>
            </w:r>
          </w:p>
        </w:tc>
        <w:tc>
          <w:tcPr>
            <w:tcW w:w="0" w:type="pct"/>
            <w:vAlign w:val="center"/>
          </w:tcPr>
          <w:p w14:paraId="1084434F" w14:textId="429BFDC2" w:rsidR="00A0725F" w:rsidRPr="004E1431" w:rsidRDefault="00A0725F"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r w:rsidR="00FC07DE" w:rsidRPr="004E1431" w14:paraId="22AFC43B" w14:textId="77777777" w:rsidTr="00574648">
        <w:tc>
          <w:tcPr>
            <w:cnfStyle w:val="001000000000" w:firstRow="0" w:lastRow="0" w:firstColumn="1" w:lastColumn="0" w:oddVBand="0" w:evenVBand="0" w:oddHBand="0" w:evenHBand="0" w:firstRowFirstColumn="0" w:firstRowLastColumn="0" w:lastRowFirstColumn="0" w:lastRowLastColumn="0"/>
            <w:tcW w:w="0" w:type="pct"/>
            <w:vAlign w:val="center"/>
          </w:tcPr>
          <w:p w14:paraId="16385655" w14:textId="6565BF60" w:rsidR="00FC07DE" w:rsidRPr="002002C0" w:rsidRDefault="00FC07DE" w:rsidP="00FC07DE">
            <w:pPr>
              <w:rPr>
                <w:szCs w:val="18"/>
                <w:highlight w:val="yellow"/>
              </w:rPr>
            </w:pPr>
            <w:r w:rsidRPr="002002C0">
              <w:rPr>
                <w:szCs w:val="18"/>
                <w:highlight w:val="yellow"/>
              </w:rPr>
              <w:t>Purchase / selling of fixed assets</w:t>
            </w:r>
          </w:p>
        </w:tc>
        <w:tc>
          <w:tcPr>
            <w:tcW w:w="0" w:type="pct"/>
            <w:vAlign w:val="center"/>
          </w:tcPr>
          <w:p w14:paraId="0A54AF1C" w14:textId="676EA2E9" w:rsidR="00FC07DE" w:rsidRPr="00663F5B" w:rsidRDefault="00FC07DE" w:rsidP="00FC07DE">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6B8C9A1E" w14:textId="0C9223D4" w:rsidR="00FC07DE" w:rsidRPr="00663F5B"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c>
          <w:tcPr>
            <w:tcW w:w="0" w:type="pct"/>
            <w:vAlign w:val="center"/>
          </w:tcPr>
          <w:p w14:paraId="6DCE696F" w14:textId="1A6CB843" w:rsidR="00FC07DE" w:rsidRPr="00663F5B" w:rsidRDefault="00FC07DE"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r w:rsidR="00FC07DE" w:rsidRPr="004E1431" w14:paraId="7D2ED6CE" w14:textId="77777777" w:rsidTr="00574648">
        <w:tc>
          <w:tcPr>
            <w:cnfStyle w:val="001000000000" w:firstRow="0" w:lastRow="0" w:firstColumn="1" w:lastColumn="0" w:oddVBand="0" w:evenVBand="0" w:oddHBand="0" w:evenHBand="0" w:firstRowFirstColumn="0" w:firstRowLastColumn="0" w:lastRowFirstColumn="0" w:lastRowLastColumn="0"/>
            <w:tcW w:w="1652" w:type="pct"/>
            <w:vAlign w:val="center"/>
          </w:tcPr>
          <w:p w14:paraId="2CC288DF" w14:textId="78A48F27" w:rsidR="00FC07DE" w:rsidRPr="002002C0" w:rsidRDefault="00FC07DE" w:rsidP="00FC07DE">
            <w:pPr>
              <w:rPr>
                <w:szCs w:val="18"/>
                <w:highlight w:val="yellow"/>
              </w:rPr>
            </w:pPr>
            <w:r w:rsidRPr="002002C0">
              <w:rPr>
                <w:szCs w:val="18"/>
                <w:highlight w:val="yellow"/>
              </w:rPr>
              <w:t>Other transactions</w:t>
            </w:r>
          </w:p>
        </w:tc>
        <w:tc>
          <w:tcPr>
            <w:tcW w:w="0" w:type="pct"/>
            <w:vAlign w:val="center"/>
          </w:tcPr>
          <w:p w14:paraId="3E09B0E6" w14:textId="57E5A03B" w:rsidR="00FC07DE" w:rsidRPr="00663F5B" w:rsidRDefault="00FC07DE" w:rsidP="002002C0">
            <w:pPr>
              <w:jc w:val="left"/>
              <w:cnfStyle w:val="000000000000" w:firstRow="0" w:lastRow="0" w:firstColumn="0" w:lastColumn="0" w:oddVBand="0" w:evenVBand="0" w:oddHBand="0" w:evenHBand="0" w:firstRowFirstColumn="0" w:firstRowLastColumn="0" w:lastRowFirstColumn="0" w:lastRowLastColumn="0"/>
              <w:rPr>
                <w:szCs w:val="18"/>
              </w:rPr>
            </w:pPr>
            <w:r w:rsidRPr="0006462A">
              <w:rPr>
                <w:rFonts w:asciiTheme="majorHAnsi" w:hAnsiTheme="majorHAnsi" w:cstheme="majorHAnsi"/>
                <w:szCs w:val="18"/>
                <w:highlight w:val="yellow"/>
              </w:rPr>
              <w:t>xxx</w:t>
            </w:r>
          </w:p>
        </w:tc>
        <w:tc>
          <w:tcPr>
            <w:tcW w:w="0" w:type="pct"/>
            <w:vAlign w:val="center"/>
          </w:tcPr>
          <w:p w14:paraId="14D431E3" w14:textId="5D752BAB" w:rsidR="00FC07DE" w:rsidRPr="00663F5B" w:rsidRDefault="008E3405" w:rsidP="002002C0">
            <w:pPr>
              <w:jc w:val="lef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c>
          <w:tcPr>
            <w:tcW w:w="1129" w:type="pct"/>
            <w:vAlign w:val="center"/>
          </w:tcPr>
          <w:p w14:paraId="2B8A8C23" w14:textId="1F40D2A0" w:rsidR="00FC07DE" w:rsidRPr="00663F5B" w:rsidRDefault="00FC07DE" w:rsidP="0010424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rPr>
            </w:pPr>
            <w:r w:rsidRPr="0006462A">
              <w:rPr>
                <w:rFonts w:asciiTheme="majorHAnsi" w:hAnsiTheme="majorHAnsi" w:cstheme="majorHAnsi"/>
                <w:szCs w:val="18"/>
                <w:highlight w:val="yellow"/>
              </w:rPr>
              <w:t>xxx</w:t>
            </w:r>
          </w:p>
        </w:tc>
      </w:tr>
    </w:tbl>
    <w:p w14:paraId="642AD64D" w14:textId="4B6AEAE0" w:rsidR="00923508" w:rsidRDefault="0035761F" w:rsidP="00270865">
      <w:pPr>
        <w:pStyle w:val="Heading2"/>
      </w:pPr>
      <w:bookmarkStart w:id="650" w:name="_Toc147743187"/>
      <w:r>
        <w:rPr>
          <w:noProof/>
          <w:lang w:eastAsia="en-US"/>
        </w:rPr>
        <w:lastRenderedPageBreak/>
        <mc:AlternateContent>
          <mc:Choice Requires="wps">
            <w:drawing>
              <wp:anchor distT="45720" distB="45720" distL="114300" distR="114300" simplePos="0" relativeHeight="251658246" behindDoc="0" locked="0" layoutInCell="1" allowOverlap="1" wp14:anchorId="371F22A5" wp14:editId="18C1CDEE">
                <wp:simplePos x="0" y="0"/>
                <wp:positionH relativeFrom="margin">
                  <wp:align>left</wp:align>
                </wp:positionH>
                <wp:positionV relativeFrom="paragraph">
                  <wp:posOffset>331970</wp:posOffset>
                </wp:positionV>
                <wp:extent cx="5358130" cy="3691255"/>
                <wp:effectExtent l="0" t="0" r="13970" b="23495"/>
                <wp:wrapSquare wrapText="bothSides"/>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691719"/>
                        </a:xfrm>
                        <a:prstGeom prst="rect">
                          <a:avLst/>
                        </a:prstGeom>
                        <a:solidFill>
                          <a:schemeClr val="bg1">
                            <a:lumMod val="75000"/>
                          </a:schemeClr>
                        </a:solidFill>
                        <a:ln w="9525">
                          <a:solidFill>
                            <a:srgbClr val="000000"/>
                          </a:solidFill>
                          <a:miter lim="800000"/>
                          <a:headEnd/>
                          <a:tailEnd/>
                        </a:ln>
                      </wps:spPr>
                      <wps:txbx>
                        <w:txbxContent>
                          <w:p w14:paraId="5A70520E" w14:textId="483126F9" w:rsidR="005D16E1" w:rsidRDefault="005D16E1" w:rsidP="00146A0B">
                            <w:pPr>
                              <w:pStyle w:val="ListBullet"/>
                              <w:numPr>
                                <w:ilvl w:val="0"/>
                                <w:numId w:val="0"/>
                              </w:numPr>
                              <w:spacing w:before="40" w:after="40"/>
                              <w:jc w:val="both"/>
                            </w:pPr>
                            <w:r>
                              <w:t>We should include the description of goods / services, transactional amount, and pricing policy if it is relevant and specific:</w:t>
                            </w:r>
                          </w:p>
                          <w:p w14:paraId="2208BA01" w14:textId="2BEE5CC7" w:rsidR="005D16E1" w:rsidRDefault="005D16E1" w:rsidP="00F46F24">
                            <w:pPr>
                              <w:pStyle w:val="ListBullet"/>
                              <w:spacing w:before="40" w:after="40"/>
                              <w:jc w:val="both"/>
                            </w:pPr>
                            <w:r>
                              <w:t>Related party transactions: If there are many RPTs, consider grouping similar transactions with similar pricing policy / nature, or put insignificant RPTs under “Other transactions”.</w:t>
                            </w:r>
                          </w:p>
                          <w:p w14:paraId="09A0A559" w14:textId="726A0193" w:rsidR="005D16E1" w:rsidRDefault="005D16E1" w:rsidP="00F46F24">
                            <w:pPr>
                              <w:pStyle w:val="ListBullet"/>
                              <w:spacing w:before="40" w:after="40"/>
                              <w:jc w:val="both"/>
                            </w:pPr>
                            <w:r>
                              <w:t>Transactional amount: The transactions should be sorted based on their materiality (largest to smallest). Also, consider grouping multiple RPT</w:t>
                            </w:r>
                            <w:r>
                              <w:rPr>
                                <w:lang w:val="vi-VN"/>
                              </w:rPr>
                              <w:t>s</w:t>
                            </w:r>
                            <w:r>
                              <w:t xml:space="preserve"> with insignificant amount (e.g. made up less than 1% of total sales / purchase) under a group “Other </w:t>
                            </w:r>
                            <w:r w:rsidR="00275D83">
                              <w:t>transactions</w:t>
                            </w:r>
                            <w:r>
                              <w:t>”. Make sure you include a footnote to list the other related parties. For example: “Other related parties are XYZ and ILK.”</w:t>
                            </w:r>
                          </w:p>
                          <w:p w14:paraId="72EFD9B4" w14:textId="0B843632" w:rsidR="005D16E1" w:rsidRPr="005B199F" w:rsidRDefault="005D16E1" w:rsidP="00F46F24">
                            <w:pPr>
                              <w:pStyle w:val="ListBullet"/>
                              <w:rPr>
                                <w:color w:val="FF0000"/>
                              </w:rPr>
                            </w:pPr>
                            <w:r w:rsidRPr="005B199F">
                              <w:rPr>
                                <w:color w:val="FF0000"/>
                              </w:rPr>
                              <w:t xml:space="preserve">Pricing policy: In </w:t>
                            </w:r>
                            <w:r w:rsidR="00275D83">
                              <w:rPr>
                                <w:color w:val="FF0000"/>
                              </w:rPr>
                              <w:t>some</w:t>
                            </w:r>
                            <w:r w:rsidRPr="005B199F" w:rsidDel="00275D83">
                              <w:rPr>
                                <w:color w:val="FF0000"/>
                              </w:rPr>
                              <w:t xml:space="preserve"> </w:t>
                            </w:r>
                            <w:r w:rsidRPr="005B199F">
                              <w:rPr>
                                <w:color w:val="FF0000"/>
                              </w:rPr>
                              <w:t>cases, client does not know the pricing policy or disclosing the pricing policy poses high</w:t>
                            </w:r>
                            <w:r w:rsidR="00441F3C">
                              <w:rPr>
                                <w:color w:val="FF0000"/>
                              </w:rPr>
                              <w:t>er</w:t>
                            </w:r>
                            <w:r w:rsidRPr="005B199F">
                              <w:rPr>
                                <w:color w:val="FF0000"/>
                              </w:rPr>
                              <w:t xml:space="preserve"> risk</w:t>
                            </w:r>
                            <w:r w:rsidR="00441F3C">
                              <w:rPr>
                                <w:color w:val="FF0000"/>
                              </w:rPr>
                              <w:t>s</w:t>
                            </w:r>
                            <w:r w:rsidRPr="005B199F">
                              <w:rPr>
                                <w:color w:val="FF0000"/>
                              </w:rPr>
                              <w:t xml:space="preserve">.  In such case, there are a couple of options to consider: </w:t>
                            </w:r>
                          </w:p>
                          <w:p w14:paraId="07D27D73" w14:textId="02844AC5" w:rsidR="005D16E1" w:rsidRPr="00D756C0" w:rsidRDefault="005D16E1" w:rsidP="00146A0B">
                            <w:pPr>
                              <w:pStyle w:val="ListBullet"/>
                              <w:numPr>
                                <w:ilvl w:val="1"/>
                                <w:numId w:val="35"/>
                              </w:numPr>
                              <w:rPr>
                                <w:color w:val="FF0000"/>
                              </w:rPr>
                            </w:pPr>
                            <w:r w:rsidRPr="00D756C0">
                              <w:rPr>
                                <w:color w:val="FF0000"/>
                              </w:rPr>
                              <w:t>Keep the description brief (e.g. “the price was set based on cost plus basis”).  The pricing policy to be disclosed here is the price setting policy; or</w:t>
                            </w:r>
                          </w:p>
                          <w:p w14:paraId="20958A00" w14:textId="77777777" w:rsidR="005D16E1" w:rsidRPr="00D756C0" w:rsidRDefault="005D16E1" w:rsidP="00146A0B">
                            <w:pPr>
                              <w:pStyle w:val="ListBullet"/>
                              <w:numPr>
                                <w:ilvl w:val="1"/>
                                <w:numId w:val="35"/>
                              </w:numPr>
                              <w:rPr>
                                <w:color w:val="FF0000"/>
                              </w:rPr>
                            </w:pPr>
                            <w:r w:rsidRPr="00D756C0">
                              <w:rPr>
                                <w:color w:val="FF0000"/>
                              </w:rPr>
                              <w:t>Don’t disclose any pricing policy</w:t>
                            </w:r>
                          </w:p>
                          <w:p w14:paraId="47811A17" w14:textId="740A2B18" w:rsidR="005D16E1" w:rsidRDefault="005D16E1" w:rsidP="00CC0184">
                            <w:pPr>
                              <w:pStyle w:val="ListBullet"/>
                            </w:pPr>
                            <w:r w:rsidRPr="007D6561">
                              <w:t xml:space="preserve">Please double check the completeness of the RPTs listed in this </w:t>
                            </w:r>
                            <w:r>
                              <w:t>s</w:t>
                            </w:r>
                            <w:r w:rsidRPr="007D6561">
                              <w:t xml:space="preserve">ection with </w:t>
                            </w:r>
                            <w:r>
                              <w:t>Appendix I</w:t>
                            </w:r>
                            <w:r w:rsidRPr="007D6561">
                              <w:t>.</w:t>
                            </w:r>
                          </w:p>
                          <w:p w14:paraId="30F5B950" w14:textId="46FD24F9" w:rsidR="005D16E1" w:rsidRDefault="005D16E1" w:rsidP="00146A0B">
                            <w:pPr>
                              <w:pStyle w:val="ListBullet"/>
                              <w:numPr>
                                <w:ilvl w:val="0"/>
                                <w:numId w:val="0"/>
                              </w:numPr>
                            </w:pPr>
                            <w:r>
                              <w:t>Below are some examples.</w:t>
                            </w:r>
                          </w:p>
                          <w:p w14:paraId="4AF47DDD" w14:textId="62ED16B0" w:rsidR="005D16E1" w:rsidRDefault="005D16E1" w:rsidP="00F46F24">
                            <w:pPr>
                              <w:pStyle w:val="ListBullet"/>
                              <w:numPr>
                                <w:ilvl w:val="0"/>
                                <w:numId w:val="0"/>
                              </w:numPr>
                              <w:spacing w:before="40" w:after="40"/>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F22A5" id="Text Box 213" o:spid="_x0000_s1056" type="#_x0000_t202" style="position:absolute;left:0;text-align:left;margin-left:0;margin-top:26.15pt;width:421.9pt;height:290.65pt;z-index:25165824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" fillcolor="#bfbfbf [2412]">
                <v:textbox>
                  <w:txbxContent>
                    <w:p w14:paraId="5A70520E" w14:textId="483126F9" w:rsidR="005D16E1" w:rsidRDefault="005D16E1" w:rsidP="00146A0B">
                      <w:pPr>
                        <w:pStyle w:val="ListBullet"/>
                        <w:numPr>
                          <w:ilvl w:val="0"/>
                          <w:numId w:val="0"/>
                        </w:numPr>
                        <w:spacing w:before="40" w:after="40"/>
                        <w:jc w:val="both"/>
                      </w:pPr>
                      <w:r>
                        <w:t>We should include the description of goods / services, transactional amount, and pricing policy if it is relevant and specific:</w:t>
                      </w:r>
                    </w:p>
                    <w:p w14:paraId="2208BA01" w14:textId="2BEE5CC7" w:rsidR="005D16E1" w:rsidRDefault="005D16E1" w:rsidP="00F46F24">
                      <w:pPr>
                        <w:pStyle w:val="ListBullet"/>
                        <w:spacing w:before="40" w:after="40"/>
                        <w:jc w:val="both"/>
                      </w:pPr>
                      <w:r>
                        <w:t>Related party transactions: If there are many RPTs, consider grouping similar transactions with similar pricing policy / nature, or put insignificant RPTs under “Other transactions”.</w:t>
                      </w:r>
                    </w:p>
                    <w:p w14:paraId="09A0A559" w14:textId="726A0193" w:rsidR="005D16E1" w:rsidRDefault="005D16E1" w:rsidP="00F46F24">
                      <w:pPr>
                        <w:pStyle w:val="ListBullet"/>
                        <w:spacing w:before="40" w:after="40"/>
                        <w:jc w:val="both"/>
                      </w:pPr>
                      <w:r>
                        <w:t>Transactional amount: The transactions should be sorted based on their materiality (largest to smallest). Also, consider grouping multiple RPT</w:t>
                      </w:r>
                      <w:r>
                        <w:rPr>
                          <w:lang w:val="vi-VN"/>
                        </w:rPr>
                        <w:t>s</w:t>
                      </w:r>
                      <w:r>
                        <w:t xml:space="preserve"> with insignificant amount (e.g. made up less than 1% of total sales / purchase) under a group “Other </w:t>
                      </w:r>
                      <w:r w:rsidR="00275D83">
                        <w:t>transactions</w:t>
                      </w:r>
                      <w:r>
                        <w:t>”. Make sure you include a footnote to list the other related parties. For example: “Other related parties are XYZ and ILK.”</w:t>
                      </w:r>
                    </w:p>
                    <w:p w14:paraId="72EFD9B4" w14:textId="0B843632" w:rsidR="005D16E1" w:rsidRPr="005B199F" w:rsidRDefault="005D16E1" w:rsidP="00F46F24">
                      <w:pPr>
                        <w:pStyle w:val="ListBullet"/>
                        <w:rPr>
                          <w:color w:val="FF0000"/>
                        </w:rPr>
                      </w:pPr>
                      <w:r w:rsidRPr="005B199F">
                        <w:rPr>
                          <w:color w:val="FF0000"/>
                        </w:rPr>
                        <w:t xml:space="preserve">Pricing policy: In </w:t>
                      </w:r>
                      <w:r w:rsidR="00275D83">
                        <w:rPr>
                          <w:color w:val="FF0000"/>
                        </w:rPr>
                        <w:t>some</w:t>
                      </w:r>
                      <w:r w:rsidRPr="005B199F" w:rsidDel="00275D83">
                        <w:rPr>
                          <w:color w:val="FF0000"/>
                        </w:rPr>
                        <w:t xml:space="preserve"> </w:t>
                      </w:r>
                      <w:r w:rsidRPr="005B199F">
                        <w:rPr>
                          <w:color w:val="FF0000"/>
                        </w:rPr>
                        <w:t>cases, client does not know the pricing policy or disclosing the pricing policy poses high</w:t>
                      </w:r>
                      <w:r w:rsidR="00441F3C">
                        <w:rPr>
                          <w:color w:val="FF0000"/>
                        </w:rPr>
                        <w:t>er</w:t>
                      </w:r>
                      <w:r w:rsidRPr="005B199F">
                        <w:rPr>
                          <w:color w:val="FF0000"/>
                        </w:rPr>
                        <w:t xml:space="preserve"> risk</w:t>
                      </w:r>
                      <w:r w:rsidR="00441F3C">
                        <w:rPr>
                          <w:color w:val="FF0000"/>
                        </w:rPr>
                        <w:t>s</w:t>
                      </w:r>
                      <w:r w:rsidRPr="005B199F">
                        <w:rPr>
                          <w:color w:val="FF0000"/>
                        </w:rPr>
                        <w:t xml:space="preserve">.  In such case, there are a couple of options to consider: </w:t>
                      </w:r>
                    </w:p>
                    <w:p w14:paraId="07D27D73" w14:textId="02844AC5" w:rsidR="005D16E1" w:rsidRPr="00D756C0" w:rsidRDefault="005D16E1" w:rsidP="00146A0B">
                      <w:pPr>
                        <w:pStyle w:val="ListBullet"/>
                        <w:numPr>
                          <w:ilvl w:val="1"/>
                          <w:numId w:val="35"/>
                        </w:numPr>
                        <w:rPr>
                          <w:color w:val="FF0000"/>
                        </w:rPr>
                      </w:pPr>
                      <w:r w:rsidRPr="00D756C0">
                        <w:rPr>
                          <w:color w:val="FF0000"/>
                        </w:rPr>
                        <w:t>Keep the description brief (e.g. “the price was set based on cost plus basis”).  The pricing policy to be disclosed here is the price setting policy; or</w:t>
                      </w:r>
                    </w:p>
                    <w:p w14:paraId="20958A00" w14:textId="77777777" w:rsidR="005D16E1" w:rsidRPr="00D756C0" w:rsidRDefault="005D16E1" w:rsidP="00146A0B">
                      <w:pPr>
                        <w:pStyle w:val="ListBullet"/>
                        <w:numPr>
                          <w:ilvl w:val="1"/>
                          <w:numId w:val="35"/>
                        </w:numPr>
                        <w:rPr>
                          <w:color w:val="FF0000"/>
                        </w:rPr>
                      </w:pPr>
                      <w:r w:rsidRPr="00D756C0">
                        <w:rPr>
                          <w:color w:val="FF0000"/>
                        </w:rPr>
                        <w:t>Don’t disclose any pricing policy</w:t>
                      </w:r>
                    </w:p>
                    <w:p w14:paraId="47811A17" w14:textId="740A2B18" w:rsidR="005D16E1" w:rsidRDefault="005D16E1" w:rsidP="00CC0184">
                      <w:pPr>
                        <w:pStyle w:val="ListBullet"/>
                      </w:pPr>
                      <w:r w:rsidRPr="007D6561">
                        <w:t xml:space="preserve">Please double check the completeness of the RPTs listed in this </w:t>
                      </w:r>
                      <w:r>
                        <w:t>s</w:t>
                      </w:r>
                      <w:r w:rsidRPr="007D6561">
                        <w:t xml:space="preserve">ection with </w:t>
                      </w:r>
                      <w:r>
                        <w:t>Appendix I</w:t>
                      </w:r>
                      <w:r w:rsidRPr="007D6561">
                        <w:t>.</w:t>
                      </w:r>
                    </w:p>
                    <w:p w14:paraId="30F5B950" w14:textId="46FD24F9" w:rsidR="005D16E1" w:rsidRDefault="005D16E1" w:rsidP="00146A0B">
                      <w:pPr>
                        <w:pStyle w:val="ListBullet"/>
                        <w:numPr>
                          <w:ilvl w:val="0"/>
                          <w:numId w:val="0"/>
                        </w:numPr>
                      </w:pPr>
                      <w:r>
                        <w:t>Below are some examples.</w:t>
                      </w:r>
                    </w:p>
                    <w:p w14:paraId="4AF47DDD" w14:textId="62ED16B0" w:rsidR="005D16E1" w:rsidRDefault="005D16E1" w:rsidP="00F46F24">
                      <w:pPr>
                        <w:pStyle w:val="ListBullet"/>
                        <w:numPr>
                          <w:ilvl w:val="0"/>
                          <w:numId w:val="0"/>
                        </w:numPr>
                        <w:spacing w:before="40" w:after="40"/>
                        <w:jc w:val="both"/>
                      </w:pPr>
                    </w:p>
                  </w:txbxContent>
                </v:textbox>
                <w10:wrap type="square" anchorx="margin"/>
              </v:shape>
            </w:pict>
          </mc:Fallback>
        </mc:AlternateContent>
      </w:r>
      <w:r w:rsidR="00CF2636">
        <w:t xml:space="preserve">Details of </w:t>
      </w:r>
      <w:bookmarkEnd w:id="637"/>
      <w:bookmarkEnd w:id="638"/>
      <w:bookmarkEnd w:id="639"/>
      <w:bookmarkEnd w:id="640"/>
      <w:bookmarkEnd w:id="641"/>
      <w:bookmarkEnd w:id="642"/>
      <w:bookmarkEnd w:id="643"/>
      <w:r w:rsidR="00317DC9">
        <w:t>related party transactions</w:t>
      </w:r>
      <w:bookmarkEnd w:id="650"/>
    </w:p>
    <w:p w14:paraId="7610890B" w14:textId="6C66030B" w:rsidR="003D7F14" w:rsidRDefault="003D7F14" w:rsidP="005475F1">
      <w:pPr>
        <w:pStyle w:val="Heading3"/>
        <w:rPr>
          <w:lang w:eastAsia="ko-KR"/>
        </w:rPr>
      </w:pPr>
      <w:bookmarkStart w:id="651" w:name="_Toc37953851"/>
      <w:bookmarkStart w:id="652" w:name="_Toc37954101"/>
      <w:bookmarkStart w:id="653" w:name="_Toc37954351"/>
      <w:bookmarkStart w:id="654" w:name="_Toc37958241"/>
      <w:bookmarkStart w:id="655" w:name="_Toc37953852"/>
      <w:bookmarkStart w:id="656" w:name="_Toc37954102"/>
      <w:bookmarkStart w:id="657" w:name="_Toc37954352"/>
      <w:bookmarkStart w:id="658" w:name="_Toc37958242"/>
      <w:bookmarkStart w:id="659" w:name="_Toc508208588"/>
      <w:bookmarkStart w:id="660" w:name="_Toc508213565"/>
      <w:bookmarkStart w:id="661" w:name="_Toc508213726"/>
      <w:bookmarkStart w:id="662" w:name="_Toc508213887"/>
      <w:bookmarkStart w:id="663" w:name="_Toc508215828"/>
      <w:bookmarkStart w:id="664" w:name="_Toc508216000"/>
      <w:bookmarkStart w:id="665" w:name="_Toc508216171"/>
      <w:bookmarkStart w:id="666" w:name="_Toc508216341"/>
      <w:bookmarkStart w:id="667" w:name="_Toc508216511"/>
      <w:bookmarkStart w:id="668" w:name="_Toc508216681"/>
      <w:bookmarkStart w:id="669" w:name="_Toc508216849"/>
      <w:bookmarkStart w:id="670" w:name="_Toc508217017"/>
      <w:bookmarkStart w:id="671" w:name="_Toc508217185"/>
      <w:bookmarkStart w:id="672" w:name="_Toc508217351"/>
      <w:bookmarkStart w:id="673" w:name="_Toc37953853"/>
      <w:bookmarkStart w:id="674" w:name="_Toc37954103"/>
      <w:bookmarkStart w:id="675" w:name="_Toc37954353"/>
      <w:bookmarkStart w:id="676" w:name="_Toc37958243"/>
      <w:bookmarkStart w:id="677" w:name="_Toc37953854"/>
      <w:bookmarkStart w:id="678" w:name="_Toc37954104"/>
      <w:bookmarkStart w:id="679" w:name="_Toc37954354"/>
      <w:bookmarkStart w:id="680" w:name="_Toc37958244"/>
      <w:bookmarkStart w:id="681" w:name="_Toc37953855"/>
      <w:bookmarkStart w:id="682" w:name="_Toc37954105"/>
      <w:bookmarkStart w:id="683" w:name="_Toc37954355"/>
      <w:bookmarkStart w:id="684" w:name="_Toc37958245"/>
      <w:bookmarkStart w:id="685" w:name="_Toc37953856"/>
      <w:bookmarkStart w:id="686" w:name="_Toc37954106"/>
      <w:bookmarkStart w:id="687" w:name="_Toc37954356"/>
      <w:bookmarkStart w:id="688" w:name="_Toc37958246"/>
      <w:bookmarkStart w:id="689" w:name="_Toc37953857"/>
      <w:bookmarkStart w:id="690" w:name="_Toc37954107"/>
      <w:bookmarkStart w:id="691" w:name="_Toc37954357"/>
      <w:bookmarkStart w:id="692" w:name="_Toc37958247"/>
      <w:bookmarkStart w:id="693" w:name="_Toc37953858"/>
      <w:bookmarkStart w:id="694" w:name="_Toc37954108"/>
      <w:bookmarkStart w:id="695" w:name="_Toc37954358"/>
      <w:bookmarkStart w:id="696" w:name="_Toc37958248"/>
      <w:bookmarkStart w:id="697" w:name="_Toc37953874"/>
      <w:bookmarkStart w:id="698" w:name="_Toc37954124"/>
      <w:bookmarkStart w:id="699" w:name="_Toc37954374"/>
      <w:bookmarkStart w:id="700" w:name="_Toc37958264"/>
      <w:bookmarkStart w:id="701" w:name="_Toc458589134"/>
      <w:bookmarkStart w:id="702" w:name="_Toc458528287"/>
      <w:bookmarkStart w:id="703" w:name="_Toc458578491"/>
      <w:bookmarkStart w:id="704" w:name="_Toc458528288"/>
      <w:bookmarkStart w:id="705" w:name="_Toc458578492"/>
      <w:bookmarkStart w:id="706" w:name="_Toc458528289"/>
      <w:bookmarkStart w:id="707" w:name="_Toc458578493"/>
      <w:bookmarkStart w:id="708" w:name="_Ref526064172"/>
      <w:bookmarkStart w:id="709" w:name="_Toc526104597"/>
      <w:bookmarkStart w:id="710" w:name="_Toc457636854"/>
      <w:bookmarkStart w:id="711" w:name="_Toc458670352"/>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r>
        <w:rPr>
          <w:lang w:eastAsia="ko-KR"/>
        </w:rPr>
        <w:t>Sales of goods</w:t>
      </w:r>
      <w:r w:rsidR="00694D65">
        <w:rPr>
          <w:lang w:eastAsia="ko-KR"/>
        </w:rPr>
        <w:t xml:space="preserve"> / merchandises</w:t>
      </w:r>
      <w:r w:rsidR="00262007">
        <w:rPr>
          <w:lang w:eastAsia="ko-KR"/>
        </w:rPr>
        <w:t xml:space="preserve"> / goods</w:t>
      </w:r>
    </w:p>
    <w:bookmarkEnd w:id="708"/>
    <w:bookmarkEnd w:id="709"/>
    <w:p w14:paraId="14EDE872" w14:textId="7721EA90" w:rsidR="009B06E2" w:rsidRDefault="00F46F24" w:rsidP="002A7DCC">
      <w:pPr>
        <w:pStyle w:val="BodyText"/>
      </w:pPr>
      <w:r>
        <w:rPr>
          <w:rFonts w:asciiTheme="majorHAnsi" w:hAnsiTheme="majorHAnsi" w:cstheme="minorHAnsi"/>
        </w:rPr>
        <w:t xml:space="preserve">During the year under review, </w:t>
      </w:r>
      <w:r w:rsidRPr="00D901B0">
        <w:rPr>
          <w:highlight w:val="yellow"/>
        </w:rPr>
        <w:t>ABC</w:t>
      </w:r>
      <w:r>
        <w:t xml:space="preserve"> </w:t>
      </w:r>
      <w:r w:rsidRPr="00E67DC7">
        <w:t>s</w:t>
      </w:r>
      <w:r>
        <w:t>old</w:t>
      </w:r>
      <w:r w:rsidRPr="00E67DC7">
        <w:t xml:space="preserve"> </w:t>
      </w:r>
      <w:r w:rsidR="004A0BBB">
        <w:t>[</w:t>
      </w:r>
      <w:r w:rsidR="004A0BBB" w:rsidRPr="004A0BBB">
        <w:rPr>
          <w:highlight w:val="yellow"/>
        </w:rPr>
        <w:t>PRODUCTS</w:t>
      </w:r>
      <w:r w:rsidR="004A0BBB">
        <w:t>]</w:t>
      </w:r>
      <w:r>
        <w:t xml:space="preserve"> to </w:t>
      </w:r>
      <w:r w:rsidR="007C60DB">
        <w:t>[</w:t>
      </w:r>
      <w:r w:rsidRPr="00D901B0">
        <w:rPr>
          <w:highlight w:val="yellow"/>
        </w:rPr>
        <w:t>RELATED PARTY</w:t>
      </w:r>
      <w:r w:rsidR="003B3BB5">
        <w:t>…</w:t>
      </w:r>
      <w:r w:rsidRPr="00E67DC7">
        <w:t xml:space="preserve">  </w:t>
      </w:r>
      <w:r w:rsidRPr="00146A0B">
        <w:rPr>
          <w:highlight w:val="yellow"/>
        </w:rPr>
        <w:t>The selling price w</w:t>
      </w:r>
      <w:r w:rsidR="004A0BBB">
        <w:rPr>
          <w:highlight w:val="yellow"/>
        </w:rPr>
        <w:t>as</w:t>
      </w:r>
      <w:r w:rsidRPr="00146A0B">
        <w:rPr>
          <w:highlight w:val="yellow"/>
        </w:rPr>
        <w:t xml:space="preserve"> set</w:t>
      </w:r>
      <w:r w:rsidR="00E81F79">
        <w:rPr>
          <w:highlight w:val="yellow"/>
          <w:lang w:val="vi-VN"/>
        </w:rPr>
        <w:t xml:space="preserve"> based on a cost</w:t>
      </w:r>
      <w:r w:rsidR="006C04CF">
        <w:rPr>
          <w:highlight w:val="yellow"/>
        </w:rPr>
        <w:t>-</w:t>
      </w:r>
      <w:r w:rsidR="00E81F79">
        <w:rPr>
          <w:highlight w:val="yellow"/>
          <w:lang w:val="vi-VN"/>
        </w:rPr>
        <w:t>plus basis</w:t>
      </w:r>
      <w:r>
        <w:t>.</w:t>
      </w:r>
    </w:p>
    <w:p w14:paraId="3CD43C00" w14:textId="35E686CB" w:rsidR="00F46F24" w:rsidRDefault="00F46F24" w:rsidP="005475F1">
      <w:pPr>
        <w:pStyle w:val="Heading3"/>
        <w:rPr>
          <w:lang w:eastAsia="ko-KR"/>
        </w:rPr>
      </w:pPr>
      <w:r>
        <w:rPr>
          <w:lang w:eastAsia="ko-KR"/>
        </w:rPr>
        <w:t>Purchases of materials</w:t>
      </w:r>
      <w:r w:rsidR="00262007">
        <w:rPr>
          <w:lang w:eastAsia="ko-KR"/>
        </w:rPr>
        <w:t xml:space="preserve"> / merchandises / goods</w:t>
      </w:r>
    </w:p>
    <w:p w14:paraId="707CE5A3" w14:textId="6B307D7D" w:rsidR="00EE0D12" w:rsidRDefault="00F46F24" w:rsidP="002A7DCC">
      <w:pPr>
        <w:pStyle w:val="BodyText"/>
      </w:pPr>
      <w:r>
        <w:rPr>
          <w:rFonts w:asciiTheme="majorHAnsi" w:hAnsiTheme="majorHAnsi" w:cstheme="minorHAnsi"/>
        </w:rPr>
        <w:t>During the year under review,</w:t>
      </w:r>
      <w:r w:rsidRPr="00711D45">
        <w:rPr>
          <w:highlight w:val="yellow"/>
        </w:rPr>
        <w:t xml:space="preserve"> </w:t>
      </w:r>
      <w:r w:rsidR="00CC0184" w:rsidRPr="00711D45">
        <w:rPr>
          <w:highlight w:val="yellow"/>
        </w:rPr>
        <w:t>ABC</w:t>
      </w:r>
      <w:r w:rsidR="00CC0184">
        <w:t xml:space="preserve"> purchased</w:t>
      </w:r>
      <w:r w:rsidR="003E70CD" w:rsidRPr="00814A8E">
        <w:t xml:space="preserve"> </w:t>
      </w:r>
      <w:r w:rsidR="007C60DB">
        <w:t>[</w:t>
      </w:r>
      <w:r w:rsidR="007C60DB" w:rsidRPr="007C60DB">
        <w:rPr>
          <w:highlight w:val="yellow"/>
        </w:rPr>
        <w:t>PRODUCTS</w:t>
      </w:r>
      <w:r w:rsidR="007C60DB">
        <w:t xml:space="preserve">] </w:t>
      </w:r>
      <w:r w:rsidR="002A7DCC" w:rsidRPr="00814A8E">
        <w:t xml:space="preserve">from </w:t>
      </w:r>
      <w:r w:rsidR="007C60DB">
        <w:t>[</w:t>
      </w:r>
      <w:r w:rsidR="007C60DB" w:rsidRPr="00D901B0">
        <w:rPr>
          <w:highlight w:val="yellow"/>
        </w:rPr>
        <w:t xml:space="preserve">RELATED </w:t>
      </w:r>
      <w:r w:rsidR="000A789E" w:rsidRPr="00D901B0">
        <w:rPr>
          <w:highlight w:val="yellow"/>
        </w:rPr>
        <w:t>PARTY</w:t>
      </w:r>
      <w:r w:rsidR="000A789E">
        <w:t>] …</w:t>
      </w:r>
      <w:r w:rsidR="00CC0184">
        <w:t xml:space="preserve">  </w:t>
      </w:r>
      <w:r w:rsidR="00CC0184" w:rsidRPr="00146A0B">
        <w:rPr>
          <w:highlight w:val="yellow"/>
        </w:rPr>
        <w:t>The purchase price w</w:t>
      </w:r>
      <w:r w:rsidR="00C33AE2">
        <w:rPr>
          <w:highlight w:val="yellow"/>
        </w:rPr>
        <w:t>as</w:t>
      </w:r>
      <w:r w:rsidR="00CC0184" w:rsidRPr="00146A0B">
        <w:rPr>
          <w:highlight w:val="yellow"/>
        </w:rPr>
        <w:t xml:space="preserve"> set </w:t>
      </w:r>
      <w:r w:rsidR="00E81F79">
        <w:rPr>
          <w:highlight w:val="yellow"/>
          <w:lang w:val="vi-VN"/>
        </w:rPr>
        <w:t>based on a cost</w:t>
      </w:r>
      <w:r w:rsidR="006C04CF">
        <w:rPr>
          <w:highlight w:val="yellow"/>
        </w:rPr>
        <w:t>-</w:t>
      </w:r>
      <w:r w:rsidR="00E81F79">
        <w:rPr>
          <w:highlight w:val="yellow"/>
          <w:lang w:val="vi-VN"/>
        </w:rPr>
        <w:t>plus basis</w:t>
      </w:r>
      <w:r w:rsidR="00CC0184" w:rsidRPr="00146A0B">
        <w:rPr>
          <w:highlight w:val="yellow"/>
        </w:rPr>
        <w:t>.</w:t>
      </w:r>
    </w:p>
    <w:p w14:paraId="61828016" w14:textId="1944F3A6" w:rsidR="00262007" w:rsidRPr="002730F4" w:rsidRDefault="00262007" w:rsidP="002730F4">
      <w:pPr>
        <w:pStyle w:val="Heading3"/>
        <w:rPr>
          <w:lang w:eastAsia="ko-KR"/>
        </w:rPr>
      </w:pPr>
      <w:r w:rsidRPr="002730F4">
        <w:rPr>
          <w:lang w:eastAsia="ko-KR"/>
        </w:rPr>
        <w:t>Provision of services</w:t>
      </w:r>
    </w:p>
    <w:p w14:paraId="6C06C360" w14:textId="70D3C403" w:rsidR="00262007" w:rsidRDefault="00822634" w:rsidP="002A7DCC">
      <w:pPr>
        <w:pStyle w:val="BodyText"/>
      </w:pPr>
      <w:r w:rsidRPr="009F2EB7">
        <w:rPr>
          <w:rFonts w:eastAsia="MS Mincho"/>
          <w:noProof/>
          <w:lang w:eastAsia="en-US"/>
        </w:rPr>
        <mc:AlternateContent>
          <mc:Choice Requires="wps">
            <w:drawing>
              <wp:anchor distT="45720" distB="45720" distL="114300" distR="114300" simplePos="0" relativeHeight="251658277" behindDoc="0" locked="0" layoutInCell="1" allowOverlap="1" wp14:anchorId="3955BD98" wp14:editId="3304BA47">
                <wp:simplePos x="0" y="0"/>
                <wp:positionH relativeFrom="margin">
                  <wp:posOffset>0</wp:posOffset>
                </wp:positionH>
                <wp:positionV relativeFrom="paragraph">
                  <wp:posOffset>592236</wp:posOffset>
                </wp:positionV>
                <wp:extent cx="5358130" cy="549910"/>
                <wp:effectExtent l="0" t="0" r="13970" b="21590"/>
                <wp:wrapSquare wrapText="bothSides"/>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549910"/>
                        </a:xfrm>
                        <a:prstGeom prst="rect">
                          <a:avLst/>
                        </a:prstGeom>
                        <a:solidFill>
                          <a:schemeClr val="bg1">
                            <a:lumMod val="75000"/>
                          </a:schemeClr>
                        </a:solidFill>
                        <a:ln w="9525">
                          <a:solidFill>
                            <a:srgbClr val="000000"/>
                          </a:solidFill>
                          <a:miter lim="800000"/>
                          <a:headEnd/>
                          <a:tailEnd/>
                        </a:ln>
                      </wps:spPr>
                      <wps:txbx>
                        <w:txbxContent>
                          <w:p w14:paraId="667E5A58" w14:textId="3C769678" w:rsidR="00822634" w:rsidRDefault="00822634" w:rsidP="00822634">
                            <w:pPr>
                              <w:pStyle w:val="BodyText"/>
                              <w:spacing w:before="120" w:after="120"/>
                            </w:pPr>
                            <w:r>
                              <w:t>Suggest keeping this section concise.  The information can be obtained</w:t>
                            </w:r>
                            <w:r w:rsidRPr="008068A8">
                              <w:t xml:space="preserve"> </w:t>
                            </w:r>
                            <w:r w:rsidR="002B30CF">
                              <w:t>from client’s intercompany</w:t>
                            </w:r>
                            <w:r w:rsidRPr="008068A8">
                              <w:t xml:space="preserve"> </w:t>
                            </w:r>
                            <w:r>
                              <w:t>agreements</w:t>
                            </w:r>
                            <w:r w:rsidR="002B30CF">
                              <w:t xml:space="preserve"> (if available)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5BD98" id="Text Box 31" o:spid="_x0000_s1057" type="#_x0000_t202" style="position:absolute;margin-left:0;margin-top:46.65pt;width:421.9pt;height:43.3pt;z-index:25165827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" fillcolor="#bfbfbf [2412]">
                <v:textbox>
                  <w:txbxContent>
                    <w:p w14:paraId="667E5A58" w14:textId="3C769678" w:rsidR="00822634" w:rsidRDefault="00822634" w:rsidP="00822634">
                      <w:pPr>
                        <w:pStyle w:val="BodyText"/>
                        <w:spacing w:before="120" w:after="120"/>
                      </w:pPr>
                      <w:r>
                        <w:t>Suggest keeping this section concise.  The information can be obtained</w:t>
                      </w:r>
                      <w:r w:rsidRPr="008068A8">
                        <w:t xml:space="preserve"> </w:t>
                      </w:r>
                      <w:r w:rsidR="002B30CF">
                        <w:t>from client’s intercompany</w:t>
                      </w:r>
                      <w:r w:rsidRPr="008068A8">
                        <w:t xml:space="preserve"> </w:t>
                      </w:r>
                      <w:r>
                        <w:t>agreements</w:t>
                      </w:r>
                      <w:r w:rsidR="002B30CF">
                        <w:t xml:space="preserve"> (if available)</w:t>
                      </w:r>
                      <w:r>
                        <w:t>.</w:t>
                      </w:r>
                    </w:p>
                  </w:txbxContent>
                </v:textbox>
                <w10:wrap type="square" anchorx="margin"/>
              </v:shape>
            </w:pict>
          </mc:Fallback>
        </mc:AlternateContent>
      </w:r>
      <w:r w:rsidR="00262007">
        <w:t xml:space="preserve">During the year under review, </w:t>
      </w:r>
      <w:r w:rsidR="00262007" w:rsidRPr="002730F4">
        <w:rPr>
          <w:highlight w:val="yellow"/>
        </w:rPr>
        <w:t>ABC</w:t>
      </w:r>
      <w:r w:rsidR="00262007">
        <w:t xml:space="preserve"> provided </w:t>
      </w:r>
      <w:r w:rsidR="006003A1" w:rsidRPr="002730F4">
        <w:rPr>
          <w:highlight w:val="yellow"/>
        </w:rPr>
        <w:t>[SERVICES]</w:t>
      </w:r>
      <w:r w:rsidR="006003A1">
        <w:t xml:space="preserve"> services to [</w:t>
      </w:r>
      <w:r w:rsidR="006003A1" w:rsidRPr="00D901B0">
        <w:rPr>
          <w:highlight w:val="yellow"/>
        </w:rPr>
        <w:t>RELATED PARTY</w:t>
      </w:r>
      <w:r w:rsidR="006003A1">
        <w:t>]</w:t>
      </w:r>
      <w:r>
        <w:t>, in particular</w:t>
      </w:r>
      <w:r w:rsidR="006C04CF">
        <w:t>:</w:t>
      </w:r>
    </w:p>
    <w:p w14:paraId="6E9C386B" w14:textId="3E4B02E5" w:rsidR="00822634" w:rsidRPr="00917B41" w:rsidRDefault="00822634" w:rsidP="002730F4">
      <w:pPr>
        <w:pStyle w:val="ListBullet"/>
      </w:pPr>
      <w:r w:rsidRPr="00917B41">
        <w:t>Technical, professional and advisory services</w:t>
      </w:r>
      <w:r w:rsidR="006C04CF">
        <w:t>;</w:t>
      </w:r>
    </w:p>
    <w:p w14:paraId="7A2D542F" w14:textId="5EBAE6FA" w:rsidR="00822634" w:rsidRPr="00917B41" w:rsidRDefault="00822634" w:rsidP="002730F4">
      <w:pPr>
        <w:pStyle w:val="ListBullet"/>
      </w:pPr>
      <w:r w:rsidRPr="00917B41">
        <w:t>Maintenance and procurement services</w:t>
      </w:r>
      <w:r w:rsidR="006C04CF">
        <w:t>;</w:t>
      </w:r>
    </w:p>
    <w:p w14:paraId="4A935FDB" w14:textId="77777777" w:rsidR="00822634" w:rsidRPr="00917B41" w:rsidRDefault="00822634" w:rsidP="002730F4">
      <w:pPr>
        <w:pStyle w:val="ListBullet"/>
      </w:pPr>
      <w:r w:rsidRPr="00917B41">
        <w:t xml:space="preserve">Administration services, including but not limited to: </w:t>
      </w:r>
    </w:p>
    <w:p w14:paraId="12D13AFD" w14:textId="77777777" w:rsidR="00822634" w:rsidRPr="00917B41" w:rsidRDefault="00822634" w:rsidP="002730F4">
      <w:pPr>
        <w:pStyle w:val="ListBullet2"/>
      </w:pPr>
      <w:r w:rsidRPr="00917B41">
        <w:lastRenderedPageBreak/>
        <w:t>Provision of office space and other administrative facilities; and</w:t>
      </w:r>
    </w:p>
    <w:p w14:paraId="7FD0BAFF" w14:textId="77777777" w:rsidR="00822634" w:rsidRPr="00917B41" w:rsidRDefault="00822634" w:rsidP="002730F4">
      <w:pPr>
        <w:pStyle w:val="ListBullet2"/>
      </w:pPr>
      <w:r w:rsidRPr="00917B41">
        <w:t xml:space="preserve">Customs clearing and forwarding services. </w:t>
      </w:r>
    </w:p>
    <w:p w14:paraId="03CED785" w14:textId="6DC8094F" w:rsidR="00822634" w:rsidRPr="00917B41" w:rsidRDefault="00822634" w:rsidP="002730F4">
      <w:pPr>
        <w:pStyle w:val="BodyText"/>
        <w:rPr>
          <w:b/>
          <w:color w:val="6D2077" w:themeColor="accent2"/>
        </w:rPr>
      </w:pPr>
      <w:r w:rsidRPr="00917B41">
        <w:t xml:space="preserve">The service fee paid to </w:t>
      </w:r>
      <w:r w:rsidRPr="00BC7011">
        <w:rPr>
          <w:highlight w:val="yellow"/>
        </w:rPr>
        <w:t>ABC</w:t>
      </w:r>
      <w:r w:rsidRPr="00917B41">
        <w:t xml:space="preserve"> </w:t>
      </w:r>
      <w:r w:rsidR="0057556F">
        <w:t>wa</w:t>
      </w:r>
      <w:r w:rsidRPr="00917B41">
        <w:t>s calculated based on a cost</w:t>
      </w:r>
      <w:r w:rsidR="006C04CF">
        <w:t>-</w:t>
      </w:r>
      <w:r w:rsidRPr="00917B41">
        <w:t>plus basis.</w:t>
      </w:r>
    </w:p>
    <w:p w14:paraId="767116F1" w14:textId="008D8509" w:rsidR="003D7F14" w:rsidRPr="003D7F14" w:rsidRDefault="003D7F14" w:rsidP="005475F1">
      <w:pPr>
        <w:pStyle w:val="Heading3"/>
      </w:pPr>
      <w:bookmarkStart w:id="712" w:name="_Toc527545251"/>
      <w:r>
        <w:t xml:space="preserve">Receipt of technical support </w:t>
      </w:r>
      <w:r w:rsidR="004D788A">
        <w:t>services</w:t>
      </w:r>
    </w:p>
    <w:p w14:paraId="7D218613" w14:textId="46C2FCFF" w:rsidR="00CC0184" w:rsidRDefault="0096618F" w:rsidP="00CC0184">
      <w:pPr>
        <w:pStyle w:val="BodyText"/>
        <w:rPr>
          <w:rFonts w:eastAsiaTheme="minorHAnsi"/>
          <w:lang w:eastAsia="ko-KR"/>
        </w:rPr>
      </w:pPr>
      <w:bookmarkStart w:id="713" w:name="_Toc37953906"/>
      <w:bookmarkStart w:id="714" w:name="_Toc37954156"/>
      <w:bookmarkStart w:id="715" w:name="_Toc37954406"/>
      <w:bookmarkStart w:id="716" w:name="_Toc37958296"/>
      <w:bookmarkStart w:id="717" w:name="_Toc37953907"/>
      <w:bookmarkStart w:id="718" w:name="_Toc37954157"/>
      <w:bookmarkStart w:id="719" w:name="_Toc37954407"/>
      <w:bookmarkStart w:id="720" w:name="_Toc37958297"/>
      <w:bookmarkEnd w:id="712"/>
      <w:bookmarkEnd w:id="713"/>
      <w:bookmarkEnd w:id="714"/>
      <w:bookmarkEnd w:id="715"/>
      <w:bookmarkEnd w:id="716"/>
      <w:bookmarkEnd w:id="717"/>
      <w:bookmarkEnd w:id="718"/>
      <w:bookmarkEnd w:id="719"/>
      <w:bookmarkEnd w:id="720"/>
      <w:r>
        <w:t xml:space="preserve">During the year under review, </w:t>
      </w:r>
      <w:r w:rsidR="00CC0184" w:rsidRPr="00146A0B">
        <w:rPr>
          <w:rFonts w:eastAsiaTheme="minorHAnsi"/>
          <w:highlight w:val="yellow"/>
          <w:lang w:eastAsia="ko-KR"/>
        </w:rPr>
        <w:t>[RELATED PARTY]</w:t>
      </w:r>
      <w:r w:rsidR="00CC0184" w:rsidRPr="00CC0184">
        <w:rPr>
          <w:rFonts w:eastAsiaTheme="minorHAnsi"/>
          <w:lang w:eastAsia="ko-KR"/>
        </w:rPr>
        <w:t xml:space="preserve"> provided technical support services to </w:t>
      </w:r>
      <w:r w:rsidR="00CC0184" w:rsidRPr="00146A0B">
        <w:rPr>
          <w:rFonts w:eastAsiaTheme="minorHAnsi"/>
          <w:highlight w:val="yellow"/>
          <w:lang w:eastAsia="ko-KR"/>
        </w:rPr>
        <w:t>ABC</w:t>
      </w:r>
      <w:r w:rsidR="00CC0184" w:rsidRPr="00CC0184">
        <w:rPr>
          <w:rFonts w:eastAsiaTheme="minorHAnsi"/>
          <w:lang w:eastAsia="ko-KR"/>
        </w:rPr>
        <w:t>.</w:t>
      </w:r>
    </w:p>
    <w:p w14:paraId="6379367C" w14:textId="493F49B9" w:rsidR="00CC0184" w:rsidRPr="00146A0B" w:rsidRDefault="00CC0184" w:rsidP="00CC0184">
      <w:pPr>
        <w:pStyle w:val="BodyText"/>
        <w:rPr>
          <w:rFonts w:eastAsiaTheme="minorHAnsi"/>
          <w:lang w:eastAsia="ko-KR"/>
        </w:rPr>
      </w:pPr>
      <w:r w:rsidRPr="00CC0184">
        <w:rPr>
          <w:highlight w:val="yellow"/>
        </w:rPr>
        <w:t>[ABC]</w:t>
      </w:r>
      <w:r w:rsidRPr="00146A0B">
        <w:t xml:space="preserve"> paid </w:t>
      </w:r>
      <w:r w:rsidRPr="00CC0184">
        <w:rPr>
          <w:highlight w:val="yellow"/>
        </w:rPr>
        <w:t>[RELATED PARTY]</w:t>
      </w:r>
      <w:r w:rsidRPr="00146A0B">
        <w:t xml:space="preserve"> the service fees based on the salary (calculated from the actual working days), </w:t>
      </w:r>
      <w:r w:rsidRPr="00146A0B">
        <w:rPr>
          <w:rFonts w:cstheme="minorHAnsi"/>
        </w:rPr>
        <w:t>plus other related costs such as travel and accommodation</w:t>
      </w:r>
      <w:r w:rsidR="00A26C7A">
        <w:rPr>
          <w:rFonts w:cstheme="minorHAnsi"/>
        </w:rPr>
        <w:t>s</w:t>
      </w:r>
      <w:r w:rsidRPr="00146A0B">
        <w:t>.</w:t>
      </w:r>
    </w:p>
    <w:p w14:paraId="1BB4FEC9" w14:textId="07A9E1FF" w:rsidR="00CC0184" w:rsidRDefault="00CC0184" w:rsidP="005475F1">
      <w:pPr>
        <w:pStyle w:val="Heading3"/>
        <w:rPr>
          <w:rFonts w:eastAsiaTheme="minorHAnsi"/>
          <w:lang w:eastAsia="ko-KR"/>
        </w:rPr>
      </w:pPr>
      <w:r>
        <w:t xml:space="preserve">Payment of </w:t>
      </w:r>
      <w:r w:rsidRPr="006B08D6">
        <w:rPr>
          <w:highlight w:val="yellow"/>
        </w:rPr>
        <w:t>royalt</w:t>
      </w:r>
      <w:r w:rsidR="00CB678A" w:rsidRPr="006B08D6">
        <w:rPr>
          <w:highlight w:val="yellow"/>
        </w:rPr>
        <w:t>ies</w:t>
      </w:r>
      <w:r w:rsidRPr="006B08D6">
        <w:rPr>
          <w:highlight w:val="yellow"/>
        </w:rPr>
        <w:t xml:space="preserve"> </w:t>
      </w:r>
      <w:r w:rsidR="00CB678A" w:rsidRPr="006B08D6">
        <w:rPr>
          <w:highlight w:val="yellow"/>
        </w:rPr>
        <w:t xml:space="preserve">/ licensing </w:t>
      </w:r>
      <w:r w:rsidRPr="006B08D6">
        <w:rPr>
          <w:highlight w:val="yellow"/>
        </w:rPr>
        <w:t>fe</w:t>
      </w:r>
      <w:r w:rsidRPr="00DD4AB6">
        <w:rPr>
          <w:highlight w:val="yellow"/>
        </w:rPr>
        <w:t>e</w:t>
      </w:r>
      <w:r w:rsidR="00171FD3" w:rsidRPr="00DD4AB6">
        <w:rPr>
          <w:highlight w:val="yellow"/>
        </w:rPr>
        <w:t xml:space="preserve"> / </w:t>
      </w:r>
      <w:r w:rsidR="00171FD3" w:rsidRPr="006B08D6">
        <w:rPr>
          <w:highlight w:val="yellow"/>
        </w:rPr>
        <w:t>trademark fee</w:t>
      </w:r>
      <w:r w:rsidRPr="006B08D6" w:rsidDel="00CC0184">
        <w:rPr>
          <w:rFonts w:eastAsia="MS Mincho"/>
          <w:noProof/>
          <w:lang w:eastAsia="en-US"/>
        </w:rPr>
        <w:t xml:space="preserve"> </w:t>
      </w:r>
    </w:p>
    <w:p w14:paraId="13509EF1" w14:textId="6694BABC" w:rsidR="00CC0184" w:rsidRPr="00CC0184" w:rsidRDefault="00CC0184" w:rsidP="00CC0184">
      <w:pPr>
        <w:pStyle w:val="BodyText"/>
        <w:rPr>
          <w:rFonts w:eastAsiaTheme="minorHAnsi"/>
          <w:lang w:eastAsia="ko-KR"/>
        </w:rPr>
      </w:pPr>
      <w:r w:rsidRPr="00514F7E">
        <w:rPr>
          <w:rFonts w:eastAsiaTheme="minorHAnsi"/>
          <w:highlight w:val="yellow"/>
          <w:lang w:eastAsia="ko-KR"/>
        </w:rPr>
        <w:t>ABC</w:t>
      </w:r>
      <w:r w:rsidRPr="00CC0184">
        <w:rPr>
          <w:rFonts w:eastAsiaTheme="minorHAnsi"/>
          <w:lang w:eastAsia="ko-KR"/>
        </w:rPr>
        <w:t xml:space="preserve"> </w:t>
      </w:r>
      <w:r w:rsidR="00CB678A">
        <w:rPr>
          <w:rFonts w:eastAsiaTheme="minorHAnsi"/>
          <w:lang w:eastAsia="ko-KR"/>
        </w:rPr>
        <w:t xml:space="preserve">paid </w:t>
      </w:r>
      <w:r w:rsidR="00CB678A" w:rsidRPr="00805B29">
        <w:rPr>
          <w:rFonts w:eastAsiaTheme="minorHAnsi"/>
          <w:color w:val="FF0000"/>
          <w:highlight w:val="yellow"/>
          <w:lang w:eastAsia="ko-KR"/>
        </w:rPr>
        <w:t xml:space="preserve">royalties / </w:t>
      </w:r>
      <w:r w:rsidR="00CB678A" w:rsidRPr="00D7472C">
        <w:rPr>
          <w:rFonts w:eastAsiaTheme="minorHAnsi"/>
          <w:color w:val="FF0000"/>
          <w:highlight w:val="yellow"/>
          <w:lang w:eastAsia="ko-KR"/>
        </w:rPr>
        <w:t>licensing fee</w:t>
      </w:r>
      <w:r w:rsidR="00171FD3" w:rsidRPr="00D7472C">
        <w:rPr>
          <w:rFonts w:eastAsiaTheme="minorHAnsi"/>
          <w:color w:val="FF0000"/>
          <w:highlight w:val="yellow"/>
          <w:lang w:eastAsia="ko-KR"/>
        </w:rPr>
        <w:t xml:space="preserve"> / tra</w:t>
      </w:r>
      <w:r w:rsidR="00171FD3" w:rsidRPr="00805B29">
        <w:rPr>
          <w:rFonts w:eastAsiaTheme="minorHAnsi"/>
          <w:color w:val="FF0000"/>
          <w:highlight w:val="yellow"/>
          <w:lang w:eastAsia="ko-KR"/>
        </w:rPr>
        <w:t>demark fee</w:t>
      </w:r>
      <w:r w:rsidR="00D125AB">
        <w:rPr>
          <w:rFonts w:eastAsiaTheme="minorHAnsi"/>
          <w:lang w:eastAsia="ko-KR"/>
        </w:rPr>
        <w:t xml:space="preserve"> to </w:t>
      </w:r>
      <w:r w:rsidR="00D125AB" w:rsidRPr="00D125AB">
        <w:rPr>
          <w:rFonts w:eastAsiaTheme="minorHAnsi"/>
          <w:highlight w:val="yellow"/>
          <w:lang w:eastAsia="ko-KR"/>
        </w:rPr>
        <w:t>RELATED PARTY</w:t>
      </w:r>
      <w:r w:rsidR="00D125AB">
        <w:rPr>
          <w:rFonts w:eastAsiaTheme="minorHAnsi"/>
          <w:lang w:eastAsia="ko-KR"/>
        </w:rPr>
        <w:t xml:space="preserve"> for the</w:t>
      </w:r>
      <w:r w:rsidR="00171FD3">
        <w:rPr>
          <w:rFonts w:eastAsiaTheme="minorHAnsi"/>
          <w:lang w:eastAsia="ko-KR"/>
        </w:rPr>
        <w:t xml:space="preserve"> use</w:t>
      </w:r>
      <w:r w:rsidR="0013672C">
        <w:rPr>
          <w:rFonts w:eastAsiaTheme="minorHAnsi"/>
          <w:lang w:eastAsia="ko-KR"/>
        </w:rPr>
        <w:t xml:space="preserve"> of</w:t>
      </w:r>
      <w:r w:rsidR="001D598A">
        <w:rPr>
          <w:rFonts w:eastAsiaTheme="minorHAnsi"/>
          <w:lang w:eastAsia="ko-KR"/>
        </w:rPr>
        <w:t xml:space="preserve"> [</w:t>
      </w:r>
      <w:r w:rsidR="00471BF5">
        <w:rPr>
          <w:rFonts w:eastAsiaTheme="minorHAnsi"/>
          <w:highlight w:val="yellow"/>
          <w:lang w:eastAsia="ko-KR"/>
        </w:rPr>
        <w:t>BRIEF DESCRIPTION OF INTANGIBLE</w:t>
      </w:r>
      <w:r w:rsidR="001D598A">
        <w:rPr>
          <w:rFonts w:eastAsiaTheme="minorHAnsi"/>
          <w:lang w:eastAsia="ko-KR"/>
        </w:rPr>
        <w:t>]</w:t>
      </w:r>
      <w:r w:rsidRPr="00CC0184">
        <w:rPr>
          <w:rFonts w:eastAsiaTheme="minorHAnsi"/>
          <w:lang w:eastAsia="ko-KR"/>
        </w:rPr>
        <w:t>.</w:t>
      </w:r>
    </w:p>
    <w:p w14:paraId="5DC934AA" w14:textId="2E1A1A08" w:rsidR="00CC0184" w:rsidRDefault="00CC0184" w:rsidP="00CC0184">
      <w:pPr>
        <w:pStyle w:val="BodyText"/>
        <w:rPr>
          <w:rFonts w:eastAsiaTheme="minorHAnsi"/>
          <w:lang w:eastAsia="ko-KR"/>
        </w:rPr>
      </w:pPr>
      <w:r w:rsidRPr="00CC0184">
        <w:rPr>
          <w:rFonts w:eastAsiaTheme="minorHAnsi"/>
          <w:lang w:eastAsia="ko-KR"/>
        </w:rPr>
        <w:t xml:space="preserve">The </w:t>
      </w:r>
      <w:r w:rsidR="006B08D6" w:rsidRPr="00C811CD">
        <w:rPr>
          <w:rFonts w:eastAsiaTheme="minorHAnsi"/>
          <w:color w:val="FF0000"/>
          <w:highlight w:val="yellow"/>
          <w:lang w:eastAsia="ko-KR"/>
        </w:rPr>
        <w:t xml:space="preserve">royalty </w:t>
      </w:r>
      <w:r w:rsidR="007729E9" w:rsidRPr="00C811CD">
        <w:rPr>
          <w:rFonts w:eastAsiaTheme="minorHAnsi"/>
          <w:color w:val="FF0000"/>
          <w:highlight w:val="yellow"/>
          <w:lang w:eastAsia="ko-KR"/>
        </w:rPr>
        <w:t xml:space="preserve">/ licensing fee / trademark </w:t>
      </w:r>
      <w:r w:rsidR="007729E9" w:rsidRPr="006B08D6">
        <w:rPr>
          <w:rFonts w:eastAsiaTheme="minorHAnsi"/>
          <w:color w:val="FF0000"/>
          <w:highlight w:val="yellow"/>
          <w:lang w:eastAsia="ko-KR"/>
        </w:rPr>
        <w:t>fee</w:t>
      </w:r>
      <w:r w:rsidRPr="006B08D6">
        <w:rPr>
          <w:rFonts w:eastAsiaTheme="minorHAnsi"/>
          <w:color w:val="FF0000"/>
          <w:lang w:eastAsia="ko-KR"/>
        </w:rPr>
        <w:t xml:space="preserve"> </w:t>
      </w:r>
      <w:r w:rsidR="00475E5F">
        <w:rPr>
          <w:rFonts w:eastAsiaTheme="minorHAnsi"/>
          <w:lang w:eastAsia="ko-KR"/>
        </w:rPr>
        <w:t>wa</w:t>
      </w:r>
      <w:r w:rsidRPr="00CC0184">
        <w:rPr>
          <w:rFonts w:eastAsiaTheme="minorHAnsi"/>
          <w:lang w:eastAsia="ko-KR"/>
        </w:rPr>
        <w:t xml:space="preserve">s calculated based on </w:t>
      </w:r>
      <w:r w:rsidRPr="00146A0B">
        <w:rPr>
          <w:rFonts w:eastAsiaTheme="minorHAnsi"/>
          <w:highlight w:val="yellow"/>
          <w:lang w:eastAsia="ko-KR"/>
        </w:rPr>
        <w:t>X</w:t>
      </w:r>
      <w:r w:rsidR="002C7806">
        <w:rPr>
          <w:rFonts w:eastAsiaTheme="minorHAnsi"/>
          <w:highlight w:val="yellow"/>
          <w:lang w:eastAsia="ko-KR"/>
        </w:rPr>
        <w:t>X</w:t>
      </w:r>
      <w:r w:rsidRPr="00146A0B">
        <w:rPr>
          <w:rFonts w:eastAsiaTheme="minorHAnsi"/>
          <w:highlight w:val="yellow"/>
          <w:lang w:eastAsia="ko-KR"/>
        </w:rPr>
        <w:t>%</w:t>
      </w:r>
      <w:r w:rsidRPr="00CC0184">
        <w:rPr>
          <w:rFonts w:eastAsiaTheme="minorHAnsi"/>
          <w:lang w:eastAsia="ko-KR"/>
        </w:rPr>
        <w:t xml:space="preserve"> of </w:t>
      </w:r>
      <w:r w:rsidRPr="00CC0184">
        <w:rPr>
          <w:rFonts w:eastAsiaTheme="minorHAnsi"/>
          <w:highlight w:val="yellow"/>
          <w:lang w:eastAsia="ko-KR"/>
        </w:rPr>
        <w:t>ABC</w:t>
      </w:r>
      <w:r w:rsidRPr="00146A0B">
        <w:rPr>
          <w:rFonts w:eastAsiaTheme="minorHAnsi"/>
          <w:highlight w:val="yellow"/>
          <w:lang w:eastAsia="ko-KR"/>
        </w:rPr>
        <w:t>’s net sales to third party customers less any discounts and returns</w:t>
      </w:r>
      <w:r w:rsidRPr="00A738F2">
        <w:rPr>
          <w:rFonts w:eastAsiaTheme="minorHAnsi"/>
          <w:highlight w:val="yellow"/>
          <w:lang w:eastAsia="ko-KR"/>
        </w:rPr>
        <w:t>.</w:t>
      </w:r>
    </w:p>
    <w:p w14:paraId="52906565" w14:textId="4925E008" w:rsidR="00CC0184" w:rsidRDefault="00CC0184" w:rsidP="005475F1">
      <w:pPr>
        <w:pStyle w:val="Heading3"/>
        <w:rPr>
          <w:rFonts w:eastAsiaTheme="minorHAnsi"/>
          <w:lang w:eastAsia="ko-KR"/>
        </w:rPr>
      </w:pPr>
      <w:r>
        <w:t>Payment of interest on intercompany loan</w:t>
      </w:r>
      <w:r w:rsidR="00845E68" w:rsidRPr="00FA2CEA">
        <w:rPr>
          <w:highlight w:val="yellow"/>
        </w:rPr>
        <w:t>(s)</w:t>
      </w:r>
    </w:p>
    <w:p w14:paraId="518F1A4A" w14:textId="7FFA3DD2" w:rsidR="00CC0184" w:rsidRPr="00146A0B" w:rsidRDefault="00CC0184" w:rsidP="00146A0B">
      <w:pPr>
        <w:pStyle w:val="BodyText"/>
        <w:rPr>
          <w:rFonts w:eastAsiaTheme="minorHAnsi"/>
          <w:lang w:eastAsia="ko-KR"/>
        </w:rPr>
      </w:pPr>
      <w:r w:rsidRPr="00A776D8">
        <w:rPr>
          <w:highlight w:val="yellow"/>
        </w:rPr>
        <w:t>ABC</w:t>
      </w:r>
      <w:r w:rsidRPr="005802CC">
        <w:rPr>
          <w:rFonts w:asciiTheme="majorHAnsi" w:hAnsiTheme="majorHAnsi" w:cstheme="minorHAnsi"/>
        </w:rPr>
        <w:t xml:space="preserve"> received</w:t>
      </w:r>
      <w:r w:rsidR="001E7242">
        <w:rPr>
          <w:rFonts w:asciiTheme="majorHAnsi" w:hAnsiTheme="majorHAnsi" w:cstheme="minorHAnsi"/>
        </w:rPr>
        <w:t xml:space="preserve"> </w:t>
      </w:r>
      <w:r w:rsidR="0088167C" w:rsidRPr="0088167C">
        <w:rPr>
          <w:rFonts w:asciiTheme="majorHAnsi" w:hAnsiTheme="majorHAnsi" w:cstheme="minorHAnsi"/>
          <w:highlight w:val="yellow"/>
        </w:rPr>
        <w:t>short</w:t>
      </w:r>
      <w:r w:rsidR="00F8094F">
        <w:rPr>
          <w:rFonts w:asciiTheme="majorHAnsi" w:hAnsiTheme="majorHAnsi" w:cstheme="minorHAnsi"/>
          <w:highlight w:val="yellow"/>
        </w:rPr>
        <w:t>-</w:t>
      </w:r>
      <w:r w:rsidR="0088167C" w:rsidRPr="0088167C">
        <w:rPr>
          <w:rFonts w:asciiTheme="majorHAnsi" w:hAnsiTheme="majorHAnsi" w:cstheme="minorHAnsi"/>
          <w:highlight w:val="yellow"/>
        </w:rPr>
        <w:t xml:space="preserve">term/ </w:t>
      </w:r>
      <w:r w:rsidR="004B5E24">
        <w:rPr>
          <w:rFonts w:asciiTheme="majorHAnsi" w:hAnsiTheme="majorHAnsi" w:cstheme="minorHAnsi"/>
          <w:highlight w:val="yellow"/>
        </w:rPr>
        <w:t xml:space="preserve">mid- to </w:t>
      </w:r>
      <w:r w:rsidR="0088167C" w:rsidRPr="0088167C">
        <w:rPr>
          <w:rFonts w:asciiTheme="majorHAnsi" w:hAnsiTheme="majorHAnsi" w:cstheme="minorHAnsi"/>
          <w:highlight w:val="yellow"/>
        </w:rPr>
        <w:t>long</w:t>
      </w:r>
      <w:r w:rsidR="00F8094F">
        <w:rPr>
          <w:rFonts w:asciiTheme="majorHAnsi" w:hAnsiTheme="majorHAnsi" w:cstheme="minorHAnsi"/>
          <w:highlight w:val="yellow"/>
        </w:rPr>
        <w:t>-</w:t>
      </w:r>
      <w:r w:rsidR="0088167C" w:rsidRPr="0088167C">
        <w:rPr>
          <w:rFonts w:asciiTheme="majorHAnsi" w:hAnsiTheme="majorHAnsi" w:cstheme="minorHAnsi"/>
          <w:highlight w:val="yellow"/>
        </w:rPr>
        <w:t>term</w:t>
      </w:r>
      <w:r w:rsidR="0088167C">
        <w:rPr>
          <w:rFonts w:asciiTheme="majorHAnsi" w:hAnsiTheme="majorHAnsi" w:cstheme="minorHAnsi"/>
        </w:rPr>
        <w:t xml:space="preserve"> </w:t>
      </w:r>
      <w:r w:rsidRPr="005802CC">
        <w:rPr>
          <w:rFonts w:asciiTheme="majorHAnsi" w:hAnsiTheme="majorHAnsi" w:cstheme="minorHAnsi"/>
        </w:rPr>
        <w:t>loan</w:t>
      </w:r>
      <w:r w:rsidR="00FB35C6" w:rsidRPr="00FA2CEA">
        <w:rPr>
          <w:rFonts w:asciiTheme="majorHAnsi" w:hAnsiTheme="majorHAnsi" w:cstheme="minorHAnsi"/>
          <w:highlight w:val="yellow"/>
        </w:rPr>
        <w:t>(s)</w:t>
      </w:r>
      <w:r w:rsidRPr="005802CC">
        <w:rPr>
          <w:rFonts w:asciiTheme="majorHAnsi" w:hAnsiTheme="majorHAnsi" w:cstheme="minorHAnsi"/>
        </w:rPr>
        <w:t xml:space="preserve"> from </w:t>
      </w:r>
      <w:r w:rsidR="00356EE1">
        <w:rPr>
          <w:rFonts w:asciiTheme="majorHAnsi" w:hAnsiTheme="majorHAnsi" w:cstheme="minorHAnsi"/>
          <w:highlight w:val="yellow"/>
        </w:rPr>
        <w:t>r</w:t>
      </w:r>
      <w:r w:rsidR="00B07D22" w:rsidRPr="00B07D22">
        <w:rPr>
          <w:rFonts w:asciiTheme="majorHAnsi" w:hAnsiTheme="majorHAnsi" w:cstheme="minorHAnsi"/>
          <w:highlight w:val="yellow"/>
        </w:rPr>
        <w:t>elated party(ies)</w:t>
      </w:r>
      <w:r w:rsidR="001E7242">
        <w:rPr>
          <w:rFonts w:asciiTheme="majorHAnsi" w:hAnsiTheme="majorHAnsi" w:cstheme="minorHAnsi"/>
        </w:rPr>
        <w:t xml:space="preserve">.  The purpose of the loan </w:t>
      </w:r>
      <w:r w:rsidR="00150B09">
        <w:rPr>
          <w:rFonts w:asciiTheme="majorHAnsi" w:hAnsiTheme="majorHAnsi" w:cstheme="minorHAnsi"/>
        </w:rPr>
        <w:t>was</w:t>
      </w:r>
      <w:r w:rsidR="001E7242">
        <w:rPr>
          <w:rFonts w:asciiTheme="majorHAnsi" w:hAnsiTheme="majorHAnsi" w:cstheme="minorHAnsi"/>
        </w:rPr>
        <w:t xml:space="preserve"> to </w:t>
      </w:r>
      <w:r w:rsidR="00773153" w:rsidRPr="00A63575">
        <w:rPr>
          <w:rFonts w:asciiTheme="majorHAnsi" w:hAnsiTheme="majorHAnsi" w:cstheme="minorHAnsi"/>
          <w:highlight w:val="yellow"/>
        </w:rPr>
        <w:t>maintai</w:t>
      </w:r>
      <w:r w:rsidR="00F773C0" w:rsidRPr="00A63575">
        <w:rPr>
          <w:rFonts w:asciiTheme="majorHAnsi" w:hAnsiTheme="majorHAnsi" w:cstheme="minorHAnsi"/>
          <w:highlight w:val="yellow"/>
        </w:rPr>
        <w:t>n</w:t>
      </w:r>
      <w:r w:rsidR="00EF3D9D" w:rsidRPr="00A63575">
        <w:rPr>
          <w:rFonts w:asciiTheme="majorHAnsi" w:hAnsiTheme="majorHAnsi" w:cstheme="minorHAnsi"/>
          <w:highlight w:val="yellow"/>
        </w:rPr>
        <w:t xml:space="preserve"> sufficient cash to support</w:t>
      </w:r>
      <w:r w:rsidR="001E7242" w:rsidRPr="00A63575">
        <w:rPr>
          <w:rFonts w:asciiTheme="majorHAnsi" w:hAnsiTheme="majorHAnsi" w:cstheme="minorHAnsi"/>
          <w:highlight w:val="yellow"/>
        </w:rPr>
        <w:t xml:space="preserve"> the </w:t>
      </w:r>
      <w:r w:rsidRPr="00A63575">
        <w:rPr>
          <w:rFonts w:asciiTheme="majorHAnsi" w:hAnsiTheme="majorHAnsi" w:cstheme="minorHAnsi"/>
          <w:highlight w:val="yellow"/>
        </w:rPr>
        <w:t>business operations</w:t>
      </w:r>
      <w:r w:rsidRPr="005802CC">
        <w:rPr>
          <w:rFonts w:asciiTheme="majorHAnsi" w:hAnsiTheme="majorHAnsi" w:cstheme="minorHAnsi"/>
        </w:rPr>
        <w:t xml:space="preserve">. </w:t>
      </w:r>
      <w:r>
        <w:rPr>
          <w:rFonts w:asciiTheme="majorHAnsi" w:hAnsiTheme="majorHAnsi" w:cstheme="minorHAnsi"/>
        </w:rPr>
        <w:t xml:space="preserve"> </w:t>
      </w:r>
      <w:r w:rsidRPr="005802CC">
        <w:rPr>
          <w:rFonts w:asciiTheme="majorHAnsi" w:hAnsiTheme="majorHAnsi" w:cstheme="minorHAnsi"/>
        </w:rPr>
        <w:t xml:space="preserve">Details of the loans </w:t>
      </w:r>
      <w:r w:rsidR="00284BA1">
        <w:rPr>
          <w:rFonts w:asciiTheme="majorHAnsi" w:hAnsiTheme="majorHAnsi" w:cstheme="minorHAnsi"/>
        </w:rPr>
        <w:t>were</w:t>
      </w:r>
      <w:r w:rsidRPr="005802CC">
        <w:rPr>
          <w:rFonts w:asciiTheme="majorHAnsi" w:hAnsiTheme="majorHAnsi" w:cstheme="minorHAnsi"/>
        </w:rPr>
        <w:t xml:space="preserve"> as follows.</w:t>
      </w:r>
    </w:p>
    <w:p w14:paraId="79F0591C" w14:textId="305437B9" w:rsidR="00CC0184" w:rsidRPr="005802CC" w:rsidRDefault="0057693E" w:rsidP="00CC0184">
      <w:pPr>
        <w:pStyle w:val="Caption"/>
        <w:rPr>
          <w:rFonts w:asciiTheme="majorHAnsi" w:hAnsiTheme="majorHAnsi" w:cstheme="minorHAnsi"/>
        </w:rPr>
      </w:pPr>
      <w:r>
        <w:rPr>
          <w:highlight w:val="yellow"/>
        </w:rPr>
        <w:t>Table</w:t>
      </w:r>
      <w:r w:rsidR="00CC0184" w:rsidRPr="008755D2">
        <w:rPr>
          <w:highlight w:val="yellow"/>
        </w:rPr>
        <w:t xml:space="preserve"> </w:t>
      </w:r>
      <w:r w:rsidR="00CC0184" w:rsidRPr="008755D2">
        <w:rPr>
          <w:b w:val="0"/>
          <w:iCs w:val="0"/>
          <w:highlight w:val="yellow"/>
        </w:rPr>
        <w:fldChar w:fldCharType="begin"/>
      </w:r>
      <w:r w:rsidR="00CC0184" w:rsidRPr="008755D2">
        <w:rPr>
          <w:highlight w:val="yellow"/>
        </w:rPr>
        <w:instrText xml:space="preserve"> STYLEREF 1 \s </w:instrText>
      </w:r>
      <w:r w:rsidR="00CC0184" w:rsidRPr="008755D2">
        <w:rPr>
          <w:b w:val="0"/>
          <w:iCs w:val="0"/>
          <w:highlight w:val="yellow"/>
        </w:rPr>
        <w:fldChar w:fldCharType="separate"/>
      </w:r>
      <w:r w:rsidR="00511357">
        <w:rPr>
          <w:noProof/>
          <w:highlight w:val="yellow"/>
        </w:rPr>
        <w:t>3</w:t>
      </w:r>
      <w:r w:rsidR="00CC0184" w:rsidRPr="008755D2">
        <w:rPr>
          <w:b w:val="0"/>
          <w:iCs w:val="0"/>
          <w:highlight w:val="yellow"/>
        </w:rPr>
        <w:fldChar w:fldCharType="end"/>
      </w:r>
      <w:r w:rsidR="00CC0184" w:rsidRPr="008755D2">
        <w:rPr>
          <w:highlight w:val="yellow"/>
        </w:rPr>
        <w:noBreakHyphen/>
      </w:r>
      <w:r w:rsidR="00CC0184" w:rsidRPr="008755D2">
        <w:rPr>
          <w:b w:val="0"/>
          <w:iCs w:val="0"/>
          <w:highlight w:val="yellow"/>
        </w:rPr>
        <w:fldChar w:fldCharType="begin"/>
      </w:r>
      <w:r w:rsidR="00CC0184" w:rsidRPr="008755D2">
        <w:rPr>
          <w:highlight w:val="yellow"/>
        </w:rPr>
        <w:instrText xml:space="preserve"> SEQ Figure \* ARABIC \s 1 </w:instrText>
      </w:r>
      <w:r w:rsidR="00CC0184" w:rsidRPr="008755D2">
        <w:rPr>
          <w:b w:val="0"/>
          <w:iCs w:val="0"/>
          <w:highlight w:val="yellow"/>
        </w:rPr>
        <w:fldChar w:fldCharType="separate"/>
      </w:r>
      <w:r w:rsidR="00511357">
        <w:rPr>
          <w:noProof/>
          <w:highlight w:val="yellow"/>
        </w:rPr>
        <w:t>3</w:t>
      </w:r>
      <w:r w:rsidR="00CC0184" w:rsidRPr="008755D2">
        <w:rPr>
          <w:b w:val="0"/>
          <w:iCs w:val="0"/>
          <w:highlight w:val="yellow"/>
        </w:rPr>
        <w:fldChar w:fldCharType="end"/>
      </w:r>
      <w:r w:rsidR="00CC0184" w:rsidRPr="008755D2">
        <w:rPr>
          <w:highlight w:val="yellow"/>
        </w:rPr>
        <w:t>:</w:t>
      </w:r>
      <w:r w:rsidR="00CC0184" w:rsidRPr="00416306">
        <w:rPr>
          <w:highlight w:val="yellow"/>
        </w:rPr>
        <w:t xml:space="preserve"> </w:t>
      </w:r>
      <w:r w:rsidR="00CC0184" w:rsidRPr="00416306">
        <w:rPr>
          <w:rFonts w:asciiTheme="majorHAnsi" w:hAnsiTheme="majorHAnsi" w:cstheme="minorHAnsi"/>
          <w:highlight w:val="yellow"/>
        </w:rPr>
        <w:t>Intercompany loan</w:t>
      </w:r>
      <w:r w:rsidR="00AA020C" w:rsidRPr="00AA020C">
        <w:rPr>
          <w:rFonts w:asciiTheme="majorHAnsi" w:hAnsiTheme="majorHAnsi" w:cstheme="minorHAnsi"/>
          <w:highlight w:val="yellow"/>
        </w:rPr>
        <w:t>(</w:t>
      </w:r>
      <w:r w:rsidR="00CC0184" w:rsidRPr="00AA020C">
        <w:rPr>
          <w:rFonts w:asciiTheme="majorHAnsi" w:hAnsiTheme="majorHAnsi" w:cstheme="minorHAnsi"/>
          <w:highlight w:val="yellow"/>
        </w:rPr>
        <w:t>s</w:t>
      </w:r>
      <w:r w:rsidR="00AA020C" w:rsidRPr="00AA020C">
        <w:rPr>
          <w:rFonts w:asciiTheme="majorHAnsi" w:hAnsiTheme="majorHAnsi" w:cstheme="minorHAnsi"/>
          <w:highlight w:val="yellow"/>
        </w:rPr>
        <w:t>)</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1610"/>
        <w:gridCol w:w="1487"/>
        <w:gridCol w:w="1337"/>
        <w:gridCol w:w="1847"/>
      </w:tblGrid>
      <w:tr w:rsidR="00CC0184" w:rsidRPr="00304426" w14:paraId="73306F23" w14:textId="79D92ED9" w:rsidTr="00574648">
        <w:trPr>
          <w:cnfStyle w:val="100000000000" w:firstRow="1" w:lastRow="0" w:firstColumn="0" w:lastColumn="0" w:oddVBand="0" w:evenVBand="0" w:oddHBand="0" w:evenHBand="0" w:firstRowFirstColumn="0" w:firstRowLastColumn="0" w:lastRowFirstColumn="0" w:lastRowLastColumn="0"/>
          <w:trHeight w:val="285"/>
          <w:tblHeader/>
        </w:trPr>
        <w:tc>
          <w:tcPr>
            <w:tcW w:w="1404" w:type="pct"/>
            <w:shd w:val="clear" w:color="auto" w:fill="00338D"/>
            <w:noWrap/>
            <w:vAlign w:val="center"/>
            <w:hideMark/>
          </w:tcPr>
          <w:p w14:paraId="14977D7D" w14:textId="21DA67C4" w:rsidR="00CC0184" w:rsidRPr="00304426" w:rsidRDefault="00CC0184" w:rsidP="001B6E73">
            <w:pPr>
              <w:spacing w:before="40" w:after="40"/>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Related party lender</w:t>
            </w:r>
          </w:p>
        </w:tc>
        <w:tc>
          <w:tcPr>
            <w:tcW w:w="1047" w:type="pct"/>
            <w:shd w:val="clear" w:color="auto" w:fill="00338D"/>
            <w:noWrap/>
            <w:vAlign w:val="center"/>
            <w:hideMark/>
          </w:tcPr>
          <w:p w14:paraId="6413FD8D" w14:textId="636210BA" w:rsidR="00CC0184" w:rsidRPr="00304426" w:rsidRDefault="00CC0184" w:rsidP="004E1431">
            <w:pPr>
              <w:spacing w:before="40" w:after="40"/>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Principal (USD)</w:t>
            </w:r>
          </w:p>
        </w:tc>
        <w:tc>
          <w:tcPr>
            <w:tcW w:w="884" w:type="pct"/>
            <w:shd w:val="clear" w:color="auto" w:fill="00338D"/>
            <w:noWrap/>
            <w:vAlign w:val="center"/>
            <w:hideMark/>
          </w:tcPr>
          <w:p w14:paraId="6DF2EF99" w14:textId="6431BB89" w:rsidR="00CC0184" w:rsidRPr="00304426" w:rsidRDefault="00CC0184" w:rsidP="001B6E73">
            <w:pPr>
              <w:spacing w:before="40" w:after="40"/>
              <w:jc w:val="center"/>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Financing date</w:t>
            </w:r>
          </w:p>
        </w:tc>
        <w:tc>
          <w:tcPr>
            <w:tcW w:w="813" w:type="pct"/>
            <w:shd w:val="clear" w:color="auto" w:fill="00338D"/>
            <w:noWrap/>
            <w:vAlign w:val="center"/>
            <w:hideMark/>
          </w:tcPr>
          <w:p w14:paraId="1BDEB792" w14:textId="55855726" w:rsidR="00CC0184" w:rsidRPr="00304426" w:rsidRDefault="00CC0184" w:rsidP="001B6E73">
            <w:pPr>
              <w:spacing w:before="40" w:after="40"/>
              <w:jc w:val="center"/>
              <w:rPr>
                <w:rFonts w:asciiTheme="minorHAnsi" w:hAnsiTheme="minorHAnsi" w:cstheme="minorHAnsi"/>
                <w:color w:val="FFFFFF" w:themeColor="background1"/>
                <w:sz w:val="18"/>
                <w:szCs w:val="18"/>
              </w:rPr>
            </w:pPr>
            <w:r w:rsidRPr="00304426">
              <w:rPr>
                <w:rFonts w:asciiTheme="minorHAnsi" w:hAnsiTheme="minorHAnsi" w:cstheme="minorHAnsi"/>
                <w:color w:val="FFFFFF" w:themeColor="background1"/>
                <w:sz w:val="18"/>
                <w:szCs w:val="18"/>
              </w:rPr>
              <w:t>Maturity date</w:t>
            </w:r>
          </w:p>
        </w:tc>
        <w:tc>
          <w:tcPr>
            <w:tcW w:w="852" w:type="pct"/>
            <w:shd w:val="clear" w:color="auto" w:fill="00338D"/>
            <w:noWrap/>
            <w:vAlign w:val="center"/>
            <w:hideMark/>
          </w:tcPr>
          <w:p w14:paraId="4A352099" w14:textId="40362FEB" w:rsidR="00CC0184" w:rsidRPr="00304426" w:rsidRDefault="004E1431" w:rsidP="001B6E73">
            <w:pPr>
              <w:spacing w:before="40" w:after="40"/>
              <w:jc w:val="center"/>
              <w:rPr>
                <w:rFonts w:asciiTheme="minorHAnsi" w:hAnsiTheme="minorHAnsi" w:cstheme="minorHAnsi"/>
                <w:color w:val="FFFFFF" w:themeColor="background1"/>
                <w:sz w:val="18"/>
                <w:szCs w:val="18"/>
              </w:rPr>
            </w:pPr>
            <w:r>
              <w:rPr>
                <w:rFonts w:asciiTheme="minorHAnsi" w:hAnsiTheme="minorHAnsi" w:cstheme="minorHAnsi"/>
                <w:color w:val="FFFFFF" w:themeColor="background1"/>
                <w:sz w:val="18"/>
                <w:szCs w:val="18"/>
                <w:lang w:val="vi-VN"/>
              </w:rPr>
              <w:t xml:space="preserve">Actual </w:t>
            </w:r>
            <w:r w:rsidR="006C34F9">
              <w:rPr>
                <w:rFonts w:asciiTheme="minorHAnsi" w:hAnsiTheme="minorHAnsi" w:cstheme="minorHAnsi"/>
                <w:color w:val="FFFFFF" w:themeColor="background1"/>
                <w:sz w:val="18"/>
                <w:szCs w:val="18"/>
              </w:rPr>
              <w:t>i</w:t>
            </w:r>
            <w:r w:rsidR="00CC0184" w:rsidRPr="00304426">
              <w:rPr>
                <w:rFonts w:asciiTheme="minorHAnsi" w:hAnsiTheme="minorHAnsi" w:cstheme="minorHAnsi"/>
                <w:color w:val="FFFFFF" w:themeColor="background1"/>
                <w:sz w:val="18"/>
                <w:szCs w:val="18"/>
              </w:rPr>
              <w:t>nterest rate</w:t>
            </w:r>
          </w:p>
        </w:tc>
      </w:tr>
      <w:tr w:rsidR="00CC0184" w:rsidRPr="00304426" w14:paraId="16AB0913" w14:textId="1D040774" w:rsidTr="00574648">
        <w:trPr>
          <w:trHeight w:val="285"/>
        </w:trPr>
        <w:tc>
          <w:tcPr>
            <w:tcW w:w="1404" w:type="pct"/>
            <w:noWrap/>
            <w:vAlign w:val="center"/>
            <w:hideMark/>
          </w:tcPr>
          <w:p w14:paraId="24247E96" w14:textId="1BE72AED"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2719177C" w14:textId="0E6695C0"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08A6C578" w14:textId="108B9D73"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00F242C5" w14:textId="57240F2E"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68F83F8E" w14:textId="1D673FB7" w:rsidR="00CC0184" w:rsidRPr="00304426" w:rsidRDefault="00CC0184" w:rsidP="001B6E73">
            <w:pPr>
              <w:spacing w:before="40" w:after="40"/>
              <w:jc w:val="center"/>
              <w:rPr>
                <w:rFonts w:asciiTheme="minorHAnsi" w:hAnsiTheme="minorHAnsi" w:cstheme="minorHAnsi"/>
                <w:sz w:val="18"/>
                <w:szCs w:val="18"/>
              </w:rPr>
            </w:pPr>
          </w:p>
        </w:tc>
      </w:tr>
      <w:tr w:rsidR="00CC0184" w:rsidRPr="00304426" w14:paraId="12E48D28" w14:textId="61C46B70" w:rsidTr="00574648">
        <w:trPr>
          <w:trHeight w:val="285"/>
        </w:trPr>
        <w:tc>
          <w:tcPr>
            <w:tcW w:w="1404" w:type="pct"/>
            <w:noWrap/>
            <w:vAlign w:val="center"/>
            <w:hideMark/>
          </w:tcPr>
          <w:p w14:paraId="3A87DEB7" w14:textId="3E9EBAEB"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0977F0E5" w14:textId="6A7591AD"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59612F92" w14:textId="3B627E8D"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006ADE97" w14:textId="4C9DC5DB"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1EEA0593" w14:textId="5BBC4C35" w:rsidR="00CC0184" w:rsidRPr="00304426" w:rsidRDefault="00CC0184" w:rsidP="001B6E73">
            <w:pPr>
              <w:spacing w:before="40" w:after="40"/>
              <w:jc w:val="center"/>
              <w:rPr>
                <w:rFonts w:asciiTheme="minorHAnsi" w:hAnsiTheme="minorHAnsi" w:cstheme="minorHAnsi"/>
                <w:sz w:val="18"/>
                <w:szCs w:val="18"/>
              </w:rPr>
            </w:pPr>
          </w:p>
        </w:tc>
      </w:tr>
      <w:tr w:rsidR="00CC0184" w:rsidRPr="00304426" w14:paraId="5E4BED88" w14:textId="3A7CF654" w:rsidTr="00574648">
        <w:trPr>
          <w:trHeight w:val="285"/>
        </w:trPr>
        <w:tc>
          <w:tcPr>
            <w:tcW w:w="1404" w:type="pct"/>
            <w:noWrap/>
            <w:vAlign w:val="center"/>
            <w:hideMark/>
          </w:tcPr>
          <w:p w14:paraId="6507F1B6" w14:textId="475A8DE4" w:rsidR="00CC0184" w:rsidRPr="00304426" w:rsidRDefault="00CC0184" w:rsidP="001B6E73">
            <w:pPr>
              <w:spacing w:before="40" w:after="40"/>
              <w:rPr>
                <w:rFonts w:asciiTheme="minorHAnsi" w:hAnsiTheme="minorHAnsi" w:cstheme="minorHAnsi"/>
                <w:sz w:val="18"/>
                <w:szCs w:val="18"/>
              </w:rPr>
            </w:pPr>
          </w:p>
        </w:tc>
        <w:tc>
          <w:tcPr>
            <w:tcW w:w="1047" w:type="pct"/>
            <w:noWrap/>
            <w:vAlign w:val="center"/>
            <w:hideMark/>
          </w:tcPr>
          <w:p w14:paraId="7CD0C1D2" w14:textId="7802345F" w:rsidR="00CC0184" w:rsidRPr="00304426" w:rsidRDefault="00CC0184" w:rsidP="001B6E73">
            <w:pPr>
              <w:spacing w:before="40" w:after="40"/>
              <w:jc w:val="right"/>
              <w:rPr>
                <w:rFonts w:asciiTheme="minorHAnsi" w:hAnsiTheme="minorHAnsi" w:cstheme="minorHAnsi"/>
                <w:sz w:val="18"/>
                <w:szCs w:val="18"/>
              </w:rPr>
            </w:pPr>
          </w:p>
        </w:tc>
        <w:tc>
          <w:tcPr>
            <w:tcW w:w="884" w:type="pct"/>
            <w:noWrap/>
            <w:vAlign w:val="center"/>
            <w:hideMark/>
          </w:tcPr>
          <w:p w14:paraId="6FA8909E" w14:textId="07A02AD5" w:rsidR="00CC0184" w:rsidRPr="00304426" w:rsidRDefault="00CC0184" w:rsidP="001B6E73">
            <w:pPr>
              <w:spacing w:before="40" w:after="40"/>
              <w:jc w:val="center"/>
              <w:rPr>
                <w:rFonts w:asciiTheme="minorHAnsi" w:hAnsiTheme="minorHAnsi" w:cstheme="minorHAnsi"/>
                <w:sz w:val="18"/>
                <w:szCs w:val="18"/>
              </w:rPr>
            </w:pPr>
          </w:p>
        </w:tc>
        <w:tc>
          <w:tcPr>
            <w:tcW w:w="813" w:type="pct"/>
            <w:noWrap/>
            <w:vAlign w:val="center"/>
            <w:hideMark/>
          </w:tcPr>
          <w:p w14:paraId="30C0FD01" w14:textId="2697ECD8" w:rsidR="00CC0184" w:rsidRPr="00304426" w:rsidRDefault="00CC0184" w:rsidP="001B6E73">
            <w:pPr>
              <w:spacing w:before="40" w:after="40"/>
              <w:jc w:val="center"/>
              <w:rPr>
                <w:rFonts w:asciiTheme="minorHAnsi" w:hAnsiTheme="minorHAnsi" w:cstheme="minorHAnsi"/>
                <w:sz w:val="18"/>
                <w:szCs w:val="18"/>
              </w:rPr>
            </w:pPr>
          </w:p>
        </w:tc>
        <w:tc>
          <w:tcPr>
            <w:tcW w:w="852" w:type="pct"/>
            <w:noWrap/>
            <w:vAlign w:val="center"/>
            <w:hideMark/>
          </w:tcPr>
          <w:p w14:paraId="76B6CFB9" w14:textId="2D65EE8A" w:rsidR="00CC0184" w:rsidRPr="00304426" w:rsidRDefault="00CC0184" w:rsidP="001B6E73">
            <w:pPr>
              <w:spacing w:before="40" w:after="40"/>
              <w:jc w:val="center"/>
              <w:rPr>
                <w:rFonts w:asciiTheme="minorHAnsi" w:hAnsiTheme="minorHAnsi" w:cstheme="minorHAnsi"/>
                <w:sz w:val="18"/>
                <w:szCs w:val="18"/>
              </w:rPr>
            </w:pPr>
          </w:p>
        </w:tc>
      </w:tr>
    </w:tbl>
    <w:p w14:paraId="013E4D13" w14:textId="3E229F78" w:rsidR="00023501" w:rsidRDefault="00C42EC4" w:rsidP="00CC0184">
      <w:pPr>
        <w:pStyle w:val="BodyText"/>
        <w:rPr>
          <w:rFonts w:asciiTheme="majorHAnsi" w:hAnsiTheme="majorHAnsi" w:cstheme="minorHAnsi"/>
        </w:rPr>
      </w:pPr>
      <w:r>
        <w:rPr>
          <w:rFonts w:asciiTheme="majorHAnsi" w:hAnsiTheme="majorHAnsi" w:cstheme="minorHAnsi"/>
        </w:rPr>
        <w:t xml:space="preserve">The interest rate of the loan </w:t>
      </w:r>
      <w:r w:rsidR="00150B09">
        <w:rPr>
          <w:rFonts w:asciiTheme="majorHAnsi" w:hAnsiTheme="majorHAnsi" w:cstheme="minorHAnsi"/>
        </w:rPr>
        <w:t>wa</w:t>
      </w:r>
      <w:r w:rsidR="007B30AD">
        <w:rPr>
          <w:rFonts w:asciiTheme="majorHAnsi" w:hAnsiTheme="majorHAnsi" w:cstheme="minorHAnsi"/>
        </w:rPr>
        <w:t>s</w:t>
      </w:r>
      <w:r>
        <w:rPr>
          <w:rFonts w:asciiTheme="majorHAnsi" w:hAnsiTheme="majorHAnsi" w:cstheme="minorHAnsi"/>
        </w:rPr>
        <w:t xml:space="preserve"> </w:t>
      </w:r>
      <w:r w:rsidR="004E1431" w:rsidRPr="00663F5B">
        <w:rPr>
          <w:rFonts w:asciiTheme="majorHAnsi" w:hAnsiTheme="majorHAnsi" w:cstheme="minorHAnsi"/>
          <w:highlight w:val="yellow"/>
          <w:lang w:val="vi-VN"/>
        </w:rPr>
        <w:t>xx</w:t>
      </w:r>
      <w:r w:rsidR="004E1431" w:rsidRPr="00663F5B">
        <w:rPr>
          <w:rFonts w:asciiTheme="majorHAnsi" w:hAnsiTheme="majorHAnsi" w:cstheme="minorHAnsi"/>
          <w:highlight w:val="yellow"/>
        </w:rPr>
        <w:t>% per annum on the principal amount of the loan, which was determined referred to market rate</w:t>
      </w:r>
      <w:r>
        <w:t>.</w:t>
      </w:r>
      <w:r>
        <w:rPr>
          <w:rFonts w:asciiTheme="majorHAnsi" w:hAnsiTheme="majorHAnsi" w:cstheme="minorHAnsi"/>
        </w:rPr>
        <w:t xml:space="preserve"> </w:t>
      </w:r>
    </w:p>
    <w:p w14:paraId="21E46807" w14:textId="01D433C2" w:rsidR="00CC0184" w:rsidRDefault="00CC0184" w:rsidP="00CC0184">
      <w:pPr>
        <w:pStyle w:val="BodyText"/>
      </w:pPr>
      <w:r w:rsidRPr="005802CC">
        <w:rPr>
          <w:rFonts w:asciiTheme="majorHAnsi" w:hAnsiTheme="majorHAnsi" w:cstheme="minorHAnsi"/>
        </w:rPr>
        <w:t>The State Bank of Vietnam (“</w:t>
      </w:r>
      <w:r w:rsidRPr="00214B3E">
        <w:rPr>
          <w:rFonts w:asciiTheme="majorHAnsi" w:hAnsiTheme="majorHAnsi" w:cstheme="minorHAnsi"/>
          <w:b/>
        </w:rPr>
        <w:t>SBV</w:t>
      </w:r>
      <w:r w:rsidRPr="005802CC">
        <w:rPr>
          <w:rFonts w:asciiTheme="majorHAnsi" w:hAnsiTheme="majorHAnsi" w:cstheme="minorHAnsi"/>
        </w:rPr>
        <w:t>”) publishe</w:t>
      </w:r>
      <w:r w:rsidR="00F06BFF">
        <w:rPr>
          <w:rFonts w:asciiTheme="majorHAnsi" w:hAnsiTheme="majorHAnsi" w:cstheme="minorHAnsi"/>
        </w:rPr>
        <w:t>d</w:t>
      </w:r>
      <w:r w:rsidRPr="005802CC">
        <w:rPr>
          <w:rFonts w:asciiTheme="majorHAnsi" w:hAnsiTheme="majorHAnsi" w:cstheme="minorHAnsi"/>
        </w:rPr>
        <w:t xml:space="preserve"> interest rates on </w:t>
      </w:r>
      <w:r w:rsidR="00D42DA5" w:rsidRPr="00D42DA5">
        <w:rPr>
          <w:rFonts w:asciiTheme="majorHAnsi" w:hAnsiTheme="majorHAnsi" w:cstheme="minorHAnsi"/>
          <w:highlight w:val="yellow"/>
        </w:rPr>
        <w:t xml:space="preserve">short-term/ </w:t>
      </w:r>
      <w:r w:rsidRPr="00D42DA5">
        <w:rPr>
          <w:rFonts w:asciiTheme="majorHAnsi" w:hAnsiTheme="majorHAnsi" w:cstheme="minorHAnsi"/>
          <w:highlight w:val="yellow"/>
        </w:rPr>
        <w:t>mid- to long-term</w:t>
      </w:r>
      <w:r w:rsidRPr="005802CC">
        <w:rPr>
          <w:rFonts w:asciiTheme="majorHAnsi" w:hAnsiTheme="majorHAnsi" w:cstheme="minorHAnsi"/>
        </w:rPr>
        <w:t xml:space="preserve"> loans offered locally by commercials banks to corporations. </w:t>
      </w:r>
      <w:r>
        <w:rPr>
          <w:rFonts w:asciiTheme="majorHAnsi" w:hAnsiTheme="majorHAnsi" w:cstheme="minorHAnsi"/>
        </w:rPr>
        <w:t xml:space="preserve"> </w:t>
      </w:r>
      <w:r w:rsidRPr="005802CC">
        <w:rPr>
          <w:rFonts w:asciiTheme="majorHAnsi" w:hAnsiTheme="majorHAnsi" w:cstheme="minorHAnsi"/>
        </w:rPr>
        <w:t>This data c</w:t>
      </w:r>
      <w:r w:rsidR="007F62CD">
        <w:rPr>
          <w:rFonts w:asciiTheme="majorHAnsi" w:hAnsiTheme="majorHAnsi" w:cstheme="minorHAnsi"/>
        </w:rPr>
        <w:t>ould</w:t>
      </w:r>
      <w:r w:rsidRPr="005802CC">
        <w:rPr>
          <w:rFonts w:asciiTheme="majorHAnsi" w:hAnsiTheme="majorHAnsi" w:cstheme="minorHAnsi"/>
        </w:rPr>
        <w:t xml:space="preserve"> be used to </w:t>
      </w:r>
      <w:r w:rsidRPr="00416306">
        <w:t xml:space="preserve">evaluate the reasonableness of the terms of the loan between </w:t>
      </w:r>
      <w:r w:rsidRPr="00214B3E">
        <w:rPr>
          <w:highlight w:val="yellow"/>
        </w:rPr>
        <w:t>ABC</w:t>
      </w:r>
      <w:r w:rsidRPr="00416306">
        <w:t xml:space="preserve"> and </w:t>
      </w:r>
      <w:r w:rsidR="00397186">
        <w:rPr>
          <w:rFonts w:asciiTheme="majorHAnsi" w:hAnsiTheme="majorHAnsi" w:cstheme="minorHAnsi"/>
          <w:highlight w:val="yellow"/>
        </w:rPr>
        <w:t>r</w:t>
      </w:r>
      <w:r w:rsidR="00B07D22" w:rsidRPr="00B07D22">
        <w:rPr>
          <w:rFonts w:asciiTheme="majorHAnsi" w:hAnsiTheme="majorHAnsi" w:cstheme="minorHAnsi"/>
          <w:highlight w:val="yellow"/>
        </w:rPr>
        <w:t>elated party(ies)</w:t>
      </w:r>
      <w:r w:rsidRPr="00416306">
        <w:t>.</w:t>
      </w:r>
    </w:p>
    <w:p w14:paraId="3F1CE51F" w14:textId="555D219A" w:rsidR="002A7DCC" w:rsidRDefault="00CC0184" w:rsidP="009574FF">
      <w:pPr>
        <w:pStyle w:val="BodyText"/>
        <w:rPr>
          <w:rFonts w:asciiTheme="majorHAnsi" w:hAnsiTheme="majorHAnsi" w:cstheme="minorHAnsi"/>
        </w:rPr>
      </w:pPr>
      <w:r>
        <w:t>In particular, t</w:t>
      </w:r>
      <w:r w:rsidRPr="00416306">
        <w:t xml:space="preserve">he average interest rates on USD-denominated </w:t>
      </w:r>
      <w:r w:rsidR="002C366C" w:rsidRPr="00D42DA5">
        <w:rPr>
          <w:rFonts w:asciiTheme="majorHAnsi" w:hAnsiTheme="majorHAnsi" w:cstheme="minorHAnsi"/>
          <w:highlight w:val="yellow"/>
        </w:rPr>
        <w:t>short-term/ mid- to long-term</w:t>
      </w:r>
      <w:r w:rsidRPr="007B2DBF">
        <w:t xml:space="preserve"> loans</w:t>
      </w:r>
      <w:r w:rsidRPr="00416306">
        <w:t xml:space="preserve"> in </w:t>
      </w:r>
      <w:r w:rsidRPr="00D27C77">
        <w:rPr>
          <w:highlight w:val="yellow"/>
        </w:rPr>
        <w:t>FY20</w:t>
      </w:r>
      <w:r>
        <w:rPr>
          <w:highlight w:val="yellow"/>
        </w:rPr>
        <w:t>xx</w:t>
      </w:r>
      <w:r w:rsidRPr="00416306">
        <w:t xml:space="preserve"> </w:t>
      </w:r>
      <w:r w:rsidRPr="00E96881">
        <w:rPr>
          <w:highlight w:val="yellow"/>
        </w:rPr>
        <w:t>(the payment period)</w:t>
      </w:r>
      <w:r w:rsidRPr="00416306">
        <w:t xml:space="preserve"> were between </w:t>
      </w:r>
      <w:r>
        <w:rPr>
          <w:highlight w:val="yellow"/>
        </w:rPr>
        <w:t>x.x</w:t>
      </w:r>
      <w:r w:rsidRPr="006D3DED">
        <w:rPr>
          <w:highlight w:val="yellow"/>
        </w:rPr>
        <w:t xml:space="preserve">% and </w:t>
      </w:r>
      <w:r>
        <w:rPr>
          <w:highlight w:val="yellow"/>
        </w:rPr>
        <w:t>y.y</w:t>
      </w:r>
      <w:r w:rsidRPr="006D3DED">
        <w:rPr>
          <w:highlight w:val="yellow"/>
        </w:rPr>
        <w:t>%</w:t>
      </w:r>
      <w:r>
        <w:rPr>
          <w:rStyle w:val="FootnoteReference"/>
        </w:rPr>
        <w:footnoteReference w:id="7"/>
      </w:r>
      <w:r w:rsidRPr="00416306">
        <w:t xml:space="preserve">. </w:t>
      </w:r>
      <w:r>
        <w:t xml:space="preserve"> </w:t>
      </w:r>
      <w:r w:rsidRPr="00416306">
        <w:t>In comparison, the interest rates on the intercompany loans</w:t>
      </w:r>
      <w:r w:rsidRPr="005802CC">
        <w:rPr>
          <w:rFonts w:asciiTheme="majorHAnsi" w:hAnsiTheme="majorHAnsi" w:cstheme="minorHAnsi"/>
        </w:rPr>
        <w:t xml:space="preserve"> were </w:t>
      </w:r>
      <w:r w:rsidRPr="00663F5B">
        <w:rPr>
          <w:rFonts w:asciiTheme="majorHAnsi" w:hAnsiTheme="majorHAnsi" w:cstheme="minorHAnsi"/>
          <w:highlight w:val="yellow"/>
        </w:rPr>
        <w:t>lower</w:t>
      </w:r>
      <w:r w:rsidR="009D42A8" w:rsidRPr="00663F5B">
        <w:rPr>
          <w:rFonts w:asciiTheme="majorHAnsi" w:hAnsiTheme="majorHAnsi" w:cstheme="minorHAnsi"/>
          <w:highlight w:val="yellow"/>
          <w:lang w:val="vi-VN"/>
        </w:rPr>
        <w:t>/within/higher</w:t>
      </w:r>
      <w:r>
        <w:rPr>
          <w:rFonts w:asciiTheme="majorHAnsi" w:hAnsiTheme="majorHAnsi" w:cstheme="minorHAnsi"/>
        </w:rPr>
        <w:t>, i.e.,</w:t>
      </w:r>
      <w:r w:rsidRPr="005802CC">
        <w:rPr>
          <w:rFonts w:asciiTheme="majorHAnsi" w:hAnsiTheme="majorHAnsi" w:cstheme="minorHAnsi"/>
        </w:rPr>
        <w:t xml:space="preserve"> between </w:t>
      </w:r>
      <w:r>
        <w:rPr>
          <w:rFonts w:asciiTheme="majorHAnsi" w:hAnsiTheme="majorHAnsi" w:cstheme="minorHAnsi"/>
          <w:highlight w:val="yellow"/>
        </w:rPr>
        <w:t>x.x</w:t>
      </w:r>
      <w:r w:rsidRPr="006D3DED">
        <w:rPr>
          <w:rFonts w:asciiTheme="majorHAnsi" w:hAnsiTheme="majorHAnsi" w:cstheme="minorHAnsi"/>
          <w:highlight w:val="yellow"/>
        </w:rPr>
        <w:t xml:space="preserve">% and </w:t>
      </w:r>
      <w:r>
        <w:rPr>
          <w:rFonts w:asciiTheme="majorHAnsi" w:hAnsiTheme="majorHAnsi" w:cstheme="minorHAnsi"/>
          <w:highlight w:val="yellow"/>
        </w:rPr>
        <w:t>y.y</w:t>
      </w:r>
      <w:r w:rsidRPr="006D3DED">
        <w:rPr>
          <w:rFonts w:asciiTheme="majorHAnsi" w:hAnsiTheme="majorHAnsi" w:cstheme="minorHAnsi"/>
          <w:highlight w:val="yellow"/>
        </w:rPr>
        <w:t>%</w:t>
      </w:r>
      <w:r w:rsidRPr="005802CC">
        <w:rPr>
          <w:rFonts w:asciiTheme="majorHAnsi" w:hAnsiTheme="majorHAnsi" w:cstheme="minorHAnsi"/>
        </w:rPr>
        <w:t xml:space="preserve">. </w:t>
      </w:r>
      <w:r>
        <w:rPr>
          <w:rFonts w:asciiTheme="majorHAnsi" w:hAnsiTheme="majorHAnsi" w:cstheme="minorHAnsi"/>
        </w:rPr>
        <w:t xml:space="preserve"> </w:t>
      </w:r>
      <w:r w:rsidRPr="005802CC">
        <w:rPr>
          <w:rFonts w:asciiTheme="majorHAnsi" w:hAnsiTheme="majorHAnsi" w:cstheme="minorHAnsi"/>
        </w:rPr>
        <w:t xml:space="preserve">As a result, the interest rates on the intercompany loans </w:t>
      </w:r>
      <w:r w:rsidRPr="005802CC">
        <w:rPr>
          <w:rFonts w:asciiTheme="majorHAnsi" w:hAnsiTheme="majorHAnsi" w:cstheme="minorHAnsi"/>
        </w:rPr>
        <w:lastRenderedPageBreak/>
        <w:t>c</w:t>
      </w:r>
      <w:r w:rsidR="007F62CD">
        <w:rPr>
          <w:rFonts w:asciiTheme="majorHAnsi" w:hAnsiTheme="majorHAnsi" w:cstheme="minorHAnsi"/>
        </w:rPr>
        <w:t>ould</w:t>
      </w:r>
      <w:r w:rsidRPr="005802CC">
        <w:rPr>
          <w:rFonts w:asciiTheme="majorHAnsi" w:hAnsiTheme="majorHAnsi" w:cstheme="minorHAnsi"/>
        </w:rPr>
        <w:t xml:space="preserve"> be considered reasonable</w:t>
      </w:r>
      <w:r w:rsidR="00776259">
        <w:rPr>
          <w:rFonts w:asciiTheme="majorHAnsi" w:hAnsiTheme="majorHAnsi" w:cstheme="minorHAnsi"/>
        </w:rPr>
        <w:t xml:space="preserve"> and no further analysis on this transaction </w:t>
      </w:r>
      <w:r w:rsidR="00A61864">
        <w:rPr>
          <w:rFonts w:asciiTheme="majorHAnsi" w:hAnsiTheme="majorHAnsi" w:cstheme="minorHAnsi"/>
        </w:rPr>
        <w:t>was</w:t>
      </w:r>
      <w:r w:rsidR="00776259">
        <w:rPr>
          <w:rFonts w:asciiTheme="majorHAnsi" w:hAnsiTheme="majorHAnsi" w:cstheme="minorHAnsi"/>
        </w:rPr>
        <w:t xml:space="preserve"> performed </w:t>
      </w:r>
      <w:r w:rsidR="00D8631E">
        <w:rPr>
          <w:rFonts w:asciiTheme="majorHAnsi" w:hAnsiTheme="majorHAnsi" w:cstheme="minorHAnsi"/>
        </w:rPr>
        <w:t>for the remaining parts of this Local File</w:t>
      </w:r>
      <w:r w:rsidRPr="005802CC">
        <w:rPr>
          <w:rFonts w:asciiTheme="majorHAnsi" w:hAnsiTheme="majorHAnsi" w:cstheme="minorHAnsi"/>
        </w:rPr>
        <w:t>.</w:t>
      </w:r>
    </w:p>
    <w:p w14:paraId="046B1A1A" w14:textId="3534BE36" w:rsidR="00004CFC" w:rsidRDefault="00352893" w:rsidP="009574FF">
      <w:pPr>
        <w:pStyle w:val="BodyText"/>
        <w:rPr>
          <w:rFonts w:asciiTheme="majorHAnsi" w:hAnsiTheme="majorHAnsi" w:cstheme="minorHAnsi"/>
          <w:color w:val="FF0000"/>
        </w:rPr>
      </w:pPr>
      <w:r w:rsidRPr="0029692D">
        <w:rPr>
          <w:rFonts w:asciiTheme="majorHAnsi" w:hAnsiTheme="majorHAnsi" w:cstheme="minorHAnsi"/>
          <w:color w:val="FF0000"/>
          <w:highlight w:val="yellow"/>
        </w:rPr>
        <w:t>Appendix</w:t>
      </w:r>
      <w:r w:rsidRPr="006E675E">
        <w:rPr>
          <w:rFonts w:asciiTheme="majorHAnsi" w:hAnsiTheme="majorHAnsi" w:cstheme="minorHAnsi"/>
          <w:color w:val="FF0000"/>
          <w:highlight w:val="yellow"/>
        </w:rPr>
        <w:t xml:space="preserve"> </w:t>
      </w:r>
      <w:r w:rsidR="00397186" w:rsidRPr="00C07373">
        <w:rPr>
          <w:rFonts w:asciiTheme="majorHAnsi" w:hAnsiTheme="majorHAnsi" w:cstheme="minorHAnsi"/>
          <w:color w:val="FF0000"/>
          <w:highlight w:val="yellow"/>
        </w:rPr>
        <w:t>C</w:t>
      </w:r>
      <w:r w:rsidRPr="006E675E">
        <w:rPr>
          <w:rFonts w:asciiTheme="majorHAnsi" w:hAnsiTheme="majorHAnsi" w:cstheme="minorHAnsi"/>
          <w:color w:val="FF0000"/>
          <w:highlight w:val="yellow"/>
        </w:rPr>
        <w:t xml:space="preserve"> pre</w:t>
      </w:r>
      <w:r w:rsidRPr="0029692D">
        <w:rPr>
          <w:rFonts w:asciiTheme="majorHAnsi" w:hAnsiTheme="majorHAnsi" w:cstheme="minorHAnsi"/>
          <w:color w:val="FF0000"/>
          <w:highlight w:val="yellow"/>
        </w:rPr>
        <w:t xml:space="preserve">sented the interest rates on short-term/ mid- to long-term loans in USD as announced by </w:t>
      </w:r>
      <w:r w:rsidR="004308DC" w:rsidRPr="0029692D">
        <w:rPr>
          <w:rFonts w:asciiTheme="majorHAnsi" w:hAnsiTheme="majorHAnsi" w:cstheme="minorHAnsi"/>
          <w:color w:val="FF0000"/>
          <w:highlight w:val="yellow"/>
        </w:rPr>
        <w:t>SBV</w:t>
      </w:r>
      <w:r w:rsidRPr="0029692D">
        <w:rPr>
          <w:rFonts w:asciiTheme="majorHAnsi" w:hAnsiTheme="majorHAnsi" w:cstheme="minorHAnsi"/>
          <w:color w:val="FF0000"/>
          <w:highlight w:val="yellow"/>
        </w:rPr>
        <w:t xml:space="preserve"> in FY</w:t>
      </w:r>
      <w:r w:rsidR="00BB4A8B" w:rsidRPr="0029692D">
        <w:rPr>
          <w:rFonts w:asciiTheme="majorHAnsi" w:hAnsiTheme="majorHAnsi" w:cstheme="minorHAnsi"/>
          <w:color w:val="FF0000"/>
          <w:highlight w:val="yellow"/>
        </w:rPr>
        <w:t>20xx</w:t>
      </w:r>
      <w:r w:rsidR="00ED5B3E" w:rsidRPr="0029692D">
        <w:rPr>
          <w:rFonts w:asciiTheme="majorHAnsi" w:hAnsiTheme="majorHAnsi" w:cstheme="minorHAnsi"/>
          <w:color w:val="FF0000"/>
        </w:rPr>
        <w:t>.</w:t>
      </w:r>
    </w:p>
    <w:p w14:paraId="09ACB0C5" w14:textId="6A96418A" w:rsidR="003466FC" w:rsidRPr="002002C0" w:rsidRDefault="003466FC" w:rsidP="003466FC">
      <w:pPr>
        <w:pStyle w:val="Heading4"/>
        <w:rPr>
          <w:rFonts w:eastAsiaTheme="minorHAnsi"/>
          <w:highlight w:val="yellow"/>
          <w:lang w:eastAsia="ko-KR"/>
        </w:rPr>
      </w:pPr>
      <w:r w:rsidRPr="002002C0">
        <w:rPr>
          <w:highlight w:val="yellow"/>
        </w:rPr>
        <w:t>Purchases / sales of fixed assets</w:t>
      </w:r>
    </w:p>
    <w:p w14:paraId="565390E5" w14:textId="63670E53" w:rsidR="003466FC" w:rsidRPr="00B7771E" w:rsidRDefault="003466FC" w:rsidP="003466FC">
      <w:pPr>
        <w:pStyle w:val="BodyText"/>
        <w:rPr>
          <w:noProof/>
          <w:lang w:val="en-GB"/>
        </w:rPr>
      </w:pPr>
      <w:r>
        <w:rPr>
          <w:noProof/>
          <w:lang w:val="en-GB"/>
        </w:rPr>
        <w:t>ABC</w:t>
      </w:r>
      <w:r w:rsidRPr="00B7771E">
        <w:rPr>
          <w:noProof/>
          <w:lang w:val="en-GB"/>
        </w:rPr>
        <w:t xml:space="preserve"> </w:t>
      </w:r>
      <w:r w:rsidRPr="002002C0">
        <w:rPr>
          <w:noProof/>
          <w:highlight w:val="yellow"/>
          <w:lang w:val="en-GB"/>
        </w:rPr>
        <w:t>purchase</w:t>
      </w:r>
      <w:r w:rsidR="000F3C04">
        <w:rPr>
          <w:noProof/>
          <w:highlight w:val="yellow"/>
          <w:lang w:val="en-GB"/>
        </w:rPr>
        <w:t>d</w:t>
      </w:r>
      <w:r w:rsidRPr="002002C0">
        <w:rPr>
          <w:noProof/>
          <w:highlight w:val="yellow"/>
          <w:lang w:val="en-GB"/>
        </w:rPr>
        <w:t xml:space="preserve"> / s</w:t>
      </w:r>
      <w:r w:rsidR="000F3C04">
        <w:rPr>
          <w:noProof/>
          <w:lang w:val="en-GB"/>
        </w:rPr>
        <w:t>old</w:t>
      </w:r>
      <w:r w:rsidRPr="00B7771E">
        <w:rPr>
          <w:noProof/>
          <w:lang w:val="en-GB"/>
        </w:rPr>
        <w:t xml:space="preserve"> fixed assets  </w:t>
      </w:r>
      <w:r w:rsidRPr="002002C0">
        <w:rPr>
          <w:noProof/>
          <w:highlight w:val="yellow"/>
          <w:lang w:val="en-GB"/>
        </w:rPr>
        <w:t>from / to</w:t>
      </w:r>
      <w:r w:rsidRPr="00B7771E">
        <w:rPr>
          <w:noProof/>
          <w:lang w:val="en-GB"/>
        </w:rPr>
        <w:t xml:space="preserve"> its related part</w:t>
      </w:r>
      <w:r>
        <w:rPr>
          <w:noProof/>
          <w:lang w:val="en-GB"/>
        </w:rPr>
        <w:t>y</w:t>
      </w:r>
      <w:r w:rsidRPr="00B7771E">
        <w:rPr>
          <w:noProof/>
          <w:lang w:val="en-GB"/>
        </w:rPr>
        <w:t>, which w</w:t>
      </w:r>
      <w:r w:rsidR="000F3C04">
        <w:rPr>
          <w:noProof/>
          <w:lang w:val="en-GB"/>
        </w:rPr>
        <w:t>as</w:t>
      </w:r>
      <w:r w:rsidRPr="00B7771E">
        <w:rPr>
          <w:noProof/>
          <w:lang w:val="en-GB"/>
        </w:rPr>
        <w:t xml:space="preserve"> in accordance with the terms and conditions set forth in the respective purchase agreements.</w:t>
      </w:r>
    </w:p>
    <w:p w14:paraId="015198FF" w14:textId="6DA2FACE" w:rsidR="00FC07DE" w:rsidRDefault="001B41F3" w:rsidP="00FC07DE">
      <w:pPr>
        <w:pStyle w:val="Heading3"/>
        <w:rPr>
          <w:rFonts w:eastAsiaTheme="minorHAnsi"/>
          <w:lang w:eastAsia="ko-KR"/>
        </w:rPr>
      </w:pPr>
      <w:r w:rsidRPr="009F2EB7">
        <w:rPr>
          <w:rFonts w:eastAsia="MS Mincho"/>
          <w:noProof/>
          <w:lang w:eastAsia="en-US"/>
        </w:rPr>
        <mc:AlternateContent>
          <mc:Choice Requires="wps">
            <w:drawing>
              <wp:anchor distT="45720" distB="45720" distL="114300" distR="114300" simplePos="0" relativeHeight="251658280" behindDoc="0" locked="0" layoutInCell="1" allowOverlap="1" wp14:anchorId="3E6AD9CC" wp14:editId="56080A42">
                <wp:simplePos x="0" y="0"/>
                <wp:positionH relativeFrom="page">
                  <wp:posOffset>1073150</wp:posOffset>
                </wp:positionH>
                <wp:positionV relativeFrom="paragraph">
                  <wp:posOffset>565785</wp:posOffset>
                </wp:positionV>
                <wp:extent cx="5894705" cy="2098675"/>
                <wp:effectExtent l="0" t="0" r="10795" b="15875"/>
                <wp:wrapSquare wrapText="bothSides"/>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705" cy="2098675"/>
                        </a:xfrm>
                        <a:prstGeom prst="rect">
                          <a:avLst/>
                        </a:prstGeom>
                        <a:solidFill>
                          <a:schemeClr val="bg1">
                            <a:lumMod val="75000"/>
                          </a:schemeClr>
                        </a:solidFill>
                        <a:ln w="9525">
                          <a:solidFill>
                            <a:srgbClr val="000000"/>
                          </a:solidFill>
                          <a:miter lim="800000"/>
                          <a:headEnd/>
                          <a:tailEnd/>
                        </a:ln>
                      </wps:spPr>
                      <wps:txbx>
                        <w:txbxContent>
                          <w:p w14:paraId="68A24674" w14:textId="3BEE4CFC" w:rsidR="00926CDE" w:rsidRPr="00874461" w:rsidRDefault="008713E9" w:rsidP="00926CDE">
                            <w:pPr>
                              <w:pStyle w:val="ListBullet"/>
                              <w:numPr>
                                <w:ilvl w:val="0"/>
                                <w:numId w:val="0"/>
                              </w:numPr>
                              <w:rPr>
                                <w:lang w:eastAsia="zh-CN"/>
                              </w:rPr>
                            </w:pPr>
                            <w:r>
                              <w:t xml:space="preserve">If there are minor / immaterial transactions, you can </w:t>
                            </w:r>
                            <w:r w:rsidR="00882BD6">
                              <w:t xml:space="preserve">provide brief descriptions of those transactions </w:t>
                            </w:r>
                            <w:r w:rsidR="00A70C90">
                              <w:t>in this section</w:t>
                            </w:r>
                            <w:r w:rsidR="00147B2A">
                              <w:t xml:space="preserve"> (bullet point, table, etc.)</w:t>
                            </w:r>
                            <w:r w:rsidR="00882BD6">
                              <w:t>.</w:t>
                            </w:r>
                            <w:r w:rsidR="00926CDE">
                              <w:t xml:space="preserve">  A sample write up</w:t>
                            </w:r>
                            <w:r w:rsidR="00147B2A">
                              <w:t xml:space="preserve"> on ‘reimbursements’  </w:t>
                            </w:r>
                            <w:r w:rsidR="00926CDE" w:rsidRPr="00874461">
                              <w:rPr>
                                <w:lang w:eastAsia="zh-CN"/>
                              </w:rPr>
                              <w:t>:</w:t>
                            </w:r>
                          </w:p>
                          <w:p w14:paraId="36A106DA" w14:textId="77777777" w:rsidR="00A70C90" w:rsidRPr="00147B2A" w:rsidRDefault="00A70C90" w:rsidP="00A70C90">
                            <w:pPr>
                              <w:pStyle w:val="BodyText"/>
                              <w:rPr>
                                <w:rFonts w:eastAsiaTheme="minorHAnsi"/>
                                <w:i/>
                                <w:iCs/>
                                <w:lang w:eastAsia="ko-KR"/>
                              </w:rPr>
                            </w:pPr>
                            <w:r w:rsidRPr="00A03F46">
                              <w:rPr>
                                <w:rFonts w:eastAsiaTheme="minorHAnsi"/>
                                <w:lang w:eastAsia="ko-KR"/>
                              </w:rPr>
                              <w:t xml:space="preserve">During the year under review, </w:t>
                            </w:r>
                            <w:r w:rsidRPr="00731CEF">
                              <w:rPr>
                                <w:rFonts w:eastAsiaTheme="minorHAnsi"/>
                                <w:highlight w:val="yellow"/>
                                <w:lang w:eastAsia="ko-KR"/>
                              </w:rPr>
                              <w:t>ABC</w:t>
                            </w:r>
                            <w:r w:rsidRPr="00A03F46">
                              <w:rPr>
                                <w:rFonts w:eastAsiaTheme="minorHAnsi"/>
                                <w:lang w:eastAsia="ko-KR"/>
                              </w:rPr>
                              <w:t xml:space="preserve"> paid various expenses, such as </w:t>
                            </w:r>
                            <w:r w:rsidRPr="00731CEF">
                              <w:rPr>
                                <w:rFonts w:eastAsiaTheme="minorHAnsi"/>
                                <w:highlight w:val="yellow"/>
                                <w:lang w:eastAsia="ko-KR"/>
                              </w:rPr>
                              <w:t xml:space="preserve">personal income tax, </w:t>
                            </w:r>
                            <w:r w:rsidRPr="00147B2A">
                              <w:rPr>
                                <w:rFonts w:eastAsiaTheme="minorHAnsi"/>
                                <w:i/>
                                <w:iCs/>
                                <w:highlight w:val="yellow"/>
                                <w:lang w:eastAsia="ko-KR"/>
                              </w:rPr>
                              <w:t>apartment rental fees, work permit related fees, health check fees, etc</w:t>
                            </w:r>
                            <w:r w:rsidRPr="00147B2A">
                              <w:rPr>
                                <w:rFonts w:eastAsiaTheme="minorHAnsi"/>
                                <w:i/>
                                <w:iCs/>
                                <w:lang w:eastAsia="ko-KR"/>
                              </w:rPr>
                              <w:t xml:space="preserve">. for related party’s employees, on behalf of the related party.  The related party subsequently reimbursed such expenses to </w:t>
                            </w:r>
                            <w:r w:rsidRPr="00147B2A">
                              <w:rPr>
                                <w:rFonts w:eastAsiaTheme="minorHAnsi"/>
                                <w:i/>
                                <w:iCs/>
                                <w:highlight w:val="yellow"/>
                                <w:lang w:eastAsia="ko-KR"/>
                              </w:rPr>
                              <w:t>ABC</w:t>
                            </w:r>
                            <w:r w:rsidRPr="00147B2A">
                              <w:rPr>
                                <w:rFonts w:eastAsiaTheme="minorHAnsi"/>
                                <w:i/>
                                <w:iCs/>
                                <w:lang w:eastAsia="ko-KR"/>
                              </w:rPr>
                              <w:t xml:space="preserve"> at actual costs incurred, without any mark-up. </w:t>
                            </w:r>
                          </w:p>
                          <w:p w14:paraId="3269AE3B" w14:textId="5D89B6CA" w:rsidR="00A70C90" w:rsidRDefault="00A70C90" w:rsidP="00A70C90">
                            <w:pPr>
                              <w:pStyle w:val="BodyText"/>
                              <w:spacing w:before="120" w:after="120"/>
                            </w:pPr>
                            <w:r w:rsidRPr="00147B2A">
                              <w:rPr>
                                <w:rFonts w:eastAsiaTheme="minorHAnsi"/>
                                <w:i/>
                                <w:iCs/>
                                <w:lang w:eastAsia="ko-KR"/>
                              </w:rPr>
                              <w:t xml:space="preserve">Since the payment on behalf undertaken between </w:t>
                            </w:r>
                            <w:r w:rsidRPr="00147B2A">
                              <w:rPr>
                                <w:rFonts w:eastAsiaTheme="minorHAnsi"/>
                                <w:i/>
                                <w:iCs/>
                                <w:highlight w:val="yellow"/>
                                <w:lang w:eastAsia="ko-KR"/>
                              </w:rPr>
                              <w:t>ABC</w:t>
                            </w:r>
                            <w:r w:rsidRPr="00147B2A">
                              <w:rPr>
                                <w:rFonts w:eastAsiaTheme="minorHAnsi"/>
                                <w:i/>
                                <w:iCs/>
                                <w:lang w:eastAsia="ko-KR"/>
                              </w:rPr>
                              <w:t xml:space="preserve"> and related party </w:t>
                            </w:r>
                            <w:r w:rsidR="009B2051">
                              <w:rPr>
                                <w:rFonts w:eastAsiaTheme="minorHAnsi"/>
                                <w:i/>
                                <w:iCs/>
                                <w:lang w:eastAsia="ko-KR"/>
                              </w:rPr>
                              <w:t>w</w:t>
                            </w:r>
                            <w:r w:rsidR="00E8146C">
                              <w:rPr>
                                <w:rFonts w:eastAsiaTheme="minorHAnsi"/>
                                <w:i/>
                                <w:iCs/>
                                <w:lang w:eastAsia="ko-KR"/>
                              </w:rPr>
                              <w:t>as</w:t>
                            </w:r>
                            <w:r w:rsidRPr="00147B2A">
                              <w:rPr>
                                <w:rFonts w:eastAsiaTheme="minorHAnsi"/>
                                <w:i/>
                                <w:iCs/>
                                <w:lang w:eastAsia="ko-KR"/>
                              </w:rPr>
                              <w:t xml:space="preserve"> considered as only reimbursement in nature, this transaction </w:t>
                            </w:r>
                            <w:r w:rsidR="00E8146C">
                              <w:rPr>
                                <w:rFonts w:eastAsiaTheme="minorHAnsi"/>
                                <w:i/>
                                <w:iCs/>
                                <w:lang w:eastAsia="ko-KR"/>
                              </w:rPr>
                              <w:t>was</w:t>
                            </w:r>
                            <w:r w:rsidRPr="00147B2A">
                              <w:rPr>
                                <w:rFonts w:eastAsiaTheme="minorHAnsi"/>
                                <w:i/>
                                <w:iCs/>
                                <w:lang w:eastAsia="ko-KR"/>
                              </w:rPr>
                              <w:t xml:space="preserve"> not further discussed for the remaining parts of this Local File</w:t>
                            </w:r>
                            <w:r w:rsidR="00926CDE">
                              <w:rPr>
                                <w:rFonts w:eastAsiaTheme="minorHAnsi"/>
                                <w:i/>
                                <w:iCs/>
                                <w:lang w:eastAsia="ko-KR"/>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AD9CC" id="Text Box 37" o:spid="_x0000_s1058" type="#_x0000_t202" style="position:absolute;left:0;text-align:left;margin-left:84.5pt;margin-top:44.55pt;width:464.15pt;height:165.25pt;z-index:2516582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" fillcolor="#bfbfbf [2412]">
                <v:textbox>
                  <w:txbxContent>
                    <w:p w14:paraId="68A24674" w14:textId="3BEE4CFC" w:rsidR="00926CDE" w:rsidRPr="00874461" w:rsidRDefault="008713E9" w:rsidP="00926CDE">
                      <w:pPr>
                        <w:pStyle w:val="ListBullet"/>
                        <w:numPr>
                          <w:ilvl w:val="0"/>
                          <w:numId w:val="0"/>
                        </w:numPr>
                        <w:rPr>
                          <w:lang w:eastAsia="zh-CN"/>
                        </w:rPr>
                      </w:pPr>
                      <w:r>
                        <w:t xml:space="preserve">If there are minor / immaterial transactions, you can </w:t>
                      </w:r>
                      <w:r w:rsidR="00882BD6">
                        <w:t xml:space="preserve">provide brief descriptions of those transactions </w:t>
                      </w:r>
                      <w:r w:rsidR="00A70C90">
                        <w:t>in this section</w:t>
                      </w:r>
                      <w:r w:rsidR="00147B2A">
                        <w:t xml:space="preserve"> (bullet point, table, etc.)</w:t>
                      </w:r>
                      <w:r w:rsidR="00882BD6">
                        <w:t>.</w:t>
                      </w:r>
                      <w:r w:rsidR="00926CDE">
                        <w:t xml:space="preserve">  A sample write up</w:t>
                      </w:r>
                      <w:r w:rsidR="00147B2A">
                        <w:t xml:space="preserve"> on ‘reimbursements’  </w:t>
                      </w:r>
                      <w:r w:rsidR="00926CDE" w:rsidRPr="00874461">
                        <w:rPr>
                          <w:lang w:eastAsia="zh-CN"/>
                        </w:rPr>
                        <w:t>:</w:t>
                      </w:r>
                    </w:p>
                    <w:p w14:paraId="36A106DA" w14:textId="77777777" w:rsidR="00A70C90" w:rsidRPr="00147B2A" w:rsidRDefault="00A70C90" w:rsidP="00A70C90">
                      <w:pPr>
                        <w:pStyle w:val="BodyText"/>
                        <w:rPr>
                          <w:rFonts w:eastAsiaTheme="minorHAnsi"/>
                          <w:i/>
                          <w:iCs/>
                          <w:lang w:eastAsia="ko-KR"/>
                        </w:rPr>
                      </w:pPr>
                      <w:r w:rsidRPr="00A03F46">
                        <w:rPr>
                          <w:rFonts w:eastAsiaTheme="minorHAnsi"/>
                          <w:lang w:eastAsia="ko-KR"/>
                        </w:rPr>
                        <w:t xml:space="preserve">During the year under review, </w:t>
                      </w:r>
                      <w:r w:rsidRPr="00731CEF">
                        <w:rPr>
                          <w:rFonts w:eastAsiaTheme="minorHAnsi"/>
                          <w:highlight w:val="yellow"/>
                          <w:lang w:eastAsia="ko-KR"/>
                        </w:rPr>
                        <w:t>ABC</w:t>
                      </w:r>
                      <w:r w:rsidRPr="00A03F46">
                        <w:rPr>
                          <w:rFonts w:eastAsiaTheme="minorHAnsi"/>
                          <w:lang w:eastAsia="ko-KR"/>
                        </w:rPr>
                        <w:t xml:space="preserve"> paid various expenses, such as </w:t>
                      </w:r>
                      <w:r w:rsidRPr="00731CEF">
                        <w:rPr>
                          <w:rFonts w:eastAsiaTheme="minorHAnsi"/>
                          <w:highlight w:val="yellow"/>
                          <w:lang w:eastAsia="ko-KR"/>
                        </w:rPr>
                        <w:t xml:space="preserve">personal income tax, </w:t>
                      </w:r>
                      <w:r w:rsidRPr="00147B2A">
                        <w:rPr>
                          <w:rFonts w:eastAsiaTheme="minorHAnsi"/>
                          <w:i/>
                          <w:iCs/>
                          <w:highlight w:val="yellow"/>
                          <w:lang w:eastAsia="ko-KR"/>
                        </w:rPr>
                        <w:t>apartment rental fees, work permit related fees, health check fees, etc</w:t>
                      </w:r>
                      <w:r w:rsidRPr="00147B2A">
                        <w:rPr>
                          <w:rFonts w:eastAsiaTheme="minorHAnsi"/>
                          <w:i/>
                          <w:iCs/>
                          <w:lang w:eastAsia="ko-KR"/>
                        </w:rPr>
                        <w:t xml:space="preserve">. for related party’s employees, on behalf of the related party.  The related party subsequently reimbursed such expenses to </w:t>
                      </w:r>
                      <w:r w:rsidRPr="00147B2A">
                        <w:rPr>
                          <w:rFonts w:eastAsiaTheme="minorHAnsi"/>
                          <w:i/>
                          <w:iCs/>
                          <w:highlight w:val="yellow"/>
                          <w:lang w:eastAsia="ko-KR"/>
                        </w:rPr>
                        <w:t>ABC</w:t>
                      </w:r>
                      <w:r w:rsidRPr="00147B2A">
                        <w:rPr>
                          <w:rFonts w:eastAsiaTheme="minorHAnsi"/>
                          <w:i/>
                          <w:iCs/>
                          <w:lang w:eastAsia="ko-KR"/>
                        </w:rPr>
                        <w:t xml:space="preserve"> at actual costs incurred, without any mark-up. </w:t>
                      </w:r>
                    </w:p>
                    <w:p w14:paraId="3269AE3B" w14:textId="5D89B6CA" w:rsidR="00A70C90" w:rsidRDefault="00A70C90" w:rsidP="00A70C90">
                      <w:pPr>
                        <w:pStyle w:val="BodyText"/>
                        <w:spacing w:before="120" w:after="120"/>
                      </w:pPr>
                      <w:r w:rsidRPr="00147B2A">
                        <w:rPr>
                          <w:rFonts w:eastAsiaTheme="minorHAnsi"/>
                          <w:i/>
                          <w:iCs/>
                          <w:lang w:eastAsia="ko-KR"/>
                        </w:rPr>
                        <w:t xml:space="preserve">Since the payment on behalf undertaken between </w:t>
                      </w:r>
                      <w:r w:rsidRPr="00147B2A">
                        <w:rPr>
                          <w:rFonts w:eastAsiaTheme="minorHAnsi"/>
                          <w:i/>
                          <w:iCs/>
                          <w:highlight w:val="yellow"/>
                          <w:lang w:eastAsia="ko-KR"/>
                        </w:rPr>
                        <w:t>ABC</w:t>
                      </w:r>
                      <w:r w:rsidRPr="00147B2A">
                        <w:rPr>
                          <w:rFonts w:eastAsiaTheme="minorHAnsi"/>
                          <w:i/>
                          <w:iCs/>
                          <w:lang w:eastAsia="ko-KR"/>
                        </w:rPr>
                        <w:t xml:space="preserve"> and related party </w:t>
                      </w:r>
                      <w:r w:rsidR="009B2051">
                        <w:rPr>
                          <w:rFonts w:eastAsiaTheme="minorHAnsi"/>
                          <w:i/>
                          <w:iCs/>
                          <w:lang w:eastAsia="ko-KR"/>
                        </w:rPr>
                        <w:t>w</w:t>
                      </w:r>
                      <w:r w:rsidR="00E8146C">
                        <w:rPr>
                          <w:rFonts w:eastAsiaTheme="minorHAnsi"/>
                          <w:i/>
                          <w:iCs/>
                          <w:lang w:eastAsia="ko-KR"/>
                        </w:rPr>
                        <w:t>as</w:t>
                      </w:r>
                      <w:r w:rsidRPr="00147B2A">
                        <w:rPr>
                          <w:rFonts w:eastAsiaTheme="minorHAnsi"/>
                          <w:i/>
                          <w:iCs/>
                          <w:lang w:eastAsia="ko-KR"/>
                        </w:rPr>
                        <w:t xml:space="preserve"> considered as only reimbursement in nature, this transaction </w:t>
                      </w:r>
                      <w:r w:rsidR="00E8146C">
                        <w:rPr>
                          <w:rFonts w:eastAsiaTheme="minorHAnsi"/>
                          <w:i/>
                          <w:iCs/>
                          <w:lang w:eastAsia="ko-KR"/>
                        </w:rPr>
                        <w:t>was</w:t>
                      </w:r>
                      <w:r w:rsidRPr="00147B2A">
                        <w:rPr>
                          <w:rFonts w:eastAsiaTheme="minorHAnsi"/>
                          <w:i/>
                          <w:iCs/>
                          <w:lang w:eastAsia="ko-KR"/>
                        </w:rPr>
                        <w:t xml:space="preserve"> not further discussed for the remaining parts of this Local File</w:t>
                      </w:r>
                      <w:r w:rsidR="00926CDE">
                        <w:rPr>
                          <w:rFonts w:eastAsiaTheme="minorHAnsi"/>
                          <w:i/>
                          <w:iCs/>
                          <w:lang w:eastAsia="ko-KR"/>
                        </w:rPr>
                        <w:t>.</w:t>
                      </w:r>
                    </w:p>
                  </w:txbxContent>
                </v:textbox>
                <w10:wrap type="square" anchorx="page"/>
              </v:shape>
            </w:pict>
          </mc:Fallback>
        </mc:AlternateContent>
      </w:r>
      <w:r w:rsidR="00FC07DE">
        <w:rPr>
          <w:rFonts w:eastAsiaTheme="minorHAnsi"/>
          <w:lang w:eastAsia="ko-KR"/>
        </w:rPr>
        <w:t>Other transactions</w:t>
      </w:r>
    </w:p>
    <w:p w14:paraId="6E422E39" w14:textId="6924FE5C" w:rsidR="00FD3CA1" w:rsidRPr="00317DC9" w:rsidRDefault="00C74F20" w:rsidP="00A03F46">
      <w:pPr>
        <w:pStyle w:val="BodyText"/>
        <w:rPr>
          <w:rFonts w:eastAsiaTheme="minorHAnsi"/>
          <w:lang w:eastAsia="ko-KR"/>
        </w:rPr>
      </w:pPr>
      <w:r w:rsidRPr="00147B2A">
        <w:rPr>
          <w:noProof/>
          <w:highlight w:val="yellow"/>
          <w:lang w:val="en-GB"/>
        </w:rPr>
        <w:t>xxxx</w:t>
      </w:r>
    </w:p>
    <w:p w14:paraId="3B5FE207" w14:textId="230B29F9" w:rsidR="00923508" w:rsidRDefault="00923508" w:rsidP="002730F4">
      <w:pPr>
        <w:pStyle w:val="Heading2"/>
      </w:pPr>
      <w:bookmarkStart w:id="721" w:name="_Toc37953911"/>
      <w:bookmarkStart w:id="722" w:name="_Toc37954161"/>
      <w:bookmarkStart w:id="723" w:name="_Toc37954411"/>
      <w:bookmarkStart w:id="724" w:name="_Toc37958301"/>
      <w:bookmarkStart w:id="725" w:name="_Toc37953912"/>
      <w:bookmarkStart w:id="726" w:name="_Toc37954162"/>
      <w:bookmarkStart w:id="727" w:name="_Toc37954412"/>
      <w:bookmarkStart w:id="728" w:name="_Toc37958302"/>
      <w:bookmarkStart w:id="729" w:name="_Toc37953913"/>
      <w:bookmarkStart w:id="730" w:name="_Toc37954163"/>
      <w:bookmarkStart w:id="731" w:name="_Toc37954413"/>
      <w:bookmarkStart w:id="732" w:name="_Toc37958303"/>
      <w:bookmarkStart w:id="733" w:name="_Toc37953932"/>
      <w:bookmarkStart w:id="734" w:name="_Toc37954182"/>
      <w:bookmarkStart w:id="735" w:name="_Toc37954432"/>
      <w:bookmarkStart w:id="736" w:name="_Toc37958322"/>
      <w:bookmarkStart w:id="737" w:name="_Ref497899464"/>
      <w:bookmarkStart w:id="738" w:name="_Toc508216343"/>
      <w:bookmarkStart w:id="739" w:name="_Toc514923578"/>
      <w:bookmarkStart w:id="740" w:name="_Toc516668404"/>
      <w:bookmarkStart w:id="741" w:name="_Toc526104598"/>
      <w:bookmarkStart w:id="742" w:name="_Ref17186731"/>
      <w:bookmarkStart w:id="743" w:name="_Toc147743188"/>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r>
        <w:t xml:space="preserve">Values </w:t>
      </w:r>
      <w:r w:rsidRPr="002E2E99">
        <w:t>of intra-group payments and receip</w:t>
      </w:r>
      <w:r>
        <w:t xml:space="preserve">ts with supporting invoices for each category of related </w:t>
      </w:r>
      <w:r w:rsidRPr="002E2E99">
        <w:t xml:space="preserve">party transactions involving the local entity </w:t>
      </w:r>
      <w:r>
        <w:t>being adjusted by the foreign tax authorities</w:t>
      </w:r>
      <w:bookmarkEnd w:id="737"/>
      <w:bookmarkEnd w:id="738"/>
      <w:bookmarkEnd w:id="739"/>
      <w:bookmarkEnd w:id="740"/>
      <w:bookmarkEnd w:id="741"/>
      <w:bookmarkEnd w:id="742"/>
      <w:bookmarkEnd w:id="743"/>
    </w:p>
    <w:p w14:paraId="686EF165" w14:textId="039D7640" w:rsidR="00923508" w:rsidRDefault="004E1431" w:rsidP="00923508">
      <w:pPr>
        <w:pStyle w:val="BodyText"/>
        <w:rPr>
          <w:color w:val="000000" w:themeColor="text1"/>
        </w:rPr>
      </w:pPr>
      <w:r>
        <w:t xml:space="preserve">The Company </w:t>
      </w:r>
      <w:r w:rsidR="008117F0">
        <w:t>was</w:t>
      </w:r>
      <w:r>
        <w:t xml:space="preserve"> not aware of any</w:t>
      </w:r>
      <w:r w:rsidR="00923508">
        <w:t xml:space="preserve"> </w:t>
      </w:r>
      <w:r w:rsidR="00923508" w:rsidRPr="002E2E99">
        <w:t>intra-group payment</w:t>
      </w:r>
      <w:r w:rsidR="00F837ED">
        <w:t>s</w:t>
      </w:r>
      <w:r w:rsidR="00923508" w:rsidRPr="002E2E99">
        <w:t xml:space="preserve"> </w:t>
      </w:r>
      <w:r w:rsidR="00923508">
        <w:t>or</w:t>
      </w:r>
      <w:r w:rsidR="00923508" w:rsidRPr="002E2E99">
        <w:t xml:space="preserve"> receip</w:t>
      </w:r>
      <w:r w:rsidR="00923508">
        <w:t>t</w:t>
      </w:r>
      <w:r w:rsidR="00F837ED">
        <w:t>s</w:t>
      </w:r>
      <w:r w:rsidR="00923508">
        <w:t xml:space="preserve"> </w:t>
      </w:r>
      <w:r w:rsidR="00923508" w:rsidRPr="002E2E99">
        <w:t xml:space="preserve">involving </w:t>
      </w:r>
      <w:r w:rsidR="00923508" w:rsidRPr="00870873">
        <w:rPr>
          <w:highlight w:val="yellow"/>
        </w:rPr>
        <w:t>ABC</w:t>
      </w:r>
      <w:r w:rsidR="00923508">
        <w:t xml:space="preserve"> that </w:t>
      </w:r>
      <w:r w:rsidR="00F837ED">
        <w:t xml:space="preserve">were </w:t>
      </w:r>
      <w:r w:rsidR="00923508">
        <w:t xml:space="preserve">adjusted by the foreign tax authorities in </w:t>
      </w:r>
      <w:r w:rsidR="00923508" w:rsidRPr="00870873">
        <w:rPr>
          <w:color w:val="000000" w:themeColor="text1"/>
          <w:highlight w:val="yellow"/>
        </w:rPr>
        <w:t>FY20</w:t>
      </w:r>
      <w:r w:rsidR="00870873">
        <w:rPr>
          <w:color w:val="000000" w:themeColor="text1"/>
          <w:highlight w:val="yellow"/>
        </w:rPr>
        <w:t>xx</w:t>
      </w:r>
      <w:r w:rsidR="00923508" w:rsidRPr="00820A32">
        <w:rPr>
          <w:color w:val="000000" w:themeColor="text1"/>
        </w:rPr>
        <w:t>.</w:t>
      </w:r>
    </w:p>
    <w:p w14:paraId="032F9B25" w14:textId="23BF57C5" w:rsidR="00923508" w:rsidRDefault="00923508" w:rsidP="002730F4">
      <w:pPr>
        <w:pStyle w:val="Heading2"/>
      </w:pPr>
      <w:bookmarkStart w:id="744" w:name="_Toc37749350"/>
      <w:bookmarkStart w:id="745" w:name="_Toc37749515"/>
      <w:bookmarkStart w:id="746" w:name="_Toc37860518"/>
      <w:bookmarkStart w:id="747" w:name="_Toc37749351"/>
      <w:bookmarkStart w:id="748" w:name="_Toc37749516"/>
      <w:bookmarkStart w:id="749" w:name="_Toc37860519"/>
      <w:bookmarkStart w:id="750" w:name="_Toc37749352"/>
      <w:bookmarkStart w:id="751" w:name="_Toc37749517"/>
      <w:bookmarkStart w:id="752" w:name="_Toc37860520"/>
      <w:bookmarkStart w:id="753" w:name="_Toc37749358"/>
      <w:bookmarkStart w:id="754" w:name="_Toc37749523"/>
      <w:bookmarkStart w:id="755" w:name="_Toc37860526"/>
      <w:bookmarkStart w:id="756" w:name="_Toc508208591"/>
      <w:bookmarkStart w:id="757" w:name="_Toc508213568"/>
      <w:bookmarkStart w:id="758" w:name="_Toc508213729"/>
      <w:bookmarkStart w:id="759" w:name="_Toc508213890"/>
      <w:bookmarkStart w:id="760" w:name="_Toc508215831"/>
      <w:bookmarkStart w:id="761" w:name="_Toc508216003"/>
      <w:bookmarkStart w:id="762" w:name="_Toc508216174"/>
      <w:bookmarkStart w:id="763" w:name="_Toc508216344"/>
      <w:bookmarkStart w:id="764" w:name="_Toc508216514"/>
      <w:bookmarkStart w:id="765" w:name="_Toc508216684"/>
      <w:bookmarkStart w:id="766" w:name="_Toc508216852"/>
      <w:bookmarkStart w:id="767" w:name="_Toc508217020"/>
      <w:bookmarkStart w:id="768" w:name="_Toc508217188"/>
      <w:bookmarkStart w:id="769" w:name="_Toc508217354"/>
      <w:bookmarkStart w:id="770" w:name="_Toc508208598"/>
      <w:bookmarkStart w:id="771" w:name="_Toc508213575"/>
      <w:bookmarkStart w:id="772" w:name="_Toc508213736"/>
      <w:bookmarkStart w:id="773" w:name="_Toc508213897"/>
      <w:bookmarkStart w:id="774" w:name="_Toc508215838"/>
      <w:bookmarkStart w:id="775" w:name="_Toc508216010"/>
      <w:bookmarkStart w:id="776" w:name="_Toc508216181"/>
      <w:bookmarkStart w:id="777" w:name="_Toc508216351"/>
      <w:bookmarkStart w:id="778" w:name="_Toc508216521"/>
      <w:bookmarkStart w:id="779" w:name="_Toc508216691"/>
      <w:bookmarkStart w:id="780" w:name="_Toc508216859"/>
      <w:bookmarkStart w:id="781" w:name="_Toc508217027"/>
      <w:bookmarkStart w:id="782" w:name="_Toc508217195"/>
      <w:bookmarkStart w:id="783" w:name="_Toc508217361"/>
      <w:bookmarkStart w:id="784" w:name="_Toc508208599"/>
      <w:bookmarkStart w:id="785" w:name="_Toc508213576"/>
      <w:bookmarkStart w:id="786" w:name="_Toc508213737"/>
      <w:bookmarkStart w:id="787" w:name="_Toc508213898"/>
      <w:bookmarkStart w:id="788" w:name="_Toc508215839"/>
      <w:bookmarkStart w:id="789" w:name="_Toc508216011"/>
      <w:bookmarkStart w:id="790" w:name="_Toc508216182"/>
      <w:bookmarkStart w:id="791" w:name="_Toc508216352"/>
      <w:bookmarkStart w:id="792" w:name="_Toc508216522"/>
      <w:bookmarkStart w:id="793" w:name="_Toc508216692"/>
      <w:bookmarkStart w:id="794" w:name="_Toc508216860"/>
      <w:bookmarkStart w:id="795" w:name="_Toc508217028"/>
      <w:bookmarkStart w:id="796" w:name="_Toc508217196"/>
      <w:bookmarkStart w:id="797" w:name="_Toc508217362"/>
      <w:bookmarkStart w:id="798" w:name="_Toc508208600"/>
      <w:bookmarkStart w:id="799" w:name="_Toc508213577"/>
      <w:bookmarkStart w:id="800" w:name="_Toc508213738"/>
      <w:bookmarkStart w:id="801" w:name="_Toc508213899"/>
      <w:bookmarkStart w:id="802" w:name="_Toc508215840"/>
      <w:bookmarkStart w:id="803" w:name="_Toc508216012"/>
      <w:bookmarkStart w:id="804" w:name="_Toc508216183"/>
      <w:bookmarkStart w:id="805" w:name="_Toc508216353"/>
      <w:bookmarkStart w:id="806" w:name="_Toc508216523"/>
      <w:bookmarkStart w:id="807" w:name="_Toc508216693"/>
      <w:bookmarkStart w:id="808" w:name="_Toc508216861"/>
      <w:bookmarkStart w:id="809" w:name="_Toc508217029"/>
      <w:bookmarkStart w:id="810" w:name="_Toc508217197"/>
      <w:bookmarkStart w:id="811" w:name="_Toc508217363"/>
      <w:bookmarkStart w:id="812" w:name="_Toc508213618"/>
      <w:bookmarkStart w:id="813" w:name="_Toc508213779"/>
      <w:bookmarkStart w:id="814" w:name="_Toc508213940"/>
      <w:bookmarkStart w:id="815" w:name="_Toc508215881"/>
      <w:bookmarkStart w:id="816" w:name="_Toc508216053"/>
      <w:bookmarkStart w:id="817" w:name="_Toc508216224"/>
      <w:bookmarkStart w:id="818" w:name="_Toc508216394"/>
      <w:bookmarkStart w:id="819" w:name="_Toc508216564"/>
      <w:bookmarkStart w:id="820" w:name="_Toc508216734"/>
      <w:bookmarkStart w:id="821" w:name="_Toc508216902"/>
      <w:bookmarkStart w:id="822" w:name="_Toc508217070"/>
      <w:bookmarkStart w:id="823" w:name="_Toc508217238"/>
      <w:bookmarkStart w:id="824" w:name="_Toc508217404"/>
      <w:bookmarkStart w:id="825" w:name="_Ref497899498"/>
      <w:bookmarkStart w:id="826" w:name="_Toc508216395"/>
      <w:bookmarkStart w:id="827" w:name="_Ref508217475"/>
      <w:bookmarkStart w:id="828" w:name="_Toc514923579"/>
      <w:bookmarkStart w:id="829" w:name="_Toc516668405"/>
      <w:bookmarkStart w:id="830" w:name="_Toc526104599"/>
      <w:bookmarkStart w:id="831" w:name="_Toc147743189"/>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r>
        <w:t>Copies</w:t>
      </w:r>
      <w:r w:rsidRPr="002F0E76">
        <w:t xml:space="preserve"> of intercompany agreement</w:t>
      </w:r>
      <w:r>
        <w:t>s</w:t>
      </w:r>
      <w:bookmarkEnd w:id="825"/>
      <w:bookmarkEnd w:id="826"/>
      <w:bookmarkEnd w:id="827"/>
      <w:bookmarkEnd w:id="828"/>
      <w:bookmarkEnd w:id="829"/>
      <w:bookmarkEnd w:id="830"/>
      <w:bookmarkEnd w:id="831"/>
    </w:p>
    <w:p w14:paraId="733572BA" w14:textId="3E2DD803" w:rsidR="00923508" w:rsidRDefault="00923508" w:rsidP="00923508">
      <w:pPr>
        <w:pStyle w:val="BodyText"/>
        <w:rPr>
          <w:color w:val="00338D"/>
          <w:sz w:val="32"/>
        </w:rPr>
      </w:pPr>
      <w:r>
        <w:t>C</w:t>
      </w:r>
      <w:r w:rsidRPr="002F0E76">
        <w:t>op</w:t>
      </w:r>
      <w:r>
        <w:t>ies</w:t>
      </w:r>
      <w:r w:rsidRPr="002F0E76">
        <w:t xml:space="preserve"> of the intercompany agreement</w:t>
      </w:r>
      <w:r>
        <w:t>s</w:t>
      </w:r>
      <w:r w:rsidRPr="002F0E76">
        <w:t xml:space="preserve"> between</w:t>
      </w:r>
      <w:r>
        <w:t xml:space="preserve"> </w:t>
      </w:r>
      <w:r w:rsidRPr="00870873">
        <w:rPr>
          <w:highlight w:val="yellow"/>
        </w:rPr>
        <w:t>ABC</w:t>
      </w:r>
      <w:r w:rsidRPr="002F0E76">
        <w:rPr>
          <w:color w:val="00B0F0"/>
        </w:rPr>
        <w:t xml:space="preserve"> </w:t>
      </w:r>
      <w:r w:rsidRPr="002F0E76">
        <w:t xml:space="preserve">and </w:t>
      </w:r>
      <w:r>
        <w:t xml:space="preserve">its related parties are </w:t>
      </w:r>
      <w:r w:rsidR="00943113">
        <w:t xml:space="preserve">external to this </w:t>
      </w:r>
      <w:r w:rsidR="00767F09">
        <w:t xml:space="preserve">Local File </w:t>
      </w:r>
      <w:r w:rsidR="00943113">
        <w:t xml:space="preserve">and </w:t>
      </w:r>
      <w:r w:rsidR="0042234C">
        <w:t>will</w:t>
      </w:r>
      <w:r w:rsidR="00F837ED">
        <w:t xml:space="preserve"> </w:t>
      </w:r>
      <w:r w:rsidR="00D51714">
        <w:t xml:space="preserve">be </w:t>
      </w:r>
      <w:r w:rsidR="00A038AB">
        <w:t>provide</w:t>
      </w:r>
      <w:r w:rsidR="00D51714">
        <w:t>d</w:t>
      </w:r>
      <w:r w:rsidR="00A038AB">
        <w:t xml:space="preserve"> upon request</w:t>
      </w:r>
      <w:r>
        <w:t>.</w:t>
      </w:r>
      <w:bookmarkStart w:id="832" w:name="_Toc492648150"/>
      <w:bookmarkStart w:id="833" w:name="_Toc492901253"/>
      <w:bookmarkStart w:id="834" w:name="_Toc492903716"/>
      <w:bookmarkStart w:id="835" w:name="_Toc492906233"/>
      <w:bookmarkStart w:id="836" w:name="_Toc492907224"/>
      <w:bookmarkStart w:id="837" w:name="_Toc492908728"/>
      <w:bookmarkStart w:id="838" w:name="_Toc492910807"/>
      <w:bookmarkStart w:id="839" w:name="_Toc492912409"/>
      <w:bookmarkStart w:id="840" w:name="_Toc492973125"/>
      <w:bookmarkStart w:id="841" w:name="_Toc492997141"/>
      <w:bookmarkStart w:id="842" w:name="_Toc492648156"/>
      <w:bookmarkStart w:id="843" w:name="_Toc492901259"/>
      <w:bookmarkStart w:id="844" w:name="_Toc492903722"/>
      <w:bookmarkStart w:id="845" w:name="_Toc492906239"/>
      <w:bookmarkStart w:id="846" w:name="_Toc492907230"/>
      <w:bookmarkStart w:id="847" w:name="_Toc492908734"/>
      <w:bookmarkStart w:id="848" w:name="_Toc492910813"/>
      <w:bookmarkStart w:id="849" w:name="_Toc492912415"/>
      <w:bookmarkStart w:id="850" w:name="_Toc492973131"/>
      <w:bookmarkStart w:id="851" w:name="_Toc492997147"/>
      <w:bookmarkStart w:id="852" w:name="_Toc492648162"/>
      <w:bookmarkStart w:id="853" w:name="_Toc492901265"/>
      <w:bookmarkStart w:id="854" w:name="_Toc492903728"/>
      <w:bookmarkStart w:id="855" w:name="_Toc492906245"/>
      <w:bookmarkStart w:id="856" w:name="_Toc492907236"/>
      <w:bookmarkStart w:id="857" w:name="_Toc492908740"/>
      <w:bookmarkStart w:id="858" w:name="_Toc492910819"/>
      <w:bookmarkStart w:id="859" w:name="_Toc492912421"/>
      <w:bookmarkStart w:id="860" w:name="_Toc492973137"/>
      <w:bookmarkStart w:id="861" w:name="_Toc492997153"/>
      <w:bookmarkStart w:id="862" w:name="_Toc492648168"/>
      <w:bookmarkStart w:id="863" w:name="_Toc492901271"/>
      <w:bookmarkStart w:id="864" w:name="_Toc492903734"/>
      <w:bookmarkStart w:id="865" w:name="_Toc492906251"/>
      <w:bookmarkStart w:id="866" w:name="_Toc492907242"/>
      <w:bookmarkStart w:id="867" w:name="_Toc492908746"/>
      <w:bookmarkStart w:id="868" w:name="_Toc492910825"/>
      <w:bookmarkStart w:id="869" w:name="_Toc492912427"/>
      <w:bookmarkStart w:id="870" w:name="_Toc492973143"/>
      <w:bookmarkStart w:id="871" w:name="_Toc492997159"/>
      <w:bookmarkStart w:id="872" w:name="_Toc492648174"/>
      <w:bookmarkStart w:id="873" w:name="_Toc492901277"/>
      <w:bookmarkStart w:id="874" w:name="_Toc492903740"/>
      <w:bookmarkStart w:id="875" w:name="_Toc492906257"/>
      <w:bookmarkStart w:id="876" w:name="_Toc492907248"/>
      <w:bookmarkStart w:id="877" w:name="_Toc492908752"/>
      <w:bookmarkStart w:id="878" w:name="_Toc492910831"/>
      <w:bookmarkStart w:id="879" w:name="_Toc492912433"/>
      <w:bookmarkStart w:id="880" w:name="_Toc492973149"/>
      <w:bookmarkStart w:id="881" w:name="_Toc492997165"/>
      <w:bookmarkStart w:id="882" w:name="_Toc492599429"/>
      <w:bookmarkStart w:id="883" w:name="_Toc492648180"/>
      <w:bookmarkStart w:id="884" w:name="_Toc492901283"/>
      <w:bookmarkStart w:id="885" w:name="_Toc492903746"/>
      <w:bookmarkStart w:id="886" w:name="_Toc492906263"/>
      <w:bookmarkStart w:id="887" w:name="_Toc492907254"/>
      <w:bookmarkStart w:id="888" w:name="_Toc492908758"/>
      <w:bookmarkStart w:id="889" w:name="_Toc492910837"/>
      <w:bookmarkStart w:id="890" w:name="_Toc492912439"/>
      <w:bookmarkStart w:id="891" w:name="_Toc492973155"/>
      <w:bookmarkStart w:id="892" w:name="_Toc492997171"/>
      <w:bookmarkStart w:id="893" w:name="_Toc492599487"/>
      <w:bookmarkStart w:id="894" w:name="_Toc492648238"/>
      <w:bookmarkStart w:id="895" w:name="_Toc492901341"/>
      <w:bookmarkStart w:id="896" w:name="_Toc492903804"/>
      <w:bookmarkStart w:id="897" w:name="_Toc492906321"/>
      <w:bookmarkStart w:id="898" w:name="_Toc492907312"/>
      <w:bookmarkStart w:id="899" w:name="_Toc492908816"/>
      <w:bookmarkStart w:id="900" w:name="_Toc492910895"/>
      <w:bookmarkStart w:id="901" w:name="_Toc492912497"/>
      <w:bookmarkStart w:id="902" w:name="_Toc492973213"/>
      <w:bookmarkStart w:id="903" w:name="_Toc492997229"/>
      <w:bookmarkStart w:id="904" w:name="_Toc458528291"/>
      <w:bookmarkStart w:id="905" w:name="_Toc458578495"/>
      <w:bookmarkStart w:id="906" w:name="_Toc345072741"/>
      <w:bookmarkStart w:id="907" w:name="_Toc345072742"/>
      <w:bookmarkStart w:id="908" w:name="_Toc447542560"/>
      <w:bookmarkStart w:id="909" w:name="_Toc458670370"/>
      <w:bookmarkStart w:id="910" w:name="_Ref492914085"/>
      <w:bookmarkStart w:id="911" w:name="_Ref494307553"/>
      <w:bookmarkStart w:id="912" w:name="_Ref497899520"/>
      <w:bookmarkStart w:id="913" w:name="_Ref497901549"/>
      <w:bookmarkStart w:id="914" w:name="_Ref498499653"/>
      <w:bookmarkStart w:id="915" w:name="_Ref498499664"/>
      <w:bookmarkEnd w:id="710"/>
      <w:bookmarkEnd w:id="71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r>
        <w:br w:type="page"/>
      </w:r>
    </w:p>
    <w:p w14:paraId="647F4AAB" w14:textId="31370712" w:rsidR="00923508" w:rsidRDefault="0024356E" w:rsidP="00ED34CD">
      <w:pPr>
        <w:pStyle w:val="Heading1"/>
      </w:pPr>
      <w:bookmarkStart w:id="916" w:name="_Toc525734374"/>
      <w:bookmarkStart w:id="917" w:name="_Ref526064119"/>
      <w:bookmarkStart w:id="918" w:name="_Ref526064253"/>
      <w:bookmarkStart w:id="919" w:name="_Toc526104601"/>
      <w:bookmarkStart w:id="920" w:name="_Toc147743190"/>
      <w:bookmarkStart w:id="921" w:name="_Ref498503981"/>
      <w:bookmarkStart w:id="922" w:name="_Ref498504060"/>
      <w:bookmarkStart w:id="923" w:name="_Toc508216397"/>
      <w:bookmarkStart w:id="924" w:name="_Toc514923581"/>
      <w:bookmarkStart w:id="925" w:name="_Toc516668407"/>
      <w:r w:rsidRPr="009F2EB7">
        <w:rPr>
          <w:rFonts w:eastAsia="MS Mincho"/>
          <w:noProof/>
          <w:lang w:eastAsia="en-US"/>
        </w:rPr>
        <w:lastRenderedPageBreak/>
        <mc:AlternateContent>
          <mc:Choice Requires="wps">
            <w:drawing>
              <wp:anchor distT="45720" distB="45720" distL="114300" distR="114300" simplePos="0" relativeHeight="251658266" behindDoc="0" locked="0" layoutInCell="1" allowOverlap="1" wp14:anchorId="4A112196" wp14:editId="15785AF8">
                <wp:simplePos x="0" y="0"/>
                <wp:positionH relativeFrom="margin">
                  <wp:align>right</wp:align>
                </wp:positionH>
                <wp:positionV relativeFrom="paragraph">
                  <wp:posOffset>361315</wp:posOffset>
                </wp:positionV>
                <wp:extent cx="5384800" cy="1358900"/>
                <wp:effectExtent l="0" t="0" r="25400" b="1270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1358900"/>
                        </a:xfrm>
                        <a:prstGeom prst="rect">
                          <a:avLst/>
                        </a:prstGeom>
                        <a:solidFill>
                          <a:schemeClr val="bg1">
                            <a:lumMod val="75000"/>
                          </a:schemeClr>
                        </a:solidFill>
                        <a:ln w="9525">
                          <a:solidFill>
                            <a:srgbClr val="000000"/>
                          </a:solidFill>
                          <a:miter lim="800000"/>
                          <a:headEnd/>
                          <a:tailEnd/>
                        </a:ln>
                      </wps:spPr>
                      <wps:txbx>
                        <w:txbxContent>
                          <w:p w14:paraId="7EEC4A4C" w14:textId="1DB688C6" w:rsidR="009C36AD" w:rsidRDefault="00BA75D5" w:rsidP="00AA6CC1">
                            <w:pPr>
                              <w:pStyle w:val="BodyText"/>
                              <w:spacing w:before="120" w:after="120"/>
                            </w:pPr>
                            <w:r w:rsidRPr="004879CA">
                              <w:t>You will need to modify</w:t>
                            </w:r>
                            <w:r>
                              <w:t>/adopt</w:t>
                            </w:r>
                            <w:r w:rsidRPr="004879CA">
                              <w:t xml:space="preserve"> </w:t>
                            </w:r>
                            <w:r>
                              <w:t>the matrix below for your</w:t>
                            </w:r>
                            <w:r w:rsidRPr="004879CA">
                              <w:t xml:space="preserve"> client accordingly</w:t>
                            </w:r>
                            <w:r>
                              <w:t xml:space="preserve">.  </w:t>
                            </w:r>
                            <w:r w:rsidR="005C5C5F">
                              <w:t>C</w:t>
                            </w:r>
                            <w:r w:rsidR="00247C44">
                              <w:t xml:space="preserve">areful consideration should be taken on </w:t>
                            </w:r>
                            <w:r w:rsidR="005C5C5F">
                              <w:t>using</w:t>
                            </w:r>
                            <w:r w:rsidR="00247C44">
                              <w:t xml:space="preserve"> the </w:t>
                            </w:r>
                            <w:r w:rsidR="007E6A73">
                              <w:t>FAR matrix</w:t>
                            </w:r>
                            <w:r w:rsidR="00247C44">
                              <w:t xml:space="preserve">.  </w:t>
                            </w:r>
                            <w:r w:rsidR="00B41E01">
                              <w:t xml:space="preserve">For example, if there is limited info regarding the FAR of the </w:t>
                            </w:r>
                            <w:r w:rsidR="002672AA">
                              <w:t>parties to the transactions</w:t>
                            </w:r>
                            <w:r w:rsidR="00B41E01">
                              <w:t xml:space="preserve">, or if </w:t>
                            </w:r>
                            <w:r w:rsidR="00FB3273">
                              <w:t>disclosing detailed info</w:t>
                            </w:r>
                            <w:r w:rsidR="00EF3695">
                              <w:t xml:space="preserve"> </w:t>
                            </w:r>
                            <w:r w:rsidR="00A4603E">
                              <w:t xml:space="preserve">could possibly </w:t>
                            </w:r>
                            <w:r w:rsidR="00EF3695">
                              <w:t xml:space="preserve">increase risks </w:t>
                            </w:r>
                            <w:r w:rsidR="00ED088B">
                              <w:t>to</w:t>
                            </w:r>
                            <w:r w:rsidR="00EF3695">
                              <w:t xml:space="preserve"> client, then</w:t>
                            </w:r>
                            <w:r w:rsidR="003249C1">
                              <w:t xml:space="preserve"> </w:t>
                            </w:r>
                            <w:r w:rsidR="00723E8A">
                              <w:t xml:space="preserve">you </w:t>
                            </w:r>
                            <w:r w:rsidR="00483B7E">
                              <w:t>will need</w:t>
                            </w:r>
                            <w:r w:rsidR="008811F7">
                              <w:t xml:space="preserve"> to</w:t>
                            </w:r>
                            <w:r w:rsidR="00483B7E">
                              <w:t xml:space="preserve"> </w:t>
                            </w:r>
                            <w:r w:rsidR="00DC4831">
                              <w:t>modify the FAR matrix</w:t>
                            </w:r>
                            <w:r w:rsidR="008811F7">
                              <w:t xml:space="preserve"> accordingly (e.g</w:t>
                            </w:r>
                            <w:r w:rsidR="006A4C36">
                              <w:t>.</w:t>
                            </w:r>
                            <w:r w:rsidR="00FC4E71">
                              <w:t xml:space="preserve"> omit/delete the related party column</w:t>
                            </w:r>
                            <w:r w:rsidR="00A5397F">
                              <w:t xml:space="preserve">, </w:t>
                            </w:r>
                            <w:r w:rsidR="00E2792B">
                              <w:t>keep contents concise, etc.</w:t>
                            </w:r>
                            <w:r w:rsidR="00FC4E71">
                              <w:t xml:space="preserve">) or </w:t>
                            </w:r>
                            <w:r w:rsidR="001E0854">
                              <w:t>consider</w:t>
                            </w:r>
                            <w:r w:rsidR="00DC4831">
                              <w:t xml:space="preserve"> </w:t>
                            </w:r>
                            <w:r w:rsidR="00723E8A">
                              <w:t>excluding the FAR matrix</w:t>
                            </w:r>
                            <w:r w:rsidR="006D1D3B">
                              <w:t xml:space="preserve"> (</w:t>
                            </w:r>
                            <w:r w:rsidR="001151FF">
                              <w:t>i.e. case-by-case</w:t>
                            </w:r>
                            <w:r w:rsidR="006D1D3B">
                              <w:t>)</w:t>
                            </w:r>
                            <w:r w:rsidR="00723E8A">
                              <w:t>.</w:t>
                            </w:r>
                            <w:r w:rsidR="00A361F4">
                              <w:t xml:space="preserve">  </w:t>
                            </w:r>
                            <w:r w:rsidR="008F63AB">
                              <w:t>If in doubt, need to consult with EP/EM</w:t>
                            </w:r>
                            <w:r w:rsidR="004879CA" w:rsidRPr="004879CA">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112196" id="Text Box 10" o:spid="_x0000_s1059" type="#_x0000_t202" style="position:absolute;left:0;text-align:left;margin-left:372.8pt;margin-top:28.45pt;width:424pt;height:107pt;z-index:25165826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" fillcolor="#bfbfbf [2412]">
                <v:textbox>
                  <w:txbxContent>
                    <w:p w14:paraId="7EEC4A4C" w14:textId="1DB688C6" w:rsidR="009C36AD" w:rsidRDefault="00BA75D5" w:rsidP="00AA6CC1">
                      <w:pPr>
                        <w:pStyle w:val="BodyText"/>
                        <w:spacing w:before="120" w:after="120"/>
                      </w:pPr>
                      <w:r w:rsidRPr="004879CA">
                        <w:t>You will need to modify</w:t>
                      </w:r>
                      <w:r>
                        <w:t>/adopt</w:t>
                      </w:r>
                      <w:r w:rsidRPr="004879CA">
                        <w:t xml:space="preserve"> </w:t>
                      </w:r>
                      <w:r>
                        <w:t>the matrix below for your</w:t>
                      </w:r>
                      <w:r w:rsidRPr="004879CA">
                        <w:t xml:space="preserve"> client accordingly</w:t>
                      </w:r>
                      <w:r>
                        <w:t xml:space="preserve">.  </w:t>
                      </w:r>
                      <w:r w:rsidR="005C5C5F">
                        <w:t>C</w:t>
                      </w:r>
                      <w:r w:rsidR="00247C44">
                        <w:t xml:space="preserve">areful consideration should be taken on </w:t>
                      </w:r>
                      <w:r w:rsidR="005C5C5F">
                        <w:t>using</w:t>
                      </w:r>
                      <w:r w:rsidR="00247C44">
                        <w:t xml:space="preserve"> the </w:t>
                      </w:r>
                      <w:r w:rsidR="007E6A73">
                        <w:t>FAR matrix</w:t>
                      </w:r>
                      <w:r w:rsidR="00247C44">
                        <w:t xml:space="preserve">.  </w:t>
                      </w:r>
                      <w:r w:rsidR="00B41E01">
                        <w:t xml:space="preserve">For example, if there is limited info regarding the FAR of the </w:t>
                      </w:r>
                      <w:r w:rsidR="002672AA">
                        <w:t>parties to the transactions</w:t>
                      </w:r>
                      <w:r w:rsidR="00B41E01">
                        <w:t xml:space="preserve">, or if </w:t>
                      </w:r>
                      <w:r w:rsidR="00FB3273">
                        <w:t>disclosing detailed info</w:t>
                      </w:r>
                      <w:r w:rsidR="00EF3695">
                        <w:t xml:space="preserve"> </w:t>
                      </w:r>
                      <w:r w:rsidR="00A4603E">
                        <w:t xml:space="preserve">could possibly </w:t>
                      </w:r>
                      <w:r w:rsidR="00EF3695">
                        <w:t xml:space="preserve">increase risks </w:t>
                      </w:r>
                      <w:r w:rsidR="00ED088B">
                        <w:t>to</w:t>
                      </w:r>
                      <w:r w:rsidR="00EF3695">
                        <w:t xml:space="preserve"> client, then</w:t>
                      </w:r>
                      <w:r w:rsidR="003249C1">
                        <w:t xml:space="preserve"> </w:t>
                      </w:r>
                      <w:r w:rsidR="00723E8A">
                        <w:t xml:space="preserve">you </w:t>
                      </w:r>
                      <w:r w:rsidR="00483B7E">
                        <w:t>will need</w:t>
                      </w:r>
                      <w:r w:rsidR="008811F7">
                        <w:t xml:space="preserve"> to</w:t>
                      </w:r>
                      <w:r w:rsidR="00483B7E">
                        <w:t xml:space="preserve"> </w:t>
                      </w:r>
                      <w:r w:rsidR="00DC4831">
                        <w:t>modify the FAR matrix</w:t>
                      </w:r>
                      <w:r w:rsidR="008811F7">
                        <w:t xml:space="preserve"> accordingly (e.g</w:t>
                      </w:r>
                      <w:r w:rsidR="006A4C36">
                        <w:t>.</w:t>
                      </w:r>
                      <w:r w:rsidR="00FC4E71">
                        <w:t xml:space="preserve"> omit/delete the related party column</w:t>
                      </w:r>
                      <w:r w:rsidR="00A5397F">
                        <w:t xml:space="preserve">, </w:t>
                      </w:r>
                      <w:r w:rsidR="00E2792B">
                        <w:t>keep contents concise, etc.</w:t>
                      </w:r>
                      <w:r w:rsidR="00FC4E71">
                        <w:t xml:space="preserve">) or </w:t>
                      </w:r>
                      <w:r w:rsidR="001E0854">
                        <w:t>consider</w:t>
                      </w:r>
                      <w:r w:rsidR="00DC4831">
                        <w:t xml:space="preserve"> </w:t>
                      </w:r>
                      <w:r w:rsidR="00723E8A">
                        <w:t>excluding the FAR matrix</w:t>
                      </w:r>
                      <w:r w:rsidR="006D1D3B">
                        <w:t xml:space="preserve"> (</w:t>
                      </w:r>
                      <w:r w:rsidR="001151FF">
                        <w:t>i.e. case-by-case</w:t>
                      </w:r>
                      <w:r w:rsidR="006D1D3B">
                        <w:t>)</w:t>
                      </w:r>
                      <w:r w:rsidR="00723E8A">
                        <w:t>.</w:t>
                      </w:r>
                      <w:r w:rsidR="00A361F4">
                        <w:t xml:space="preserve">  </w:t>
                      </w:r>
                      <w:r w:rsidR="008F63AB">
                        <w:t>If in doubt, need to consult with EP/EM</w:t>
                      </w:r>
                      <w:r w:rsidR="004879CA" w:rsidRPr="004879CA">
                        <w:t xml:space="preserve">.  </w:t>
                      </w:r>
                    </w:p>
                  </w:txbxContent>
                </v:textbox>
                <w10:wrap type="square" anchorx="margin"/>
              </v:shape>
            </w:pict>
          </mc:Fallback>
        </mc:AlternateContent>
      </w:r>
      <w:r w:rsidR="00F837ED">
        <w:t>Analys</w:t>
      </w:r>
      <w:r w:rsidR="00970275">
        <w:t>i</w:t>
      </w:r>
      <w:r w:rsidR="00F837ED">
        <w:t>s of functions</w:t>
      </w:r>
      <w:r w:rsidR="00923508">
        <w:t xml:space="preserve">, </w:t>
      </w:r>
      <w:r w:rsidR="00F837ED">
        <w:t>a</w:t>
      </w:r>
      <w:r w:rsidR="00923508">
        <w:t xml:space="preserve">ssets and </w:t>
      </w:r>
      <w:r w:rsidR="00F837ED">
        <w:t>r</w:t>
      </w:r>
      <w:r w:rsidR="00923508">
        <w:t>isks</w:t>
      </w:r>
      <w:bookmarkEnd w:id="916"/>
      <w:bookmarkEnd w:id="917"/>
      <w:bookmarkEnd w:id="918"/>
      <w:bookmarkEnd w:id="919"/>
      <w:bookmarkEnd w:id="920"/>
      <w:r w:rsidR="00923508" w:rsidRPr="00FB667F" w:rsidDel="00BB5F52">
        <w:t xml:space="preserve"> </w:t>
      </w:r>
      <w:bookmarkEnd w:id="909"/>
      <w:bookmarkEnd w:id="910"/>
      <w:bookmarkEnd w:id="911"/>
      <w:bookmarkEnd w:id="912"/>
      <w:bookmarkEnd w:id="913"/>
      <w:bookmarkEnd w:id="914"/>
      <w:bookmarkEnd w:id="915"/>
      <w:bookmarkEnd w:id="921"/>
      <w:bookmarkEnd w:id="922"/>
      <w:bookmarkEnd w:id="923"/>
      <w:bookmarkEnd w:id="924"/>
      <w:bookmarkEnd w:id="925"/>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5"/>
        <w:gridCol w:w="2085"/>
        <w:gridCol w:w="2087"/>
      </w:tblGrid>
      <w:tr w:rsidR="00CC7C08" w:rsidRPr="002009E9" w14:paraId="5A49919B"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45" w:type="pct"/>
            <w:vAlign w:val="center"/>
          </w:tcPr>
          <w:p w14:paraId="2D17A8C3" w14:textId="77777777" w:rsidR="004D7902" w:rsidRPr="002009E9" w:rsidRDefault="004D7902">
            <w:pPr>
              <w:rPr>
                <w:b w:val="0"/>
              </w:rPr>
            </w:pPr>
            <w:bookmarkStart w:id="926" w:name="_Toc37953936"/>
            <w:bookmarkStart w:id="927" w:name="_Toc37954186"/>
            <w:bookmarkStart w:id="928" w:name="_Toc37954436"/>
            <w:bookmarkStart w:id="929" w:name="_Toc37958326"/>
            <w:bookmarkStart w:id="930" w:name="_Toc38003395"/>
            <w:bookmarkStart w:id="931" w:name="_Toc38003731"/>
            <w:bookmarkStart w:id="932" w:name="_Toc38003865"/>
            <w:bookmarkStart w:id="933" w:name="_Toc38004000"/>
            <w:bookmarkStart w:id="934" w:name="_Toc38004135"/>
            <w:bookmarkStart w:id="935" w:name="_Toc38005521"/>
            <w:bookmarkStart w:id="936" w:name="_Toc38007930"/>
            <w:bookmarkStart w:id="937" w:name="_Toc492648240"/>
            <w:bookmarkStart w:id="938" w:name="_Toc492901343"/>
            <w:bookmarkStart w:id="939" w:name="_Toc492903806"/>
            <w:bookmarkStart w:id="940" w:name="_Toc492906323"/>
            <w:bookmarkStart w:id="941" w:name="_Toc492907314"/>
            <w:bookmarkStart w:id="942" w:name="_Toc492908818"/>
            <w:bookmarkStart w:id="943" w:name="_Toc492910897"/>
            <w:bookmarkStart w:id="944" w:name="_Toc492912499"/>
            <w:bookmarkStart w:id="945" w:name="_Toc492973215"/>
            <w:bookmarkStart w:id="946" w:name="_Toc492997231"/>
            <w:bookmarkStart w:id="947" w:name="_Toc492648241"/>
            <w:bookmarkStart w:id="948" w:name="_Toc492901344"/>
            <w:bookmarkStart w:id="949" w:name="_Toc492903807"/>
            <w:bookmarkStart w:id="950" w:name="_Toc492906324"/>
            <w:bookmarkStart w:id="951" w:name="_Toc492907315"/>
            <w:bookmarkStart w:id="952" w:name="_Toc492908819"/>
            <w:bookmarkStart w:id="953" w:name="_Toc492910898"/>
            <w:bookmarkStart w:id="954" w:name="_Toc492912500"/>
            <w:bookmarkStart w:id="955" w:name="_Toc492973216"/>
            <w:bookmarkStart w:id="956" w:name="_Toc492997232"/>
            <w:bookmarkStart w:id="957" w:name="_Toc492648294"/>
            <w:bookmarkStart w:id="958" w:name="_Toc492901397"/>
            <w:bookmarkStart w:id="959" w:name="_Toc492903860"/>
            <w:bookmarkStart w:id="960" w:name="_Toc492906377"/>
            <w:bookmarkStart w:id="961" w:name="_Toc492907368"/>
            <w:bookmarkStart w:id="962" w:name="_Toc492908872"/>
            <w:bookmarkStart w:id="963" w:name="_Toc492910951"/>
            <w:bookmarkStart w:id="964" w:name="_Toc492912553"/>
            <w:bookmarkStart w:id="965" w:name="_Toc492973269"/>
            <w:bookmarkStart w:id="966" w:name="_Toc492997285"/>
            <w:bookmarkStart w:id="967" w:name="_Toc492648392"/>
            <w:bookmarkStart w:id="968" w:name="_Toc492901495"/>
            <w:bookmarkStart w:id="969" w:name="_Toc492903958"/>
            <w:bookmarkStart w:id="970" w:name="_Toc492906475"/>
            <w:bookmarkStart w:id="971" w:name="_Toc492907466"/>
            <w:bookmarkStart w:id="972" w:name="_Toc492908970"/>
            <w:bookmarkStart w:id="973" w:name="_Toc492911049"/>
            <w:bookmarkStart w:id="974" w:name="_Toc492912651"/>
            <w:bookmarkStart w:id="975" w:name="_Toc492973367"/>
            <w:bookmarkStart w:id="976" w:name="_Toc492997383"/>
            <w:bookmarkStart w:id="977" w:name="_Toc492648393"/>
            <w:bookmarkStart w:id="978" w:name="_Toc492901496"/>
            <w:bookmarkStart w:id="979" w:name="_Toc492903959"/>
            <w:bookmarkStart w:id="980" w:name="_Toc492906476"/>
            <w:bookmarkStart w:id="981" w:name="_Toc492907467"/>
            <w:bookmarkStart w:id="982" w:name="_Toc492908971"/>
            <w:bookmarkStart w:id="983" w:name="_Toc492911050"/>
            <w:bookmarkStart w:id="984" w:name="_Toc492912652"/>
            <w:bookmarkStart w:id="985" w:name="_Toc492973368"/>
            <w:bookmarkStart w:id="986" w:name="_Toc492997384"/>
            <w:bookmarkStart w:id="987" w:name="_Toc280519301"/>
            <w:bookmarkStart w:id="988" w:name="_Toc272140070"/>
            <w:bookmarkStart w:id="989" w:name="_Toc272140071"/>
            <w:bookmarkStart w:id="990" w:name="_Toc272140072"/>
            <w:bookmarkStart w:id="991" w:name="_Toc37953937"/>
            <w:bookmarkStart w:id="992" w:name="_Toc37954187"/>
            <w:bookmarkStart w:id="993" w:name="_Toc37954437"/>
            <w:bookmarkStart w:id="994" w:name="_Toc37958327"/>
            <w:bookmarkStart w:id="995" w:name="_Toc38003396"/>
            <w:bookmarkStart w:id="996" w:name="_Toc38003732"/>
            <w:bookmarkStart w:id="997" w:name="_Toc38003866"/>
            <w:bookmarkStart w:id="998" w:name="_Toc38004001"/>
            <w:bookmarkStart w:id="999" w:name="_Toc38004136"/>
            <w:bookmarkStart w:id="1000" w:name="_Toc38005522"/>
            <w:bookmarkStart w:id="1001" w:name="_Toc38007931"/>
            <w:bookmarkStart w:id="1002" w:name="_Toc37953938"/>
            <w:bookmarkStart w:id="1003" w:name="_Toc37954188"/>
            <w:bookmarkStart w:id="1004" w:name="_Toc37954438"/>
            <w:bookmarkStart w:id="1005" w:name="_Toc37958328"/>
            <w:bookmarkStart w:id="1006" w:name="_Toc38003397"/>
            <w:bookmarkStart w:id="1007" w:name="_Toc38003733"/>
            <w:bookmarkStart w:id="1008" w:name="_Toc38003867"/>
            <w:bookmarkStart w:id="1009" w:name="_Toc38004002"/>
            <w:bookmarkStart w:id="1010" w:name="_Toc38004137"/>
            <w:bookmarkStart w:id="1011" w:name="_Toc38005523"/>
            <w:bookmarkStart w:id="1012" w:name="_Toc38007932"/>
            <w:bookmarkStart w:id="1013" w:name="_Toc449626225"/>
            <w:bookmarkStart w:id="1014" w:name="_Toc487558038"/>
            <w:bookmarkStart w:id="1015" w:name="_Toc508216398"/>
            <w:bookmarkStart w:id="1016" w:name="_Toc514923582"/>
            <w:bookmarkStart w:id="1017" w:name="_Toc516668408"/>
            <w:bookmarkStart w:id="1018" w:name="_Toc526104602"/>
            <w:bookmarkStart w:id="1019" w:name="_Toc180409888"/>
            <w:bookmarkStart w:id="1020" w:name="_Toc206924129"/>
            <w:bookmarkStart w:id="1021" w:name="_Toc212521674"/>
            <w:bookmarkStart w:id="1022" w:name="_Toc212895129"/>
            <w:bookmarkStart w:id="1023" w:name="_Toc212895399"/>
            <w:bookmarkStart w:id="1024" w:name="_Toc213470205"/>
            <w:bookmarkStart w:id="1025" w:name="_Toc244688426"/>
            <w:bookmarkStart w:id="1026" w:name="_Toc347938102"/>
            <w:bookmarkStart w:id="1027" w:name="_Toc353961379"/>
            <w:bookmarkStart w:id="1028" w:name="_Toc353961769"/>
            <w:bookmarkStart w:id="1029" w:name="_Toc354337120"/>
            <w:bookmarkStart w:id="1030" w:name="_Toc282530963"/>
            <w:bookmarkStart w:id="1031" w:name="_Toc458670371"/>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r w:rsidRPr="00CA3C00">
              <w:t>Functions/Assets/Risks</w:t>
            </w:r>
          </w:p>
        </w:tc>
        <w:tc>
          <w:tcPr>
            <w:tcW w:w="1227" w:type="pct"/>
            <w:vAlign w:val="center"/>
          </w:tcPr>
          <w:p w14:paraId="7FB21DBF" w14:textId="77777777" w:rsidR="004D7902" w:rsidRPr="002009E9" w:rsidRDefault="004D7902">
            <w:pPr>
              <w:jc w:val="center"/>
              <w:cnfStyle w:val="100000000000" w:firstRow="1" w:lastRow="0" w:firstColumn="0" w:lastColumn="0" w:oddVBand="0" w:evenVBand="0" w:oddHBand="0" w:evenHBand="0" w:firstRowFirstColumn="0" w:firstRowLastColumn="0" w:lastRowFirstColumn="0" w:lastRowLastColumn="0"/>
              <w:rPr>
                <w:b w:val="0"/>
              </w:rPr>
            </w:pPr>
            <w:r w:rsidRPr="00CA3C00">
              <w:t>ABC</w:t>
            </w:r>
          </w:p>
        </w:tc>
        <w:tc>
          <w:tcPr>
            <w:tcW w:w="1228" w:type="pct"/>
            <w:vAlign w:val="center"/>
          </w:tcPr>
          <w:p w14:paraId="6F2C3194" w14:textId="38BD1D58" w:rsidR="004D7902" w:rsidRPr="002009E9" w:rsidRDefault="004D7902">
            <w:pPr>
              <w:jc w:val="center"/>
              <w:cnfStyle w:val="100000000000" w:firstRow="1" w:lastRow="0" w:firstColumn="0" w:lastColumn="0" w:oddVBand="0" w:evenVBand="0" w:oddHBand="0" w:evenHBand="0" w:firstRowFirstColumn="0" w:firstRowLastColumn="0" w:lastRowFirstColumn="0" w:lastRowLastColumn="0"/>
              <w:rPr>
                <w:b w:val="0"/>
              </w:rPr>
            </w:pPr>
            <w:r w:rsidRPr="00CA3C00">
              <w:t>RELATED PARTY</w:t>
            </w:r>
          </w:p>
        </w:tc>
      </w:tr>
      <w:tr w:rsidR="00CC7C08" w:rsidRPr="002009E9" w14:paraId="4676F3B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6256942" w14:textId="77777777" w:rsidR="004D7902" w:rsidRPr="0014725B" w:rsidRDefault="004D7902">
            <w:pPr>
              <w:pStyle w:val="Tablesubtitle"/>
              <w:rPr>
                <w:highlight w:val="yellow"/>
              </w:rPr>
            </w:pPr>
            <w:r w:rsidRPr="0014725B">
              <w:rPr>
                <w:highlight w:val="yellow"/>
              </w:rPr>
              <w:t>Functions performed</w:t>
            </w:r>
          </w:p>
        </w:tc>
        <w:tc>
          <w:tcPr>
            <w:tcW w:w="1227" w:type="pct"/>
            <w:vAlign w:val="center"/>
          </w:tcPr>
          <w:p w14:paraId="0443E0A6" w14:textId="77777777" w:rsidR="004D7902" w:rsidRPr="0014725B"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3B0DE159" w14:textId="77777777" w:rsidR="004D7902" w:rsidRPr="0014725B"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708D12D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351DBCD" w14:textId="77777777" w:rsidR="004D7902" w:rsidRPr="0014725B" w:rsidRDefault="004D7902">
            <w:pPr>
              <w:pStyle w:val="ListBullet"/>
              <w:spacing w:before="40" w:after="40"/>
              <w:rPr>
                <w:highlight w:val="yellow"/>
              </w:rPr>
            </w:pPr>
            <w:r w:rsidRPr="0014725B">
              <w:rPr>
                <w:highlight w:val="yellow"/>
              </w:rPr>
              <w:t>Research and Development (“</w:t>
            </w:r>
            <w:r w:rsidRPr="0014725B">
              <w:rPr>
                <w:b/>
                <w:highlight w:val="yellow"/>
              </w:rPr>
              <w:t>R&amp;D</w:t>
            </w:r>
            <w:r w:rsidRPr="0014725B">
              <w:rPr>
                <w:highlight w:val="yellow"/>
              </w:rPr>
              <w:t>”)</w:t>
            </w:r>
          </w:p>
        </w:tc>
        <w:tc>
          <w:tcPr>
            <w:tcW w:w="1227" w:type="pct"/>
            <w:vAlign w:val="center"/>
          </w:tcPr>
          <w:p w14:paraId="066A2CA1"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szCs w:val="18"/>
                <w:highlight w:val="yellow"/>
              </w:rPr>
            </w:pPr>
            <w:r w:rsidRPr="006935C5">
              <w:rPr>
                <w:rFonts w:asciiTheme="majorHAnsi" w:hAnsiTheme="majorHAnsi" w:cstheme="majorHAnsi"/>
                <w:szCs w:val="18"/>
                <w:highlight w:val="yellow"/>
              </w:rPr>
              <w:t>N/A</w:t>
            </w:r>
          </w:p>
        </w:tc>
        <w:tc>
          <w:tcPr>
            <w:tcW w:w="1228" w:type="pct"/>
            <w:vAlign w:val="center"/>
          </w:tcPr>
          <w:p w14:paraId="323ED835" w14:textId="0378C813"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CC7C08" w:rsidRPr="002009E9" w14:paraId="3F5815A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739B0C9" w14:textId="77777777" w:rsidR="004D7902" w:rsidRPr="0014725B" w:rsidRDefault="004D7902">
            <w:pPr>
              <w:pStyle w:val="ListBullet"/>
              <w:spacing w:before="40" w:after="40"/>
              <w:rPr>
                <w:highlight w:val="yellow"/>
              </w:rPr>
            </w:pPr>
            <w:r w:rsidRPr="0014725B">
              <w:rPr>
                <w:highlight w:val="yellow"/>
              </w:rPr>
              <w:t>Procurement</w:t>
            </w:r>
          </w:p>
        </w:tc>
        <w:tc>
          <w:tcPr>
            <w:tcW w:w="1227" w:type="pct"/>
            <w:vAlign w:val="center"/>
          </w:tcPr>
          <w:p w14:paraId="4B3FB9BA" w14:textId="75DC4A7B"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6C502F0" w14:textId="7E00B364"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CC7C08" w:rsidRPr="002009E9" w14:paraId="79EFEF8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F2B985B" w14:textId="77777777" w:rsidR="004D7902" w:rsidRPr="0014725B" w:rsidRDefault="004D7902">
            <w:pPr>
              <w:pStyle w:val="ListBullet"/>
              <w:spacing w:before="40" w:after="40"/>
              <w:rPr>
                <w:highlight w:val="yellow"/>
              </w:rPr>
            </w:pPr>
            <w:r w:rsidRPr="0014725B">
              <w:rPr>
                <w:highlight w:val="yellow"/>
              </w:rPr>
              <w:t>Production</w:t>
            </w:r>
          </w:p>
        </w:tc>
        <w:tc>
          <w:tcPr>
            <w:tcW w:w="1227" w:type="pct"/>
            <w:vAlign w:val="center"/>
          </w:tcPr>
          <w:p w14:paraId="2680C336"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4CDB487"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14515558"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B864AD1" w14:textId="77777777" w:rsidR="006935C5" w:rsidRPr="0014725B" w:rsidRDefault="006935C5" w:rsidP="006935C5">
            <w:pPr>
              <w:pStyle w:val="ListBullet2"/>
              <w:spacing w:before="40" w:after="40"/>
              <w:rPr>
                <w:highlight w:val="yellow"/>
              </w:rPr>
            </w:pPr>
            <w:r w:rsidRPr="0014725B">
              <w:rPr>
                <w:highlight w:val="yellow"/>
              </w:rPr>
              <w:t>Production scheduling</w:t>
            </w:r>
          </w:p>
        </w:tc>
        <w:tc>
          <w:tcPr>
            <w:tcW w:w="1227" w:type="pct"/>
            <w:vAlign w:val="top"/>
          </w:tcPr>
          <w:p w14:paraId="69F137F2" w14:textId="337ED99F"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5FC4136"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3C019F73"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090D65E" w14:textId="77777777" w:rsidR="006935C5" w:rsidRPr="0014725B" w:rsidRDefault="006935C5" w:rsidP="006935C5">
            <w:pPr>
              <w:pStyle w:val="ListBullet2"/>
              <w:spacing w:before="40" w:after="40"/>
              <w:rPr>
                <w:highlight w:val="yellow"/>
              </w:rPr>
            </w:pPr>
            <w:r w:rsidRPr="0014725B">
              <w:rPr>
                <w:highlight w:val="yellow"/>
              </w:rPr>
              <w:t>Production process</w:t>
            </w:r>
          </w:p>
        </w:tc>
        <w:tc>
          <w:tcPr>
            <w:tcW w:w="1227" w:type="pct"/>
            <w:vAlign w:val="top"/>
          </w:tcPr>
          <w:p w14:paraId="2F7CACDD" w14:textId="60D32F1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5D007685"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77E57474"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9BCB484" w14:textId="77777777" w:rsidR="006935C5" w:rsidRPr="0014725B" w:rsidRDefault="006935C5" w:rsidP="006935C5">
            <w:pPr>
              <w:pStyle w:val="ListBullet2"/>
              <w:spacing w:before="40" w:after="40"/>
              <w:rPr>
                <w:highlight w:val="yellow"/>
              </w:rPr>
            </w:pPr>
            <w:r w:rsidRPr="0014725B">
              <w:rPr>
                <w:highlight w:val="yellow"/>
              </w:rPr>
              <w:t>Quality control and inspection</w:t>
            </w:r>
          </w:p>
        </w:tc>
        <w:tc>
          <w:tcPr>
            <w:tcW w:w="1227" w:type="pct"/>
            <w:vAlign w:val="top"/>
          </w:tcPr>
          <w:p w14:paraId="376608F1" w14:textId="4CEA1E31"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071C8FC"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21944637"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4881914" w14:textId="77777777" w:rsidR="006935C5" w:rsidRPr="0014725B" w:rsidRDefault="006935C5" w:rsidP="006935C5">
            <w:pPr>
              <w:pStyle w:val="ListBullet2"/>
              <w:spacing w:before="40" w:after="40"/>
              <w:rPr>
                <w:highlight w:val="yellow"/>
              </w:rPr>
            </w:pPr>
            <w:r w:rsidRPr="0014725B">
              <w:rPr>
                <w:highlight w:val="yellow"/>
              </w:rPr>
              <w:t>Warehousing and logistics</w:t>
            </w:r>
          </w:p>
        </w:tc>
        <w:tc>
          <w:tcPr>
            <w:tcW w:w="1227" w:type="pct"/>
            <w:vAlign w:val="top"/>
          </w:tcPr>
          <w:p w14:paraId="24370BEE" w14:textId="10930AEA"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ED16015"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CC7C08" w:rsidRPr="002009E9" w14:paraId="64C0BDB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87114B9" w14:textId="77777777" w:rsidR="004D7902" w:rsidRPr="0014725B" w:rsidRDefault="004D7902">
            <w:pPr>
              <w:pStyle w:val="ListBullet"/>
              <w:spacing w:before="40" w:after="40"/>
              <w:rPr>
                <w:highlight w:val="yellow"/>
              </w:rPr>
            </w:pPr>
            <w:r w:rsidRPr="0014725B">
              <w:rPr>
                <w:highlight w:val="yellow"/>
              </w:rPr>
              <w:t>Marketing and Sales</w:t>
            </w:r>
          </w:p>
        </w:tc>
        <w:tc>
          <w:tcPr>
            <w:tcW w:w="1227" w:type="pct"/>
            <w:vAlign w:val="center"/>
          </w:tcPr>
          <w:p w14:paraId="7534B4E0"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020BF402" w14:textId="1BEA8343" w:rsidR="004D7902" w:rsidRPr="006935C5" w:rsidRDefault="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5C83650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B568379" w14:textId="45903270" w:rsidR="006935C5" w:rsidRPr="0014725B" w:rsidRDefault="006935C5" w:rsidP="006935C5">
            <w:pPr>
              <w:pStyle w:val="ListBullet"/>
              <w:rPr>
                <w:highlight w:val="yellow"/>
              </w:rPr>
            </w:pPr>
            <w:r w:rsidRPr="0014725B">
              <w:rPr>
                <w:highlight w:val="yellow"/>
              </w:rPr>
              <w:t>After-sales services</w:t>
            </w:r>
          </w:p>
        </w:tc>
        <w:tc>
          <w:tcPr>
            <w:tcW w:w="1227" w:type="pct"/>
            <w:vAlign w:val="top"/>
          </w:tcPr>
          <w:p w14:paraId="20FEA814" w14:textId="5FE2113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6482C90D"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47B5716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731B21E" w14:textId="77777777" w:rsidR="006935C5" w:rsidRPr="0014725B" w:rsidRDefault="006935C5" w:rsidP="006935C5">
            <w:pPr>
              <w:pStyle w:val="ListBullet"/>
              <w:spacing w:before="40" w:after="40"/>
              <w:rPr>
                <w:highlight w:val="yellow"/>
              </w:rPr>
            </w:pPr>
            <w:r w:rsidRPr="0014725B">
              <w:rPr>
                <w:highlight w:val="yellow"/>
              </w:rPr>
              <w:t>General Administration</w:t>
            </w:r>
          </w:p>
        </w:tc>
        <w:tc>
          <w:tcPr>
            <w:tcW w:w="1227" w:type="pct"/>
            <w:vAlign w:val="top"/>
          </w:tcPr>
          <w:p w14:paraId="288AFE05" w14:textId="4CB6E34E"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773FC67A"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CC7C08" w:rsidRPr="002009E9" w14:paraId="11A1FD5C"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90734AC" w14:textId="77777777" w:rsidR="004D7902" w:rsidRPr="0014725B" w:rsidRDefault="004D7902">
            <w:pPr>
              <w:pStyle w:val="Tablesubtitle"/>
              <w:rPr>
                <w:highlight w:val="yellow"/>
              </w:rPr>
            </w:pPr>
            <w:r w:rsidRPr="0014725B">
              <w:rPr>
                <w:highlight w:val="yellow"/>
              </w:rPr>
              <w:t>Assets used</w:t>
            </w:r>
          </w:p>
        </w:tc>
        <w:tc>
          <w:tcPr>
            <w:tcW w:w="1227" w:type="pct"/>
            <w:vAlign w:val="center"/>
          </w:tcPr>
          <w:p w14:paraId="747C557E" w14:textId="77777777" w:rsidR="004D7902" w:rsidRPr="006935C5"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60E8A6A7" w14:textId="77777777" w:rsidR="004D7902" w:rsidRPr="006935C5" w:rsidRDefault="004D7902">
            <w:pPr>
              <w:pStyle w:val="Tablesubtitle"/>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4E212EBB"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4B18BA5D" w14:textId="77777777" w:rsidR="004D7902" w:rsidRPr="0014725B" w:rsidRDefault="004D7902">
            <w:pPr>
              <w:pStyle w:val="ListBullet"/>
              <w:spacing w:before="40" w:after="40"/>
              <w:rPr>
                <w:highlight w:val="yellow"/>
              </w:rPr>
            </w:pPr>
            <w:r w:rsidRPr="0014725B">
              <w:rPr>
                <w:highlight w:val="yellow"/>
              </w:rPr>
              <w:t>Tangibles</w:t>
            </w:r>
          </w:p>
        </w:tc>
        <w:tc>
          <w:tcPr>
            <w:tcW w:w="1227" w:type="pct"/>
            <w:vAlign w:val="center"/>
          </w:tcPr>
          <w:p w14:paraId="0EB257BB"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c>
          <w:tcPr>
            <w:tcW w:w="1228" w:type="pct"/>
            <w:vAlign w:val="center"/>
          </w:tcPr>
          <w:p w14:paraId="6ADC6185"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2409B34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09DBB41" w14:textId="77777777" w:rsidR="006935C5" w:rsidRPr="0014725B" w:rsidRDefault="006935C5" w:rsidP="006935C5">
            <w:pPr>
              <w:pStyle w:val="ListBullet2"/>
              <w:numPr>
                <w:ilvl w:val="0"/>
                <w:numId w:val="9"/>
              </w:numPr>
              <w:spacing w:before="40" w:after="40"/>
              <w:rPr>
                <w:highlight w:val="yellow"/>
              </w:rPr>
            </w:pPr>
            <w:r w:rsidRPr="0014725B">
              <w:rPr>
                <w:highlight w:val="yellow"/>
              </w:rPr>
              <w:t>Plant, machinery and equipment</w:t>
            </w:r>
          </w:p>
        </w:tc>
        <w:tc>
          <w:tcPr>
            <w:tcW w:w="1227" w:type="pct"/>
            <w:vAlign w:val="top"/>
          </w:tcPr>
          <w:p w14:paraId="4E259D01" w14:textId="0945ECA8"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14051AE3"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786114C0"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049C8E6" w14:textId="77777777" w:rsidR="006935C5" w:rsidRPr="0014725B" w:rsidRDefault="006935C5" w:rsidP="006935C5">
            <w:pPr>
              <w:pStyle w:val="ListBullet2"/>
              <w:numPr>
                <w:ilvl w:val="0"/>
                <w:numId w:val="9"/>
              </w:numPr>
              <w:spacing w:before="40" w:after="40"/>
              <w:rPr>
                <w:highlight w:val="yellow"/>
              </w:rPr>
            </w:pPr>
            <w:r w:rsidRPr="0014725B">
              <w:rPr>
                <w:highlight w:val="yellow"/>
              </w:rPr>
              <w:t>Inventory</w:t>
            </w:r>
          </w:p>
        </w:tc>
        <w:tc>
          <w:tcPr>
            <w:tcW w:w="1227" w:type="pct"/>
            <w:vAlign w:val="top"/>
          </w:tcPr>
          <w:p w14:paraId="39ACF978" w14:textId="1098AC2C"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3BEB493C"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CC7C08" w:rsidRPr="002009E9" w14:paraId="01FEBF4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6F052C6" w14:textId="77777777" w:rsidR="004D7902" w:rsidRPr="0014725B" w:rsidRDefault="004D7902">
            <w:pPr>
              <w:pStyle w:val="ListBullet"/>
              <w:spacing w:before="40" w:after="40"/>
              <w:rPr>
                <w:highlight w:val="yellow"/>
              </w:rPr>
            </w:pPr>
            <w:r w:rsidRPr="0014725B">
              <w:rPr>
                <w:highlight w:val="yellow"/>
              </w:rPr>
              <w:t>Intangibles</w:t>
            </w:r>
          </w:p>
        </w:tc>
        <w:tc>
          <w:tcPr>
            <w:tcW w:w="1227" w:type="pct"/>
            <w:vAlign w:val="center"/>
          </w:tcPr>
          <w:p w14:paraId="2CA46486"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9B1466A"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highlight w:val="yellow"/>
              </w:rPr>
            </w:pPr>
          </w:p>
        </w:tc>
      </w:tr>
      <w:tr w:rsidR="006935C5" w:rsidRPr="002009E9" w14:paraId="76871235"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0A67A9E" w14:textId="77777777" w:rsidR="006935C5" w:rsidRPr="0014725B" w:rsidRDefault="006935C5" w:rsidP="006935C5">
            <w:pPr>
              <w:pStyle w:val="ListBullet2"/>
              <w:numPr>
                <w:ilvl w:val="0"/>
                <w:numId w:val="9"/>
              </w:numPr>
              <w:spacing w:before="40" w:after="40"/>
              <w:rPr>
                <w:highlight w:val="yellow"/>
              </w:rPr>
            </w:pPr>
            <w:r w:rsidRPr="0014725B">
              <w:rPr>
                <w:highlight w:val="yellow"/>
              </w:rPr>
              <w:t>Manufacturing intangibles</w:t>
            </w:r>
          </w:p>
        </w:tc>
        <w:tc>
          <w:tcPr>
            <w:tcW w:w="1227" w:type="pct"/>
            <w:vAlign w:val="center"/>
          </w:tcPr>
          <w:p w14:paraId="2DBABABE"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top"/>
          </w:tcPr>
          <w:p w14:paraId="6F9ADF77" w14:textId="33DA8859"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6935C5" w:rsidRPr="002009E9" w14:paraId="5A623F6E"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F7E9F6A" w14:textId="77777777" w:rsidR="006935C5" w:rsidRPr="0014725B" w:rsidRDefault="006935C5" w:rsidP="006935C5">
            <w:pPr>
              <w:pStyle w:val="ListBullet2"/>
              <w:numPr>
                <w:ilvl w:val="0"/>
                <w:numId w:val="9"/>
              </w:numPr>
              <w:spacing w:before="40" w:after="40"/>
              <w:rPr>
                <w:highlight w:val="yellow"/>
              </w:rPr>
            </w:pPr>
            <w:r w:rsidRPr="0014725B">
              <w:rPr>
                <w:highlight w:val="yellow"/>
              </w:rPr>
              <w:t>Marketing intangibles</w:t>
            </w:r>
          </w:p>
        </w:tc>
        <w:tc>
          <w:tcPr>
            <w:tcW w:w="1227" w:type="pct"/>
            <w:vAlign w:val="center"/>
          </w:tcPr>
          <w:p w14:paraId="17B68D10"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top"/>
          </w:tcPr>
          <w:p w14:paraId="514E5356" w14:textId="5841295C"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CC7C08" w:rsidRPr="002009E9" w14:paraId="4EC27ED9"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E239571" w14:textId="77777777" w:rsidR="004D7902" w:rsidRPr="0014725B" w:rsidRDefault="004D7902">
            <w:pPr>
              <w:pStyle w:val="Tablesubtitle"/>
              <w:rPr>
                <w:highlight w:val="yellow"/>
              </w:rPr>
            </w:pPr>
            <w:r w:rsidRPr="0014725B">
              <w:rPr>
                <w:highlight w:val="yellow"/>
              </w:rPr>
              <w:t>Risks assumed</w:t>
            </w:r>
          </w:p>
        </w:tc>
        <w:tc>
          <w:tcPr>
            <w:tcW w:w="1227" w:type="pct"/>
            <w:vAlign w:val="center"/>
          </w:tcPr>
          <w:p w14:paraId="162909E3"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c>
          <w:tcPr>
            <w:tcW w:w="1228" w:type="pct"/>
            <w:vAlign w:val="center"/>
          </w:tcPr>
          <w:p w14:paraId="3F6D0A47" w14:textId="77777777" w:rsidR="004D7902" w:rsidRPr="006935C5" w:rsidRDefault="004D790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51887C4E"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32E9B3A3" w14:textId="77777777" w:rsidR="006935C5" w:rsidRPr="0014725B" w:rsidRDefault="006935C5" w:rsidP="006935C5">
            <w:pPr>
              <w:pStyle w:val="ListBullet"/>
              <w:spacing w:before="40" w:after="40"/>
              <w:rPr>
                <w:highlight w:val="yellow"/>
              </w:rPr>
            </w:pPr>
            <w:r w:rsidRPr="0014725B">
              <w:rPr>
                <w:highlight w:val="yellow"/>
              </w:rPr>
              <w:t>R&amp;D risk</w:t>
            </w:r>
          </w:p>
        </w:tc>
        <w:tc>
          <w:tcPr>
            <w:tcW w:w="1227" w:type="pct"/>
            <w:vAlign w:val="center"/>
          </w:tcPr>
          <w:p w14:paraId="4A9D3866"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rPr>
              <w:t>N/A</w:t>
            </w:r>
          </w:p>
        </w:tc>
        <w:tc>
          <w:tcPr>
            <w:tcW w:w="1228" w:type="pct"/>
            <w:vAlign w:val="top"/>
          </w:tcPr>
          <w:p w14:paraId="0C898623" w14:textId="7B372A3B"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0089F2CC"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749E2745" w14:textId="77777777" w:rsidR="006935C5" w:rsidRPr="0014725B" w:rsidRDefault="006935C5" w:rsidP="006935C5">
            <w:pPr>
              <w:pStyle w:val="ListBullet"/>
              <w:spacing w:before="40" w:after="40"/>
              <w:rPr>
                <w:highlight w:val="yellow"/>
              </w:rPr>
            </w:pPr>
            <w:r w:rsidRPr="0014725B">
              <w:rPr>
                <w:highlight w:val="yellow"/>
              </w:rPr>
              <w:t>Supply risk</w:t>
            </w:r>
          </w:p>
        </w:tc>
        <w:tc>
          <w:tcPr>
            <w:tcW w:w="1227" w:type="pct"/>
            <w:vAlign w:val="top"/>
          </w:tcPr>
          <w:p w14:paraId="7255887C" w14:textId="6BE2E8B9"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5661F827" w14:textId="0013AB2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4988443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8CB636D" w14:textId="77777777" w:rsidR="006935C5" w:rsidRPr="0014725B" w:rsidRDefault="006935C5" w:rsidP="006935C5">
            <w:pPr>
              <w:pStyle w:val="ListBullet"/>
              <w:spacing w:before="40" w:after="40"/>
              <w:rPr>
                <w:highlight w:val="yellow"/>
              </w:rPr>
            </w:pPr>
            <w:r w:rsidRPr="0014725B">
              <w:rPr>
                <w:highlight w:val="yellow"/>
              </w:rPr>
              <w:t>Production risk</w:t>
            </w:r>
          </w:p>
        </w:tc>
        <w:tc>
          <w:tcPr>
            <w:tcW w:w="1227" w:type="pct"/>
            <w:vAlign w:val="top"/>
          </w:tcPr>
          <w:p w14:paraId="5DB249F4" w14:textId="5216A135"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1BCBEB10"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7C400F02"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624BFBE6" w14:textId="77777777" w:rsidR="006935C5" w:rsidRPr="0014725B" w:rsidRDefault="006935C5" w:rsidP="006935C5">
            <w:pPr>
              <w:pStyle w:val="ListBullet"/>
              <w:spacing w:before="40" w:after="40"/>
              <w:rPr>
                <w:highlight w:val="yellow"/>
              </w:rPr>
            </w:pPr>
            <w:r w:rsidRPr="0014725B">
              <w:rPr>
                <w:highlight w:val="yellow"/>
              </w:rPr>
              <w:t>Inventory risk</w:t>
            </w:r>
          </w:p>
        </w:tc>
        <w:tc>
          <w:tcPr>
            <w:tcW w:w="1227" w:type="pct"/>
            <w:vAlign w:val="top"/>
          </w:tcPr>
          <w:p w14:paraId="180B8531" w14:textId="510AFF4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center"/>
          </w:tcPr>
          <w:p w14:paraId="0D016C17" w14:textId="77777777"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p>
        </w:tc>
      </w:tr>
      <w:tr w:rsidR="006935C5" w:rsidRPr="002009E9" w14:paraId="0F00E0A6"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2D08B28D" w14:textId="77777777" w:rsidR="006935C5" w:rsidRPr="0014725B" w:rsidRDefault="006935C5" w:rsidP="006935C5">
            <w:pPr>
              <w:pStyle w:val="ListBullet"/>
              <w:spacing w:before="40" w:after="40"/>
              <w:rPr>
                <w:highlight w:val="yellow"/>
              </w:rPr>
            </w:pPr>
            <w:r w:rsidRPr="0014725B">
              <w:rPr>
                <w:highlight w:val="yellow"/>
              </w:rPr>
              <w:t>Market risk</w:t>
            </w:r>
          </w:p>
        </w:tc>
        <w:tc>
          <w:tcPr>
            <w:tcW w:w="1227" w:type="pct"/>
            <w:vAlign w:val="top"/>
          </w:tcPr>
          <w:p w14:paraId="41B69BC5" w14:textId="4866C21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1582B886" w14:textId="02D1EF8B"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1D7AA085"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02EC1BC6" w14:textId="1156DE3F" w:rsidR="006935C5" w:rsidRPr="0014725B" w:rsidRDefault="006935C5" w:rsidP="006935C5">
            <w:pPr>
              <w:pStyle w:val="ListBullet"/>
              <w:spacing w:before="40" w:after="40"/>
              <w:rPr>
                <w:highlight w:val="yellow"/>
              </w:rPr>
            </w:pPr>
            <w:r w:rsidRPr="0014725B">
              <w:rPr>
                <w:highlight w:val="yellow"/>
              </w:rPr>
              <w:t xml:space="preserve">Product </w:t>
            </w:r>
            <w:r>
              <w:rPr>
                <w:highlight w:val="yellow"/>
              </w:rPr>
              <w:t>liability</w:t>
            </w:r>
            <w:r w:rsidRPr="0014725B">
              <w:rPr>
                <w:highlight w:val="yellow"/>
              </w:rPr>
              <w:t xml:space="preserve"> risk</w:t>
            </w:r>
          </w:p>
        </w:tc>
        <w:tc>
          <w:tcPr>
            <w:tcW w:w="1227" w:type="pct"/>
            <w:vAlign w:val="top"/>
          </w:tcPr>
          <w:p w14:paraId="36F22F01" w14:textId="3E360161"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04021C6D" w14:textId="7486E194"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r>
      <w:tr w:rsidR="006935C5" w:rsidRPr="002009E9" w14:paraId="6D3F9951"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5AB65D8D" w14:textId="77777777" w:rsidR="006935C5" w:rsidRPr="0014725B" w:rsidRDefault="006935C5" w:rsidP="006935C5">
            <w:pPr>
              <w:pStyle w:val="ListBullet"/>
              <w:spacing w:before="40" w:after="40"/>
              <w:rPr>
                <w:highlight w:val="yellow"/>
              </w:rPr>
            </w:pPr>
            <w:r w:rsidRPr="0014725B">
              <w:rPr>
                <w:highlight w:val="yellow"/>
              </w:rPr>
              <w:t>Foreign exchange risk</w:t>
            </w:r>
          </w:p>
        </w:tc>
        <w:tc>
          <w:tcPr>
            <w:tcW w:w="1227" w:type="pct"/>
            <w:vAlign w:val="top"/>
          </w:tcPr>
          <w:p w14:paraId="212FC0FE" w14:textId="777477FE"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400B90C9" w14:textId="1F496DAD"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r w:rsidR="006935C5" w:rsidRPr="002009E9" w14:paraId="6C75532D" w14:textId="77777777" w:rsidTr="00574648">
        <w:tc>
          <w:tcPr>
            <w:cnfStyle w:val="001000000000" w:firstRow="0" w:lastRow="0" w:firstColumn="1" w:lastColumn="0" w:oddVBand="0" w:evenVBand="0" w:oddHBand="0" w:evenHBand="0" w:firstRowFirstColumn="0" w:firstRowLastColumn="0" w:lastRowFirstColumn="0" w:lastRowLastColumn="0"/>
            <w:tcW w:w="2545" w:type="pct"/>
            <w:vAlign w:val="center"/>
          </w:tcPr>
          <w:p w14:paraId="1F3FB79A" w14:textId="77777777" w:rsidR="006935C5" w:rsidRPr="0014725B" w:rsidRDefault="006935C5" w:rsidP="006935C5">
            <w:pPr>
              <w:pStyle w:val="ListBullet"/>
              <w:spacing w:before="40" w:after="40"/>
              <w:rPr>
                <w:highlight w:val="yellow"/>
              </w:rPr>
            </w:pPr>
            <w:r w:rsidRPr="0014725B">
              <w:rPr>
                <w:highlight w:val="yellow"/>
              </w:rPr>
              <w:t>Credit risk</w:t>
            </w:r>
          </w:p>
        </w:tc>
        <w:tc>
          <w:tcPr>
            <w:tcW w:w="1227" w:type="pct"/>
            <w:vAlign w:val="top"/>
          </w:tcPr>
          <w:p w14:paraId="6A7351A1" w14:textId="1D10FED5"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18"/>
                <w:highlight w:val="yellow"/>
              </w:rPr>
            </w:pPr>
            <w:r w:rsidRPr="006935C5">
              <w:rPr>
                <w:rFonts w:asciiTheme="majorHAnsi" w:hAnsiTheme="majorHAnsi" w:cstheme="majorHAnsi"/>
                <w:szCs w:val="18"/>
                <w:highlight w:val="yellow"/>
                <w:lang w:val="en-AU"/>
              </w:rPr>
              <w:sym w:font="Wingdings" w:char="F0FC"/>
            </w:r>
          </w:p>
        </w:tc>
        <w:tc>
          <w:tcPr>
            <w:tcW w:w="1228" w:type="pct"/>
            <w:vAlign w:val="top"/>
          </w:tcPr>
          <w:p w14:paraId="650F80A7" w14:textId="4E2BE960" w:rsidR="006935C5" w:rsidRPr="006935C5" w:rsidRDefault="006935C5" w:rsidP="006935C5">
            <w:pPr>
              <w:jc w:val="center"/>
              <w:cnfStyle w:val="000000000000" w:firstRow="0" w:lastRow="0" w:firstColumn="0" w:lastColumn="0" w:oddVBand="0" w:evenVBand="0" w:oddHBand="0" w:evenHBand="0" w:firstRowFirstColumn="0" w:firstRowLastColumn="0" w:lastRowFirstColumn="0" w:lastRowLastColumn="0"/>
              <w:rPr>
                <w:highlight w:val="yellow"/>
              </w:rPr>
            </w:pPr>
            <w:r w:rsidRPr="006935C5">
              <w:rPr>
                <w:rFonts w:asciiTheme="majorHAnsi" w:hAnsiTheme="majorHAnsi" w:cstheme="majorHAnsi"/>
                <w:szCs w:val="18"/>
                <w:highlight w:val="yellow"/>
                <w:lang w:val="en-AU"/>
              </w:rPr>
              <w:sym w:font="Wingdings" w:char="F0FC"/>
            </w:r>
          </w:p>
        </w:tc>
      </w:tr>
    </w:tbl>
    <w:p w14:paraId="3AC3F5E9" w14:textId="0321ADA8" w:rsidR="00923508" w:rsidRPr="00B611E8" w:rsidRDefault="00923508" w:rsidP="00894B19">
      <w:pPr>
        <w:pStyle w:val="Heading2"/>
      </w:pPr>
      <w:bookmarkStart w:id="1032" w:name="_Toc147743191"/>
      <w:r w:rsidRPr="00B611E8">
        <w:lastRenderedPageBreak/>
        <w:t>Functions performed</w:t>
      </w:r>
      <w:bookmarkEnd w:id="1013"/>
      <w:bookmarkEnd w:id="1014"/>
      <w:bookmarkEnd w:id="1015"/>
      <w:bookmarkEnd w:id="1016"/>
      <w:bookmarkEnd w:id="1017"/>
      <w:bookmarkEnd w:id="1018"/>
      <w:bookmarkEnd w:id="1032"/>
      <w:r w:rsidRPr="00B611E8">
        <w:t xml:space="preserve"> </w:t>
      </w:r>
      <w:bookmarkEnd w:id="1019"/>
      <w:bookmarkEnd w:id="1020"/>
      <w:bookmarkEnd w:id="1021"/>
      <w:bookmarkEnd w:id="1022"/>
      <w:bookmarkEnd w:id="1023"/>
      <w:bookmarkEnd w:id="1024"/>
      <w:bookmarkEnd w:id="1025"/>
      <w:bookmarkEnd w:id="1026"/>
      <w:bookmarkEnd w:id="1027"/>
      <w:bookmarkEnd w:id="1028"/>
      <w:bookmarkEnd w:id="1029"/>
    </w:p>
    <w:p w14:paraId="0ABDAEB5" w14:textId="27D97AF5" w:rsidR="00786279" w:rsidRDefault="00A776D8" w:rsidP="00894B19">
      <w:pPr>
        <w:pStyle w:val="Heading3"/>
      </w:pPr>
      <w:bookmarkStart w:id="1033" w:name="_Toc185307323"/>
      <w:bookmarkStart w:id="1034" w:name="_Toc191887509"/>
      <w:bookmarkStart w:id="1035" w:name="_Toc192385518"/>
      <w:bookmarkStart w:id="1036" w:name="_Toc192387423"/>
      <w:bookmarkStart w:id="1037" w:name="_Toc206071497"/>
      <w:bookmarkStart w:id="1038" w:name="_Toc211387531"/>
      <w:bookmarkStart w:id="1039" w:name="_Toc213817245"/>
      <w:bookmarkStart w:id="1040" w:name="_Toc353961380"/>
      <w:bookmarkStart w:id="1041" w:name="_Toc353961770"/>
      <w:bookmarkStart w:id="1042" w:name="_Toc354337121"/>
      <w:bookmarkStart w:id="1043" w:name="_Toc449626226"/>
      <w:bookmarkStart w:id="1044" w:name="_Toc487558039"/>
      <w:bookmarkStart w:id="1045" w:name="_Toc508216399"/>
      <w:bookmarkStart w:id="1046" w:name="_Toc514923583"/>
      <w:bookmarkStart w:id="1047" w:name="_Toc516668409"/>
      <w:bookmarkStart w:id="1048" w:name="_Toc526104603"/>
      <w:bookmarkStart w:id="1049" w:name="_Toc353869054"/>
      <w:bookmarkEnd w:id="1033"/>
      <w:bookmarkEnd w:id="1034"/>
      <w:bookmarkEnd w:id="1035"/>
      <w:bookmarkEnd w:id="1036"/>
      <w:bookmarkEnd w:id="1037"/>
      <w:bookmarkEnd w:id="1038"/>
      <w:bookmarkEnd w:id="1039"/>
      <w:bookmarkEnd w:id="1040"/>
      <w:bookmarkEnd w:id="1041"/>
      <w:bookmarkEnd w:id="1042"/>
      <w:r>
        <w:t>Research and development (“</w:t>
      </w:r>
      <w:r w:rsidR="00786279">
        <w:t>R&amp;D</w:t>
      </w:r>
      <w:r>
        <w:t>”)</w:t>
      </w:r>
    </w:p>
    <w:p w14:paraId="29E41F09" w14:textId="7D9D6FB6" w:rsidR="00786279" w:rsidRDefault="00786279" w:rsidP="00786279">
      <w:pPr>
        <w:pStyle w:val="BodyText"/>
      </w:pPr>
      <w:r w:rsidRPr="00A776D8">
        <w:rPr>
          <w:highlight w:val="yellow"/>
        </w:rPr>
        <w:t>ABC</w:t>
      </w:r>
      <w:r w:rsidRPr="00B611E8">
        <w:t xml:space="preserve"> </w:t>
      </w:r>
      <w:r w:rsidR="00F12038">
        <w:t>did</w:t>
      </w:r>
      <w:r w:rsidR="00F12038" w:rsidRPr="00B611E8">
        <w:t xml:space="preserve"> </w:t>
      </w:r>
      <w:r w:rsidRPr="00B611E8">
        <w:t xml:space="preserve">not perform </w:t>
      </w:r>
      <w:r w:rsidRPr="00490B57">
        <w:t>R&amp;D</w:t>
      </w:r>
      <w:r w:rsidRPr="00B611E8">
        <w:t xml:space="preserve"> activities.</w:t>
      </w:r>
    </w:p>
    <w:p w14:paraId="3B00F6A3" w14:textId="143DBE72" w:rsidR="001B6E73" w:rsidRPr="00146A0B" w:rsidRDefault="00786279" w:rsidP="00786279">
      <w:pPr>
        <w:pStyle w:val="BodyText"/>
        <w:rPr>
          <w:color w:val="000000" w:themeColor="text1"/>
        </w:rPr>
      </w:pPr>
      <w:r w:rsidRPr="00A776D8">
        <w:rPr>
          <w:highlight w:val="yellow"/>
        </w:rPr>
        <w:t>RELATED PARTY</w:t>
      </w:r>
      <w:r w:rsidR="00D579D3">
        <w:rPr>
          <w:highlight w:val="yellow"/>
        </w:rPr>
        <w:t xml:space="preserve"> 3</w:t>
      </w:r>
      <w:r>
        <w:t xml:space="preserve"> </w:t>
      </w:r>
      <w:r w:rsidR="00F12038">
        <w:t>carried</w:t>
      </w:r>
      <w:r w:rsidR="00F12038" w:rsidRPr="00B611E8">
        <w:t xml:space="preserve"> </w:t>
      </w:r>
      <w:r w:rsidRPr="00B611E8">
        <w:t xml:space="preserve">out </w:t>
      </w:r>
      <w:r w:rsidR="008150DE" w:rsidRPr="00B611E8">
        <w:t>all</w:t>
      </w:r>
      <w:r w:rsidRPr="00B611E8">
        <w:t xml:space="preserve"> </w:t>
      </w:r>
      <w:r w:rsidR="008150DE">
        <w:t>core</w:t>
      </w:r>
      <w:r w:rsidRPr="00B611E8">
        <w:t xml:space="preserve"> R&amp;D activities, including basic research, </w:t>
      </w:r>
      <w:r w:rsidRPr="002730F4">
        <w:rPr>
          <w:highlight w:val="yellow"/>
        </w:rPr>
        <w:t>product</w:t>
      </w:r>
      <w:r w:rsidR="008840FF" w:rsidRPr="002730F4">
        <w:rPr>
          <w:highlight w:val="yellow"/>
        </w:rPr>
        <w:t xml:space="preserve"> / process</w:t>
      </w:r>
      <w:r w:rsidRPr="00B611E8">
        <w:t xml:space="preserve"> improvement and development of </w:t>
      </w:r>
      <w:r w:rsidRPr="002730F4">
        <w:rPr>
          <w:highlight w:val="yellow"/>
        </w:rPr>
        <w:t>new products</w:t>
      </w:r>
      <w:r w:rsidR="008840FF" w:rsidRPr="002730F4">
        <w:rPr>
          <w:highlight w:val="yellow"/>
        </w:rPr>
        <w:t xml:space="preserve"> / process</w:t>
      </w:r>
      <w:r>
        <w:t xml:space="preserve"> for its subsidiaries</w:t>
      </w:r>
      <w:r w:rsidRPr="00B611E8">
        <w:t>.  All intangible</w:t>
      </w:r>
      <w:r w:rsidR="001B086F">
        <w:t xml:space="preserve"> assets</w:t>
      </w:r>
      <w:r w:rsidRPr="00B611E8">
        <w:t xml:space="preserve"> created from these R&amp;D activities</w:t>
      </w:r>
      <w:r w:rsidR="00B83956">
        <w:t xml:space="preserve"> were</w:t>
      </w:r>
      <w:r w:rsidRPr="00B611E8">
        <w:t xml:space="preserve"> owned by </w:t>
      </w:r>
      <w:r w:rsidRPr="00A776D8">
        <w:rPr>
          <w:highlight w:val="yellow"/>
        </w:rPr>
        <w:t>RELATED PARTY</w:t>
      </w:r>
      <w:r w:rsidR="00D579D3">
        <w:rPr>
          <w:highlight w:val="yellow"/>
        </w:rPr>
        <w:t xml:space="preserve"> 3</w:t>
      </w:r>
      <w:r w:rsidRPr="00B611E8">
        <w:t>.</w:t>
      </w:r>
      <w:r>
        <w:t xml:space="preserve">  </w:t>
      </w:r>
    </w:p>
    <w:p w14:paraId="6E37ACC1" w14:textId="77777777" w:rsidR="00923508" w:rsidRPr="00B611E8" w:rsidRDefault="00923508" w:rsidP="00894B19">
      <w:pPr>
        <w:pStyle w:val="Heading3"/>
      </w:pPr>
      <w:bookmarkStart w:id="1050" w:name="_Ref526156834"/>
      <w:r w:rsidRPr="006D4F5C">
        <w:t>Procurement</w:t>
      </w:r>
      <w:bookmarkEnd w:id="1043"/>
      <w:bookmarkEnd w:id="1044"/>
      <w:bookmarkEnd w:id="1045"/>
      <w:bookmarkEnd w:id="1046"/>
      <w:bookmarkEnd w:id="1047"/>
      <w:bookmarkEnd w:id="1048"/>
      <w:bookmarkEnd w:id="1050"/>
      <w:r w:rsidRPr="00B611E8">
        <w:t xml:space="preserve">  </w:t>
      </w:r>
    </w:p>
    <w:p w14:paraId="69CBD7DE" w14:textId="03F35464" w:rsidR="006E7DFC" w:rsidRPr="00FB383B" w:rsidRDefault="006E7DFC" w:rsidP="006E7DFC">
      <w:pPr>
        <w:pStyle w:val="BodyText"/>
        <w:rPr>
          <w:color w:val="000000"/>
        </w:rPr>
      </w:pPr>
      <w:r>
        <w:rPr>
          <w:color w:val="000000"/>
        </w:rPr>
        <w:t xml:space="preserve">To support its principal </w:t>
      </w:r>
      <w:r w:rsidRPr="00104247">
        <w:rPr>
          <w:color w:val="000000"/>
          <w:highlight w:val="yellow"/>
        </w:rPr>
        <w:t>manufacturing</w:t>
      </w:r>
      <w:r>
        <w:rPr>
          <w:color w:val="000000"/>
        </w:rPr>
        <w:t xml:space="preserve"> activities, </w:t>
      </w:r>
      <w:r w:rsidRPr="00146A0B">
        <w:rPr>
          <w:color w:val="000000"/>
          <w:highlight w:val="yellow"/>
        </w:rPr>
        <w:t>ABC</w:t>
      </w:r>
      <w:r>
        <w:rPr>
          <w:color w:val="000000"/>
        </w:rPr>
        <w:t xml:space="preserve"> perform</w:t>
      </w:r>
      <w:r w:rsidR="00F6722A">
        <w:rPr>
          <w:color w:val="000000"/>
        </w:rPr>
        <w:t>ed</w:t>
      </w:r>
      <w:r>
        <w:rPr>
          <w:color w:val="000000"/>
        </w:rPr>
        <w:t xml:space="preserve"> certain </w:t>
      </w:r>
      <w:r w:rsidRPr="00FB383B">
        <w:rPr>
          <w:color w:val="000000"/>
        </w:rPr>
        <w:t>procurement</w:t>
      </w:r>
      <w:r>
        <w:rPr>
          <w:color w:val="000000"/>
        </w:rPr>
        <w:t xml:space="preserve"> activities as follows</w:t>
      </w:r>
      <w:r w:rsidR="00646E3E">
        <w:rPr>
          <w:color w:val="000000"/>
        </w:rPr>
        <w:t>.</w:t>
      </w:r>
    </w:p>
    <w:p w14:paraId="4C255DE8" w14:textId="6E318749" w:rsidR="006E7DFC" w:rsidRPr="00FB383B" w:rsidRDefault="006E7DFC" w:rsidP="002730F4">
      <w:pPr>
        <w:pStyle w:val="ListBullet"/>
      </w:pPr>
      <w:r>
        <w:t>Negotiating and procuring raw materials,</w:t>
      </w:r>
      <w:r w:rsidR="00646E3E">
        <w:t xml:space="preserve"> merchandise, goods, </w:t>
      </w:r>
      <w:r w:rsidRPr="00FB383B">
        <w:t>machines and equipment, tools/ spare parts,</w:t>
      </w:r>
      <w:r>
        <w:t xml:space="preserve"> etc., </w:t>
      </w:r>
      <w:r w:rsidRPr="00FB383B">
        <w:t>for the use in the production lines</w:t>
      </w:r>
      <w:r w:rsidR="00646E3E">
        <w:t xml:space="preserve"> / respective projects</w:t>
      </w:r>
      <w:r>
        <w:t xml:space="preserve"> from existing suppliers</w:t>
      </w:r>
      <w:r w:rsidRPr="00FB383B">
        <w:t>;</w:t>
      </w:r>
    </w:p>
    <w:p w14:paraId="50905A3B" w14:textId="7B06CD16" w:rsidR="006E7DFC" w:rsidRPr="00FB383B" w:rsidRDefault="006E7DFC" w:rsidP="002730F4">
      <w:pPr>
        <w:pStyle w:val="ListBullet"/>
      </w:pPr>
      <w:r>
        <w:t>S</w:t>
      </w:r>
      <w:r w:rsidRPr="00FB383B">
        <w:t>ourcing</w:t>
      </w:r>
      <w:r>
        <w:t xml:space="preserve"> new</w:t>
      </w:r>
      <w:r w:rsidRPr="00FB383B">
        <w:t xml:space="preserve"> suppliers who meet </w:t>
      </w:r>
      <w:r w:rsidRPr="00146A0B">
        <w:rPr>
          <w:highlight w:val="yellow"/>
        </w:rPr>
        <w:t>GROUP</w:t>
      </w:r>
      <w:r w:rsidRPr="00FB383B">
        <w:t>’s quality standards;</w:t>
      </w:r>
    </w:p>
    <w:p w14:paraId="4CE2782D" w14:textId="6B763C69" w:rsidR="006E7DFC" w:rsidRPr="0061571E" w:rsidRDefault="006E7DFC" w:rsidP="002730F4">
      <w:pPr>
        <w:pStyle w:val="ListBullet"/>
      </w:pPr>
      <w:r>
        <w:t>M</w:t>
      </w:r>
      <w:r w:rsidRPr="0061571E">
        <w:t xml:space="preserve">onitoring the delivery processes of </w:t>
      </w:r>
      <w:r>
        <w:t xml:space="preserve">the </w:t>
      </w:r>
      <w:r w:rsidRPr="0061571E">
        <w:t>suppliers; and</w:t>
      </w:r>
    </w:p>
    <w:p w14:paraId="27294205" w14:textId="21FF9FA3" w:rsidR="006E7DFC" w:rsidRPr="00B70316" w:rsidRDefault="006E7DFC" w:rsidP="002730F4">
      <w:pPr>
        <w:pStyle w:val="ListBullet"/>
      </w:pPr>
      <w:r>
        <w:t>I</w:t>
      </w:r>
      <w:r w:rsidRPr="0061571E">
        <w:t>nventory management (based on</w:t>
      </w:r>
      <w:r>
        <w:t xml:space="preserve"> the</w:t>
      </w:r>
      <w:r w:rsidRPr="0061571E">
        <w:t xml:space="preserve"> production plan</w:t>
      </w:r>
      <w:r w:rsidR="00646E3E">
        <w:t xml:space="preserve"> / respective projects</w:t>
      </w:r>
      <w:r w:rsidRPr="0061571E">
        <w:t>) to ensure smooth production</w:t>
      </w:r>
      <w:r w:rsidR="00646E3E">
        <w:t xml:space="preserve"> / operation</w:t>
      </w:r>
      <w:r w:rsidRPr="0061571E">
        <w:t>.</w:t>
      </w:r>
    </w:p>
    <w:p w14:paraId="12B8C1BC" w14:textId="6EF9C986" w:rsidR="004879CA" w:rsidRPr="00B611E8" w:rsidRDefault="004879CA" w:rsidP="004879CA">
      <w:pPr>
        <w:pStyle w:val="Heading3"/>
      </w:pPr>
      <w:bookmarkStart w:id="1051" w:name="_Toc37953942"/>
      <w:bookmarkStart w:id="1052" w:name="_Toc37954192"/>
      <w:bookmarkStart w:id="1053" w:name="_Toc37954442"/>
      <w:bookmarkStart w:id="1054" w:name="_Toc37958332"/>
      <w:bookmarkStart w:id="1055" w:name="_Toc37953943"/>
      <w:bookmarkStart w:id="1056" w:name="_Toc37954193"/>
      <w:bookmarkStart w:id="1057" w:name="_Toc37954443"/>
      <w:bookmarkStart w:id="1058" w:name="_Toc37958333"/>
      <w:bookmarkStart w:id="1059" w:name="_Toc37953944"/>
      <w:bookmarkStart w:id="1060" w:name="_Toc37954194"/>
      <w:bookmarkStart w:id="1061" w:name="_Toc37954444"/>
      <w:bookmarkStart w:id="1062" w:name="_Toc37958334"/>
      <w:bookmarkStart w:id="1063" w:name="_Toc526104604"/>
      <w:bookmarkEnd w:id="1051"/>
      <w:bookmarkEnd w:id="1052"/>
      <w:bookmarkEnd w:id="1053"/>
      <w:bookmarkEnd w:id="1054"/>
      <w:bookmarkEnd w:id="1055"/>
      <w:bookmarkEnd w:id="1056"/>
      <w:bookmarkEnd w:id="1057"/>
      <w:bookmarkEnd w:id="1058"/>
      <w:bookmarkEnd w:id="1059"/>
      <w:bookmarkEnd w:id="1060"/>
      <w:bookmarkEnd w:id="1061"/>
      <w:bookmarkEnd w:id="1062"/>
      <w:r>
        <w:t>Production</w:t>
      </w:r>
      <w:r w:rsidR="00646E3E">
        <w:t>/ Operation</w:t>
      </w:r>
    </w:p>
    <w:p w14:paraId="4447B945" w14:textId="0E675DFC" w:rsidR="00786279" w:rsidRDefault="00786279" w:rsidP="00786279">
      <w:pPr>
        <w:pStyle w:val="Heading4"/>
      </w:pPr>
      <w:r>
        <w:t>Production</w:t>
      </w:r>
      <w:r w:rsidR="00646E3E">
        <w:t>/ Operation</w:t>
      </w:r>
      <w:r>
        <w:t xml:space="preserve"> scheduling</w:t>
      </w:r>
    </w:p>
    <w:p w14:paraId="425EC34B" w14:textId="42330B87" w:rsidR="006E7DFC" w:rsidRDefault="006E7DFC" w:rsidP="00786279">
      <w:pPr>
        <w:pStyle w:val="BodyText"/>
        <w:rPr>
          <w:lang w:val="en-GB"/>
        </w:rPr>
      </w:pPr>
      <w:r w:rsidRPr="00514F7E">
        <w:rPr>
          <w:color w:val="000000"/>
          <w:highlight w:val="yellow"/>
        </w:rPr>
        <w:t>ABC</w:t>
      </w:r>
      <w:r>
        <w:rPr>
          <w:lang w:val="en-GB"/>
        </w:rPr>
        <w:t xml:space="preserve"> prepare</w:t>
      </w:r>
      <w:r w:rsidR="00F6722A">
        <w:rPr>
          <w:lang w:val="en-GB"/>
        </w:rPr>
        <w:t>d</w:t>
      </w:r>
      <w:r>
        <w:rPr>
          <w:lang w:val="en-GB"/>
        </w:rPr>
        <w:t xml:space="preserve"> its </w:t>
      </w:r>
      <w:r w:rsidRPr="002730F4">
        <w:rPr>
          <w:highlight w:val="yellow"/>
          <w:lang w:val="en-GB"/>
        </w:rPr>
        <w:t>production</w:t>
      </w:r>
      <w:r w:rsidR="008840FF" w:rsidRPr="002730F4">
        <w:rPr>
          <w:highlight w:val="yellow"/>
          <w:lang w:val="en-GB"/>
        </w:rPr>
        <w:t xml:space="preserve">/ </w:t>
      </w:r>
      <w:r w:rsidR="008840FF" w:rsidRPr="008840FF">
        <w:rPr>
          <w:highlight w:val="yellow"/>
          <w:lang w:val="en-GB"/>
        </w:rPr>
        <w:t>operation</w:t>
      </w:r>
      <w:r>
        <w:rPr>
          <w:lang w:val="en-GB"/>
        </w:rPr>
        <w:t xml:space="preserve"> </w:t>
      </w:r>
      <w:r w:rsidRPr="00EF73FE">
        <w:rPr>
          <w:lang w:val="en-GB"/>
        </w:rPr>
        <w:t xml:space="preserve">plan based on </w:t>
      </w:r>
      <w:r>
        <w:rPr>
          <w:lang w:val="en-GB"/>
        </w:rPr>
        <w:t>sale</w:t>
      </w:r>
      <w:r w:rsidR="00A90EC1">
        <w:rPr>
          <w:lang w:val="en-GB"/>
        </w:rPr>
        <w:t>s</w:t>
      </w:r>
      <w:r>
        <w:rPr>
          <w:lang w:val="en-GB"/>
        </w:rPr>
        <w:t xml:space="preserve"> forecast and actual </w:t>
      </w:r>
      <w:r w:rsidRPr="002730F4">
        <w:rPr>
          <w:highlight w:val="yellow"/>
          <w:lang w:val="en-GB"/>
        </w:rPr>
        <w:t>purchase</w:t>
      </w:r>
      <w:r>
        <w:rPr>
          <w:lang w:val="en-GB"/>
        </w:rPr>
        <w:t xml:space="preserve"> orders from its customers.  </w:t>
      </w:r>
      <w:r>
        <w:rPr>
          <w:rFonts w:cs="Arial"/>
        </w:rPr>
        <w:t xml:space="preserve">The </w:t>
      </w:r>
      <w:r w:rsidRPr="002730F4">
        <w:rPr>
          <w:rFonts w:cs="Arial"/>
          <w:highlight w:val="yellow"/>
        </w:rPr>
        <w:t>production</w:t>
      </w:r>
      <w:r w:rsidRPr="008C1C55">
        <w:rPr>
          <w:rFonts w:cs="Arial"/>
        </w:rPr>
        <w:t xml:space="preserve"> schedule </w:t>
      </w:r>
      <w:r w:rsidR="00F6722A">
        <w:rPr>
          <w:rFonts w:cs="Arial"/>
        </w:rPr>
        <w:t>wa</w:t>
      </w:r>
      <w:r>
        <w:rPr>
          <w:rFonts w:cs="Arial"/>
        </w:rPr>
        <w:t xml:space="preserve">s prepared on a </w:t>
      </w:r>
      <w:r w:rsidR="00F51027" w:rsidRPr="008840FF">
        <w:rPr>
          <w:rFonts w:cs="Arial"/>
          <w:highlight w:val="yellow"/>
        </w:rPr>
        <w:t xml:space="preserve">periodical basis/ </w:t>
      </w:r>
      <w:r w:rsidR="00F51027" w:rsidRPr="00E20713">
        <w:rPr>
          <w:highlight w:val="yellow"/>
        </w:rPr>
        <w:t>respective project</w:t>
      </w:r>
      <w:r>
        <w:rPr>
          <w:rFonts w:cs="Arial"/>
        </w:rPr>
        <w:t xml:space="preserve"> to maintain an appropriate level </w:t>
      </w:r>
      <w:r w:rsidRPr="008C1C55">
        <w:rPr>
          <w:rFonts w:cs="Arial"/>
        </w:rPr>
        <w:t>of inventory.</w:t>
      </w:r>
      <w:r>
        <w:rPr>
          <w:rFonts w:cs="Arial"/>
        </w:rPr>
        <w:t xml:space="preserve"> </w:t>
      </w:r>
      <w:r w:rsidRPr="008C1C55">
        <w:rPr>
          <w:rFonts w:cs="Arial"/>
        </w:rPr>
        <w:t xml:space="preserve"> </w:t>
      </w:r>
    </w:p>
    <w:p w14:paraId="7ACF44E1" w14:textId="556382BB" w:rsidR="00C93DDF" w:rsidRDefault="00C93DDF" w:rsidP="00C93DDF">
      <w:pPr>
        <w:pStyle w:val="Heading4"/>
      </w:pPr>
      <w:r w:rsidRPr="00B611E8">
        <w:t>Production</w:t>
      </w:r>
      <w:r w:rsidR="008840FF">
        <w:t>/ Operation</w:t>
      </w:r>
      <w:r w:rsidRPr="00B611E8">
        <w:t xml:space="preserve"> process</w:t>
      </w:r>
    </w:p>
    <w:p w14:paraId="39BCE206" w14:textId="2303C6B2" w:rsidR="006E7DFC" w:rsidRDefault="006E7DFC" w:rsidP="00C93DDF">
      <w:pPr>
        <w:pStyle w:val="BodyText"/>
      </w:pPr>
      <w:r w:rsidRPr="00146A0B">
        <w:rPr>
          <w:highlight w:val="yellow"/>
        </w:rPr>
        <w:t>ABC</w:t>
      </w:r>
      <w:r w:rsidRPr="00815D4C">
        <w:t xml:space="preserve">’s </w:t>
      </w:r>
      <w:r>
        <w:t>manufacturing</w:t>
      </w:r>
      <w:r w:rsidR="008840FF">
        <w:t>/ operating</w:t>
      </w:r>
      <w:r>
        <w:t xml:space="preserve"> process </w:t>
      </w:r>
      <w:r w:rsidRPr="00815D4C">
        <w:t>is</w:t>
      </w:r>
      <w:r>
        <w:t xml:space="preserve"> illustrated</w:t>
      </w:r>
      <w:r w:rsidRPr="00815D4C">
        <w:t xml:space="preserve"> as below</w:t>
      </w:r>
      <w:r w:rsidR="004879CA">
        <w:t>.</w:t>
      </w:r>
    </w:p>
    <w:p w14:paraId="17EDD04F" w14:textId="2E7D31F4" w:rsidR="006E7DFC" w:rsidRDefault="006E7DFC" w:rsidP="006E7DFC">
      <w:pPr>
        <w:pStyle w:val="Caption"/>
      </w:pPr>
      <w:r>
        <w:rPr>
          <w:highlight w:val="yellow"/>
        </w:rPr>
        <w:lastRenderedPageBreak/>
        <w:t>Figure</w:t>
      </w:r>
      <w:r w:rsidRPr="009E479F">
        <w:rPr>
          <w:highlight w:val="yellow"/>
        </w:rPr>
        <w:t xml:space="preserve"> </w:t>
      </w:r>
      <w:r>
        <w:rPr>
          <w:highlight w:val="yellow"/>
        </w:rPr>
        <w:fldChar w:fldCharType="begin"/>
      </w:r>
      <w:r>
        <w:rPr>
          <w:highlight w:val="yellow"/>
        </w:rPr>
        <w:instrText xml:space="preserve"> STYLEREF 1 \s </w:instrText>
      </w:r>
      <w:r>
        <w:rPr>
          <w:highlight w:val="yellow"/>
        </w:rPr>
        <w:fldChar w:fldCharType="separate"/>
      </w:r>
      <w:r w:rsidR="00511357">
        <w:rPr>
          <w:noProof/>
          <w:highlight w:val="yellow"/>
        </w:rPr>
        <w:t>4</w:t>
      </w:r>
      <w:r>
        <w:rPr>
          <w:highlight w:val="yellow"/>
        </w:rPr>
        <w:fldChar w:fldCharType="end"/>
      </w:r>
      <w:r>
        <w:rPr>
          <w:highlight w:val="yellow"/>
        </w:rPr>
        <w:noBreakHyphen/>
      </w:r>
      <w:r>
        <w:rPr>
          <w:highlight w:val="yellow"/>
        </w:rPr>
        <w:fldChar w:fldCharType="begin"/>
      </w:r>
      <w:r>
        <w:rPr>
          <w:highlight w:val="yellow"/>
        </w:rPr>
        <w:instrText xml:space="preserve"> SEQ Figure \* ARABIC \s 1 </w:instrText>
      </w:r>
      <w:r>
        <w:rPr>
          <w:highlight w:val="yellow"/>
        </w:rPr>
        <w:fldChar w:fldCharType="separate"/>
      </w:r>
      <w:r w:rsidR="00511357">
        <w:rPr>
          <w:noProof/>
          <w:highlight w:val="yellow"/>
        </w:rPr>
        <w:t>1</w:t>
      </w:r>
      <w:r>
        <w:rPr>
          <w:highlight w:val="yellow"/>
        </w:rPr>
        <w:fldChar w:fldCharType="end"/>
      </w:r>
      <w:r w:rsidRPr="009E479F">
        <w:rPr>
          <w:highlight w:val="yellow"/>
        </w:rPr>
        <w:t>: ABC's manufacturing</w:t>
      </w:r>
      <w:r w:rsidR="00B30818">
        <w:rPr>
          <w:highlight w:val="yellow"/>
        </w:rPr>
        <w:t>/ operating</w:t>
      </w:r>
      <w:r w:rsidRPr="009E479F">
        <w:rPr>
          <w:highlight w:val="yellow"/>
        </w:rPr>
        <w:t xml:space="preserve"> process</w:t>
      </w:r>
      <w:r w:rsidR="004879CA" w:rsidRPr="004879CA">
        <w:rPr>
          <w:rFonts w:eastAsia="Times New Roman" w:cs="Times New Roman"/>
          <w:b w:val="0"/>
          <w:iCs w:val="0"/>
          <w:noProof/>
          <w:color w:val="auto"/>
          <w:szCs w:val="22"/>
          <w:lang w:eastAsia="en-AU"/>
        </w:rPr>
        <w:t xml:space="preserve"> </w:t>
      </w:r>
      <w:r w:rsidR="004879CA" w:rsidRPr="004879CA">
        <w:rPr>
          <w:noProof/>
          <w:highlight w:val="yellow"/>
        </w:rPr>
        <w:drawing>
          <wp:inline distT="0" distB="0" distL="0" distR="0" wp14:anchorId="4CDFE07D" wp14:editId="192B5959">
            <wp:extent cx="5401945" cy="811924"/>
            <wp:effectExtent l="0" t="0" r="27305" b="0"/>
            <wp:docPr id="32" name="Diagram 32">
              <a:extLst xmlns:a="http://schemas.openxmlformats.org/drawingml/2006/main">
                <a:ext uri="{FF2B5EF4-FFF2-40B4-BE49-F238E27FC236}">
                  <a16:creationId xmlns:a16="http://schemas.microsoft.com/office/drawing/2014/main" id="{7B1B324B-DFCE-CE43-52B7-CA2AFE155B8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AB7EDAD" w14:textId="77777777" w:rsidR="00680B15" w:rsidRDefault="00680B15" w:rsidP="00680B15">
      <w:pPr>
        <w:pStyle w:val="Heading4"/>
      </w:pPr>
      <w:r w:rsidRPr="00BE6698">
        <w:t>Quality control and inspection</w:t>
      </w:r>
    </w:p>
    <w:p w14:paraId="3E212591" w14:textId="7CA6C799" w:rsidR="00146A0B" w:rsidRDefault="00680B15" w:rsidP="00680B15">
      <w:pPr>
        <w:pStyle w:val="BodyText"/>
      </w:pPr>
      <w:r w:rsidRPr="00D93C63">
        <w:rPr>
          <w:highlight w:val="yellow"/>
        </w:rPr>
        <w:t>ABC</w:t>
      </w:r>
      <w:r w:rsidRPr="00B611E8">
        <w:t xml:space="preserve"> </w:t>
      </w:r>
      <w:r w:rsidR="00AD3061" w:rsidRPr="00B611E8">
        <w:t>applie</w:t>
      </w:r>
      <w:r w:rsidR="00AD3061">
        <w:t>d</w:t>
      </w:r>
      <w:r w:rsidR="00AD3061" w:rsidRPr="00B611E8">
        <w:t xml:space="preserve"> </w:t>
      </w:r>
      <w:r w:rsidRPr="00B611E8">
        <w:t xml:space="preserve">the </w:t>
      </w:r>
      <w:r>
        <w:t xml:space="preserve">quality control </w:t>
      </w:r>
      <w:r w:rsidRPr="00B611E8">
        <w:t>procedure</w:t>
      </w:r>
      <w:r>
        <w:t>s</w:t>
      </w:r>
      <w:r w:rsidRPr="00B611E8">
        <w:t xml:space="preserve"> set by the Group</w:t>
      </w:r>
      <w:r>
        <w:t xml:space="preserve"> during its manufacturing</w:t>
      </w:r>
      <w:r w:rsidR="00E20713">
        <w:t>/ operating</w:t>
      </w:r>
      <w:r>
        <w:t xml:space="preserve"> process</w:t>
      </w:r>
      <w:r w:rsidRPr="00B611E8">
        <w:t xml:space="preserve">. </w:t>
      </w:r>
      <w:r>
        <w:t xml:space="preserve"> </w:t>
      </w:r>
      <w:r w:rsidR="00146A0B">
        <w:t>Q</w:t>
      </w:r>
      <w:r w:rsidR="00146A0B" w:rsidRPr="00DB2E7A">
        <w:t>uality check</w:t>
      </w:r>
      <w:r w:rsidR="00146A0B">
        <w:t xml:space="preserve"> </w:t>
      </w:r>
      <w:r w:rsidR="00740651">
        <w:t xml:space="preserve">was </w:t>
      </w:r>
      <w:r w:rsidR="00146A0B">
        <w:t>conducted</w:t>
      </w:r>
      <w:r w:rsidR="00146A0B" w:rsidRPr="00DB2E7A">
        <w:t xml:space="preserve"> for both incoming materials</w:t>
      </w:r>
      <w:r w:rsidR="00E20713">
        <w:t>/ merchandises/ goods</w:t>
      </w:r>
      <w:r w:rsidR="00146A0B" w:rsidRPr="00DB2E7A">
        <w:t xml:space="preserve"> and outgoing products.</w:t>
      </w:r>
      <w:r w:rsidR="00146A0B">
        <w:t xml:space="preserve">  </w:t>
      </w:r>
      <w:r w:rsidR="00146A0B" w:rsidRPr="00D93C63">
        <w:rPr>
          <w:highlight w:val="yellow"/>
        </w:rPr>
        <w:t>ABC</w:t>
      </w:r>
      <w:r w:rsidR="00146A0B">
        <w:t xml:space="preserve"> also</w:t>
      </w:r>
      <w:r w:rsidR="00146A0B" w:rsidRPr="00DB2E7A">
        <w:t xml:space="preserve"> implemented stringent quality control before, during and after the production</w:t>
      </w:r>
      <w:r w:rsidR="00E20713">
        <w:t xml:space="preserve">/ </w:t>
      </w:r>
      <w:r w:rsidR="009316E9">
        <w:t>operation</w:t>
      </w:r>
      <w:r w:rsidR="00146A0B" w:rsidRPr="00DB2E7A">
        <w:t xml:space="preserve"> process.</w:t>
      </w:r>
      <w:r w:rsidR="00146A0B">
        <w:t xml:space="preserve">  </w:t>
      </w:r>
    </w:p>
    <w:p w14:paraId="06354539" w14:textId="77777777" w:rsidR="00923508" w:rsidRDefault="00923508" w:rsidP="00680B15">
      <w:pPr>
        <w:pStyle w:val="Heading4"/>
      </w:pPr>
      <w:r w:rsidRPr="00820A32">
        <w:t>Warehousing and Logistics</w:t>
      </w:r>
      <w:bookmarkEnd w:id="1063"/>
    </w:p>
    <w:p w14:paraId="140409DB" w14:textId="4EC74911" w:rsidR="00146A0B" w:rsidRDefault="00146A0B" w:rsidP="00146A0B">
      <w:pPr>
        <w:pStyle w:val="BodyText"/>
      </w:pPr>
      <w:r w:rsidRPr="00146A0B">
        <w:rPr>
          <w:highlight w:val="yellow"/>
        </w:rPr>
        <w:t>ABC</w:t>
      </w:r>
      <w:r w:rsidRPr="000713A4">
        <w:t xml:space="preserve"> manage</w:t>
      </w:r>
      <w:r>
        <w:t>d</w:t>
      </w:r>
      <w:r w:rsidRPr="000713A4">
        <w:t xml:space="preserve"> and monitor</w:t>
      </w:r>
      <w:r>
        <w:t>ed</w:t>
      </w:r>
      <w:r w:rsidRPr="000713A4">
        <w:t xml:space="preserve"> its inventory, including raw </w:t>
      </w:r>
      <w:r w:rsidRPr="002730F4">
        <w:rPr>
          <w:highlight w:val="yellow"/>
        </w:rPr>
        <w:t>materials</w:t>
      </w:r>
      <w:r w:rsidR="00E20713" w:rsidRPr="002730F4">
        <w:rPr>
          <w:highlight w:val="yellow"/>
        </w:rPr>
        <w:t>/ merchandises/ goods</w:t>
      </w:r>
      <w:r w:rsidRPr="002730F4">
        <w:rPr>
          <w:highlight w:val="yellow"/>
        </w:rPr>
        <w:t>, tools, and finished goods</w:t>
      </w:r>
      <w:r w:rsidRPr="000713A4">
        <w:t>.</w:t>
      </w:r>
      <w:r w:rsidR="00E20713">
        <w:tab/>
      </w:r>
    </w:p>
    <w:p w14:paraId="1CE0566D" w14:textId="17845F35" w:rsidR="00E20713" w:rsidRDefault="00E20713" w:rsidP="00146A0B">
      <w:pPr>
        <w:pStyle w:val="BodyText"/>
      </w:pPr>
      <w:r w:rsidRPr="002730F4">
        <w:rPr>
          <w:highlight w:val="yellow"/>
        </w:rPr>
        <w:t>ABC</w:t>
      </w:r>
      <w:r w:rsidRPr="00917B41">
        <w:t xml:space="preserve"> </w:t>
      </w:r>
      <w:r w:rsidR="008D451C">
        <w:t>was</w:t>
      </w:r>
      <w:r w:rsidR="008D451C" w:rsidRPr="00917B41">
        <w:t xml:space="preserve"> </w:t>
      </w:r>
      <w:r w:rsidRPr="00917B41">
        <w:t xml:space="preserve">responsible for assisting with the mobilization of </w:t>
      </w:r>
      <w:r w:rsidRPr="002730F4">
        <w:rPr>
          <w:highlight w:val="yellow"/>
        </w:rPr>
        <w:t>equipment, tools and parts</w:t>
      </w:r>
      <w:r w:rsidRPr="00917B41">
        <w:t xml:space="preserve"> used for the </w:t>
      </w:r>
      <w:r w:rsidRPr="00E20713">
        <w:rPr>
          <w:highlight w:val="yellow"/>
        </w:rPr>
        <w:t>respective project</w:t>
      </w:r>
      <w:r w:rsidRPr="00BC7011">
        <w:rPr>
          <w:highlight w:val="yellow"/>
        </w:rPr>
        <w:t>s</w:t>
      </w:r>
      <w:r w:rsidRPr="00917B41">
        <w:t xml:space="preserve">. </w:t>
      </w:r>
      <w:r>
        <w:t xml:space="preserve"> ABC</w:t>
      </w:r>
      <w:r w:rsidRPr="00917B41">
        <w:t xml:space="preserve"> arrange</w:t>
      </w:r>
      <w:r>
        <w:t>d</w:t>
      </w:r>
      <w:r w:rsidRPr="00917B41">
        <w:t xml:space="preserve"> and coordinate</w:t>
      </w:r>
      <w:r>
        <w:t>d</w:t>
      </w:r>
      <w:r w:rsidRPr="00917B41">
        <w:t xml:space="preserve"> with third party logistics and transportation companies to support with such activities</w:t>
      </w:r>
      <w:r>
        <w:t>.</w:t>
      </w:r>
    </w:p>
    <w:p w14:paraId="1CE7805A" w14:textId="13C8B5E8" w:rsidR="00680B15" w:rsidRDefault="00146A0B" w:rsidP="00680B15">
      <w:pPr>
        <w:pStyle w:val="BodyText"/>
      </w:pPr>
      <w:r w:rsidRPr="00514F7E">
        <w:rPr>
          <w:highlight w:val="yellow"/>
        </w:rPr>
        <w:t>ABC</w:t>
      </w:r>
      <w:r>
        <w:t xml:space="preserve">, in </w:t>
      </w:r>
      <w:r w:rsidRPr="00EA7F79">
        <w:t>collaboration with third party logistic</w:t>
      </w:r>
      <w:r>
        <w:t>s</w:t>
      </w:r>
      <w:r w:rsidRPr="00EA7F79">
        <w:t xml:space="preserve"> service providers</w:t>
      </w:r>
      <w:r>
        <w:t xml:space="preserve">, </w:t>
      </w:r>
      <w:r w:rsidR="008D451C">
        <w:t>was</w:t>
      </w:r>
      <w:r w:rsidR="008D451C" w:rsidRPr="00EA7F79">
        <w:t xml:space="preserve"> </w:t>
      </w:r>
      <w:r w:rsidRPr="00EA7F79">
        <w:t>responsible for handling logistics arrangements (e.g. customs clearance procedures) for the import/ export of input materials, parts or finished goods</w:t>
      </w:r>
      <w:r>
        <w:t>.</w:t>
      </w:r>
      <w:r w:rsidDel="00146A0B">
        <w:t xml:space="preserve"> </w:t>
      </w:r>
      <w:r w:rsidR="00103F4D">
        <w:t xml:space="preserve"> </w:t>
      </w:r>
    </w:p>
    <w:p w14:paraId="1E81AAB3" w14:textId="3B4EF92D" w:rsidR="00923508" w:rsidRDefault="00923508" w:rsidP="00894B19">
      <w:pPr>
        <w:pStyle w:val="Heading3"/>
      </w:pPr>
      <w:bookmarkStart w:id="1064" w:name="_Toc37953946"/>
      <w:bookmarkStart w:id="1065" w:name="_Toc37954196"/>
      <w:bookmarkStart w:id="1066" w:name="_Toc37954446"/>
      <w:bookmarkStart w:id="1067" w:name="_Toc37958336"/>
      <w:bookmarkStart w:id="1068" w:name="_Toc37953947"/>
      <w:bookmarkStart w:id="1069" w:name="_Toc37954197"/>
      <w:bookmarkStart w:id="1070" w:name="_Toc37954447"/>
      <w:bookmarkStart w:id="1071" w:name="_Toc37958337"/>
      <w:bookmarkStart w:id="1072" w:name="_Toc526104605"/>
      <w:bookmarkEnd w:id="1064"/>
      <w:bookmarkEnd w:id="1065"/>
      <w:bookmarkEnd w:id="1066"/>
      <w:bookmarkEnd w:id="1067"/>
      <w:bookmarkEnd w:id="1068"/>
      <w:bookmarkEnd w:id="1069"/>
      <w:bookmarkEnd w:id="1070"/>
      <w:bookmarkEnd w:id="1071"/>
      <w:r w:rsidRPr="00820A32">
        <w:t>Marketing</w:t>
      </w:r>
      <w:bookmarkEnd w:id="1072"/>
      <w:r w:rsidR="00680B15">
        <w:t xml:space="preserve"> and Sales</w:t>
      </w:r>
    </w:p>
    <w:p w14:paraId="6F7E4DE5" w14:textId="5ED64F94" w:rsidR="00923508" w:rsidRDefault="00680B15" w:rsidP="00923508">
      <w:pPr>
        <w:pStyle w:val="BodyText"/>
      </w:pPr>
      <w:r w:rsidRPr="00D93C63">
        <w:rPr>
          <w:highlight w:val="yellow"/>
        </w:rPr>
        <w:t>ABC</w:t>
      </w:r>
      <w:r>
        <w:t xml:space="preserve"> </w:t>
      </w:r>
      <w:r w:rsidR="00B901BA">
        <w:t xml:space="preserve">was </w:t>
      </w:r>
      <w:r>
        <w:t>not involved in marketing and sales activities.</w:t>
      </w:r>
    </w:p>
    <w:p w14:paraId="2C304EC5" w14:textId="77777777" w:rsidR="003D1E10" w:rsidRDefault="003D1E10" w:rsidP="003D1E10">
      <w:pPr>
        <w:pStyle w:val="Heading3"/>
      </w:pPr>
      <w:bookmarkStart w:id="1073" w:name="_Toc526104607"/>
      <w:bookmarkStart w:id="1074" w:name="_Toc527122659"/>
      <w:r w:rsidRPr="00820A32">
        <w:t>After-sales services</w:t>
      </w:r>
      <w:bookmarkEnd w:id="1073"/>
      <w:bookmarkEnd w:id="1074"/>
    </w:p>
    <w:p w14:paraId="544A93FD" w14:textId="15F74187" w:rsidR="003D1E10" w:rsidRDefault="003D1E10" w:rsidP="002730F4">
      <w:pPr>
        <w:autoSpaceDE w:val="0"/>
        <w:autoSpaceDN w:val="0"/>
        <w:adjustRightInd w:val="0"/>
        <w:spacing w:before="130" w:after="130"/>
      </w:pPr>
      <w:r w:rsidRPr="00D93C63">
        <w:rPr>
          <w:highlight w:val="yellow"/>
        </w:rPr>
        <w:t>ABC</w:t>
      </w:r>
      <w:r w:rsidRPr="00C37FD2">
        <w:t xml:space="preserve"> </w:t>
      </w:r>
      <w:r w:rsidRPr="0014725B">
        <w:t>provide</w:t>
      </w:r>
      <w:r w:rsidR="008D451C" w:rsidRPr="0014725B">
        <w:t>d</w:t>
      </w:r>
      <w:r w:rsidRPr="00C37FD2">
        <w:t xml:space="preserve"> after-sales services </w:t>
      </w:r>
      <w:r>
        <w:t>for</w:t>
      </w:r>
      <w:r w:rsidRPr="00C37FD2">
        <w:t xml:space="preserve"> </w:t>
      </w:r>
      <w:r>
        <w:t>the Company</w:t>
      </w:r>
      <w:r w:rsidRPr="00C37FD2">
        <w:t>’s products</w:t>
      </w:r>
      <w:r>
        <w:t xml:space="preserve"> at its own costs</w:t>
      </w:r>
      <w:r w:rsidRPr="00C37FD2">
        <w:t>, including</w:t>
      </w:r>
      <w:r w:rsidRPr="00950867">
        <w:t xml:space="preserve"> </w:t>
      </w:r>
      <w:r w:rsidRPr="00C37FD2">
        <w:t xml:space="preserve">maintenance and </w:t>
      </w:r>
      <w:r w:rsidRPr="00FB0D71">
        <w:t>repair services</w:t>
      </w:r>
      <w:r>
        <w:t>,</w:t>
      </w:r>
      <w:r w:rsidRPr="00C37FD2">
        <w:t xml:space="preserve"> </w:t>
      </w:r>
      <w:r w:rsidRPr="002C5521">
        <w:t>repl</w:t>
      </w:r>
      <w:r>
        <w:t xml:space="preserve">acing defective goods (if any), providing technical supports as well as </w:t>
      </w:r>
      <w:r w:rsidRPr="002C5521">
        <w:t xml:space="preserve">training </w:t>
      </w:r>
      <w:r w:rsidRPr="002730F4">
        <w:rPr>
          <w:highlight w:val="yellow"/>
        </w:rPr>
        <w:t xml:space="preserve">distributors / service </w:t>
      </w:r>
      <w:r w:rsidRPr="003D1E10">
        <w:rPr>
          <w:highlight w:val="yellow"/>
        </w:rPr>
        <w:t>recipients</w:t>
      </w:r>
      <w:r w:rsidRPr="002C5521">
        <w:t>, etc</w:t>
      </w:r>
      <w:r>
        <w:t xml:space="preserve">. </w:t>
      </w:r>
    </w:p>
    <w:p w14:paraId="5B7F4539" w14:textId="1D81A57F" w:rsidR="00923508" w:rsidRPr="00B611E8" w:rsidRDefault="00923508" w:rsidP="00894B19">
      <w:pPr>
        <w:pStyle w:val="Heading3"/>
      </w:pPr>
      <w:bookmarkStart w:id="1075" w:name="_Toc449626229"/>
      <w:bookmarkStart w:id="1076" w:name="_Toc487558042"/>
      <w:bookmarkStart w:id="1077" w:name="_Toc508216402"/>
      <w:bookmarkStart w:id="1078" w:name="_Toc514923586"/>
      <w:bookmarkStart w:id="1079" w:name="_Toc516668412"/>
      <w:bookmarkStart w:id="1080" w:name="_Toc526104608"/>
      <w:bookmarkEnd w:id="1049"/>
      <w:r w:rsidRPr="00B611E8">
        <w:t>General Administration</w:t>
      </w:r>
      <w:bookmarkEnd w:id="1075"/>
      <w:bookmarkEnd w:id="1076"/>
      <w:bookmarkEnd w:id="1077"/>
      <w:bookmarkEnd w:id="1078"/>
      <w:bookmarkEnd w:id="1079"/>
      <w:bookmarkEnd w:id="1080"/>
      <w:r w:rsidRPr="00B611E8">
        <w:t xml:space="preserve"> </w:t>
      </w:r>
    </w:p>
    <w:p w14:paraId="4C2DA6B4" w14:textId="6C2D5F10" w:rsidR="00923508" w:rsidRPr="00B611E8" w:rsidRDefault="00923508" w:rsidP="00E5767F">
      <w:pPr>
        <w:pStyle w:val="BodyText"/>
      </w:pPr>
      <w:r w:rsidRPr="00D93C63">
        <w:rPr>
          <w:highlight w:val="yellow"/>
        </w:rPr>
        <w:t>ABC</w:t>
      </w:r>
      <w:r w:rsidR="006E32FA">
        <w:rPr>
          <w:highlight w:val="yellow"/>
        </w:rPr>
        <w:t xml:space="preserve"> </w:t>
      </w:r>
      <w:r w:rsidR="00B901BA">
        <w:rPr>
          <w:rFonts w:asciiTheme="majorHAnsi" w:hAnsiTheme="majorHAnsi" w:cstheme="minorHAnsi"/>
        </w:rPr>
        <w:t xml:space="preserve">performed </w:t>
      </w:r>
      <w:r w:rsidR="006E32FA">
        <w:rPr>
          <w:rFonts w:asciiTheme="majorHAnsi" w:hAnsiTheme="majorHAnsi" w:cstheme="minorHAnsi"/>
        </w:rPr>
        <w:t>general administration functions in relation to finance, accounting, information technology and human resources to support its business operations.</w:t>
      </w:r>
    </w:p>
    <w:p w14:paraId="0E611744" w14:textId="6F294E45" w:rsidR="00923508" w:rsidRPr="00B611E8" w:rsidRDefault="00047C7D" w:rsidP="00894B19">
      <w:pPr>
        <w:pStyle w:val="Heading2"/>
      </w:pPr>
      <w:bookmarkStart w:id="1081" w:name="_Toc420079785"/>
      <w:bookmarkStart w:id="1082" w:name="_Toc420080106"/>
      <w:bookmarkStart w:id="1083" w:name="_Toc420082228"/>
      <w:bookmarkStart w:id="1084" w:name="_Toc420083226"/>
      <w:bookmarkStart w:id="1085" w:name="_Toc420085425"/>
      <w:bookmarkStart w:id="1086" w:name="_Toc420079786"/>
      <w:bookmarkStart w:id="1087" w:name="_Toc420080107"/>
      <w:bookmarkStart w:id="1088" w:name="_Toc420082229"/>
      <w:bookmarkStart w:id="1089" w:name="_Toc420083227"/>
      <w:bookmarkStart w:id="1090" w:name="_Toc420085426"/>
      <w:bookmarkStart w:id="1091" w:name="_Toc420079787"/>
      <w:bookmarkStart w:id="1092" w:name="_Toc420080108"/>
      <w:bookmarkStart w:id="1093" w:name="_Toc420082230"/>
      <w:bookmarkStart w:id="1094" w:name="_Toc420083228"/>
      <w:bookmarkStart w:id="1095" w:name="_Toc420085427"/>
      <w:bookmarkStart w:id="1096" w:name="_Toc179344887"/>
      <w:bookmarkStart w:id="1097" w:name="_Toc420079788"/>
      <w:bookmarkStart w:id="1098" w:name="_Toc420080109"/>
      <w:bookmarkStart w:id="1099" w:name="_Toc420082231"/>
      <w:bookmarkStart w:id="1100" w:name="_Toc420083229"/>
      <w:bookmarkStart w:id="1101" w:name="_Toc420085428"/>
      <w:bookmarkStart w:id="1102" w:name="_Toc420079789"/>
      <w:bookmarkStart w:id="1103" w:name="_Toc420080110"/>
      <w:bookmarkStart w:id="1104" w:name="_Toc420082232"/>
      <w:bookmarkStart w:id="1105" w:name="_Toc420083230"/>
      <w:bookmarkStart w:id="1106" w:name="_Toc420085429"/>
      <w:bookmarkStart w:id="1107" w:name="_Toc356575049"/>
      <w:bookmarkStart w:id="1108" w:name="_Toc362251156"/>
      <w:bookmarkStart w:id="1109" w:name="_Toc379897882"/>
      <w:bookmarkStart w:id="1110" w:name="_Toc449626230"/>
      <w:bookmarkStart w:id="1111" w:name="_Toc487558043"/>
      <w:bookmarkStart w:id="1112" w:name="_Toc508216403"/>
      <w:bookmarkStart w:id="1113" w:name="_Toc514923587"/>
      <w:bookmarkStart w:id="1114" w:name="_Toc516668413"/>
      <w:bookmarkStart w:id="1115" w:name="_Toc526104609"/>
      <w:bookmarkStart w:id="1116" w:name="_Ref526153174"/>
      <w:bookmarkStart w:id="1117" w:name="_Toc147743192"/>
      <w:bookmarkStart w:id="1118" w:name="_Toc353961385"/>
      <w:bookmarkStart w:id="1119" w:name="_Toc353961775"/>
      <w:bookmarkStart w:id="1120" w:name="_Toc354337126"/>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r w:rsidRPr="009F2EB7">
        <w:rPr>
          <w:rFonts w:eastAsia="MS Mincho"/>
          <w:noProof/>
          <w:lang w:eastAsia="en-US"/>
        </w:rPr>
        <w:lastRenderedPageBreak/>
        <mc:AlternateContent>
          <mc:Choice Requires="wps">
            <w:drawing>
              <wp:anchor distT="45720" distB="45720" distL="114300" distR="114300" simplePos="0" relativeHeight="251658272" behindDoc="0" locked="0" layoutInCell="1" allowOverlap="1" wp14:anchorId="6C8F4B4C" wp14:editId="7DE8F0AC">
                <wp:simplePos x="0" y="0"/>
                <wp:positionH relativeFrom="margin">
                  <wp:align>left</wp:align>
                </wp:positionH>
                <wp:positionV relativeFrom="paragraph">
                  <wp:posOffset>416501</wp:posOffset>
                </wp:positionV>
                <wp:extent cx="5358130" cy="395605"/>
                <wp:effectExtent l="0" t="0" r="13970" b="2349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95605"/>
                        </a:xfrm>
                        <a:prstGeom prst="rect">
                          <a:avLst/>
                        </a:prstGeom>
                        <a:solidFill>
                          <a:schemeClr val="bg1">
                            <a:lumMod val="75000"/>
                          </a:schemeClr>
                        </a:solidFill>
                        <a:ln w="9525">
                          <a:solidFill>
                            <a:srgbClr val="000000"/>
                          </a:solidFill>
                          <a:miter lim="800000"/>
                          <a:headEnd/>
                          <a:tailEnd/>
                        </a:ln>
                      </wps:spPr>
                      <wps:txbx>
                        <w:txbxContent>
                          <w:p w14:paraId="5CE5DC1B" w14:textId="6615B614" w:rsidR="005D16E1" w:rsidRDefault="005D16E1" w:rsidP="00047C7D">
                            <w:pPr>
                              <w:pStyle w:val="BodyText"/>
                              <w:spacing w:before="120" w:after="120"/>
                            </w:pPr>
                            <w:r>
                              <w:t>To revise the “assets” below according to business activities of the company.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F4B4C" id="Text Box 7" o:spid="_x0000_s1060" type="#_x0000_t202" style="position:absolute;left:0;text-align:left;margin-left:0;margin-top:32.8pt;width:421.9pt;height:31.15pt;z-index:251658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" fillcolor="#bfbfbf [2412]">
                <v:textbox>
                  <w:txbxContent>
                    <w:p w14:paraId="5CE5DC1B" w14:textId="6615B614" w:rsidR="005D16E1" w:rsidRDefault="005D16E1" w:rsidP="00047C7D">
                      <w:pPr>
                        <w:pStyle w:val="BodyText"/>
                        <w:spacing w:before="120" w:after="120"/>
                      </w:pPr>
                      <w:r>
                        <w:t>To revise the “assets” below according to business activities of the company.</w:t>
                      </w:r>
                    </w:p>
                  </w:txbxContent>
                </v:textbox>
                <w10:wrap type="square" anchorx="margin"/>
              </v:shape>
            </w:pict>
          </mc:Fallback>
        </mc:AlternateContent>
      </w:r>
      <w:r w:rsidR="00923508" w:rsidRPr="00B611E8">
        <w:t>Assets used</w:t>
      </w:r>
      <w:bookmarkEnd w:id="1110"/>
      <w:bookmarkEnd w:id="1111"/>
      <w:bookmarkEnd w:id="1112"/>
      <w:bookmarkEnd w:id="1113"/>
      <w:bookmarkEnd w:id="1114"/>
      <w:bookmarkEnd w:id="1115"/>
      <w:bookmarkEnd w:id="1116"/>
      <w:bookmarkEnd w:id="1117"/>
      <w:r w:rsidR="00923508" w:rsidRPr="00B611E8">
        <w:t xml:space="preserve"> </w:t>
      </w:r>
      <w:bookmarkEnd w:id="1118"/>
      <w:bookmarkEnd w:id="1119"/>
      <w:bookmarkEnd w:id="1120"/>
    </w:p>
    <w:p w14:paraId="3DC6574E" w14:textId="37A6F644" w:rsidR="00923508" w:rsidRPr="00B611E8" w:rsidRDefault="00071BF1" w:rsidP="00894B19">
      <w:pPr>
        <w:pStyle w:val="BodyText"/>
      </w:pPr>
      <w:r>
        <w:t>T</w:t>
      </w:r>
      <w:r w:rsidR="00923508" w:rsidRPr="00B611E8">
        <w:t xml:space="preserve">he assets used by </w:t>
      </w:r>
      <w:r w:rsidR="00923508" w:rsidRPr="00D93C63">
        <w:rPr>
          <w:highlight w:val="yellow"/>
        </w:rPr>
        <w:t>ABC</w:t>
      </w:r>
      <w:r w:rsidR="00923508" w:rsidRPr="00B611E8">
        <w:t xml:space="preserve"> </w:t>
      </w:r>
      <w:r w:rsidR="00B901BA">
        <w:t>were</w:t>
      </w:r>
      <w:r w:rsidR="00B901BA" w:rsidRPr="00B611E8">
        <w:t xml:space="preserve"> </w:t>
      </w:r>
      <w:r w:rsidR="00923508" w:rsidRPr="00B611E8">
        <w:t>routine tangible</w:t>
      </w:r>
      <w:r w:rsidR="00923508" w:rsidRPr="004A6B1B">
        <w:rPr>
          <w:rFonts w:asciiTheme="majorHAnsi" w:hAnsiTheme="majorHAnsi" w:cstheme="majorHAnsi"/>
        </w:rPr>
        <w:t xml:space="preserve"> </w:t>
      </w:r>
      <w:r w:rsidR="00923508" w:rsidRPr="00B611E8">
        <w:t>assets such a</w:t>
      </w:r>
      <w:r w:rsidR="00680B15" w:rsidRPr="00267889">
        <w:t>s</w:t>
      </w:r>
      <w:r w:rsidR="00680B15">
        <w:t xml:space="preserve"> </w:t>
      </w:r>
      <w:r w:rsidR="00680B15" w:rsidRPr="009A7B4E">
        <w:rPr>
          <w:highlight w:val="yellow"/>
        </w:rPr>
        <w:t>property, plant and equipment, inventory, etc</w:t>
      </w:r>
      <w:r w:rsidR="00680B15">
        <w:t>.</w:t>
      </w:r>
      <w:r w:rsidR="00B858DD">
        <w:t xml:space="preserve"> which are typical for a </w:t>
      </w:r>
      <w:r w:rsidR="00273B33" w:rsidRPr="00104247">
        <w:rPr>
          <w:highlight w:val="yellow"/>
        </w:rPr>
        <w:t>manufactur</w:t>
      </w:r>
      <w:r w:rsidR="005E0644" w:rsidRPr="00104247">
        <w:rPr>
          <w:highlight w:val="yellow"/>
        </w:rPr>
        <w:t>ing</w:t>
      </w:r>
      <w:r w:rsidR="00B858DD">
        <w:t xml:space="preserve"> company.</w:t>
      </w:r>
    </w:p>
    <w:p w14:paraId="3304E07D" w14:textId="1B425836" w:rsidR="007860AB" w:rsidRDefault="00923508" w:rsidP="00834EDA">
      <w:pPr>
        <w:pStyle w:val="BodyText"/>
        <w:spacing w:after="0"/>
      </w:pPr>
      <w:r>
        <w:t>D</w:t>
      </w:r>
      <w:r w:rsidRPr="00B611E8">
        <w:t xml:space="preserve">uring </w:t>
      </w:r>
      <w:r w:rsidRPr="00D93C63">
        <w:rPr>
          <w:highlight w:val="yellow"/>
        </w:rPr>
        <w:t>FY20</w:t>
      </w:r>
      <w:r w:rsidR="00D93C63" w:rsidRPr="00D93C63">
        <w:rPr>
          <w:highlight w:val="yellow"/>
        </w:rPr>
        <w:t>xx</w:t>
      </w:r>
      <w:r w:rsidRPr="00B611E8">
        <w:t xml:space="preserve">, </w:t>
      </w:r>
      <w:r w:rsidRPr="00D93C63">
        <w:rPr>
          <w:highlight w:val="yellow"/>
        </w:rPr>
        <w:t>ABC</w:t>
      </w:r>
      <w:r w:rsidRPr="00B611E8">
        <w:t xml:space="preserve"> </w:t>
      </w:r>
      <w:r w:rsidR="00A05BC3">
        <w:t>neither developed nor</w:t>
      </w:r>
      <w:r w:rsidRPr="00B611E8">
        <w:t xml:space="preserve"> </w:t>
      </w:r>
      <w:r w:rsidR="00E94880">
        <w:t>own</w:t>
      </w:r>
      <w:r w:rsidR="00A05BC3">
        <w:t>ed</w:t>
      </w:r>
      <w:r w:rsidR="00E94880" w:rsidRPr="00B611E8">
        <w:t xml:space="preserve"> </w:t>
      </w:r>
      <w:r w:rsidRPr="00B611E8">
        <w:t>any non-routine intangible assets</w:t>
      </w:r>
      <w:r w:rsidR="0099458C">
        <w:rPr>
          <w:rStyle w:val="FootnoteReference"/>
        </w:rPr>
        <w:footnoteReference w:id="8"/>
      </w:r>
      <w:r w:rsidRPr="00B611E8">
        <w:t>.</w:t>
      </w:r>
      <w:r w:rsidR="0002441F">
        <w:t xml:space="preserve">  </w:t>
      </w:r>
      <w:r w:rsidR="0002441F" w:rsidRPr="00CF47A8">
        <w:rPr>
          <w:highlight w:val="yellow"/>
        </w:rPr>
        <w:t>ABC</w:t>
      </w:r>
      <w:r w:rsidR="0002441F">
        <w:t xml:space="preserve"> was granted the </w:t>
      </w:r>
      <w:r w:rsidR="00647522">
        <w:t xml:space="preserve">rights to use the </w:t>
      </w:r>
      <w:r w:rsidR="00647522" w:rsidRPr="00CF47A8">
        <w:rPr>
          <w:highlight w:val="yellow"/>
        </w:rPr>
        <w:t>[description of intangibles]</w:t>
      </w:r>
      <w:r w:rsidR="0019640D">
        <w:t xml:space="preserve">, which </w:t>
      </w:r>
      <w:r w:rsidR="003600FC">
        <w:t xml:space="preserve">were </w:t>
      </w:r>
      <w:r w:rsidR="0019640D">
        <w:t xml:space="preserve">owned by </w:t>
      </w:r>
      <w:r w:rsidR="00646D93">
        <w:t>[</w:t>
      </w:r>
      <w:r w:rsidR="003618BB" w:rsidRPr="00646D93">
        <w:rPr>
          <w:highlight w:val="yellow"/>
        </w:rPr>
        <w:t>its related part</w:t>
      </w:r>
      <w:r w:rsidR="00646D93">
        <w:rPr>
          <w:highlight w:val="yellow"/>
        </w:rPr>
        <w:t>ies</w:t>
      </w:r>
      <w:r w:rsidR="00646D93" w:rsidRPr="00646D93">
        <w:rPr>
          <w:highlight w:val="yellow"/>
        </w:rPr>
        <w:t xml:space="preserve"> / RELATED PARTY</w:t>
      </w:r>
      <w:r w:rsidR="00646D93">
        <w:t>]</w:t>
      </w:r>
      <w:r w:rsidR="003618BB">
        <w:t>,</w:t>
      </w:r>
      <w:r w:rsidR="00647522">
        <w:t xml:space="preserve"> </w:t>
      </w:r>
      <w:r w:rsidR="00CF47A8">
        <w:t xml:space="preserve">in </w:t>
      </w:r>
      <w:r w:rsidR="004C4083">
        <w:t>conducting</w:t>
      </w:r>
      <w:r w:rsidR="00CF47A8">
        <w:t xml:space="preserve"> its business.</w:t>
      </w:r>
    </w:p>
    <w:p w14:paraId="5C134656" w14:textId="0E356760" w:rsidR="003D7F14" w:rsidRDefault="003D7F14" w:rsidP="00146A0B">
      <w:pPr>
        <w:pStyle w:val="Heading2"/>
      </w:pPr>
      <w:bookmarkStart w:id="1121" w:name="_Toc37953951"/>
      <w:bookmarkStart w:id="1122" w:name="_Toc37954201"/>
      <w:bookmarkStart w:id="1123" w:name="_Toc37954451"/>
      <w:bookmarkStart w:id="1124" w:name="_Toc37958341"/>
      <w:bookmarkStart w:id="1125" w:name="_Toc38003400"/>
      <w:bookmarkStart w:id="1126" w:name="_Toc38003736"/>
      <w:bookmarkStart w:id="1127" w:name="_Toc38003870"/>
      <w:bookmarkStart w:id="1128" w:name="_Toc38004005"/>
      <w:bookmarkStart w:id="1129" w:name="_Toc38004140"/>
      <w:bookmarkStart w:id="1130" w:name="_Toc38005526"/>
      <w:bookmarkStart w:id="1131" w:name="_Toc38007935"/>
      <w:bookmarkStart w:id="1132" w:name="_Toc37953952"/>
      <w:bookmarkStart w:id="1133" w:name="_Toc37954202"/>
      <w:bookmarkStart w:id="1134" w:name="_Toc37954452"/>
      <w:bookmarkStart w:id="1135" w:name="_Toc37958342"/>
      <w:bookmarkStart w:id="1136" w:name="_Toc38003401"/>
      <w:bookmarkStart w:id="1137" w:name="_Toc38003737"/>
      <w:bookmarkStart w:id="1138" w:name="_Toc38003871"/>
      <w:bookmarkStart w:id="1139" w:name="_Toc38004006"/>
      <w:bookmarkStart w:id="1140" w:name="_Toc38004141"/>
      <w:bookmarkStart w:id="1141" w:name="_Toc38005527"/>
      <w:bookmarkStart w:id="1142" w:name="_Toc38007936"/>
      <w:bookmarkStart w:id="1143" w:name="_Toc37953953"/>
      <w:bookmarkStart w:id="1144" w:name="_Toc37954203"/>
      <w:bookmarkStart w:id="1145" w:name="_Toc37954453"/>
      <w:bookmarkStart w:id="1146" w:name="_Toc37958343"/>
      <w:bookmarkStart w:id="1147" w:name="_Toc38003402"/>
      <w:bookmarkStart w:id="1148" w:name="_Toc38003738"/>
      <w:bookmarkStart w:id="1149" w:name="_Toc38003872"/>
      <w:bookmarkStart w:id="1150" w:name="_Toc38004007"/>
      <w:bookmarkStart w:id="1151" w:name="_Toc38004142"/>
      <w:bookmarkStart w:id="1152" w:name="_Toc38005528"/>
      <w:bookmarkStart w:id="1153" w:name="_Toc38007937"/>
      <w:bookmarkStart w:id="1154" w:name="_Toc37953954"/>
      <w:bookmarkStart w:id="1155" w:name="_Toc37954204"/>
      <w:bookmarkStart w:id="1156" w:name="_Toc37954454"/>
      <w:bookmarkStart w:id="1157" w:name="_Toc37958344"/>
      <w:bookmarkStart w:id="1158" w:name="_Toc38003403"/>
      <w:bookmarkStart w:id="1159" w:name="_Toc38003739"/>
      <w:bookmarkStart w:id="1160" w:name="_Toc38003873"/>
      <w:bookmarkStart w:id="1161" w:name="_Toc38004008"/>
      <w:bookmarkStart w:id="1162" w:name="_Toc38004143"/>
      <w:bookmarkStart w:id="1163" w:name="_Toc38005529"/>
      <w:bookmarkStart w:id="1164" w:name="_Toc38007938"/>
      <w:bookmarkStart w:id="1165" w:name="_Toc147743193"/>
      <w:bookmarkStart w:id="1166" w:name="_Toc380563533"/>
      <w:bookmarkStart w:id="1167" w:name="_Toc449626231"/>
      <w:bookmarkStart w:id="1168" w:name="_Toc487558044"/>
      <w:bookmarkStart w:id="1169" w:name="_Toc508216404"/>
      <w:bookmarkStart w:id="1170" w:name="_Toc514923588"/>
      <w:bookmarkStart w:id="1171" w:name="_Toc516668414"/>
      <w:bookmarkStart w:id="1172" w:name="_Toc52610461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r>
        <w:t>Risks assumed</w:t>
      </w:r>
      <w:bookmarkEnd w:id="1165"/>
    </w:p>
    <w:bookmarkEnd w:id="1166"/>
    <w:bookmarkEnd w:id="1167"/>
    <w:bookmarkEnd w:id="1168"/>
    <w:bookmarkEnd w:id="1169"/>
    <w:bookmarkEnd w:id="1170"/>
    <w:bookmarkEnd w:id="1171"/>
    <w:bookmarkEnd w:id="1172"/>
    <w:p w14:paraId="043E00F1" w14:textId="53842EBD" w:rsidR="00BE5D5F" w:rsidRPr="00085665" w:rsidRDefault="00347356" w:rsidP="000802C1">
      <w:pPr>
        <w:pStyle w:val="BodyText"/>
      </w:pPr>
      <w:r w:rsidRPr="009F2EB7">
        <w:rPr>
          <w:rFonts w:eastAsia="MS Mincho"/>
          <w:noProof/>
          <w:lang w:eastAsia="en-US"/>
        </w:rPr>
        <mc:AlternateContent>
          <mc:Choice Requires="wps">
            <w:drawing>
              <wp:anchor distT="45720" distB="45720" distL="114300" distR="114300" simplePos="0" relativeHeight="251658265" behindDoc="0" locked="0" layoutInCell="1" allowOverlap="1" wp14:anchorId="4120BAF4" wp14:editId="1D0DAC17">
                <wp:simplePos x="0" y="0"/>
                <wp:positionH relativeFrom="margin">
                  <wp:align>left</wp:align>
                </wp:positionH>
                <wp:positionV relativeFrom="paragraph">
                  <wp:posOffset>552450</wp:posOffset>
                </wp:positionV>
                <wp:extent cx="5358130" cy="1772920"/>
                <wp:effectExtent l="0" t="0" r="13970" b="1778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772920"/>
                        </a:xfrm>
                        <a:prstGeom prst="rect">
                          <a:avLst/>
                        </a:prstGeom>
                        <a:solidFill>
                          <a:schemeClr val="bg1">
                            <a:lumMod val="75000"/>
                          </a:schemeClr>
                        </a:solidFill>
                        <a:ln w="9525">
                          <a:solidFill>
                            <a:srgbClr val="000000"/>
                          </a:solidFill>
                          <a:miter lim="800000"/>
                          <a:headEnd/>
                          <a:tailEnd/>
                        </a:ln>
                      </wps:spPr>
                      <wps:txbx>
                        <w:txbxContent>
                          <w:p w14:paraId="10F49440" w14:textId="671CA6DF" w:rsidR="00B055FF" w:rsidRDefault="005D16E1" w:rsidP="00B055FF">
                            <w:pPr>
                              <w:pStyle w:val="BodyText"/>
                              <w:spacing w:before="120" w:after="120"/>
                            </w:pPr>
                            <w:r>
                              <w:t xml:space="preserve">The </w:t>
                            </w:r>
                            <w:r w:rsidR="00B055FF">
                              <w:t>example</w:t>
                            </w:r>
                            <w:r w:rsidR="008148AC">
                              <w:t>s</w:t>
                            </w:r>
                            <w:r w:rsidR="00B055FF">
                              <w:t xml:space="preserve"> below </w:t>
                            </w:r>
                            <w:r w:rsidR="008148AC">
                              <w:t>are</w:t>
                            </w:r>
                            <w:r w:rsidR="00B055FF" w:rsidRPr="004879CA">
                              <w:t xml:space="preserve"> for </w:t>
                            </w:r>
                            <w:r w:rsidR="00B055FF">
                              <w:t xml:space="preserve">your reference. </w:t>
                            </w:r>
                            <w:r w:rsidR="00B055FF" w:rsidRPr="004879CA">
                              <w:t>You will need to modify each client accordingly</w:t>
                            </w:r>
                            <w:r w:rsidR="00B055FF">
                              <w:t xml:space="preserve"> (i.e., manufacturers, distributors, services providers)</w:t>
                            </w:r>
                          </w:p>
                          <w:p w14:paraId="4F8D030B" w14:textId="79E204F7" w:rsidR="00B055FF" w:rsidRDefault="00B055FF" w:rsidP="00B971F1">
                            <w:pPr>
                              <w:pStyle w:val="BodyText"/>
                              <w:spacing w:before="120" w:after="120"/>
                            </w:pPr>
                            <w:r>
                              <w:t>The analysis of risk should be in line with the functional analysis above and the type of risk should be put in descending order from highest to lowest</w:t>
                            </w:r>
                            <w:r w:rsidRPr="00E35C3C">
                              <w:t xml:space="preserve"> </w:t>
                            </w:r>
                            <w:r>
                              <w:t>in term of the</w:t>
                            </w:r>
                            <w:r w:rsidRPr="00E35C3C">
                              <w:t xml:space="preserve"> impact on the client</w:t>
                            </w:r>
                            <w:r>
                              <w:t>’s business (i.e., high impact risk should be put on top)</w:t>
                            </w:r>
                            <w:r w:rsidR="00375D1A">
                              <w:t>. Note that</w:t>
                            </w:r>
                            <w:r w:rsidR="00AF60E5">
                              <w:t xml:space="preserve"> you do </w:t>
                            </w:r>
                            <w:r w:rsidR="00AF60E5" w:rsidRPr="0014725B">
                              <w:rPr>
                                <w:b/>
                                <w:bCs/>
                              </w:rPr>
                              <w:t>NOT</w:t>
                            </w:r>
                            <w:r w:rsidR="00AF60E5">
                              <w:rPr>
                                <w:b/>
                                <w:bCs/>
                              </w:rPr>
                              <w:t xml:space="preserve"> </w:t>
                            </w:r>
                            <w:r w:rsidR="00AF60E5" w:rsidRPr="0014725B">
                              <w:t>have to list out</w:t>
                            </w:r>
                            <w:r w:rsidR="00375D1A">
                              <w:t xml:space="preserve"> all type of risks</w:t>
                            </w:r>
                            <w:r w:rsidR="0077074D">
                              <w:t xml:space="preserve"> – only need to </w:t>
                            </w:r>
                            <w:r w:rsidR="00951563">
                              <w:t>present</w:t>
                            </w:r>
                            <w:r w:rsidR="0077074D">
                              <w:t xml:space="preserve"> </w:t>
                            </w:r>
                            <w:r w:rsidR="0077074D" w:rsidRPr="00563414">
                              <w:rPr>
                                <w:rFonts w:cstheme="minorHAnsi"/>
                              </w:rPr>
                              <w:t>economically significant risks</w:t>
                            </w:r>
                            <w:r w:rsidR="0077074D">
                              <w:t xml:space="preserve"> that </w:t>
                            </w:r>
                            <w:r w:rsidR="002C511C">
                              <w:t>relevant to</w:t>
                            </w:r>
                            <w:r w:rsidR="0077074D">
                              <w:t xml:space="preserve"> client</w:t>
                            </w:r>
                            <w:r w:rsidR="002C511C">
                              <w:t>’s</w:t>
                            </w:r>
                            <w:r w:rsidR="0077074D">
                              <w:t xml:space="preserve"> business</w:t>
                            </w:r>
                          </w:p>
                          <w:p w14:paraId="0AEB61CF" w14:textId="07364132" w:rsidR="00E35C3C" w:rsidRDefault="00BB0D13" w:rsidP="00B971F1">
                            <w:pPr>
                              <w:pStyle w:val="BodyText"/>
                              <w:spacing w:before="120" w:after="120"/>
                            </w:pPr>
                            <w:r>
                              <w:t xml:space="preserve">For loss making client, you </w:t>
                            </w:r>
                            <w:r w:rsidR="00E94698">
                              <w:t>may need to</w:t>
                            </w:r>
                            <w:r>
                              <w:t xml:space="preserve"> </w:t>
                            </w:r>
                            <w:r w:rsidR="002C511C">
                              <w:t xml:space="preserve">further </w:t>
                            </w:r>
                            <w:r>
                              <w:t>analy</w:t>
                            </w:r>
                            <w:r w:rsidR="00D4534B">
                              <w:t>s</w:t>
                            </w:r>
                            <w:r>
                              <w:t xml:space="preserve">e and explain the impact of </w:t>
                            </w:r>
                            <w:r w:rsidR="00CB6091">
                              <w:t xml:space="preserve">the relevant </w:t>
                            </w:r>
                            <w:r>
                              <w:t>risk</w:t>
                            </w:r>
                            <w:r w:rsidR="00CB6091">
                              <w:t>s</w:t>
                            </w:r>
                            <w:r>
                              <w:t xml:space="preserve"> on client’s business </w:t>
                            </w:r>
                          </w:p>
                          <w:p w14:paraId="16E4D5BB" w14:textId="5F13853D" w:rsidR="005D16E1" w:rsidRDefault="005D16E1" w:rsidP="00B971F1">
                            <w:pPr>
                              <w:pStyle w:val="BodyText"/>
                              <w:spacing w:before="120" w:after="120"/>
                            </w:pPr>
                            <w:r>
                              <w:t xml:space="preserve">  </w:t>
                            </w:r>
                          </w:p>
                          <w:p w14:paraId="12147DD2" w14:textId="78E6F389" w:rsidR="005D16E1" w:rsidRDefault="005D16E1" w:rsidP="00B971F1">
                            <w:pPr>
                              <w:pStyle w:val="BodyText"/>
                              <w:spacing w:before="120" w:after="1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20BAF4" id="Text Box 6" o:spid="_x0000_s1061" type="#_x0000_t202" style="position:absolute;margin-left:0;margin-top:43.5pt;width:421.9pt;height:139.6pt;z-index:251658265;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" fillcolor="#bfbfbf [2412]">
                <v:textbox>
                  <w:txbxContent>
                    <w:p w14:paraId="10F49440" w14:textId="671CA6DF" w:rsidR="00B055FF" w:rsidRDefault="005D16E1" w:rsidP="00B055FF">
                      <w:pPr>
                        <w:pStyle w:val="BodyText"/>
                        <w:spacing w:before="120" w:after="120"/>
                      </w:pPr>
                      <w:r>
                        <w:t xml:space="preserve">The </w:t>
                      </w:r>
                      <w:r w:rsidR="00B055FF">
                        <w:t>example</w:t>
                      </w:r>
                      <w:r w:rsidR="008148AC">
                        <w:t>s</w:t>
                      </w:r>
                      <w:r w:rsidR="00B055FF">
                        <w:t xml:space="preserve"> below </w:t>
                      </w:r>
                      <w:r w:rsidR="008148AC">
                        <w:t>are</w:t>
                      </w:r>
                      <w:r w:rsidR="00B055FF" w:rsidRPr="004879CA">
                        <w:t xml:space="preserve"> for </w:t>
                      </w:r>
                      <w:r w:rsidR="00B055FF">
                        <w:t xml:space="preserve">your reference. </w:t>
                      </w:r>
                      <w:r w:rsidR="00B055FF" w:rsidRPr="004879CA">
                        <w:t>You will need to modify each client accordingly</w:t>
                      </w:r>
                      <w:r w:rsidR="00B055FF">
                        <w:t xml:space="preserve"> (i.e., manufacturers, distributors, services providers)</w:t>
                      </w:r>
                    </w:p>
                    <w:p w14:paraId="4F8D030B" w14:textId="79E204F7" w:rsidR="00B055FF" w:rsidRDefault="00B055FF" w:rsidP="00B971F1">
                      <w:pPr>
                        <w:pStyle w:val="BodyText"/>
                        <w:spacing w:before="120" w:after="120"/>
                      </w:pPr>
                      <w:r>
                        <w:t>The analysis of risk should be in line with the functional analysis above and the type of risk should be put in descending order from highest to lowest</w:t>
                      </w:r>
                      <w:r w:rsidRPr="00E35C3C">
                        <w:t xml:space="preserve"> </w:t>
                      </w:r>
                      <w:r>
                        <w:t>in term of the</w:t>
                      </w:r>
                      <w:r w:rsidRPr="00E35C3C">
                        <w:t xml:space="preserve"> impact on the client</w:t>
                      </w:r>
                      <w:r>
                        <w:t>’s business (i.e., high impact risk should be put on top)</w:t>
                      </w:r>
                      <w:r w:rsidR="00375D1A">
                        <w:t>. Note that</w:t>
                      </w:r>
                      <w:r w:rsidR="00AF60E5">
                        <w:t xml:space="preserve"> you do </w:t>
                      </w:r>
                      <w:r w:rsidR="00AF60E5" w:rsidRPr="0014725B">
                        <w:rPr>
                          <w:b/>
                          <w:bCs/>
                        </w:rPr>
                        <w:t>NOT</w:t>
                      </w:r>
                      <w:r w:rsidR="00AF60E5">
                        <w:rPr>
                          <w:b/>
                          <w:bCs/>
                        </w:rPr>
                        <w:t xml:space="preserve"> </w:t>
                      </w:r>
                      <w:r w:rsidR="00AF60E5" w:rsidRPr="0014725B">
                        <w:t>have to list out</w:t>
                      </w:r>
                      <w:r w:rsidR="00375D1A">
                        <w:t xml:space="preserve"> all type of risks</w:t>
                      </w:r>
                      <w:r w:rsidR="0077074D">
                        <w:t xml:space="preserve"> – only need to </w:t>
                      </w:r>
                      <w:r w:rsidR="00951563">
                        <w:t>present</w:t>
                      </w:r>
                      <w:r w:rsidR="0077074D">
                        <w:t xml:space="preserve"> </w:t>
                      </w:r>
                      <w:r w:rsidR="0077074D" w:rsidRPr="00563414">
                        <w:rPr>
                          <w:rFonts w:cstheme="minorHAnsi"/>
                        </w:rPr>
                        <w:t>economically significant risks</w:t>
                      </w:r>
                      <w:r w:rsidR="0077074D">
                        <w:t xml:space="preserve"> that </w:t>
                      </w:r>
                      <w:r w:rsidR="002C511C">
                        <w:t>relevant to</w:t>
                      </w:r>
                      <w:r w:rsidR="0077074D">
                        <w:t xml:space="preserve"> client</w:t>
                      </w:r>
                      <w:r w:rsidR="002C511C">
                        <w:t>’s</w:t>
                      </w:r>
                      <w:r w:rsidR="0077074D">
                        <w:t xml:space="preserve"> business</w:t>
                      </w:r>
                    </w:p>
                    <w:p w14:paraId="0AEB61CF" w14:textId="07364132" w:rsidR="00E35C3C" w:rsidRDefault="00BB0D13" w:rsidP="00B971F1">
                      <w:pPr>
                        <w:pStyle w:val="BodyText"/>
                        <w:spacing w:before="120" w:after="120"/>
                      </w:pPr>
                      <w:r>
                        <w:t xml:space="preserve">For loss making client, you </w:t>
                      </w:r>
                      <w:r w:rsidR="00E94698">
                        <w:t>may need to</w:t>
                      </w:r>
                      <w:r>
                        <w:t xml:space="preserve"> </w:t>
                      </w:r>
                      <w:r w:rsidR="002C511C">
                        <w:t xml:space="preserve">further </w:t>
                      </w:r>
                      <w:r>
                        <w:t>analy</w:t>
                      </w:r>
                      <w:r w:rsidR="00D4534B">
                        <w:t>s</w:t>
                      </w:r>
                      <w:r>
                        <w:t xml:space="preserve">e and explain the impact of </w:t>
                      </w:r>
                      <w:r w:rsidR="00CB6091">
                        <w:t xml:space="preserve">the relevant </w:t>
                      </w:r>
                      <w:r>
                        <w:t>risk</w:t>
                      </w:r>
                      <w:r w:rsidR="00CB6091">
                        <w:t>s</w:t>
                      </w:r>
                      <w:r>
                        <w:t xml:space="preserve"> on client’s business </w:t>
                      </w:r>
                    </w:p>
                    <w:p w14:paraId="16E4D5BB" w14:textId="5F13853D" w:rsidR="005D16E1" w:rsidRDefault="005D16E1" w:rsidP="00B971F1">
                      <w:pPr>
                        <w:pStyle w:val="BodyText"/>
                        <w:spacing w:before="120" w:after="120"/>
                      </w:pPr>
                      <w:r>
                        <w:t xml:space="preserve">  </w:t>
                      </w:r>
                    </w:p>
                    <w:p w14:paraId="12147DD2" w14:textId="78E6F389" w:rsidR="005D16E1" w:rsidRDefault="005D16E1" w:rsidP="00B971F1">
                      <w:pPr>
                        <w:pStyle w:val="BodyText"/>
                        <w:spacing w:before="120" w:after="120"/>
                      </w:pPr>
                    </w:p>
                  </w:txbxContent>
                </v:textbox>
                <w10:wrap type="square" anchorx="margin"/>
              </v:shape>
            </w:pict>
          </mc:Fallback>
        </mc:AlternateContent>
      </w:r>
      <w:bookmarkStart w:id="1173" w:name="_Toc380563534"/>
      <w:bookmarkEnd w:id="1173"/>
      <w:r w:rsidR="000802C1" w:rsidRPr="00085665">
        <w:t xml:space="preserve">As a </w:t>
      </w:r>
      <w:r w:rsidR="00FA2DB5" w:rsidRPr="00104247">
        <w:rPr>
          <w:highlight w:val="yellow"/>
        </w:rPr>
        <w:t>manufacturer</w:t>
      </w:r>
      <w:r w:rsidR="000802C1" w:rsidRPr="00085665">
        <w:t xml:space="preserve">, </w:t>
      </w:r>
      <w:r w:rsidR="000802C1" w:rsidRPr="00085665">
        <w:rPr>
          <w:highlight w:val="yellow"/>
        </w:rPr>
        <w:t>ABC</w:t>
      </w:r>
      <w:r w:rsidR="000802C1" w:rsidRPr="00085665">
        <w:t xml:space="preserve"> </w:t>
      </w:r>
      <w:r w:rsidR="008A27C7">
        <w:t>was</w:t>
      </w:r>
      <w:r w:rsidR="0089104B" w:rsidRPr="00085665">
        <w:t xml:space="preserve"> potentially exposed to</w:t>
      </w:r>
      <w:r w:rsidR="003D192F" w:rsidRPr="00085665">
        <w:t xml:space="preserve"> various economic risks</w:t>
      </w:r>
      <w:r w:rsidR="0089104B" w:rsidRPr="00085665">
        <w:t>.  The key risks</w:t>
      </w:r>
      <w:r w:rsidR="003D192F" w:rsidRPr="00085665">
        <w:t xml:space="preserve"> </w:t>
      </w:r>
      <w:r w:rsidR="00365F7C">
        <w:t xml:space="preserve">that were </w:t>
      </w:r>
      <w:r w:rsidR="003D192F" w:rsidRPr="00085665">
        <w:t>inherent</w:t>
      </w:r>
      <w:r w:rsidR="0089104B" w:rsidRPr="00085665">
        <w:t xml:space="preserve"> to </w:t>
      </w:r>
      <w:r w:rsidR="0089104B" w:rsidRPr="00085665">
        <w:rPr>
          <w:highlight w:val="yellow"/>
        </w:rPr>
        <w:t>ABC’s</w:t>
      </w:r>
      <w:r w:rsidR="0089104B" w:rsidRPr="00085665">
        <w:t xml:space="preserve"> business include</w:t>
      </w:r>
      <w:r w:rsidR="00E110F7">
        <w:t>:</w:t>
      </w:r>
    </w:p>
    <w:p w14:paraId="6957F532" w14:textId="55DEC7DC" w:rsidR="00F51027" w:rsidRDefault="00F51027" w:rsidP="00085665">
      <w:pPr>
        <w:pStyle w:val="BodyText"/>
        <w:numPr>
          <w:ilvl w:val="0"/>
          <w:numId w:val="51"/>
        </w:numPr>
      </w:pPr>
      <w:r w:rsidRPr="0014725B">
        <w:rPr>
          <w:b/>
          <w:bCs/>
          <w:highlight w:val="yellow"/>
        </w:rPr>
        <w:t>R&amp;D risk</w:t>
      </w:r>
      <w:r>
        <w:t xml:space="preserve">: </w:t>
      </w:r>
      <w:r w:rsidRPr="00B611E8">
        <w:t>risk relate</w:t>
      </w:r>
      <w:r w:rsidR="00F52EFA">
        <w:t>d</w:t>
      </w:r>
      <w:r w:rsidRPr="00B611E8">
        <w:t xml:space="preserve"> to the sensitivity of revenue and profits due to the success</w:t>
      </w:r>
      <w:r>
        <w:t xml:space="preserve"> </w:t>
      </w:r>
      <w:r w:rsidRPr="00B611E8">
        <w:t>/</w:t>
      </w:r>
      <w:r>
        <w:t xml:space="preserve"> </w:t>
      </w:r>
      <w:r w:rsidRPr="00B611E8">
        <w:t>failure of product development activities</w:t>
      </w:r>
      <w:r w:rsidR="000C146F">
        <w:t xml:space="preserve">.  Such risk may arise </w:t>
      </w:r>
      <w:r w:rsidR="000C146F" w:rsidRPr="00B611E8">
        <w:t>when there is a possibility that the costs spent on R&amp;D activities cannot be recovered due to changes in demand and the timing of introduction</w:t>
      </w:r>
      <w:r w:rsidR="000C146F">
        <w:t>.</w:t>
      </w:r>
    </w:p>
    <w:p w14:paraId="3C03FE42" w14:textId="3761C6C2" w:rsidR="00BA5FBB" w:rsidRDefault="00FC3A44" w:rsidP="00085665">
      <w:pPr>
        <w:pStyle w:val="BodyText"/>
        <w:numPr>
          <w:ilvl w:val="0"/>
          <w:numId w:val="51"/>
        </w:numPr>
      </w:pPr>
      <w:r w:rsidRPr="0014725B">
        <w:rPr>
          <w:b/>
          <w:bCs/>
          <w:highlight w:val="yellow"/>
        </w:rPr>
        <w:t>R&amp;D risk</w:t>
      </w:r>
      <w:r>
        <w:t xml:space="preserve">: </w:t>
      </w:r>
      <w:r w:rsidRPr="00B611E8">
        <w:t>risk relate</w:t>
      </w:r>
      <w:r>
        <w:t>d</w:t>
      </w:r>
      <w:r w:rsidRPr="00B611E8">
        <w:t xml:space="preserve"> to the sensitivity of revenue and profits due to the success</w:t>
      </w:r>
      <w:r>
        <w:t xml:space="preserve"> </w:t>
      </w:r>
      <w:r w:rsidRPr="00B611E8">
        <w:t>/</w:t>
      </w:r>
      <w:r>
        <w:t xml:space="preserve"> </w:t>
      </w:r>
      <w:r w:rsidRPr="00B611E8">
        <w:t>failure of product development activities</w:t>
      </w:r>
      <w:r>
        <w:t>.  Such risk m</w:t>
      </w:r>
      <w:r w:rsidR="009D789E">
        <w:t>ight</w:t>
      </w:r>
      <w:r>
        <w:t xml:space="preserve"> arise </w:t>
      </w:r>
      <w:r w:rsidRPr="00B611E8">
        <w:t xml:space="preserve">when there </w:t>
      </w:r>
      <w:r w:rsidR="009D789E">
        <w:t>was</w:t>
      </w:r>
      <w:r w:rsidRPr="00B611E8">
        <w:t xml:space="preserve"> a possibility that the costs spent on R&amp;D activities c</w:t>
      </w:r>
      <w:r w:rsidR="009D789E">
        <w:t>ould not</w:t>
      </w:r>
      <w:r w:rsidRPr="00B611E8">
        <w:t xml:space="preserve"> be recovered due to changes in demand and the timing of introduction</w:t>
      </w:r>
      <w:r>
        <w:t>.</w:t>
      </w:r>
    </w:p>
    <w:p w14:paraId="38E17A42" w14:textId="50DFFD44" w:rsidR="000C146F" w:rsidRDefault="000C146F" w:rsidP="00085665">
      <w:pPr>
        <w:pStyle w:val="BodyText"/>
        <w:numPr>
          <w:ilvl w:val="0"/>
          <w:numId w:val="51"/>
        </w:numPr>
      </w:pPr>
      <w:r w:rsidRPr="0014725B">
        <w:rPr>
          <w:b/>
          <w:bCs/>
          <w:highlight w:val="yellow"/>
        </w:rPr>
        <w:t>Supply risk</w:t>
      </w:r>
      <w:r>
        <w:rPr>
          <w:b/>
          <w:bCs/>
        </w:rPr>
        <w:t xml:space="preserve">: </w:t>
      </w:r>
      <w:r w:rsidRPr="0014725B">
        <w:t>losses of future business as a result of not being able to meet customer demand due to limited or disrupted supply of products.</w:t>
      </w:r>
    </w:p>
    <w:p w14:paraId="58B393CA" w14:textId="77777777" w:rsidR="00982584" w:rsidRDefault="00982584" w:rsidP="00982584">
      <w:pPr>
        <w:pStyle w:val="BodyText"/>
        <w:numPr>
          <w:ilvl w:val="0"/>
          <w:numId w:val="51"/>
        </w:numPr>
      </w:pPr>
      <w:r w:rsidRPr="00DB508A">
        <w:rPr>
          <w:b/>
          <w:highlight w:val="yellow"/>
        </w:rPr>
        <w:t>Production risk</w:t>
      </w:r>
      <w:r w:rsidRPr="00DB508A">
        <w:rPr>
          <w:highlight w:val="yellow"/>
        </w:rPr>
        <w:t>:</w:t>
      </w:r>
      <w:r>
        <w:t xml:space="preserve"> </w:t>
      </w:r>
      <w:r w:rsidRPr="00CA05E9">
        <w:t>loss associated with the production process arising from human error, defects in the machine and equipment</w:t>
      </w:r>
      <w:r>
        <w:t>,</w:t>
      </w:r>
      <w:r w:rsidRPr="00CA05E9">
        <w:t xml:space="preserve"> </w:t>
      </w:r>
      <w:r>
        <w:t xml:space="preserve">production inefficiencies due to lack of skilled / experienced workers, disruptions in production due to natural disasters, and other factors. </w:t>
      </w:r>
    </w:p>
    <w:p w14:paraId="36C3BA56" w14:textId="77777777" w:rsidR="00982584" w:rsidRPr="00085665" w:rsidRDefault="00982584" w:rsidP="00982584">
      <w:pPr>
        <w:pStyle w:val="BodyText"/>
        <w:numPr>
          <w:ilvl w:val="0"/>
          <w:numId w:val="51"/>
        </w:numPr>
      </w:pPr>
      <w:r w:rsidRPr="00085665">
        <w:rPr>
          <w:b/>
          <w:highlight w:val="yellow"/>
        </w:rPr>
        <w:lastRenderedPageBreak/>
        <w:t>Inventory risk</w:t>
      </w:r>
      <w:r w:rsidRPr="005411DD">
        <w:t xml:space="preserve">: losses associated with carrying excessive or insufficient inventory, and the risk that the inventory held by a company </w:t>
      </w:r>
      <w:r w:rsidRPr="00AE0128">
        <w:t>can become damaged and be subject to spoilage</w:t>
      </w:r>
      <w:r>
        <w:t>.</w:t>
      </w:r>
    </w:p>
    <w:p w14:paraId="623D62E7" w14:textId="1101D816" w:rsidR="0089104B" w:rsidRDefault="0089104B" w:rsidP="00085665">
      <w:pPr>
        <w:pStyle w:val="BodyText"/>
        <w:numPr>
          <w:ilvl w:val="0"/>
          <w:numId w:val="51"/>
        </w:numPr>
      </w:pPr>
      <w:r w:rsidRPr="0014725B">
        <w:rPr>
          <w:b/>
          <w:highlight w:val="yellow"/>
        </w:rPr>
        <w:t>Market risk</w:t>
      </w:r>
      <w:r w:rsidR="00E11D0E" w:rsidRPr="00085665">
        <w:rPr>
          <w:b/>
        </w:rPr>
        <w:t>:</w:t>
      </w:r>
      <w:r w:rsidR="00E11D0E">
        <w:t xml:space="preserve"> </w:t>
      </w:r>
      <w:r w:rsidR="00CA05E9">
        <w:t xml:space="preserve">loss associated with </w:t>
      </w:r>
      <w:r w:rsidR="00E11D0E" w:rsidRPr="00E11D0E">
        <w:t>economic and market changes, whether globally or locally, which affect</w:t>
      </w:r>
      <w:r w:rsidR="005D3A58">
        <w:t>ed</w:t>
      </w:r>
      <w:r w:rsidR="00E11D0E" w:rsidRPr="00E11D0E">
        <w:t xml:space="preserve"> the financial performance of the Company. </w:t>
      </w:r>
      <w:r w:rsidR="003A2022">
        <w:t xml:space="preserve"> </w:t>
      </w:r>
      <w:r w:rsidR="00E11D0E" w:rsidRPr="00E11D0E">
        <w:t>Such risk m</w:t>
      </w:r>
      <w:r w:rsidR="001E32D7">
        <w:t>ight</w:t>
      </w:r>
      <w:r w:rsidR="00E11D0E" w:rsidRPr="00E11D0E">
        <w:t xml:space="preserve"> arise as result of fluctuations in sales prices</w:t>
      </w:r>
      <w:r w:rsidR="00E11D0E">
        <w:t xml:space="preserve"> and</w:t>
      </w:r>
      <w:r w:rsidR="00CA05E9">
        <w:t>/or</w:t>
      </w:r>
      <w:r w:rsidR="00E11D0E" w:rsidRPr="00E11D0E">
        <w:t xml:space="preserve"> </w:t>
      </w:r>
      <w:r w:rsidR="00E11D0E">
        <w:t>demand for goods or services due to increased competition, economic downturn, etc.</w:t>
      </w:r>
    </w:p>
    <w:p w14:paraId="6F6B6450" w14:textId="0ECB8C27" w:rsidR="00441CC5" w:rsidRPr="00085665" w:rsidRDefault="00441CC5" w:rsidP="00085665">
      <w:pPr>
        <w:pStyle w:val="BodyText"/>
        <w:numPr>
          <w:ilvl w:val="0"/>
          <w:numId w:val="51"/>
        </w:numPr>
      </w:pPr>
      <w:r w:rsidRPr="0014725B">
        <w:rPr>
          <w:b/>
          <w:bCs/>
          <w:highlight w:val="yellow"/>
        </w:rPr>
        <w:t>Product liability risk</w:t>
      </w:r>
      <w:r>
        <w:t>:</w:t>
      </w:r>
      <w:r w:rsidR="00F52EFA">
        <w:t xml:space="preserve"> </w:t>
      </w:r>
      <w:r w:rsidR="00F52EFA" w:rsidRPr="00B611E8">
        <w:t>risk relate</w:t>
      </w:r>
      <w:r w:rsidR="001E32D7">
        <w:t>d</w:t>
      </w:r>
      <w:r w:rsidR="00F52EFA" w:rsidRPr="00B611E8">
        <w:t xml:space="preserve"> to the liability imposed on a manufacturer or seller for a defective and unreasonably dangerous product</w:t>
      </w:r>
      <w:r w:rsidR="006D7294">
        <w:t>.</w:t>
      </w:r>
    </w:p>
    <w:p w14:paraId="3B302727" w14:textId="2BADE472" w:rsidR="0089104B" w:rsidRPr="0014725B" w:rsidRDefault="0089104B" w:rsidP="00E11D0E">
      <w:pPr>
        <w:pStyle w:val="BodyText"/>
        <w:numPr>
          <w:ilvl w:val="0"/>
          <w:numId w:val="51"/>
        </w:numPr>
        <w:rPr>
          <w:b/>
        </w:rPr>
      </w:pPr>
      <w:r w:rsidRPr="00085665">
        <w:rPr>
          <w:b/>
          <w:highlight w:val="yellow"/>
        </w:rPr>
        <w:t>Foreign exchange risk</w:t>
      </w:r>
      <w:r w:rsidR="00CA05E9" w:rsidRPr="00085665">
        <w:rPr>
          <w:b/>
        </w:rPr>
        <w:t>:</w:t>
      </w:r>
      <w:r w:rsidR="005411DD" w:rsidRPr="005411DD">
        <w:rPr>
          <w:b/>
        </w:rPr>
        <w:t xml:space="preserve"> </w:t>
      </w:r>
      <w:r w:rsidR="005411DD" w:rsidRPr="005411DD">
        <w:t xml:space="preserve">potential loss </w:t>
      </w:r>
      <w:r w:rsidR="005411DD" w:rsidRPr="00085665">
        <w:t>relate</w:t>
      </w:r>
      <w:r w:rsidR="005411DD" w:rsidRPr="005411DD">
        <w:t>d</w:t>
      </w:r>
      <w:r w:rsidR="005411DD" w:rsidRPr="00085665">
        <w:t xml:space="preserve"> to the movements in exchange rates that impact</w:t>
      </w:r>
      <w:r w:rsidR="001E53EF">
        <w:t>ed</w:t>
      </w:r>
      <w:r w:rsidR="005411DD" w:rsidRPr="00085665">
        <w:t xml:space="preserve"> the level of sales and/or expenses incurred by a company, due to transactions being denominated in foreign currencies</w:t>
      </w:r>
      <w:r w:rsidR="005411DD">
        <w:t>.</w:t>
      </w:r>
    </w:p>
    <w:p w14:paraId="153B5289" w14:textId="093B1BEB" w:rsidR="00441CC5" w:rsidRPr="00085665" w:rsidRDefault="007E3342" w:rsidP="00E11D0E">
      <w:pPr>
        <w:pStyle w:val="BodyText"/>
        <w:numPr>
          <w:ilvl w:val="0"/>
          <w:numId w:val="51"/>
        </w:numPr>
        <w:rPr>
          <w:b/>
        </w:rPr>
      </w:pPr>
      <w:r w:rsidRPr="009F2EB7">
        <w:rPr>
          <w:rFonts w:eastAsia="MS Mincho"/>
          <w:noProof/>
          <w:lang w:eastAsia="en-US"/>
        </w:rPr>
        <mc:AlternateContent>
          <mc:Choice Requires="wps">
            <w:drawing>
              <wp:anchor distT="45720" distB="45720" distL="114300" distR="114300" simplePos="0" relativeHeight="251658282" behindDoc="0" locked="0" layoutInCell="1" allowOverlap="1" wp14:anchorId="0F712A57" wp14:editId="32C3C6BD">
                <wp:simplePos x="0" y="0"/>
                <wp:positionH relativeFrom="margin">
                  <wp:align>left</wp:align>
                </wp:positionH>
                <wp:positionV relativeFrom="paragraph">
                  <wp:posOffset>457145</wp:posOffset>
                </wp:positionV>
                <wp:extent cx="5358130" cy="516255"/>
                <wp:effectExtent l="0" t="0" r="13970" b="1714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516834"/>
                        </a:xfrm>
                        <a:prstGeom prst="rect">
                          <a:avLst/>
                        </a:prstGeom>
                        <a:solidFill>
                          <a:schemeClr val="bg1">
                            <a:lumMod val="75000"/>
                          </a:schemeClr>
                        </a:solidFill>
                        <a:ln w="9525">
                          <a:solidFill>
                            <a:srgbClr val="000000"/>
                          </a:solidFill>
                          <a:miter lim="800000"/>
                          <a:headEnd/>
                          <a:tailEnd/>
                        </a:ln>
                      </wps:spPr>
                      <wps:txbx>
                        <w:txbxContent>
                          <w:p w14:paraId="7BD4B6E5" w14:textId="33EFF099" w:rsidR="007E3342" w:rsidRDefault="002C511C" w:rsidP="007E3342">
                            <w:pPr>
                              <w:pStyle w:val="BodyText"/>
                              <w:spacing w:before="120" w:after="120"/>
                            </w:pPr>
                            <w:r>
                              <w:t>For immaterial risks / risks do not have significant impact on client’s business, such risks should be briefly mentioned in the paragraph below.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12A57" id="Text Box 8" o:spid="_x0000_s1062" type="#_x0000_t202" style="position:absolute;left:0;text-align:left;margin-left:0;margin-top:36pt;width:421.9pt;height:40.65pt;z-index:25165828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" fillcolor="#bfbfbf [2412]">
                <v:textbox>
                  <w:txbxContent>
                    <w:p w14:paraId="7BD4B6E5" w14:textId="33EFF099" w:rsidR="007E3342" w:rsidRDefault="002C511C" w:rsidP="007E3342">
                      <w:pPr>
                        <w:pStyle w:val="BodyText"/>
                        <w:spacing w:before="120" w:after="120"/>
                      </w:pPr>
                      <w:r>
                        <w:t>For immaterial risks / risks do not have significant impact on client’s business, such risks should be briefly mentioned in the paragraph below.</w:t>
                      </w:r>
                    </w:p>
                  </w:txbxContent>
                </v:textbox>
                <w10:wrap type="square" anchorx="margin"/>
              </v:shape>
            </w:pict>
          </mc:Fallback>
        </mc:AlternateContent>
      </w:r>
      <w:r w:rsidR="00441CC5" w:rsidRPr="0014725B">
        <w:rPr>
          <w:b/>
          <w:highlight w:val="yellow"/>
        </w:rPr>
        <w:t>Credit risk</w:t>
      </w:r>
      <w:r w:rsidR="00441CC5">
        <w:rPr>
          <w:b/>
        </w:rPr>
        <w:t>:</w:t>
      </w:r>
      <w:r w:rsidR="006D7294">
        <w:rPr>
          <w:b/>
        </w:rPr>
        <w:t xml:space="preserve"> </w:t>
      </w:r>
      <w:r w:rsidR="006D7294" w:rsidRPr="00B611E8">
        <w:t xml:space="preserve">risk that a customer </w:t>
      </w:r>
      <w:r w:rsidR="003A102A">
        <w:t>was</w:t>
      </w:r>
      <w:r w:rsidR="006D7294" w:rsidRPr="00B611E8">
        <w:t xml:space="preserve"> unable to fulfil its obligations to pay for its purchases or services under the terms of its contract</w:t>
      </w:r>
      <w:r w:rsidR="006D7294">
        <w:t>.</w:t>
      </w:r>
    </w:p>
    <w:p w14:paraId="2E9DCA7D" w14:textId="21EA5183" w:rsidR="00923508" w:rsidRDefault="00AE0128" w:rsidP="004F1A68">
      <w:pPr>
        <w:pStyle w:val="BodyText"/>
      </w:pPr>
      <w:r>
        <w:t xml:space="preserve">Other notable risks that </w:t>
      </w:r>
      <w:r w:rsidR="00365F7C">
        <w:t xml:space="preserve">were </w:t>
      </w:r>
      <w:r>
        <w:t>inherent in the industry m</w:t>
      </w:r>
      <w:r w:rsidR="00A33BFD">
        <w:t>ight</w:t>
      </w:r>
      <w:r>
        <w:t xml:space="preserve"> include </w:t>
      </w:r>
      <w:r w:rsidRPr="0014725B">
        <w:rPr>
          <w:color w:val="FF0000"/>
          <w:highlight w:val="yellow"/>
        </w:rPr>
        <w:t>credit risk, R&amp;D risk, warranty risk, and others</w:t>
      </w:r>
      <w:r>
        <w:t xml:space="preserve">.  However, </w:t>
      </w:r>
      <w:r w:rsidR="007B51D5">
        <w:t xml:space="preserve">such risks did not have significant impact on </w:t>
      </w:r>
      <w:r w:rsidRPr="00085665">
        <w:rPr>
          <w:highlight w:val="yellow"/>
        </w:rPr>
        <w:t>ABC</w:t>
      </w:r>
      <w:r w:rsidR="007B51D5">
        <w:t xml:space="preserve">’s business because either these risks were assumed by </w:t>
      </w:r>
      <w:r w:rsidR="007B51D5" w:rsidRPr="00085665">
        <w:rPr>
          <w:highlight w:val="yellow"/>
        </w:rPr>
        <w:t>ABC’s</w:t>
      </w:r>
      <w:r w:rsidR="007B51D5">
        <w:t xml:space="preserve"> related parties</w:t>
      </w:r>
      <w:r w:rsidR="00B5395B">
        <w:t>,</w:t>
      </w:r>
      <w:r w:rsidR="007B51D5">
        <w:t xml:space="preserve"> or </w:t>
      </w:r>
      <w:r w:rsidR="004E1250">
        <w:t xml:space="preserve">any </w:t>
      </w:r>
      <w:r w:rsidR="00BE5D5F">
        <w:t xml:space="preserve">losses arising from </w:t>
      </w:r>
      <w:r w:rsidR="007B51D5">
        <w:t>such risks</w:t>
      </w:r>
      <w:r w:rsidR="00BE5D5F">
        <w:t xml:space="preserve"> assumed by </w:t>
      </w:r>
      <w:r w:rsidR="00BE5D5F" w:rsidRPr="00085665">
        <w:rPr>
          <w:highlight w:val="yellow"/>
        </w:rPr>
        <w:t>ABC</w:t>
      </w:r>
      <w:r w:rsidR="00BE5D5F">
        <w:t xml:space="preserve"> </w:t>
      </w:r>
      <w:r w:rsidR="007B51D5">
        <w:t>were</w:t>
      </w:r>
      <w:r w:rsidR="00BE5D5F">
        <w:t xml:space="preserve"> </w:t>
      </w:r>
      <w:r w:rsidR="00BE5D5F" w:rsidRPr="000C2C4C">
        <w:rPr>
          <w:highlight w:val="yellow"/>
        </w:rPr>
        <w:t>historically</w:t>
      </w:r>
      <w:r w:rsidR="00BE5D5F">
        <w:t xml:space="preserve"> immaterial.</w:t>
      </w:r>
      <w:r w:rsidR="007B51D5">
        <w:t xml:space="preserve">  </w:t>
      </w:r>
      <w:r>
        <w:t xml:space="preserve">  </w:t>
      </w:r>
      <w:r w:rsidR="00A9281C">
        <w:t xml:space="preserve">  </w:t>
      </w:r>
      <w:r w:rsidR="00A9281C" w:rsidRPr="00A57EB8">
        <w:t xml:space="preserve"> </w:t>
      </w:r>
      <w:bookmarkStart w:id="1174" w:name="_Toc378399674"/>
      <w:bookmarkStart w:id="1175" w:name="_Toc378400674"/>
      <w:bookmarkStart w:id="1176" w:name="_Toc378414696"/>
      <w:bookmarkStart w:id="1177" w:name="_Toc378414882"/>
      <w:bookmarkStart w:id="1178" w:name="_Toc378414988"/>
      <w:bookmarkStart w:id="1179" w:name="_Toc378415094"/>
      <w:bookmarkStart w:id="1180" w:name="_Toc378415200"/>
      <w:bookmarkStart w:id="1181" w:name="_Toc378420829"/>
      <w:bookmarkStart w:id="1182" w:name="_Toc378399675"/>
      <w:bookmarkStart w:id="1183" w:name="_Toc378400675"/>
      <w:bookmarkStart w:id="1184" w:name="_Toc378414697"/>
      <w:bookmarkStart w:id="1185" w:name="_Toc378414883"/>
      <w:bookmarkStart w:id="1186" w:name="_Toc378414989"/>
      <w:bookmarkStart w:id="1187" w:name="_Toc378415095"/>
      <w:bookmarkStart w:id="1188" w:name="_Toc378415201"/>
      <w:bookmarkStart w:id="1189" w:name="_Toc378420830"/>
      <w:bookmarkStart w:id="1190" w:name="_Toc342572362"/>
      <w:bookmarkStart w:id="1191" w:name="_Toc342572363"/>
      <w:bookmarkStart w:id="1192" w:name="_Toc380563536"/>
      <w:bookmarkStart w:id="1193" w:name="_Toc37953983"/>
      <w:bookmarkStart w:id="1194" w:name="_Toc37954233"/>
      <w:bookmarkStart w:id="1195" w:name="_Toc37954483"/>
      <w:bookmarkStart w:id="1196" w:name="_Toc37958373"/>
      <w:bookmarkStart w:id="1197" w:name="_Toc37953984"/>
      <w:bookmarkStart w:id="1198" w:name="_Toc37954234"/>
      <w:bookmarkStart w:id="1199" w:name="_Toc37954484"/>
      <w:bookmarkStart w:id="1200" w:name="_Toc37958374"/>
      <w:bookmarkStart w:id="1201" w:name="_Toc380563537"/>
      <w:bookmarkStart w:id="1202" w:name="_Toc37953987"/>
      <w:bookmarkStart w:id="1203" w:name="_Toc37954237"/>
      <w:bookmarkStart w:id="1204" w:name="_Toc37954487"/>
      <w:bookmarkStart w:id="1205" w:name="_Toc37958377"/>
      <w:bookmarkStart w:id="1206" w:name="_Toc524877568"/>
      <w:bookmarkStart w:id="1207" w:name="_Toc524877569"/>
      <w:bookmarkStart w:id="1208" w:name="_Toc524877570"/>
      <w:bookmarkStart w:id="1209" w:name="_Toc524877571"/>
      <w:bookmarkStart w:id="1210" w:name="_Toc524877572"/>
      <w:bookmarkStart w:id="1211" w:name="_Toc524877573"/>
      <w:bookmarkStart w:id="1212" w:name="_Toc524877574"/>
      <w:bookmarkStart w:id="1213" w:name="_Toc37953990"/>
      <w:bookmarkStart w:id="1214" w:name="_Toc37954240"/>
      <w:bookmarkStart w:id="1215" w:name="_Toc37954490"/>
      <w:bookmarkStart w:id="1216" w:name="_Toc37958380"/>
      <w:bookmarkStart w:id="1217" w:name="_Toc37953991"/>
      <w:bookmarkStart w:id="1218" w:name="_Toc37954241"/>
      <w:bookmarkStart w:id="1219" w:name="_Toc37954491"/>
      <w:bookmarkStart w:id="1220" w:name="_Toc37958381"/>
      <w:bookmarkStart w:id="1221" w:name="_Toc37953992"/>
      <w:bookmarkStart w:id="1222" w:name="_Toc37954242"/>
      <w:bookmarkStart w:id="1223" w:name="_Toc37954492"/>
      <w:bookmarkStart w:id="1224" w:name="_Toc37958382"/>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r w:rsidR="004F1A68" w:rsidRPr="00B611E8">
        <w:t xml:space="preserve"> </w:t>
      </w:r>
    </w:p>
    <w:p w14:paraId="688394B2" w14:textId="087A2C07" w:rsidR="00923508" w:rsidRDefault="00923508" w:rsidP="00894B19">
      <w:pPr>
        <w:pStyle w:val="Heading2"/>
      </w:pPr>
      <w:bookmarkStart w:id="1225" w:name="_Toc37953995"/>
      <w:bookmarkStart w:id="1226" w:name="_Toc37954245"/>
      <w:bookmarkStart w:id="1227" w:name="_Toc37954495"/>
      <w:bookmarkStart w:id="1228" w:name="_Toc37958385"/>
      <w:bookmarkStart w:id="1229" w:name="_Toc38003430"/>
      <w:bookmarkStart w:id="1230" w:name="_Toc38003766"/>
      <w:bookmarkStart w:id="1231" w:name="_Toc38003900"/>
      <w:bookmarkStart w:id="1232" w:name="_Toc38004035"/>
      <w:bookmarkStart w:id="1233" w:name="_Toc38004169"/>
      <w:bookmarkStart w:id="1234" w:name="_Toc38005555"/>
      <w:bookmarkStart w:id="1235" w:name="_Toc38007964"/>
      <w:bookmarkStart w:id="1236" w:name="_Toc37953996"/>
      <w:bookmarkStart w:id="1237" w:name="_Toc37954246"/>
      <w:bookmarkStart w:id="1238" w:name="_Toc37954496"/>
      <w:bookmarkStart w:id="1239" w:name="_Toc37958386"/>
      <w:bookmarkStart w:id="1240" w:name="_Toc38003431"/>
      <w:bookmarkStart w:id="1241" w:name="_Toc38003767"/>
      <w:bookmarkStart w:id="1242" w:name="_Toc38003901"/>
      <w:bookmarkStart w:id="1243" w:name="_Toc38004036"/>
      <w:bookmarkStart w:id="1244" w:name="_Toc38004170"/>
      <w:bookmarkStart w:id="1245" w:name="_Toc38005556"/>
      <w:bookmarkStart w:id="1246" w:name="_Toc38007965"/>
      <w:bookmarkStart w:id="1247" w:name="_Toc508216415"/>
      <w:bookmarkStart w:id="1248" w:name="_Toc514923599"/>
      <w:bookmarkStart w:id="1249" w:name="_Toc516668425"/>
      <w:bookmarkStart w:id="1250" w:name="_Toc526104618"/>
      <w:bookmarkStart w:id="1251" w:name="_Toc14774319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B611E8">
        <w:t>Characteri</w:t>
      </w:r>
      <w:r w:rsidR="006116A1">
        <w:t>z</w:t>
      </w:r>
      <w:r w:rsidRPr="00B611E8">
        <w:t xml:space="preserve">ation of </w:t>
      </w:r>
      <w:bookmarkEnd w:id="1247"/>
      <w:bookmarkEnd w:id="1248"/>
      <w:bookmarkEnd w:id="1249"/>
      <w:r w:rsidRPr="00B41D5F">
        <w:rPr>
          <w:highlight w:val="yellow"/>
        </w:rPr>
        <w:t>ABC</w:t>
      </w:r>
      <w:bookmarkEnd w:id="1250"/>
      <w:bookmarkEnd w:id="1251"/>
    </w:p>
    <w:p w14:paraId="5D2158E8" w14:textId="233B6214" w:rsidR="00923508" w:rsidRDefault="004E1250" w:rsidP="00834EDA">
      <w:pPr>
        <w:pStyle w:val="BodyText"/>
      </w:pPr>
      <w:r>
        <w:t xml:space="preserve">Based on the analysis of </w:t>
      </w:r>
      <w:r w:rsidRPr="00085665">
        <w:rPr>
          <w:highlight w:val="yellow"/>
        </w:rPr>
        <w:t>ABC</w:t>
      </w:r>
      <w:r>
        <w:t xml:space="preserve">’s functions, assets and risks, </w:t>
      </w:r>
      <w:r w:rsidRPr="006B3FB0">
        <w:t xml:space="preserve">the Company can be characterized as </w:t>
      </w:r>
      <w:r w:rsidR="00C55CE6">
        <w:t xml:space="preserve">a </w:t>
      </w:r>
      <w:r w:rsidR="00C55CE6" w:rsidRPr="00104247">
        <w:rPr>
          <w:highlight w:val="yellow"/>
        </w:rPr>
        <w:t>manufacturer</w:t>
      </w:r>
      <w:r w:rsidR="009661B0">
        <w:t xml:space="preserve"> of </w:t>
      </w:r>
      <w:r w:rsidR="009661B0" w:rsidRPr="00104247">
        <w:rPr>
          <w:highlight w:val="yellow"/>
        </w:rPr>
        <w:t>[Products]</w:t>
      </w:r>
      <w:r w:rsidR="00A8590E">
        <w:t>.</w:t>
      </w:r>
      <w:r>
        <w:t xml:space="preserve">  In conducting its business, </w:t>
      </w:r>
      <w:r w:rsidRPr="001A5BE5">
        <w:rPr>
          <w:highlight w:val="yellow"/>
        </w:rPr>
        <w:t>ABC</w:t>
      </w:r>
      <w:r>
        <w:t xml:space="preserve"> </w:t>
      </w:r>
      <w:r w:rsidR="00082926">
        <w:t>bear</w:t>
      </w:r>
      <w:r>
        <w:t>s</w:t>
      </w:r>
      <w:r w:rsidR="00082926">
        <w:t xml:space="preserve"> </w:t>
      </w:r>
      <w:r w:rsidR="00082926" w:rsidRPr="00BF512A">
        <w:rPr>
          <w:highlight w:val="yellow"/>
        </w:rPr>
        <w:t xml:space="preserve">general </w:t>
      </w:r>
      <w:r w:rsidRPr="00BF512A">
        <w:rPr>
          <w:highlight w:val="yellow"/>
        </w:rPr>
        <w:t xml:space="preserve">economic </w:t>
      </w:r>
      <w:r w:rsidR="00082926" w:rsidRPr="00BF512A">
        <w:rPr>
          <w:highlight w:val="yellow"/>
        </w:rPr>
        <w:t>risks</w:t>
      </w:r>
      <w:r w:rsidR="00082926">
        <w:t xml:space="preserve"> and </w:t>
      </w:r>
      <w:r w:rsidR="00406796">
        <w:t>utilises</w:t>
      </w:r>
      <w:r w:rsidR="00082926">
        <w:t xml:space="preserve"> routine assets </w:t>
      </w:r>
      <w:r>
        <w:t>that are</w:t>
      </w:r>
      <w:r w:rsidR="00082926">
        <w:t xml:space="preserve"> similar</w:t>
      </w:r>
      <w:r>
        <w:t xml:space="preserve"> to other</w:t>
      </w:r>
      <w:r w:rsidR="00082926">
        <w:t xml:space="preserve"> </w:t>
      </w:r>
      <w:r w:rsidR="009661B0" w:rsidRPr="00104247">
        <w:rPr>
          <w:highlight w:val="yellow"/>
        </w:rPr>
        <w:t>manufacturers</w:t>
      </w:r>
      <w:r>
        <w:t xml:space="preserve"> </w:t>
      </w:r>
      <w:r w:rsidR="00082926">
        <w:t>in the industry.</w:t>
      </w:r>
      <w:bookmarkStart w:id="1252" w:name="_Toc492648404"/>
      <w:bookmarkStart w:id="1253" w:name="_Toc492901507"/>
      <w:bookmarkStart w:id="1254" w:name="_Toc492903970"/>
      <w:bookmarkStart w:id="1255" w:name="_Toc492906487"/>
      <w:bookmarkStart w:id="1256" w:name="_Toc492907478"/>
      <w:bookmarkStart w:id="1257" w:name="_Toc492908982"/>
      <w:bookmarkStart w:id="1258" w:name="_Toc492911061"/>
      <w:bookmarkStart w:id="1259" w:name="_Toc492912663"/>
      <w:bookmarkStart w:id="1260" w:name="_Toc492973379"/>
      <w:bookmarkStart w:id="1261" w:name="_Toc492997395"/>
      <w:bookmarkStart w:id="1262" w:name="_Toc492648408"/>
      <w:bookmarkStart w:id="1263" w:name="_Toc492901511"/>
      <w:bookmarkStart w:id="1264" w:name="_Toc492903974"/>
      <w:bookmarkStart w:id="1265" w:name="_Toc492906491"/>
      <w:bookmarkStart w:id="1266" w:name="_Toc492907482"/>
      <w:bookmarkStart w:id="1267" w:name="_Toc492908986"/>
      <w:bookmarkStart w:id="1268" w:name="_Toc492911065"/>
      <w:bookmarkStart w:id="1269" w:name="_Toc492912667"/>
      <w:bookmarkStart w:id="1270" w:name="_Toc492973383"/>
      <w:bookmarkStart w:id="1271" w:name="_Toc492997399"/>
      <w:bookmarkStart w:id="1272" w:name="_Toc492648409"/>
      <w:bookmarkStart w:id="1273" w:name="_Toc492901512"/>
      <w:bookmarkStart w:id="1274" w:name="_Toc492903975"/>
      <w:bookmarkStart w:id="1275" w:name="_Toc492906492"/>
      <w:bookmarkStart w:id="1276" w:name="_Toc492907483"/>
      <w:bookmarkStart w:id="1277" w:name="_Toc492908987"/>
      <w:bookmarkStart w:id="1278" w:name="_Toc492911066"/>
      <w:bookmarkStart w:id="1279" w:name="_Toc492912668"/>
      <w:bookmarkStart w:id="1280" w:name="_Toc492973384"/>
      <w:bookmarkStart w:id="1281" w:name="_Toc492997400"/>
      <w:bookmarkStart w:id="1282" w:name="_Toc458589178"/>
      <w:bookmarkStart w:id="1283" w:name="_Toc458578536"/>
      <w:bookmarkStart w:id="1284" w:name="_Toc361391138"/>
      <w:bookmarkStart w:id="1285" w:name="_Ref497899536"/>
      <w:bookmarkStart w:id="1286" w:name="_Ref497899553"/>
      <w:bookmarkStart w:id="1287" w:name="_Toc508216416"/>
      <w:bookmarkStart w:id="1288" w:name="_Toc514923600"/>
      <w:bookmarkStart w:id="1289" w:name="_Toc516668426"/>
      <w:bookmarkStart w:id="1290" w:name="_Toc484617896"/>
      <w:bookmarkStart w:id="1291" w:name="_Ref492914101"/>
      <w:bookmarkStart w:id="1292" w:name="_Toc399434985"/>
      <w:bookmarkStart w:id="1293" w:name="_Toc451015964"/>
      <w:bookmarkStart w:id="1294" w:name="_Toc447229073"/>
      <w:bookmarkStart w:id="1295" w:name="_Toc458670397"/>
      <w:bookmarkStart w:id="1296" w:name="_Toc407021201"/>
      <w:bookmarkStart w:id="1297" w:name="_Toc271556158"/>
      <w:bookmarkStart w:id="1298" w:name="_Toc283730897"/>
      <w:bookmarkStart w:id="1299" w:name="_Toc292282564"/>
      <w:bookmarkStart w:id="1300" w:name="_Toc300739786"/>
      <w:bookmarkStart w:id="1301" w:name="_Toc311128839"/>
      <w:bookmarkStart w:id="1302" w:name="_Toc329610809"/>
      <w:bookmarkEnd w:id="1030"/>
      <w:bookmarkEnd w:id="103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14:paraId="7085A49B" w14:textId="77777777" w:rsidR="00B726A4" w:rsidRDefault="00B726A4" w:rsidP="00B726A4">
      <w:pPr>
        <w:pStyle w:val="Heading2"/>
      </w:pPr>
      <w:bookmarkStart w:id="1303" w:name="_Toc508216414"/>
      <w:bookmarkStart w:id="1304" w:name="_Toc514923598"/>
      <w:bookmarkStart w:id="1305" w:name="_Toc516668424"/>
      <w:bookmarkStart w:id="1306" w:name="_Toc526104617"/>
      <w:bookmarkStart w:id="1307" w:name="_Toc37690585"/>
      <w:bookmarkStart w:id="1308" w:name="_Toc147743195"/>
      <w:r>
        <w:rPr>
          <w:noProof/>
          <w:lang w:eastAsia="en-US"/>
        </w:rPr>
        <mc:AlternateContent>
          <mc:Choice Requires="wps">
            <w:drawing>
              <wp:anchor distT="45720" distB="45720" distL="114300" distR="114300" simplePos="0" relativeHeight="251658268" behindDoc="0" locked="0" layoutInCell="1" allowOverlap="1" wp14:anchorId="35747A18" wp14:editId="2E4824D0">
                <wp:simplePos x="0" y="0"/>
                <wp:positionH relativeFrom="margin">
                  <wp:align>left</wp:align>
                </wp:positionH>
                <wp:positionV relativeFrom="paragraph">
                  <wp:posOffset>379730</wp:posOffset>
                </wp:positionV>
                <wp:extent cx="5339080" cy="322580"/>
                <wp:effectExtent l="0" t="0" r="13970" b="20320"/>
                <wp:wrapSquare wrapText="bothSides"/>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322580"/>
                        </a:xfrm>
                        <a:prstGeom prst="rect">
                          <a:avLst/>
                        </a:prstGeom>
                        <a:solidFill>
                          <a:schemeClr val="bg1">
                            <a:lumMod val="75000"/>
                          </a:schemeClr>
                        </a:solidFill>
                        <a:ln w="9525">
                          <a:solidFill>
                            <a:srgbClr val="000000"/>
                          </a:solidFill>
                          <a:miter lim="800000"/>
                          <a:headEnd/>
                          <a:tailEnd/>
                        </a:ln>
                      </wps:spPr>
                      <wps:txbx>
                        <w:txbxContent>
                          <w:p w14:paraId="66C9E5DD" w14:textId="52CFF14F" w:rsidR="005D16E1" w:rsidRDefault="005D16E1" w:rsidP="00B726A4">
                            <w:pPr>
                              <w:pStyle w:val="BodyText"/>
                              <w:spacing w:before="40" w:after="40"/>
                            </w:pPr>
                            <w:r>
                              <w:t>To</w:t>
                            </w:r>
                            <w:r w:rsidRPr="008F765C">
                              <w:t xml:space="preserve"> address</w:t>
                            </w:r>
                            <w:r w:rsidRPr="002E0F21">
                              <w:t xml:space="preserve"> changes (if any) from previous year. </w:t>
                            </w:r>
                            <w:r w:rsidRPr="008F765C">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47A18" id="Text Box 222" o:spid="_x0000_s1063" type="#_x0000_t202" style="position:absolute;left:0;text-align:left;margin-left:0;margin-top:29.9pt;width:420.4pt;height:25.4pt;z-index:2516582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" fillcolor="#bfbfbf [2412]">
                <v:textbox>
                  <w:txbxContent>
                    <w:p w14:paraId="66C9E5DD" w14:textId="52CFF14F" w:rsidR="005D16E1" w:rsidRDefault="005D16E1" w:rsidP="00B726A4">
                      <w:pPr>
                        <w:pStyle w:val="BodyText"/>
                        <w:spacing w:before="40" w:after="40"/>
                      </w:pPr>
                      <w:r>
                        <w:t>To</w:t>
                      </w:r>
                      <w:r w:rsidRPr="008F765C">
                        <w:t xml:space="preserve"> address</w:t>
                      </w:r>
                      <w:r w:rsidRPr="002E0F21">
                        <w:t xml:space="preserve"> changes (if any) from previous year. </w:t>
                      </w:r>
                      <w:r w:rsidRPr="008F765C">
                        <w:t xml:space="preserve"> </w:t>
                      </w:r>
                    </w:p>
                  </w:txbxContent>
                </v:textbox>
                <w10:wrap type="square" anchorx="margin"/>
              </v:shape>
            </w:pict>
          </mc:Fallback>
        </mc:AlternateContent>
      </w:r>
      <w:r w:rsidRPr="00D97AF0">
        <w:t>Changes from Previous Fiscal Year</w:t>
      </w:r>
      <w:bookmarkEnd w:id="1303"/>
      <w:bookmarkEnd w:id="1304"/>
      <w:bookmarkEnd w:id="1305"/>
      <w:bookmarkEnd w:id="1306"/>
      <w:bookmarkEnd w:id="1307"/>
      <w:bookmarkEnd w:id="1308"/>
    </w:p>
    <w:p w14:paraId="61C33FB3" w14:textId="553961A8" w:rsidR="007949A1" w:rsidRDefault="00B726A4" w:rsidP="00B726A4">
      <w:pPr>
        <w:pStyle w:val="BodyText"/>
      </w:pPr>
      <w:r w:rsidRPr="00D97AF0">
        <w:t xml:space="preserve">There </w:t>
      </w:r>
      <w:r>
        <w:t>were</w:t>
      </w:r>
      <w:r w:rsidRPr="00D97AF0">
        <w:t xml:space="preserve"> no </w:t>
      </w:r>
      <w:r w:rsidR="00BC746A">
        <w:t>material</w:t>
      </w:r>
      <w:r>
        <w:t xml:space="preserve"> </w:t>
      </w:r>
      <w:r w:rsidRPr="00D97AF0">
        <w:t>changes in</w:t>
      </w:r>
      <w:r w:rsidRPr="001335EC">
        <w:t xml:space="preserve"> </w:t>
      </w:r>
      <w:r>
        <w:t>the functions performed, assets used, and risks assumed by the Company</w:t>
      </w:r>
      <w:r w:rsidRPr="00D97AF0">
        <w:t xml:space="preserve"> from the previous fiscal year.</w:t>
      </w:r>
    </w:p>
    <w:p w14:paraId="15645123" w14:textId="77777777" w:rsidR="007949A1" w:rsidRDefault="007949A1">
      <w:r>
        <w:br w:type="page"/>
      </w:r>
    </w:p>
    <w:p w14:paraId="7C162B62" w14:textId="77777777" w:rsidR="00397D8E" w:rsidRDefault="008126CE" w:rsidP="00397D8E">
      <w:pPr>
        <w:pStyle w:val="Heading1"/>
      </w:pPr>
      <w:bookmarkStart w:id="1309" w:name="_Ref20137569"/>
      <w:bookmarkStart w:id="1310" w:name="_Toc147743196"/>
      <w:bookmarkEnd w:id="1285"/>
      <w:bookmarkEnd w:id="1286"/>
      <w:bookmarkEnd w:id="1287"/>
      <w:bookmarkEnd w:id="1288"/>
      <w:bookmarkEnd w:id="1289"/>
      <w:r>
        <w:lastRenderedPageBreak/>
        <w:t>Economic analysis</w:t>
      </w:r>
      <w:bookmarkStart w:id="1311" w:name="_Toc37690588"/>
      <w:bookmarkStart w:id="1312" w:name="_Toc508216417"/>
      <w:bookmarkStart w:id="1313" w:name="_Toc514923601"/>
      <w:bookmarkStart w:id="1314" w:name="_Toc516668427"/>
      <w:bookmarkStart w:id="1315" w:name="_Toc526104620"/>
      <w:bookmarkEnd w:id="1309"/>
      <w:bookmarkEnd w:id="1310"/>
      <w:r w:rsidR="00397D8E" w:rsidRPr="00397D8E">
        <w:t xml:space="preserve"> </w:t>
      </w:r>
    </w:p>
    <w:p w14:paraId="387EF6E0" w14:textId="261B303C" w:rsidR="00397D8E" w:rsidRDefault="00397D8E" w:rsidP="00316618">
      <w:pPr>
        <w:pStyle w:val="Heading2"/>
      </w:pPr>
      <w:bookmarkStart w:id="1316" w:name="_Toc147743197"/>
      <w:r>
        <w:t>T</w:t>
      </w:r>
      <w:r w:rsidRPr="00FB667F">
        <w:t>ransfer pricing methods</w:t>
      </w:r>
      <w:bookmarkEnd w:id="1311"/>
      <w:bookmarkEnd w:id="1316"/>
      <w:r w:rsidRPr="00FB667F">
        <w:t xml:space="preserve"> </w:t>
      </w:r>
      <w:bookmarkEnd w:id="1312"/>
      <w:bookmarkEnd w:id="1313"/>
      <w:bookmarkEnd w:id="1314"/>
      <w:bookmarkEnd w:id="1315"/>
    </w:p>
    <w:p w14:paraId="79D1D02E" w14:textId="0F2342C6" w:rsidR="00397D8E" w:rsidRPr="00510A89" w:rsidRDefault="00B86D62" w:rsidP="00397D8E">
      <w:pPr>
        <w:pStyle w:val="BodyText"/>
      </w:pPr>
      <w:r>
        <w:t>Decree 132</w:t>
      </w:r>
      <w:r w:rsidR="0050795F">
        <w:t xml:space="preserve"> </w:t>
      </w:r>
      <w:r w:rsidR="00397D8E" w:rsidRPr="00510A89">
        <w:t>provides the following methods</w:t>
      </w:r>
      <w:r w:rsidR="00082F88">
        <w:t xml:space="preserve"> </w:t>
      </w:r>
      <w:r w:rsidR="00C55DC4" w:rsidRPr="00C55DC4">
        <w:t xml:space="preserve">for determining whether </w:t>
      </w:r>
      <w:r w:rsidR="00C55DC4" w:rsidRPr="00696F26">
        <w:rPr>
          <w:highlight w:val="yellow"/>
        </w:rPr>
        <w:t>ABC</w:t>
      </w:r>
      <w:r w:rsidR="00C55DC4" w:rsidRPr="00C55DC4">
        <w:t xml:space="preserve"> has to “adjust its</w:t>
      </w:r>
      <w:r w:rsidR="00C55DC4">
        <w:t xml:space="preserve"> </w:t>
      </w:r>
      <w:r w:rsidR="00C55DC4" w:rsidRPr="00C55DC4">
        <w:t xml:space="preserve">price, profit </w:t>
      </w:r>
      <w:r w:rsidR="00C55DC4">
        <w:t>margin</w:t>
      </w:r>
      <w:r w:rsidR="00C55DC4" w:rsidRPr="00C55DC4">
        <w:t xml:space="preserve"> or profit allocation ratio to determine the transfer prices</w:t>
      </w:r>
      <w:r w:rsidR="00C55DC4">
        <w:t xml:space="preserve"> in relation to the</w:t>
      </w:r>
      <w:r w:rsidR="004463DD">
        <w:t xml:space="preserve"> related party transactions</w:t>
      </w:r>
      <w:r w:rsidR="00C55DC4" w:rsidRPr="00C55DC4">
        <w:t>”.</w:t>
      </w:r>
    </w:p>
    <w:p w14:paraId="012C68A1" w14:textId="114AA725" w:rsidR="00397D8E" w:rsidRPr="00510A89" w:rsidRDefault="00397D8E" w:rsidP="00397D8E">
      <w:pPr>
        <w:pStyle w:val="ListBullet"/>
        <w:numPr>
          <w:ilvl w:val="0"/>
          <w:numId w:val="13"/>
        </w:numPr>
      </w:pPr>
      <w:r w:rsidRPr="00510A89">
        <w:t xml:space="preserve">Comparable </w:t>
      </w:r>
      <w:r w:rsidR="00106916">
        <w:t>U</w:t>
      </w:r>
      <w:r w:rsidRPr="00510A89">
        <w:t xml:space="preserve">ncontrolled </w:t>
      </w:r>
      <w:r w:rsidR="00106916">
        <w:t>P</w:t>
      </w:r>
      <w:r w:rsidRPr="00510A89">
        <w:t>rice (“</w:t>
      </w:r>
      <w:r w:rsidRPr="00510A89">
        <w:rPr>
          <w:b/>
        </w:rPr>
        <w:t>CUP</w:t>
      </w:r>
      <w:r w:rsidRPr="00510A89">
        <w:t xml:space="preserve">”) </w:t>
      </w:r>
      <w:r w:rsidR="00CC663D">
        <w:t>M</w:t>
      </w:r>
      <w:r w:rsidR="00CC663D" w:rsidRPr="00510A89">
        <w:t>ethod</w:t>
      </w:r>
    </w:p>
    <w:p w14:paraId="6D64D12F" w14:textId="2E898FEC" w:rsidR="00B62F89" w:rsidRDefault="00397D8E" w:rsidP="00B9676B">
      <w:pPr>
        <w:pStyle w:val="ListBullet"/>
        <w:numPr>
          <w:ilvl w:val="0"/>
          <w:numId w:val="13"/>
        </w:numPr>
      </w:pPr>
      <w:r w:rsidRPr="00510A89">
        <w:t xml:space="preserve">Comparable </w:t>
      </w:r>
      <w:r w:rsidR="00CC663D">
        <w:t>profit-based methods</w:t>
      </w:r>
      <w:r w:rsidR="00B62F89">
        <w:t>:</w:t>
      </w:r>
    </w:p>
    <w:p w14:paraId="1DC62B55" w14:textId="6D94F867" w:rsidR="00B62F89" w:rsidRDefault="00B62F89" w:rsidP="00B62F89">
      <w:pPr>
        <w:pStyle w:val="ListBullet2"/>
      </w:pPr>
      <w:r>
        <w:t>Cost Plus Method (“</w:t>
      </w:r>
      <w:r w:rsidRPr="002002C0">
        <w:rPr>
          <w:b/>
          <w:bCs/>
        </w:rPr>
        <w:t>CPLM</w:t>
      </w:r>
      <w:r>
        <w:t>”)</w:t>
      </w:r>
    </w:p>
    <w:p w14:paraId="51CB8D16" w14:textId="1B221FDC" w:rsidR="00B62F89" w:rsidRDefault="00B62F89" w:rsidP="00B62F89">
      <w:pPr>
        <w:pStyle w:val="ListBullet2"/>
      </w:pPr>
      <w:r>
        <w:t>Resale Price Method (“</w:t>
      </w:r>
      <w:r w:rsidRPr="002002C0">
        <w:rPr>
          <w:b/>
          <w:bCs/>
        </w:rPr>
        <w:t>RPM</w:t>
      </w:r>
      <w:r>
        <w:t>”)</w:t>
      </w:r>
    </w:p>
    <w:p w14:paraId="40E57B9C" w14:textId="0B79C07F" w:rsidR="00397D8E" w:rsidRPr="00510A89" w:rsidRDefault="00B62F89" w:rsidP="002002C0">
      <w:pPr>
        <w:pStyle w:val="ListBullet2"/>
      </w:pPr>
      <w:r>
        <w:t>Comparable Net Profit Method</w:t>
      </w:r>
      <w:r w:rsidR="004A031B">
        <w:t xml:space="preserve"> (“</w:t>
      </w:r>
      <w:r w:rsidR="004A031B" w:rsidRPr="004A031B">
        <w:rPr>
          <w:b/>
        </w:rPr>
        <w:t>CPM</w:t>
      </w:r>
      <w:r w:rsidR="004A031B">
        <w:t>”)</w:t>
      </w:r>
    </w:p>
    <w:p w14:paraId="3EC3F281" w14:textId="53CA961D" w:rsidR="00397D8E" w:rsidRPr="00510A89" w:rsidRDefault="00397D8E" w:rsidP="00397D8E">
      <w:pPr>
        <w:pStyle w:val="ListBullet"/>
        <w:numPr>
          <w:ilvl w:val="0"/>
          <w:numId w:val="13"/>
        </w:numPr>
      </w:pPr>
      <w:r w:rsidRPr="00510A89">
        <w:t xml:space="preserve">Profit </w:t>
      </w:r>
      <w:r w:rsidR="00846DEB">
        <w:t>S</w:t>
      </w:r>
      <w:r w:rsidRPr="00510A89">
        <w:t xml:space="preserve">plit </w:t>
      </w:r>
      <w:r w:rsidR="00846DEB">
        <w:t>M</w:t>
      </w:r>
      <w:r w:rsidRPr="00510A89">
        <w:t>ethod (“</w:t>
      </w:r>
      <w:r w:rsidRPr="00510A89">
        <w:rPr>
          <w:b/>
        </w:rPr>
        <w:t>PSM</w:t>
      </w:r>
      <w:r w:rsidRPr="00510A89">
        <w:t>”)</w:t>
      </w:r>
    </w:p>
    <w:p w14:paraId="466ABAD8" w14:textId="77777777" w:rsidR="00397D8E" w:rsidRDefault="00397D8E" w:rsidP="002002C0">
      <w:pPr>
        <w:pStyle w:val="Heading2"/>
      </w:pPr>
      <w:bookmarkStart w:id="1317" w:name="_Toc37690590"/>
      <w:bookmarkStart w:id="1318" w:name="_Toc147743198"/>
      <w:r>
        <w:t>Internal and external comparable data</w:t>
      </w:r>
      <w:bookmarkEnd w:id="1317"/>
      <w:bookmarkEnd w:id="1318"/>
    </w:p>
    <w:p w14:paraId="6FD7BF63" w14:textId="6E6309D4" w:rsidR="00397D8E" w:rsidRDefault="00397D8E" w:rsidP="00397D8E">
      <w:pPr>
        <w:pStyle w:val="BodyText"/>
      </w:pPr>
      <w:r>
        <w:t xml:space="preserve">Internal comparable data refers to transactions between one of the parties to the related party transaction and an unrelated party.  </w:t>
      </w:r>
      <w:r w:rsidR="00B86D62">
        <w:t xml:space="preserve">Decree 132 </w:t>
      </w:r>
      <w:r>
        <w:t xml:space="preserve">requires the use of internal data for comparability analysis, where applicable.  With respect to </w:t>
      </w:r>
      <w:r w:rsidR="00071BF1" w:rsidRPr="002002C0">
        <w:rPr>
          <w:highlight w:val="yellow"/>
        </w:rPr>
        <w:t>ABC</w:t>
      </w:r>
      <w:r w:rsidR="00071BF1">
        <w:t>’s related party transactions</w:t>
      </w:r>
      <w:r>
        <w:t>, we have assessed the applicability of internal comparable transactions as follows.</w:t>
      </w:r>
    </w:p>
    <w:p w14:paraId="0A0BACBC" w14:textId="1C99BF26" w:rsidR="00C8378C" w:rsidRDefault="00397D8E" w:rsidP="00F7033A">
      <w:pPr>
        <w:pStyle w:val="ListBullet"/>
      </w:pPr>
      <w:r w:rsidRPr="00E5767F">
        <w:rPr>
          <w:highlight w:val="yellow"/>
        </w:rPr>
        <w:t>ABC</w:t>
      </w:r>
      <w:r>
        <w:t xml:space="preserve"> did not enter into transactions with unrelated parties </w:t>
      </w:r>
      <w:r w:rsidR="00C64E5F">
        <w:t xml:space="preserve">that are </w:t>
      </w:r>
      <w:r w:rsidR="008E21DE">
        <w:t>comparable</w:t>
      </w:r>
      <w:r w:rsidR="00C64E5F">
        <w:t xml:space="preserve"> to the </w:t>
      </w:r>
      <w:r w:rsidR="001053F7">
        <w:t>Company’s related party transactions</w:t>
      </w:r>
      <w:r w:rsidR="00103F4D">
        <w:t xml:space="preserve"> </w:t>
      </w:r>
      <w:r w:rsidR="003C3F89">
        <w:t>under</w:t>
      </w:r>
      <w:r>
        <w:t xml:space="preserve"> similar contractual terms, economic conditions</w:t>
      </w:r>
      <w:r w:rsidR="008E21DE">
        <w:t xml:space="preserve">, etc.  </w:t>
      </w:r>
    </w:p>
    <w:p w14:paraId="04FAF75E" w14:textId="12146D30" w:rsidR="00397D8E" w:rsidRPr="008E21DE" w:rsidRDefault="008E21DE" w:rsidP="00F7033A">
      <w:pPr>
        <w:pStyle w:val="ListBullet"/>
      </w:pPr>
      <w:r>
        <w:t xml:space="preserve">Likewise, </w:t>
      </w:r>
      <w:r w:rsidRPr="00085665">
        <w:rPr>
          <w:highlight w:val="yellow"/>
        </w:rPr>
        <w:t>ABC</w:t>
      </w:r>
      <w:r>
        <w:t>’s related party(</w:t>
      </w:r>
      <w:r w:rsidR="00936659">
        <w:t>ie</w:t>
      </w:r>
      <w:r>
        <w:t xml:space="preserve">s) did not enter into transactions with </w:t>
      </w:r>
      <w:r w:rsidRPr="00316618">
        <w:t>unrelated part</w:t>
      </w:r>
      <w:r w:rsidR="0057282C">
        <w:t>y(</w:t>
      </w:r>
      <w:r w:rsidRPr="00316618">
        <w:t>ies</w:t>
      </w:r>
      <w:r w:rsidR="0057282C">
        <w:t>)</w:t>
      </w:r>
      <w:r w:rsidRPr="00316618">
        <w:t xml:space="preserve"> that are comparable to the </w:t>
      </w:r>
      <w:r w:rsidR="001053F7">
        <w:t>Company’s related party transactions</w:t>
      </w:r>
      <w:r w:rsidRPr="008E21DE">
        <w:t>.</w:t>
      </w:r>
    </w:p>
    <w:p w14:paraId="2AF08FB7" w14:textId="34AD7479" w:rsidR="00397D8E" w:rsidRPr="00316618" w:rsidRDefault="00397D8E" w:rsidP="00397D8E">
      <w:pPr>
        <w:pStyle w:val="BodyText"/>
      </w:pPr>
      <w:r w:rsidRPr="00085665">
        <w:t xml:space="preserve">Based on the above, it can be concluded that internal comparable data is neither available, nor applicable to evaluate the arm’s length nature of the </w:t>
      </w:r>
      <w:r w:rsidR="001053F7">
        <w:t>ABC’s related party transactions</w:t>
      </w:r>
      <w:r w:rsidRPr="00085665">
        <w:t>.</w:t>
      </w:r>
      <w:r w:rsidRPr="00316618">
        <w:t xml:space="preserve">  </w:t>
      </w:r>
    </w:p>
    <w:p w14:paraId="69C62CA8" w14:textId="667AEBB7" w:rsidR="00397D8E" w:rsidRDefault="00397D8E" w:rsidP="00397D8E">
      <w:pPr>
        <w:pStyle w:val="BodyText"/>
      </w:pPr>
      <w:r w:rsidRPr="00085665">
        <w:t xml:space="preserve">In such case, Decree </w:t>
      </w:r>
      <w:r w:rsidR="00B86D62">
        <w:t>132</w:t>
      </w:r>
      <w:r w:rsidRPr="00085665">
        <w:t xml:space="preserve"> allows the use of external comparable data for comparability analysis.  External comparable data refer to transactions between two independent parties.  For comparability analysis, we have used external comparable data which is reliable and can be sourced from commercial databases.</w:t>
      </w:r>
    </w:p>
    <w:p w14:paraId="48475923" w14:textId="4108E168" w:rsidR="00923508" w:rsidRDefault="00726022" w:rsidP="00834EDA">
      <w:pPr>
        <w:pStyle w:val="Heading2"/>
      </w:pPr>
      <w:bookmarkStart w:id="1319" w:name="_Toc147743199"/>
      <w:r w:rsidRPr="00125FC2">
        <w:rPr>
          <w:noProof/>
          <w:lang w:eastAsia="en-US"/>
        </w:rPr>
        <mc:AlternateContent>
          <mc:Choice Requires="wps">
            <w:drawing>
              <wp:anchor distT="45720" distB="45720" distL="114300" distR="114300" simplePos="0" relativeHeight="251658262" behindDoc="0" locked="0" layoutInCell="1" allowOverlap="1" wp14:anchorId="542C2014" wp14:editId="05C7F348">
                <wp:simplePos x="0" y="0"/>
                <wp:positionH relativeFrom="margin">
                  <wp:align>left</wp:align>
                </wp:positionH>
                <wp:positionV relativeFrom="paragraph">
                  <wp:posOffset>398780</wp:posOffset>
                </wp:positionV>
                <wp:extent cx="5358130" cy="640715"/>
                <wp:effectExtent l="0" t="0" r="13970" b="26035"/>
                <wp:wrapSquare wrapText="bothSides"/>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640715"/>
                        </a:xfrm>
                        <a:prstGeom prst="rect">
                          <a:avLst/>
                        </a:prstGeom>
                        <a:solidFill>
                          <a:schemeClr val="bg1">
                            <a:lumMod val="75000"/>
                          </a:schemeClr>
                        </a:solidFill>
                        <a:ln w="9525">
                          <a:solidFill>
                            <a:srgbClr val="000000"/>
                          </a:solidFill>
                          <a:miter lim="800000"/>
                          <a:headEnd/>
                          <a:tailEnd/>
                        </a:ln>
                      </wps:spPr>
                      <wps:txbx>
                        <w:txbxContent>
                          <w:p w14:paraId="3BFC3681" w14:textId="476FDE86" w:rsidR="005D16E1" w:rsidRDefault="005D16E1" w:rsidP="00AB007E">
                            <w:r>
                              <w:t>Guidance: the below is applicable only in case CPM (on whole entity basis) is selected as the TP method.  Should it be more appropriate to analy</w:t>
                            </w:r>
                            <w:r w:rsidR="00D4534B">
                              <w:t>s</w:t>
                            </w:r>
                            <w:r>
                              <w:t>e client’s RPTs on a transactional basis, this section shall be amended accordingly.</w:t>
                            </w:r>
                          </w:p>
                          <w:p w14:paraId="2D5807A3" w14:textId="17881B65" w:rsidR="005D16E1" w:rsidRDefault="005D16E1" w:rsidP="00AB007E"/>
                          <w:p w14:paraId="5B8FB3DA" w14:textId="49A946F9" w:rsidR="005D16E1" w:rsidRDefault="005D16E1" w:rsidP="00AB00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2C2014" id="Text Box 70" o:spid="_x0000_s1064" type="#_x0000_t202" style="position:absolute;left:0;text-align:left;margin-left:0;margin-top:31.4pt;width:421.9pt;height:50.45pt;z-index:25165826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" fillcolor="#bfbfbf [2412]">
                <v:textbox>
                  <w:txbxContent>
                    <w:p w14:paraId="3BFC3681" w14:textId="476FDE86" w:rsidR="005D16E1" w:rsidRDefault="005D16E1" w:rsidP="00AB007E">
                      <w:r>
                        <w:t>Guidance: the below is applicable only in case CPM (on whole entity basis) is selected as the TP method.  Should it be more appropriate to analy</w:t>
                      </w:r>
                      <w:r w:rsidR="00D4534B">
                        <w:t>s</w:t>
                      </w:r>
                      <w:r>
                        <w:t>e client’s RPTs on a transactional basis, this section shall be amended accordingly.</w:t>
                      </w:r>
                    </w:p>
                    <w:p w14:paraId="2D5807A3" w14:textId="17881B65" w:rsidR="005D16E1" w:rsidRDefault="005D16E1" w:rsidP="00AB007E"/>
                    <w:p w14:paraId="5B8FB3DA" w14:textId="49A946F9" w:rsidR="005D16E1" w:rsidRDefault="005D16E1" w:rsidP="00AB007E"/>
                  </w:txbxContent>
                </v:textbox>
                <w10:wrap type="square" anchorx="margin"/>
              </v:shape>
            </w:pict>
          </mc:Fallback>
        </mc:AlternateContent>
      </w:r>
      <w:bookmarkStart w:id="1320" w:name="_Toc37958390"/>
      <w:bookmarkStart w:id="1321" w:name="_Toc38003435"/>
      <w:bookmarkStart w:id="1322" w:name="_Toc38003771"/>
      <w:bookmarkStart w:id="1323" w:name="_Toc38003905"/>
      <w:bookmarkStart w:id="1324" w:name="_Toc38004040"/>
      <w:bookmarkStart w:id="1325" w:name="_Toc38004174"/>
      <w:bookmarkStart w:id="1326" w:name="_Toc38005560"/>
      <w:bookmarkStart w:id="1327" w:name="_Toc38007969"/>
      <w:bookmarkStart w:id="1328" w:name="_Toc37749385"/>
      <w:bookmarkStart w:id="1329" w:name="_Toc37749550"/>
      <w:bookmarkStart w:id="1330" w:name="_Toc37860553"/>
      <w:bookmarkStart w:id="1331" w:name="_Toc37749386"/>
      <w:bookmarkStart w:id="1332" w:name="_Toc37749551"/>
      <w:bookmarkStart w:id="1333" w:name="_Toc37860554"/>
      <w:bookmarkStart w:id="1334" w:name="_Toc37749387"/>
      <w:bookmarkStart w:id="1335" w:name="_Toc37749552"/>
      <w:bookmarkStart w:id="1336" w:name="_Toc37860555"/>
      <w:bookmarkStart w:id="1337" w:name="_Toc37749388"/>
      <w:bookmarkStart w:id="1338" w:name="_Toc37749553"/>
      <w:bookmarkStart w:id="1339" w:name="_Toc37860556"/>
      <w:bookmarkStart w:id="1340" w:name="_Toc37749389"/>
      <w:bookmarkStart w:id="1341" w:name="_Toc37749554"/>
      <w:bookmarkStart w:id="1342" w:name="_Toc37860557"/>
      <w:bookmarkStart w:id="1343" w:name="_Toc37749390"/>
      <w:bookmarkStart w:id="1344" w:name="_Toc37749555"/>
      <w:bookmarkStart w:id="1345" w:name="_Toc37860558"/>
      <w:bookmarkStart w:id="1346" w:name="_Toc37749391"/>
      <w:bookmarkStart w:id="1347" w:name="_Toc37749556"/>
      <w:bookmarkStart w:id="1348" w:name="_Toc37860559"/>
      <w:bookmarkStart w:id="1349" w:name="_Toc37749392"/>
      <w:bookmarkStart w:id="1350" w:name="_Toc37749557"/>
      <w:bookmarkStart w:id="1351" w:name="_Toc37860560"/>
      <w:bookmarkStart w:id="1352" w:name="_Toc37749393"/>
      <w:bookmarkStart w:id="1353" w:name="_Toc37749558"/>
      <w:bookmarkStart w:id="1354" w:name="_Toc37860561"/>
      <w:bookmarkStart w:id="1355" w:name="_Toc37860562"/>
      <w:bookmarkStart w:id="1356" w:name="_Toc37958391"/>
      <w:bookmarkStart w:id="1357" w:name="_Toc38003436"/>
      <w:bookmarkStart w:id="1358" w:name="_Toc38003772"/>
      <w:bookmarkStart w:id="1359" w:name="_Toc38003906"/>
      <w:bookmarkStart w:id="1360" w:name="_Toc38004041"/>
      <w:bookmarkStart w:id="1361" w:name="_Toc38004175"/>
      <w:bookmarkStart w:id="1362" w:name="_Toc38005561"/>
      <w:bookmarkStart w:id="1363" w:name="_Toc38007970"/>
      <w:bookmarkStart w:id="1364" w:name="_Toc37860563"/>
      <w:bookmarkStart w:id="1365" w:name="_Toc37958392"/>
      <w:bookmarkStart w:id="1366" w:name="_Toc38003437"/>
      <w:bookmarkStart w:id="1367" w:name="_Toc38003773"/>
      <w:bookmarkStart w:id="1368" w:name="_Toc38003907"/>
      <w:bookmarkStart w:id="1369" w:name="_Toc38004042"/>
      <w:bookmarkStart w:id="1370" w:name="_Toc38004176"/>
      <w:bookmarkStart w:id="1371" w:name="_Toc38005562"/>
      <w:bookmarkStart w:id="1372" w:name="_Toc38007971"/>
      <w:bookmarkStart w:id="1373" w:name="_Toc37749395"/>
      <w:bookmarkStart w:id="1374" w:name="_Toc37749560"/>
      <w:bookmarkStart w:id="1375" w:name="_Toc37860564"/>
      <w:bookmarkStart w:id="1376" w:name="_Toc37958393"/>
      <w:bookmarkStart w:id="1377" w:name="_Toc38003438"/>
      <w:bookmarkStart w:id="1378" w:name="_Toc38003774"/>
      <w:bookmarkStart w:id="1379" w:name="_Toc38003908"/>
      <w:bookmarkStart w:id="1380" w:name="_Toc38004043"/>
      <w:bookmarkStart w:id="1381" w:name="_Toc38004177"/>
      <w:bookmarkStart w:id="1382" w:name="_Toc38005563"/>
      <w:bookmarkStart w:id="1383" w:name="_Toc38007972"/>
      <w:bookmarkStart w:id="1384" w:name="_Toc37749396"/>
      <w:bookmarkStart w:id="1385" w:name="_Toc37749561"/>
      <w:bookmarkStart w:id="1386" w:name="_Toc37860565"/>
      <w:bookmarkStart w:id="1387" w:name="_Toc37958394"/>
      <w:bookmarkStart w:id="1388" w:name="_Toc38003439"/>
      <w:bookmarkStart w:id="1389" w:name="_Toc38003775"/>
      <w:bookmarkStart w:id="1390" w:name="_Toc38003909"/>
      <w:bookmarkStart w:id="1391" w:name="_Toc38004044"/>
      <w:bookmarkStart w:id="1392" w:name="_Toc38004178"/>
      <w:bookmarkStart w:id="1393" w:name="_Toc38005564"/>
      <w:bookmarkStart w:id="1394" w:name="_Toc38007973"/>
      <w:bookmarkStart w:id="1395" w:name="_Toc37749397"/>
      <w:bookmarkStart w:id="1396" w:name="_Toc37749562"/>
      <w:bookmarkStart w:id="1397" w:name="_Toc37860566"/>
      <w:bookmarkStart w:id="1398" w:name="_Toc37958395"/>
      <w:bookmarkStart w:id="1399" w:name="_Toc38003440"/>
      <w:bookmarkStart w:id="1400" w:name="_Toc38003776"/>
      <w:bookmarkStart w:id="1401" w:name="_Toc38003910"/>
      <w:bookmarkStart w:id="1402" w:name="_Toc38004045"/>
      <w:bookmarkStart w:id="1403" w:name="_Toc38004179"/>
      <w:bookmarkStart w:id="1404" w:name="_Toc38005565"/>
      <w:bookmarkStart w:id="1405" w:name="_Toc38007974"/>
      <w:bookmarkStart w:id="1406" w:name="_Toc37749398"/>
      <w:bookmarkStart w:id="1407" w:name="_Toc37749563"/>
      <w:bookmarkStart w:id="1408" w:name="_Toc37860567"/>
      <w:bookmarkStart w:id="1409" w:name="_Toc37958396"/>
      <w:bookmarkStart w:id="1410" w:name="_Toc38003441"/>
      <w:bookmarkStart w:id="1411" w:name="_Toc38003777"/>
      <w:bookmarkStart w:id="1412" w:name="_Toc38003911"/>
      <w:bookmarkStart w:id="1413" w:name="_Toc38004046"/>
      <w:bookmarkStart w:id="1414" w:name="_Toc38004180"/>
      <w:bookmarkStart w:id="1415" w:name="_Toc38005566"/>
      <w:bookmarkStart w:id="1416" w:name="_Toc38007975"/>
      <w:bookmarkStart w:id="1417" w:name="_Toc37749399"/>
      <w:bookmarkStart w:id="1418" w:name="_Toc37749564"/>
      <w:bookmarkStart w:id="1419" w:name="_Toc37860568"/>
      <w:bookmarkStart w:id="1420" w:name="_Toc37958397"/>
      <w:bookmarkStart w:id="1421" w:name="_Toc38003442"/>
      <w:bookmarkStart w:id="1422" w:name="_Toc38003778"/>
      <w:bookmarkStart w:id="1423" w:name="_Toc38003912"/>
      <w:bookmarkStart w:id="1424" w:name="_Toc38004047"/>
      <w:bookmarkStart w:id="1425" w:name="_Toc38004181"/>
      <w:bookmarkStart w:id="1426" w:name="_Toc38005567"/>
      <w:bookmarkStart w:id="1427" w:name="_Toc38007976"/>
      <w:bookmarkStart w:id="1428" w:name="_Toc17125035"/>
      <w:bookmarkStart w:id="1429" w:name="_Toc17125036"/>
      <w:bookmarkStart w:id="1430" w:name="_Toc17125037"/>
      <w:bookmarkStart w:id="1431" w:name="_Toc17125038"/>
      <w:bookmarkStart w:id="1432" w:name="_Toc17125039"/>
      <w:bookmarkStart w:id="1433" w:name="_Toc17125040"/>
      <w:bookmarkStart w:id="1434" w:name="_Toc17125041"/>
      <w:bookmarkStart w:id="1435" w:name="_Toc17125042"/>
      <w:bookmarkStart w:id="1436" w:name="_Toc17125043"/>
      <w:bookmarkStart w:id="1437" w:name="_Toc17125044"/>
      <w:bookmarkStart w:id="1438" w:name="_Toc17125045"/>
      <w:bookmarkStart w:id="1439" w:name="_Toc37860569"/>
      <w:bookmarkStart w:id="1440" w:name="_Toc37958398"/>
      <w:bookmarkStart w:id="1441" w:name="_Toc38003443"/>
      <w:bookmarkStart w:id="1442" w:name="_Toc38003779"/>
      <w:bookmarkStart w:id="1443" w:name="_Toc38003913"/>
      <w:bookmarkStart w:id="1444" w:name="_Toc38004048"/>
      <w:bookmarkStart w:id="1445" w:name="_Toc38004182"/>
      <w:bookmarkStart w:id="1446" w:name="_Toc38005568"/>
      <w:bookmarkStart w:id="1447" w:name="_Toc38007977"/>
      <w:bookmarkStart w:id="1448" w:name="_Toc37860570"/>
      <w:bookmarkStart w:id="1449" w:name="_Toc37958399"/>
      <w:bookmarkStart w:id="1450" w:name="_Toc38003444"/>
      <w:bookmarkStart w:id="1451" w:name="_Toc38003780"/>
      <w:bookmarkStart w:id="1452" w:name="_Toc38003914"/>
      <w:bookmarkStart w:id="1453" w:name="_Toc38004049"/>
      <w:bookmarkStart w:id="1454" w:name="_Toc38004183"/>
      <w:bookmarkStart w:id="1455" w:name="_Toc38005569"/>
      <w:bookmarkStart w:id="1456" w:name="_Toc38007978"/>
      <w:bookmarkStart w:id="1457" w:name="_Toc37860571"/>
      <w:bookmarkStart w:id="1458" w:name="_Toc37958400"/>
      <w:bookmarkStart w:id="1459" w:name="_Toc38003445"/>
      <w:bookmarkStart w:id="1460" w:name="_Toc38003781"/>
      <w:bookmarkStart w:id="1461" w:name="_Toc38003915"/>
      <w:bookmarkStart w:id="1462" w:name="_Toc38004050"/>
      <w:bookmarkStart w:id="1463" w:name="_Toc38004184"/>
      <w:bookmarkStart w:id="1464" w:name="_Toc38005570"/>
      <w:bookmarkStart w:id="1465" w:name="_Toc38007979"/>
      <w:bookmarkStart w:id="1466" w:name="_Toc37860572"/>
      <w:bookmarkStart w:id="1467" w:name="_Toc37958401"/>
      <w:bookmarkStart w:id="1468" w:name="_Toc38003446"/>
      <w:bookmarkStart w:id="1469" w:name="_Toc38003782"/>
      <w:bookmarkStart w:id="1470" w:name="_Toc38003916"/>
      <w:bookmarkStart w:id="1471" w:name="_Toc38004051"/>
      <w:bookmarkStart w:id="1472" w:name="_Toc38004185"/>
      <w:bookmarkStart w:id="1473" w:name="_Toc38005571"/>
      <w:bookmarkStart w:id="1474" w:name="_Toc38007980"/>
      <w:bookmarkStart w:id="1475" w:name="_Toc37860573"/>
      <w:bookmarkStart w:id="1476" w:name="_Toc37958402"/>
      <w:bookmarkStart w:id="1477" w:name="_Toc38003447"/>
      <w:bookmarkStart w:id="1478" w:name="_Toc38003783"/>
      <w:bookmarkStart w:id="1479" w:name="_Toc38003917"/>
      <w:bookmarkStart w:id="1480" w:name="_Toc38004052"/>
      <w:bookmarkStart w:id="1481" w:name="_Toc38004186"/>
      <w:bookmarkStart w:id="1482" w:name="_Toc38005572"/>
      <w:bookmarkStart w:id="1483" w:name="_Toc38007981"/>
      <w:bookmarkStart w:id="1484" w:name="_Toc37860574"/>
      <w:bookmarkStart w:id="1485" w:name="_Toc37958403"/>
      <w:bookmarkStart w:id="1486" w:name="_Toc38003448"/>
      <w:bookmarkStart w:id="1487" w:name="_Toc38003784"/>
      <w:bookmarkStart w:id="1488" w:name="_Toc38003918"/>
      <w:bookmarkStart w:id="1489" w:name="_Toc38004053"/>
      <w:bookmarkStart w:id="1490" w:name="_Toc38004187"/>
      <w:bookmarkStart w:id="1491" w:name="_Toc38005573"/>
      <w:bookmarkStart w:id="1492" w:name="_Toc38007982"/>
      <w:bookmarkStart w:id="1493" w:name="_Toc37860575"/>
      <w:bookmarkStart w:id="1494" w:name="_Toc37958404"/>
      <w:bookmarkStart w:id="1495" w:name="_Toc38003449"/>
      <w:bookmarkStart w:id="1496" w:name="_Toc38003785"/>
      <w:bookmarkStart w:id="1497" w:name="_Toc38003919"/>
      <w:bookmarkStart w:id="1498" w:name="_Toc38004054"/>
      <w:bookmarkStart w:id="1499" w:name="_Toc38004188"/>
      <w:bookmarkStart w:id="1500" w:name="_Toc38005574"/>
      <w:bookmarkStart w:id="1501" w:name="_Toc38007983"/>
      <w:bookmarkStart w:id="1502" w:name="_Ref497901347"/>
      <w:bookmarkStart w:id="1503" w:name="_Toc508216423"/>
      <w:bookmarkStart w:id="1504" w:name="_Toc514923604"/>
      <w:bookmarkStart w:id="1505" w:name="_Toc516668430"/>
      <w:bookmarkStart w:id="1506" w:name="_Toc526104623"/>
      <w:bookmarkStart w:id="1507" w:name="_Toc484617902"/>
      <w:bookmarkEnd w:id="1290"/>
      <w:bookmarkEnd w:id="1291"/>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r w:rsidR="00923508">
        <w:t>Selection of the most appropriate transfer pricing method</w:t>
      </w:r>
      <w:bookmarkEnd w:id="1502"/>
      <w:bookmarkEnd w:id="1503"/>
      <w:bookmarkEnd w:id="1504"/>
      <w:bookmarkEnd w:id="1505"/>
      <w:bookmarkEnd w:id="1506"/>
      <w:r w:rsidR="007F0258" w:rsidRPr="002C7ECD">
        <w:rPr>
          <w:highlight w:val="yellow"/>
        </w:rPr>
        <w:t>(s)</w:t>
      </w:r>
      <w:bookmarkEnd w:id="1319"/>
    </w:p>
    <w:p w14:paraId="0992AC91" w14:textId="382E537C" w:rsidR="00B660CE" w:rsidRDefault="00D844F6" w:rsidP="00E758AF">
      <w:pPr>
        <w:pStyle w:val="BodyText"/>
      </w:pPr>
      <w:r w:rsidRPr="00D844F6">
        <w:rPr>
          <w:rFonts w:cs="Arial"/>
        </w:rPr>
        <w:t xml:space="preserve">The </w:t>
      </w:r>
      <w:r w:rsidR="00432DA3">
        <w:rPr>
          <w:rFonts w:cs="Arial"/>
        </w:rPr>
        <w:t>CPM</w:t>
      </w:r>
      <w:r w:rsidR="00A14032">
        <w:rPr>
          <w:rFonts w:cs="Arial"/>
        </w:rPr>
        <w:t xml:space="preserve"> </w:t>
      </w:r>
      <w:r w:rsidR="00743A10">
        <w:rPr>
          <w:rFonts w:cs="Arial"/>
        </w:rPr>
        <w:t>wa</w:t>
      </w:r>
      <w:r w:rsidR="004E78CF">
        <w:rPr>
          <w:rFonts w:cs="Arial"/>
        </w:rPr>
        <w:t>s</w:t>
      </w:r>
      <w:r w:rsidRPr="00D844F6">
        <w:rPr>
          <w:rFonts w:cs="Arial"/>
        </w:rPr>
        <w:t xml:space="preserve"> selected as the most appropriate </w:t>
      </w:r>
      <w:r w:rsidR="00AB007E">
        <w:rPr>
          <w:rFonts w:cs="Arial"/>
        </w:rPr>
        <w:t xml:space="preserve">TP </w:t>
      </w:r>
      <w:r w:rsidRPr="00D844F6">
        <w:rPr>
          <w:rFonts w:cs="Arial"/>
        </w:rPr>
        <w:t>method</w:t>
      </w:r>
      <w:r w:rsidR="00AB007E">
        <w:rPr>
          <w:rFonts w:cs="Arial"/>
        </w:rPr>
        <w:t xml:space="preserve"> </w:t>
      </w:r>
      <w:r w:rsidR="00AB007E">
        <w:t xml:space="preserve">to evaluate </w:t>
      </w:r>
      <w:r w:rsidR="004E78CF">
        <w:t xml:space="preserve">the arm’s length nature of </w:t>
      </w:r>
      <w:r w:rsidR="001053F7">
        <w:t>ABC’s related party transactions</w:t>
      </w:r>
      <w:r w:rsidR="00743A10">
        <w:t xml:space="preserve">.  </w:t>
      </w:r>
      <w:r w:rsidR="00B660CE">
        <w:t xml:space="preserve">The CPM </w:t>
      </w:r>
      <w:r w:rsidR="00E67B7E">
        <w:t>made</w:t>
      </w:r>
      <w:r w:rsidR="00B660CE">
        <w:t xml:space="preserve"> a comparison </w:t>
      </w:r>
      <w:r w:rsidR="00B660CE">
        <w:lastRenderedPageBreak/>
        <w:t>between the</w:t>
      </w:r>
      <w:r w:rsidR="00B758D9">
        <w:t xml:space="preserve"> net</w:t>
      </w:r>
      <w:r w:rsidR="00B660CE">
        <w:t xml:space="preserve"> profit margins achieved by </w:t>
      </w:r>
      <w:r w:rsidR="00B660CE" w:rsidRPr="00085665">
        <w:rPr>
          <w:highlight w:val="yellow"/>
        </w:rPr>
        <w:t>ABC</w:t>
      </w:r>
      <w:r w:rsidR="00B660CE">
        <w:t xml:space="preserve"> and </w:t>
      </w:r>
      <w:r w:rsidR="00A02961">
        <w:t xml:space="preserve">the </w:t>
      </w:r>
      <w:r w:rsidR="00B660CE">
        <w:t xml:space="preserve">comparable companies.  </w:t>
      </w:r>
      <w:r w:rsidR="00AE68B8">
        <w:t xml:space="preserve">External data was available to apply the </w:t>
      </w:r>
      <w:r w:rsidR="00B660CE">
        <w:t>CPM</w:t>
      </w:r>
      <w:r w:rsidR="00AE68B8">
        <w:t xml:space="preserve">.  </w:t>
      </w:r>
    </w:p>
    <w:p w14:paraId="02E684F8" w14:textId="083E07B3" w:rsidR="00B758D9" w:rsidRDefault="00726022" w:rsidP="00E758AF">
      <w:pPr>
        <w:pStyle w:val="BodyText"/>
        <w:rPr>
          <w:rFonts w:cs="Arial"/>
        </w:rPr>
      </w:pPr>
      <w:r>
        <w:t xml:space="preserve">The </w:t>
      </w:r>
      <w:r w:rsidR="00B40E1F">
        <w:t xml:space="preserve">other </w:t>
      </w:r>
      <w:r w:rsidR="00B758D9">
        <w:rPr>
          <w:rFonts w:cs="Arial"/>
        </w:rPr>
        <w:t>transfer pricing</w:t>
      </w:r>
      <w:r w:rsidR="00B758D9" w:rsidRPr="00D844F6">
        <w:rPr>
          <w:rFonts w:cs="Arial"/>
        </w:rPr>
        <w:t xml:space="preserve"> </w:t>
      </w:r>
      <w:r>
        <w:t>methods</w:t>
      </w:r>
      <w:r w:rsidR="00B758D9">
        <w:t xml:space="preserve"> </w:t>
      </w:r>
      <w:r w:rsidR="00B758D9" w:rsidRPr="00D844F6">
        <w:rPr>
          <w:rFonts w:cs="Arial"/>
        </w:rPr>
        <w:t>were rejected for the following reasons</w:t>
      </w:r>
      <w:r w:rsidR="00B758D9">
        <w:rPr>
          <w:rFonts w:cs="Arial"/>
        </w:rPr>
        <w:t>:</w:t>
      </w:r>
    </w:p>
    <w:p w14:paraId="2EBA66C5" w14:textId="7FAE52FA" w:rsidR="00B758D9" w:rsidRDefault="00B758D9" w:rsidP="00B758D9">
      <w:pPr>
        <w:pStyle w:val="ListBullet"/>
        <w:numPr>
          <w:ilvl w:val="0"/>
          <w:numId w:val="13"/>
        </w:numPr>
      </w:pPr>
      <w:r>
        <w:t>The CUP method was rejected because external data to apply the CUP method was not available</w:t>
      </w:r>
      <w:r w:rsidR="00940CE0">
        <w:t>.</w:t>
      </w:r>
    </w:p>
    <w:p w14:paraId="787DF3D4" w14:textId="4A1F8F1D" w:rsidR="008148AC" w:rsidRDefault="00940CE0" w:rsidP="008148AC">
      <w:pPr>
        <w:pStyle w:val="ListBullet"/>
        <w:numPr>
          <w:ilvl w:val="0"/>
          <w:numId w:val="13"/>
        </w:numPr>
      </w:pPr>
      <w:r w:rsidRPr="00940CE0">
        <w:t xml:space="preserve">The CPLM </w:t>
      </w:r>
      <w:r w:rsidR="008148AC">
        <w:t>and</w:t>
      </w:r>
      <w:r>
        <w:t xml:space="preserve"> RPM </w:t>
      </w:r>
      <w:r w:rsidR="008148AC">
        <w:t xml:space="preserve">were rejected because these methods </w:t>
      </w:r>
      <w:r w:rsidRPr="00940CE0">
        <w:t>evaluate</w:t>
      </w:r>
      <w:r w:rsidR="008148AC">
        <w:t>d</w:t>
      </w:r>
      <w:r w:rsidRPr="00940CE0">
        <w:t xml:space="preserve"> arm’s length profitability at the gross profit level</w:t>
      </w:r>
      <w:r w:rsidR="008148AC">
        <w:t xml:space="preserve">, which could be significantly impacted by the differences in functional profiles and accounting practices between the tested party and comparables. </w:t>
      </w:r>
      <w:r w:rsidRPr="00940CE0">
        <w:t xml:space="preserve"> </w:t>
      </w:r>
    </w:p>
    <w:p w14:paraId="74901A8B" w14:textId="4EBA201D" w:rsidR="002A1D44" w:rsidRPr="002002C0" w:rsidRDefault="002A1D44" w:rsidP="002A1D44">
      <w:pPr>
        <w:pStyle w:val="ListBullet"/>
        <w:numPr>
          <w:ilvl w:val="0"/>
          <w:numId w:val="13"/>
        </w:numPr>
        <w:rPr>
          <w:rFonts w:cs="Arial"/>
          <w:highlight w:val="yellow"/>
        </w:rPr>
      </w:pPr>
      <w:r w:rsidRPr="00B54A9D">
        <w:rPr>
          <w:rFonts w:cs="Arial"/>
          <w:highlight w:val="yellow"/>
        </w:rPr>
        <w:t>The CPM was rejected because</w:t>
      </w:r>
      <w:r>
        <w:rPr>
          <w:rFonts w:cs="Arial"/>
          <w:highlight w:val="yellow"/>
        </w:rPr>
        <w:t xml:space="preserve"> the </w:t>
      </w:r>
      <w:r w:rsidR="00757335">
        <w:rPr>
          <w:rFonts w:cs="Arial"/>
          <w:highlight w:val="yellow"/>
        </w:rPr>
        <w:t>[….]</w:t>
      </w:r>
      <w:r>
        <w:rPr>
          <w:rFonts w:cs="Arial"/>
          <w:highlight w:val="yellow"/>
        </w:rPr>
        <w:t xml:space="preserve"> can be reasonably applied for testing the arm’s length nature of ABC’s related party transactions. </w:t>
      </w:r>
    </w:p>
    <w:p w14:paraId="59E7DA4A" w14:textId="06047884" w:rsidR="00B758D9" w:rsidRDefault="00B758D9" w:rsidP="002002C0">
      <w:pPr>
        <w:pStyle w:val="ListBullet"/>
        <w:numPr>
          <w:ilvl w:val="0"/>
          <w:numId w:val="13"/>
        </w:numPr>
      </w:pPr>
      <w:r>
        <w:t xml:space="preserve">The PSM was rejected </w:t>
      </w:r>
      <w:r w:rsidRPr="00B40E1F">
        <w:t xml:space="preserve">because </w:t>
      </w:r>
      <w:r w:rsidRPr="00085665">
        <w:rPr>
          <w:highlight w:val="yellow"/>
        </w:rPr>
        <w:t>ABC</w:t>
      </w:r>
      <w:r w:rsidRPr="00B40E1F">
        <w:t xml:space="preserve"> did not own significant intangibles or make unique contributions to intangibles</w:t>
      </w:r>
    </w:p>
    <w:p w14:paraId="528FA6C6" w14:textId="2464A04B" w:rsidR="005B2280" w:rsidRDefault="005B2280" w:rsidP="005B2280">
      <w:pPr>
        <w:pStyle w:val="Heading2"/>
      </w:pPr>
      <w:bookmarkStart w:id="1508" w:name="_Toc145946186"/>
      <w:bookmarkStart w:id="1509" w:name="_Toc146031147"/>
      <w:bookmarkStart w:id="1510" w:name="_Toc19196911"/>
      <w:bookmarkStart w:id="1511" w:name="_Ref17186863"/>
      <w:bookmarkStart w:id="1512" w:name="_Ref17186920"/>
      <w:bookmarkStart w:id="1513" w:name="_Ref17187232"/>
      <w:bookmarkStart w:id="1514" w:name="_Ref17187281"/>
      <w:bookmarkStart w:id="1515" w:name="_Ref17187305"/>
      <w:bookmarkStart w:id="1516" w:name="_Toc147743200"/>
      <w:bookmarkEnd w:id="1508"/>
      <w:bookmarkEnd w:id="1509"/>
      <w:bookmarkEnd w:id="1510"/>
      <w:r>
        <w:t>Application of</w:t>
      </w:r>
      <w:r w:rsidR="0021503A">
        <w:t xml:space="preserve"> </w:t>
      </w:r>
      <w:bookmarkEnd w:id="1511"/>
      <w:bookmarkEnd w:id="1512"/>
      <w:bookmarkEnd w:id="1513"/>
      <w:bookmarkEnd w:id="1514"/>
      <w:bookmarkEnd w:id="1515"/>
      <w:r w:rsidR="00481F22">
        <w:t>CPM</w:t>
      </w:r>
      <w:bookmarkEnd w:id="1516"/>
    </w:p>
    <w:p w14:paraId="7657147E" w14:textId="1DD88E45" w:rsidR="00923508" w:rsidRDefault="00AD589E" w:rsidP="00955B30">
      <w:pPr>
        <w:pStyle w:val="Heading3"/>
      </w:pPr>
      <w:bookmarkStart w:id="1517" w:name="_Ref17186836"/>
      <w:r w:rsidRPr="00125FC2">
        <w:rPr>
          <w:noProof/>
          <w:lang w:eastAsia="en-US"/>
        </w:rPr>
        <mc:AlternateContent>
          <mc:Choice Requires="wps">
            <w:drawing>
              <wp:anchor distT="45720" distB="45720" distL="114300" distR="114300" simplePos="0" relativeHeight="251658273" behindDoc="0" locked="0" layoutInCell="1" allowOverlap="1" wp14:anchorId="413A59EC" wp14:editId="2E55F586">
                <wp:simplePos x="0" y="0"/>
                <wp:positionH relativeFrom="margin">
                  <wp:align>right</wp:align>
                </wp:positionH>
                <wp:positionV relativeFrom="paragraph">
                  <wp:posOffset>529590</wp:posOffset>
                </wp:positionV>
                <wp:extent cx="5389880" cy="640715"/>
                <wp:effectExtent l="0" t="0" r="20320" b="2603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9880" cy="640715"/>
                        </a:xfrm>
                        <a:prstGeom prst="rect">
                          <a:avLst/>
                        </a:prstGeom>
                        <a:solidFill>
                          <a:schemeClr val="bg1">
                            <a:lumMod val="75000"/>
                          </a:schemeClr>
                        </a:solidFill>
                        <a:ln w="9525">
                          <a:solidFill>
                            <a:srgbClr val="000000"/>
                          </a:solidFill>
                          <a:miter lim="800000"/>
                          <a:headEnd/>
                          <a:tailEnd/>
                        </a:ln>
                      </wps:spPr>
                      <wps:txbx>
                        <w:txbxContent>
                          <w:p w14:paraId="77B54435" w14:textId="6BCC0CCF" w:rsidR="005D16E1" w:rsidRDefault="005D16E1" w:rsidP="00AD589E">
                            <w:r>
                              <w:t xml:space="preserve">In most cases, the statement below is valid.  However, there are cases where ABC could be the more complex entity, and we may need to change the reason for selection of ABC, or simply remove this section.  </w:t>
                            </w:r>
                          </w:p>
                          <w:p w14:paraId="0006B053" w14:textId="77777777" w:rsidR="005D16E1" w:rsidRDefault="005D16E1" w:rsidP="00AD589E"/>
                          <w:p w14:paraId="1BA7186D" w14:textId="77777777" w:rsidR="005D16E1" w:rsidRDefault="005D16E1" w:rsidP="00AD58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A59EC" id="Text Box 11" o:spid="_x0000_s1065" type="#_x0000_t202" style="position:absolute;left:0;text-align:left;margin-left:373.2pt;margin-top:41.7pt;width:424.4pt;height:50.45pt;z-index:251658273;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" fillcolor="#bfbfbf [2412]">
                <v:textbox>
                  <w:txbxContent>
                    <w:p w14:paraId="77B54435" w14:textId="6BCC0CCF" w:rsidR="005D16E1" w:rsidRDefault="005D16E1" w:rsidP="00AD589E">
                      <w:r>
                        <w:t xml:space="preserve">In most cases, the statement below is valid.  However, there are cases where ABC could be the more complex entity, and we may need to change the reason for selection of ABC, or simply remove this section.  </w:t>
                      </w:r>
                    </w:p>
                    <w:p w14:paraId="0006B053" w14:textId="77777777" w:rsidR="005D16E1" w:rsidRDefault="005D16E1" w:rsidP="00AD589E"/>
                    <w:p w14:paraId="1BA7186D" w14:textId="77777777" w:rsidR="005D16E1" w:rsidRDefault="005D16E1" w:rsidP="00AD589E"/>
                  </w:txbxContent>
                </v:textbox>
                <w10:wrap type="square" anchorx="margin"/>
              </v:shape>
            </w:pict>
          </mc:Fallback>
        </mc:AlternateContent>
      </w:r>
      <w:r w:rsidR="00923508" w:rsidRPr="005A6D9C">
        <w:t>Selection of tested party</w:t>
      </w:r>
      <w:bookmarkEnd w:id="1517"/>
      <w:r w:rsidR="00DB58EA">
        <w:t xml:space="preserve"> </w:t>
      </w:r>
    </w:p>
    <w:p w14:paraId="2A480042" w14:textId="6C775D8F" w:rsidR="00923508" w:rsidRDefault="00185F02">
      <w:pPr>
        <w:pStyle w:val="BodyText"/>
      </w:pPr>
      <w:r w:rsidRPr="00556058">
        <w:rPr>
          <w:highlight w:val="yellow"/>
        </w:rPr>
        <w:t>ABC</w:t>
      </w:r>
      <w:r w:rsidRPr="00E5767F">
        <w:rPr>
          <w:highlight w:val="yellow"/>
        </w:rPr>
        <w:t xml:space="preserve"> </w:t>
      </w:r>
      <w:r w:rsidR="00F15610">
        <w:t>wa</w:t>
      </w:r>
      <w:r w:rsidR="00AE53D6" w:rsidRPr="000C5CDF">
        <w:t xml:space="preserve">s selected as the tested party because </w:t>
      </w:r>
      <w:r w:rsidR="00F1597E" w:rsidRPr="000C5CDF">
        <w:t>it</w:t>
      </w:r>
      <w:r w:rsidR="00DE565A" w:rsidRPr="000C5CDF">
        <w:t xml:space="preserve">s function </w:t>
      </w:r>
      <w:r w:rsidR="00F15610">
        <w:t>wa</w:t>
      </w:r>
      <w:r w:rsidR="00DE565A" w:rsidRPr="000C5CDF">
        <w:t xml:space="preserve">s </w:t>
      </w:r>
      <w:r w:rsidR="00DE565A" w:rsidRPr="00EC7CE8">
        <w:rPr>
          <w:highlight w:val="yellow"/>
        </w:rPr>
        <w:t xml:space="preserve">less complex compared to </w:t>
      </w:r>
      <w:r w:rsidR="00B67CB3" w:rsidRPr="00EC7CE8">
        <w:rPr>
          <w:highlight w:val="yellow"/>
        </w:rPr>
        <w:t>its related parties</w:t>
      </w:r>
      <w:r w:rsidR="009C11FA">
        <w:t xml:space="preserve">, and </w:t>
      </w:r>
      <w:r w:rsidR="009C11FA" w:rsidRPr="00EC7CE8">
        <w:rPr>
          <w:highlight w:val="yellow"/>
        </w:rPr>
        <w:t xml:space="preserve">reliable data </w:t>
      </w:r>
      <w:r w:rsidR="007444A7">
        <w:rPr>
          <w:highlight w:val="yellow"/>
        </w:rPr>
        <w:t>was</w:t>
      </w:r>
      <w:r w:rsidR="009C11FA" w:rsidRPr="00EC7CE8">
        <w:rPr>
          <w:highlight w:val="yellow"/>
        </w:rPr>
        <w:t xml:space="preserve"> available</w:t>
      </w:r>
      <w:r w:rsidR="009C11FA">
        <w:t xml:space="preserve"> to apply the CPM.</w:t>
      </w:r>
    </w:p>
    <w:p w14:paraId="734F0229" w14:textId="64F9BD79" w:rsidR="003D7F14" w:rsidRDefault="003D7F14" w:rsidP="00834EDA">
      <w:pPr>
        <w:pStyle w:val="Heading3"/>
      </w:pPr>
      <w:r>
        <w:rPr>
          <w:noProof/>
          <w:lang w:eastAsia="en-US"/>
        </w:rPr>
        <mc:AlternateContent>
          <mc:Choice Requires="wps">
            <w:drawing>
              <wp:anchor distT="0" distB="0" distL="114300" distR="114300" simplePos="0" relativeHeight="251658247" behindDoc="0" locked="0" layoutInCell="1" allowOverlap="1" wp14:anchorId="2B14E933" wp14:editId="35FE12AD">
                <wp:simplePos x="0" y="0"/>
                <wp:positionH relativeFrom="margin">
                  <wp:align>left</wp:align>
                </wp:positionH>
                <wp:positionV relativeFrom="paragraph">
                  <wp:posOffset>412750</wp:posOffset>
                </wp:positionV>
                <wp:extent cx="5358130" cy="1352550"/>
                <wp:effectExtent l="0" t="0" r="13970" b="190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352550"/>
                        </a:xfrm>
                        <a:prstGeom prst="rect">
                          <a:avLst/>
                        </a:prstGeom>
                        <a:solidFill>
                          <a:schemeClr val="bg1">
                            <a:lumMod val="75000"/>
                          </a:schemeClr>
                        </a:solidFill>
                        <a:ln w="9525">
                          <a:solidFill>
                            <a:srgbClr val="000000"/>
                          </a:solidFill>
                          <a:miter lim="800000"/>
                          <a:headEnd/>
                          <a:tailEnd/>
                        </a:ln>
                      </wps:spPr>
                      <wps:txbx>
                        <w:txbxContent>
                          <w:p w14:paraId="6ADC017D" w14:textId="17ECDCCB" w:rsidR="005D16E1" w:rsidRDefault="005D16E1" w:rsidP="003F19C3">
                            <w:pPr>
                              <w:pStyle w:val="ListBullet2"/>
                              <w:numPr>
                                <w:ilvl w:val="0"/>
                                <w:numId w:val="0"/>
                              </w:numPr>
                              <w:spacing w:before="40" w:after="40"/>
                              <w:jc w:val="both"/>
                            </w:pPr>
                            <w:r>
                              <w:t xml:space="preserve">There are various PLIs that can be used according to Decree 132, and notably the discussion on using ratios at the “gross profit” or “net profit” level when applying </w:t>
                            </w:r>
                            <w:r w:rsidRPr="00031484">
                              <w:rPr>
                                <w:i/>
                              </w:rPr>
                              <w:t>Comparable Profit Method</w:t>
                            </w:r>
                            <w:r>
                              <w:rPr>
                                <w:i/>
                              </w:rPr>
                              <w:t xml:space="preserve"> </w:t>
                            </w:r>
                            <w:r>
                              <w:t xml:space="preserve">(CPM).  </w:t>
                            </w:r>
                          </w:p>
                          <w:p w14:paraId="3E264DF0" w14:textId="77777777" w:rsidR="005D16E1" w:rsidRDefault="005D16E1" w:rsidP="003F19C3">
                            <w:pPr>
                              <w:pStyle w:val="ListBullet2"/>
                              <w:numPr>
                                <w:ilvl w:val="0"/>
                                <w:numId w:val="0"/>
                              </w:numPr>
                              <w:spacing w:before="40" w:after="40"/>
                              <w:jc w:val="both"/>
                            </w:pPr>
                          </w:p>
                          <w:p w14:paraId="3BA97748" w14:textId="076C1889" w:rsidR="005D16E1" w:rsidRPr="003F19C3" w:rsidRDefault="005D16E1" w:rsidP="003F19C3">
                            <w:pPr>
                              <w:pStyle w:val="ListBullet2"/>
                              <w:numPr>
                                <w:ilvl w:val="0"/>
                                <w:numId w:val="0"/>
                              </w:numPr>
                              <w:spacing w:before="40" w:after="40"/>
                              <w:jc w:val="both"/>
                            </w:pPr>
                            <w:r>
                              <w:t xml:space="preserve">Below are commonly used PLIs based on net profit level: </w:t>
                            </w:r>
                            <w:r w:rsidRPr="003F19C3">
                              <w:t>NCP</w:t>
                            </w:r>
                            <w:r>
                              <w:t>,</w:t>
                            </w:r>
                            <w:r w:rsidRPr="003F19C3">
                              <w:t xml:space="preserve"> OM</w:t>
                            </w:r>
                            <w:r>
                              <w:t xml:space="preserve"> and ROA.  Other net profit ratios, such as Berry Ratio (GP/SGA) or mark-up on operating expense (EBIT/SGA) could also be used – depending on the circumstances.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4E933" id="Text Box 1" o:spid="_x0000_s1066" type="#_x0000_t202" style="position:absolute;left:0;text-align:left;margin-left:0;margin-top:32.5pt;width:421.9pt;height:106.5pt;z-index:25165824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" fillcolor="#bfbfbf [2412]">
                <v:textbox>
                  <w:txbxContent>
                    <w:p w14:paraId="6ADC017D" w14:textId="17ECDCCB" w:rsidR="005D16E1" w:rsidRDefault="005D16E1" w:rsidP="003F19C3">
                      <w:pPr>
                        <w:pStyle w:val="ListBullet2"/>
                        <w:numPr>
                          <w:ilvl w:val="0"/>
                          <w:numId w:val="0"/>
                        </w:numPr>
                        <w:spacing w:before="40" w:after="40"/>
                        <w:jc w:val="both"/>
                      </w:pPr>
                      <w:r>
                        <w:t xml:space="preserve">There are various PLIs that can be used according to Decree 132, and notably the discussion on using ratios at the “gross profit” or “net profit” level when applying </w:t>
                      </w:r>
                      <w:r w:rsidRPr="00031484">
                        <w:rPr>
                          <w:i/>
                        </w:rPr>
                        <w:t>Comparable Profit Method</w:t>
                      </w:r>
                      <w:r>
                        <w:rPr>
                          <w:i/>
                        </w:rPr>
                        <w:t xml:space="preserve"> </w:t>
                      </w:r>
                      <w:r>
                        <w:t xml:space="preserve">(CPM).  </w:t>
                      </w:r>
                    </w:p>
                    <w:p w14:paraId="3E264DF0" w14:textId="77777777" w:rsidR="005D16E1" w:rsidRDefault="005D16E1" w:rsidP="003F19C3">
                      <w:pPr>
                        <w:pStyle w:val="ListBullet2"/>
                        <w:numPr>
                          <w:ilvl w:val="0"/>
                          <w:numId w:val="0"/>
                        </w:numPr>
                        <w:spacing w:before="40" w:after="40"/>
                        <w:jc w:val="both"/>
                      </w:pPr>
                    </w:p>
                    <w:p w14:paraId="3BA97748" w14:textId="076C1889" w:rsidR="005D16E1" w:rsidRPr="003F19C3" w:rsidRDefault="005D16E1" w:rsidP="003F19C3">
                      <w:pPr>
                        <w:pStyle w:val="ListBullet2"/>
                        <w:numPr>
                          <w:ilvl w:val="0"/>
                          <w:numId w:val="0"/>
                        </w:numPr>
                        <w:spacing w:before="40" w:after="40"/>
                        <w:jc w:val="both"/>
                      </w:pPr>
                      <w:r>
                        <w:t xml:space="preserve">Below are commonly used PLIs based on net profit level: </w:t>
                      </w:r>
                      <w:r w:rsidRPr="003F19C3">
                        <w:t>NCP</w:t>
                      </w:r>
                      <w:r>
                        <w:t>,</w:t>
                      </w:r>
                      <w:r w:rsidRPr="003F19C3">
                        <w:t xml:space="preserve"> OM</w:t>
                      </w:r>
                      <w:r>
                        <w:t xml:space="preserve"> and ROA.  Other net profit ratios, such as Berry Ratio (GP/SGA) or mark-up on operating expense (EBIT/SGA) could also be used – depending on the circumstances.</w:t>
                      </w:r>
                    </w:p>
                  </w:txbxContent>
                </v:textbox>
                <w10:wrap type="square" anchorx="margin"/>
              </v:shape>
            </w:pict>
          </mc:Fallback>
        </mc:AlternateContent>
      </w:r>
      <w:r w:rsidRPr="003D7F14">
        <w:t>Selection of profit level indicator (“PLI”)</w:t>
      </w:r>
    </w:p>
    <w:p w14:paraId="4C06BAD9" w14:textId="2D043DB3" w:rsidR="005441E0" w:rsidRPr="00A71E3F" w:rsidRDefault="00192776" w:rsidP="005624E8">
      <w:pPr>
        <w:pStyle w:val="BodyText"/>
      </w:pPr>
      <w:bookmarkStart w:id="1518" w:name="_Toc37958409"/>
      <w:bookmarkEnd w:id="1518"/>
      <w:r>
        <w:t>We have selected the</w:t>
      </w:r>
      <w:r w:rsidR="00A96F71" w:rsidRPr="00316618">
        <w:t xml:space="preserve"> Net Cost Plus</w:t>
      </w:r>
      <w:r w:rsidR="000C3F77" w:rsidRPr="00316618">
        <w:t xml:space="preserve"> </w:t>
      </w:r>
      <w:r w:rsidR="00A96F71" w:rsidRPr="00316618">
        <w:t>(</w:t>
      </w:r>
      <w:r w:rsidR="00A96F71" w:rsidRPr="00A71E3F">
        <w:t>“</w:t>
      </w:r>
      <w:r w:rsidR="000C3F77" w:rsidRPr="00A71E3F">
        <w:rPr>
          <w:b/>
        </w:rPr>
        <w:t>NCP</w:t>
      </w:r>
      <w:r w:rsidR="00A96F71" w:rsidRPr="00A71E3F">
        <w:t>”)</w:t>
      </w:r>
      <w:r w:rsidR="000C3F77" w:rsidRPr="00A71E3F">
        <w:t xml:space="preserve"> </w:t>
      </w:r>
      <w:r w:rsidR="000C3F77" w:rsidRPr="00316618">
        <w:t xml:space="preserve">as the most appropriate PLI to test the arm’s length profitability achieved by </w:t>
      </w:r>
      <w:r w:rsidR="000C3F77" w:rsidRPr="00316618">
        <w:rPr>
          <w:highlight w:val="yellow"/>
        </w:rPr>
        <w:t>ABC</w:t>
      </w:r>
      <w:r w:rsidR="00180240" w:rsidRPr="00316618">
        <w:t xml:space="preserve"> with respect to </w:t>
      </w:r>
      <w:r w:rsidR="00180240" w:rsidRPr="00085665">
        <w:t xml:space="preserve">its </w:t>
      </w:r>
      <w:r w:rsidR="00A71E3F">
        <w:t>[</w:t>
      </w:r>
      <w:r w:rsidR="00A71E3F" w:rsidRPr="00085665">
        <w:rPr>
          <w:highlight w:val="yellow"/>
        </w:rPr>
        <w:t>TYPE OF BUSINESS / ACTIVIT</w:t>
      </w:r>
      <w:r w:rsidR="00A71E3F">
        <w:rPr>
          <w:highlight w:val="yellow"/>
        </w:rPr>
        <w:t>I</w:t>
      </w:r>
      <w:r w:rsidR="00A71E3F" w:rsidRPr="00085665">
        <w:rPr>
          <w:highlight w:val="yellow"/>
        </w:rPr>
        <w:t>ES</w:t>
      </w:r>
      <w:r w:rsidR="00A71E3F">
        <w:t>]</w:t>
      </w:r>
      <w:r w:rsidR="000C3F77" w:rsidRPr="00316618">
        <w:t>.</w:t>
      </w:r>
      <w:r w:rsidR="00180240" w:rsidRPr="00316618">
        <w:t xml:space="preserve">  </w:t>
      </w:r>
      <w:r w:rsidR="00242AE4" w:rsidRPr="00316618">
        <w:t xml:space="preserve">It </w:t>
      </w:r>
      <w:r w:rsidR="00442C55" w:rsidRPr="00316618">
        <w:t xml:space="preserve">is an appropriate measure for </w:t>
      </w:r>
      <w:bookmarkStart w:id="1519" w:name="_Hlk38380357"/>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bookmarkEnd w:id="1519"/>
      <w:r w:rsidR="00A71E3F" w:rsidRPr="00316618" w:rsidDel="00A71E3F">
        <w:t xml:space="preserve"> </w:t>
      </w:r>
      <w:r w:rsidR="00442C55" w:rsidRPr="00316618">
        <w:t>where total costs may reasonably be expected to be a driver of profitabi</w:t>
      </w:r>
      <w:r w:rsidR="00442C55" w:rsidRPr="00A71E3F">
        <w:t>lity</w:t>
      </w:r>
      <w:r w:rsidR="005441E0" w:rsidRPr="00A71E3F">
        <w:t>.</w:t>
      </w:r>
    </w:p>
    <w:p w14:paraId="532F77D2" w14:textId="1EC3387F" w:rsidR="00185F02" w:rsidRPr="00A71E3F" w:rsidRDefault="00185F02" w:rsidP="00955B30">
      <w:pPr>
        <w:pStyle w:val="BodyText"/>
      </w:pPr>
      <w:bookmarkStart w:id="1520" w:name="_Ref492914164"/>
      <w:bookmarkStart w:id="1521" w:name="_Ref498504002"/>
      <w:bookmarkStart w:id="1522" w:name="_Ref498504078"/>
      <w:bookmarkStart w:id="1523" w:name="_Ref498504107"/>
      <w:bookmarkStart w:id="1524" w:name="_Toc508216424"/>
      <w:bookmarkStart w:id="1525" w:name="_Toc514923605"/>
      <w:bookmarkStart w:id="1526" w:name="_Ref516663794"/>
      <w:bookmarkStart w:id="1527" w:name="_Ref516663957"/>
      <w:bookmarkStart w:id="1528" w:name="_Ref516663996"/>
      <w:bookmarkStart w:id="1529" w:name="_Ref516664037"/>
      <w:bookmarkStart w:id="1530" w:name="_Ref516664107"/>
      <w:bookmarkStart w:id="1531" w:name="_Toc516668431"/>
      <w:bookmarkStart w:id="1532" w:name="_Toc526104624"/>
      <w:r w:rsidRPr="00A71E3F">
        <w:t>The NCP formula is as follows:</w:t>
      </w:r>
    </w:p>
    <w:tbl>
      <w:tblPr>
        <w:tblW w:w="7283" w:type="dxa"/>
        <w:tblLook w:val="0000" w:firstRow="0" w:lastRow="0" w:firstColumn="0" w:lastColumn="0" w:noHBand="0" w:noVBand="0"/>
      </w:tblPr>
      <w:tblGrid>
        <w:gridCol w:w="1530"/>
        <w:gridCol w:w="1065"/>
        <w:gridCol w:w="4688"/>
      </w:tblGrid>
      <w:tr w:rsidR="00185F02" w:rsidRPr="00A71E3F" w14:paraId="16CFECEF" w14:textId="77777777" w:rsidTr="00574648">
        <w:trPr>
          <w:cantSplit/>
          <w:trHeight w:val="280"/>
        </w:trPr>
        <w:tc>
          <w:tcPr>
            <w:tcW w:w="1530" w:type="dxa"/>
            <w:vMerge w:val="restart"/>
            <w:tcBorders>
              <w:top w:val="nil"/>
              <w:left w:val="nil"/>
              <w:bottom w:val="nil"/>
              <w:right w:val="nil"/>
            </w:tcBorders>
            <w:noWrap/>
            <w:vAlign w:val="center"/>
          </w:tcPr>
          <w:p w14:paraId="5F148A0E" w14:textId="77777777" w:rsidR="00185F02" w:rsidRPr="00A71E3F" w:rsidRDefault="00185F02" w:rsidP="00957111">
            <w:pPr>
              <w:pStyle w:val="ListBullet2"/>
              <w:numPr>
                <w:ilvl w:val="0"/>
                <w:numId w:val="0"/>
              </w:numPr>
              <w:ind w:left="680" w:hanging="680"/>
              <w:jc w:val="center"/>
            </w:pPr>
            <w:r w:rsidRPr="00A71E3F">
              <w:lastRenderedPageBreak/>
              <w:t>NCP</w:t>
            </w:r>
          </w:p>
        </w:tc>
        <w:tc>
          <w:tcPr>
            <w:tcW w:w="1065" w:type="dxa"/>
            <w:vMerge w:val="restart"/>
            <w:tcBorders>
              <w:top w:val="nil"/>
              <w:left w:val="nil"/>
              <w:right w:val="nil"/>
            </w:tcBorders>
            <w:noWrap/>
            <w:vAlign w:val="center"/>
          </w:tcPr>
          <w:p w14:paraId="320121F7" w14:textId="77777777" w:rsidR="00185F02" w:rsidRPr="00A71E3F" w:rsidRDefault="00185F02" w:rsidP="00322D37">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7080C344" w14:textId="11875FA3" w:rsidR="00185F02" w:rsidRPr="00316618" w:rsidRDefault="005441E0" w:rsidP="009E479F">
            <w:pPr>
              <w:pStyle w:val="ListBullet2"/>
              <w:numPr>
                <w:ilvl w:val="0"/>
                <w:numId w:val="0"/>
              </w:numPr>
              <w:ind w:left="680" w:hanging="340"/>
              <w:jc w:val="center"/>
            </w:pPr>
            <w:r w:rsidRPr="00A71E3F">
              <w:t>EBIT</w:t>
            </w:r>
            <w:r w:rsidR="00B750B3" w:rsidRPr="00316618">
              <w:rPr>
                <w:rStyle w:val="FootnoteReference"/>
              </w:rPr>
              <w:footnoteReference w:id="9"/>
            </w:r>
          </w:p>
        </w:tc>
      </w:tr>
      <w:tr w:rsidR="00185F02" w:rsidRPr="00A71E3F" w14:paraId="55768E78" w14:textId="77777777" w:rsidTr="00574648">
        <w:trPr>
          <w:cantSplit/>
          <w:trHeight w:val="280"/>
        </w:trPr>
        <w:tc>
          <w:tcPr>
            <w:tcW w:w="1530" w:type="dxa"/>
            <w:vMerge/>
            <w:tcBorders>
              <w:top w:val="nil"/>
              <w:left w:val="nil"/>
              <w:bottom w:val="nil"/>
              <w:right w:val="nil"/>
            </w:tcBorders>
            <w:vAlign w:val="center"/>
          </w:tcPr>
          <w:p w14:paraId="41C14F96" w14:textId="77777777" w:rsidR="00185F02" w:rsidRPr="00A71E3F" w:rsidRDefault="00185F02"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30170143" w14:textId="77777777" w:rsidR="00185F02" w:rsidRPr="00A71E3F" w:rsidRDefault="00185F02"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7D984406" w14:textId="4818D5B1" w:rsidR="00185F02" w:rsidRPr="00A71E3F" w:rsidRDefault="005441E0" w:rsidP="009E479F">
            <w:pPr>
              <w:pStyle w:val="ListBullet2"/>
              <w:numPr>
                <w:ilvl w:val="0"/>
                <w:numId w:val="0"/>
              </w:numPr>
              <w:ind w:left="680" w:hanging="340"/>
              <w:jc w:val="center"/>
            </w:pPr>
            <w:r w:rsidRPr="00A71E3F">
              <w:t>T</w:t>
            </w:r>
            <w:r w:rsidR="00185F02" w:rsidRPr="00A71E3F">
              <w:t xml:space="preserve">otal </w:t>
            </w:r>
            <w:r w:rsidR="00B27911" w:rsidRPr="00A71E3F">
              <w:t>O</w:t>
            </w:r>
            <w:r w:rsidRPr="00A71E3F">
              <w:t xml:space="preserve">perating </w:t>
            </w:r>
            <w:r w:rsidR="00B27911" w:rsidRPr="00A71E3F">
              <w:t>C</w:t>
            </w:r>
            <w:r w:rsidR="00185F02" w:rsidRPr="00A71E3F">
              <w:t>ost</w:t>
            </w:r>
          </w:p>
        </w:tc>
      </w:tr>
    </w:tbl>
    <w:p w14:paraId="6B3A6DBF" w14:textId="7F92DBC6" w:rsidR="00DD72C5" w:rsidRPr="00A71E3F" w:rsidRDefault="00DD72C5" w:rsidP="00DD72C5">
      <w:pPr>
        <w:pStyle w:val="BodyText"/>
      </w:pPr>
      <w:r w:rsidRPr="00A71E3F">
        <w:t xml:space="preserve">We have selected the </w:t>
      </w:r>
      <w:r w:rsidR="00A96F71" w:rsidRPr="00A71E3F">
        <w:t>Operating Margin (“</w:t>
      </w:r>
      <w:r w:rsidRPr="00A71E3F">
        <w:rPr>
          <w:b/>
        </w:rPr>
        <w:t>OM</w:t>
      </w:r>
      <w:r w:rsidR="00A96F71" w:rsidRPr="00A71E3F">
        <w:t>”)</w:t>
      </w:r>
      <w:r w:rsidRPr="00A71E3F">
        <w:t xml:space="preserve"> as the most appropriate PLI to test the arm’s length profitability achieved by </w:t>
      </w:r>
      <w:r w:rsidRPr="00A71E3F">
        <w:rPr>
          <w:highlight w:val="yellow"/>
        </w:rPr>
        <w:t>ABC</w:t>
      </w:r>
      <w:r w:rsidR="00556058" w:rsidRPr="00085665">
        <w:t xml:space="preserve"> </w:t>
      </w:r>
      <w:r w:rsidRPr="00316618">
        <w:t xml:space="preserve">with respect to its </w:t>
      </w:r>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r w:rsidRPr="00316618">
        <w:t xml:space="preserve">.  The </w:t>
      </w:r>
      <w:r w:rsidR="008B0927" w:rsidRPr="00316618">
        <w:t>OM</w:t>
      </w:r>
      <w:r w:rsidRPr="00316618">
        <w:t xml:space="preserve"> </w:t>
      </w:r>
      <w:r w:rsidRPr="00A71E3F">
        <w:t xml:space="preserve">is an appropriate measure </w:t>
      </w:r>
      <w:r w:rsidRPr="006C34F9">
        <w:t xml:space="preserve">for </w:t>
      </w:r>
      <w:r w:rsidR="00060D97">
        <w:t>[</w:t>
      </w:r>
      <w:r w:rsidR="00060D97" w:rsidRPr="00577A7E">
        <w:rPr>
          <w:highlight w:val="yellow"/>
        </w:rPr>
        <w:t>TYPE OF BUSINESS / ACTIVIT</w:t>
      </w:r>
      <w:r w:rsidR="00060D97">
        <w:rPr>
          <w:highlight w:val="yellow"/>
        </w:rPr>
        <w:t>I</w:t>
      </w:r>
      <w:r w:rsidR="00060D97" w:rsidRPr="00577A7E">
        <w:rPr>
          <w:highlight w:val="yellow"/>
        </w:rPr>
        <w:t>ES</w:t>
      </w:r>
      <w:r w:rsidR="00060D97">
        <w:t>]</w:t>
      </w:r>
      <w:r w:rsidRPr="00A71E3F">
        <w:t xml:space="preserve"> where </w:t>
      </w:r>
      <w:r w:rsidR="00433563" w:rsidRPr="00A71E3F">
        <w:t>sales</w:t>
      </w:r>
      <w:r w:rsidRPr="00A71E3F">
        <w:t xml:space="preserve"> may reasonably be expected to be a driver of profitability.</w:t>
      </w:r>
    </w:p>
    <w:p w14:paraId="3B9121BD" w14:textId="20B14AD6" w:rsidR="00DD72C5" w:rsidRPr="00A71E3F" w:rsidRDefault="00DD72C5" w:rsidP="00DD72C5">
      <w:pPr>
        <w:pStyle w:val="BodyText"/>
      </w:pPr>
      <w:r w:rsidRPr="00A71E3F">
        <w:t xml:space="preserve">The </w:t>
      </w:r>
      <w:r w:rsidR="00433563" w:rsidRPr="00A71E3F">
        <w:t>OM</w:t>
      </w:r>
      <w:r w:rsidRPr="00A71E3F">
        <w:t xml:space="preserve"> formula is as follows:</w:t>
      </w:r>
    </w:p>
    <w:tbl>
      <w:tblPr>
        <w:tblW w:w="7283" w:type="dxa"/>
        <w:tblLook w:val="0000" w:firstRow="0" w:lastRow="0" w:firstColumn="0" w:lastColumn="0" w:noHBand="0" w:noVBand="0"/>
      </w:tblPr>
      <w:tblGrid>
        <w:gridCol w:w="1530"/>
        <w:gridCol w:w="1065"/>
        <w:gridCol w:w="4688"/>
      </w:tblGrid>
      <w:tr w:rsidR="00DD72C5" w:rsidRPr="00A71E3F" w14:paraId="57004BD6" w14:textId="77777777" w:rsidTr="00574648">
        <w:trPr>
          <w:cantSplit/>
          <w:trHeight w:val="280"/>
        </w:trPr>
        <w:tc>
          <w:tcPr>
            <w:tcW w:w="1530" w:type="dxa"/>
            <w:vMerge w:val="restart"/>
            <w:tcBorders>
              <w:top w:val="nil"/>
              <w:left w:val="nil"/>
              <w:bottom w:val="nil"/>
              <w:right w:val="nil"/>
            </w:tcBorders>
            <w:noWrap/>
            <w:vAlign w:val="center"/>
          </w:tcPr>
          <w:p w14:paraId="49C8121F" w14:textId="24B0EE66" w:rsidR="00DD72C5" w:rsidRPr="00A71E3F" w:rsidRDefault="008B0927" w:rsidP="004A5AF2">
            <w:pPr>
              <w:pStyle w:val="ListBullet2"/>
              <w:numPr>
                <w:ilvl w:val="0"/>
                <w:numId w:val="0"/>
              </w:numPr>
              <w:ind w:left="680" w:hanging="695"/>
              <w:jc w:val="center"/>
            </w:pPr>
            <w:r w:rsidRPr="00A71E3F">
              <w:t>OM</w:t>
            </w:r>
          </w:p>
        </w:tc>
        <w:tc>
          <w:tcPr>
            <w:tcW w:w="1065" w:type="dxa"/>
            <w:vMerge w:val="restart"/>
            <w:tcBorders>
              <w:top w:val="nil"/>
              <w:left w:val="nil"/>
              <w:right w:val="nil"/>
            </w:tcBorders>
            <w:noWrap/>
            <w:vAlign w:val="center"/>
          </w:tcPr>
          <w:p w14:paraId="1B6C0D86" w14:textId="77777777" w:rsidR="00DD72C5" w:rsidRPr="00A71E3F" w:rsidRDefault="00DD72C5" w:rsidP="00A776D8">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1B4F947D" w14:textId="47D64D43" w:rsidR="00DD72C5" w:rsidRPr="00316618" w:rsidRDefault="00DD72C5" w:rsidP="009E479F">
            <w:pPr>
              <w:pStyle w:val="ListBullet2"/>
              <w:numPr>
                <w:ilvl w:val="0"/>
                <w:numId w:val="0"/>
              </w:numPr>
              <w:ind w:left="680" w:hanging="340"/>
              <w:jc w:val="center"/>
            </w:pPr>
            <w:r w:rsidRPr="00A71E3F">
              <w:t>EBIT</w:t>
            </w:r>
            <w:r w:rsidR="00997BB6" w:rsidRPr="00316618">
              <w:rPr>
                <w:rStyle w:val="FootnoteReference"/>
              </w:rPr>
              <w:footnoteReference w:id="10"/>
            </w:r>
          </w:p>
        </w:tc>
      </w:tr>
      <w:tr w:rsidR="00DD72C5" w:rsidRPr="00A71E3F" w14:paraId="710F54E5" w14:textId="77777777" w:rsidTr="00574648">
        <w:trPr>
          <w:cantSplit/>
          <w:trHeight w:val="280"/>
        </w:trPr>
        <w:tc>
          <w:tcPr>
            <w:tcW w:w="1530" w:type="dxa"/>
            <w:vMerge/>
            <w:tcBorders>
              <w:top w:val="nil"/>
              <w:left w:val="nil"/>
              <w:bottom w:val="nil"/>
              <w:right w:val="nil"/>
            </w:tcBorders>
            <w:vAlign w:val="center"/>
          </w:tcPr>
          <w:p w14:paraId="416A3512" w14:textId="77777777" w:rsidR="00DD72C5" w:rsidRPr="00A71E3F" w:rsidRDefault="00DD72C5" w:rsidP="00672AF8">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2282D5B2" w14:textId="77777777" w:rsidR="00DD72C5" w:rsidRPr="00A71E3F" w:rsidRDefault="00DD72C5" w:rsidP="00672AF8">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104CE58F" w14:textId="33786C55" w:rsidR="00DD72C5" w:rsidRPr="00A71E3F" w:rsidRDefault="00433563" w:rsidP="009E479F">
            <w:pPr>
              <w:pStyle w:val="ListBullet2"/>
              <w:numPr>
                <w:ilvl w:val="0"/>
                <w:numId w:val="0"/>
              </w:numPr>
              <w:ind w:left="680" w:hanging="340"/>
              <w:jc w:val="center"/>
            </w:pPr>
            <w:r w:rsidRPr="00A71E3F">
              <w:t>Net Sales</w:t>
            </w:r>
          </w:p>
        </w:tc>
      </w:tr>
    </w:tbl>
    <w:p w14:paraId="64B1813B" w14:textId="7A139E84" w:rsidR="00B65E56" w:rsidRPr="00A71E3F" w:rsidRDefault="00B65E56" w:rsidP="00FC2629">
      <w:pPr>
        <w:pStyle w:val="BodyText"/>
      </w:pPr>
      <w:bookmarkStart w:id="1533" w:name="_Toc17146219"/>
      <w:bookmarkStart w:id="1534" w:name="_Toc17146220"/>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r w:rsidRPr="00A71E3F">
        <w:t>We have selected the</w:t>
      </w:r>
      <w:r w:rsidR="00AF6BA5" w:rsidRPr="00A71E3F">
        <w:t xml:space="preserve"> Return on Assets</w:t>
      </w:r>
      <w:r w:rsidRPr="00A71E3F">
        <w:t xml:space="preserve"> </w:t>
      </w:r>
      <w:r w:rsidR="00AF6BA5" w:rsidRPr="00A71E3F">
        <w:t>(“</w:t>
      </w:r>
      <w:r w:rsidRPr="00A71E3F">
        <w:rPr>
          <w:b/>
        </w:rPr>
        <w:t>ROA</w:t>
      </w:r>
      <w:r w:rsidR="00AF6BA5" w:rsidRPr="00A71E3F">
        <w:t>”)</w:t>
      </w:r>
      <w:r w:rsidRPr="00A71E3F">
        <w:t xml:space="preserve"> as the most appropriate PLI to test the arm’s length profitability achieved by </w:t>
      </w:r>
      <w:r w:rsidRPr="00A71E3F">
        <w:rPr>
          <w:highlight w:val="yellow"/>
        </w:rPr>
        <w:t>ABC</w:t>
      </w:r>
      <w:r w:rsidRPr="00085665">
        <w:t xml:space="preserve"> </w:t>
      </w:r>
      <w:r w:rsidRPr="00316618">
        <w:t xml:space="preserve">with respect to its </w:t>
      </w:r>
      <w:r w:rsidR="00A71E3F">
        <w:t>[</w:t>
      </w:r>
      <w:r w:rsidR="00A71E3F" w:rsidRPr="00577A7E">
        <w:rPr>
          <w:highlight w:val="yellow"/>
        </w:rPr>
        <w:t>TYPE OF BUSINESS / ACTIVIT</w:t>
      </w:r>
      <w:r w:rsidR="00A71E3F">
        <w:rPr>
          <w:highlight w:val="yellow"/>
        </w:rPr>
        <w:t>I</w:t>
      </w:r>
      <w:r w:rsidR="00A71E3F" w:rsidRPr="00577A7E">
        <w:rPr>
          <w:highlight w:val="yellow"/>
        </w:rPr>
        <w:t>ES</w:t>
      </w:r>
      <w:r w:rsidR="00A71E3F">
        <w:t>]</w:t>
      </w:r>
      <w:r w:rsidRPr="00316618">
        <w:t xml:space="preserve">.  </w:t>
      </w:r>
      <w:r w:rsidR="00017E56" w:rsidRPr="004E36CD">
        <w:rPr>
          <w:highlight w:val="yellow"/>
        </w:rPr>
        <w:t>ABC</w:t>
      </w:r>
      <w:r w:rsidR="00017E56" w:rsidRPr="004E36CD">
        <w:t>’s</w:t>
      </w:r>
      <w:r w:rsidR="00017E56" w:rsidRPr="00316618">
        <w:t xml:space="preserve"> operations are highly capital intensive</w:t>
      </w:r>
      <w:r w:rsidR="00FF5C55" w:rsidRPr="00316618">
        <w:t xml:space="preserve">. </w:t>
      </w:r>
      <w:r w:rsidR="00017E56" w:rsidRPr="00316618">
        <w:t xml:space="preserve"> </w:t>
      </w:r>
      <w:r w:rsidRPr="00A71E3F">
        <w:t xml:space="preserve">The </w:t>
      </w:r>
      <w:r w:rsidR="00C67F93" w:rsidRPr="00A71E3F">
        <w:t>ROA</w:t>
      </w:r>
      <w:r w:rsidRPr="00A71E3F">
        <w:t xml:space="preserve"> is an appropriate measure </w:t>
      </w:r>
      <w:r w:rsidR="00FC2629" w:rsidRPr="00A71E3F">
        <w:t xml:space="preserve">as </w:t>
      </w:r>
      <w:r w:rsidRPr="00A71E3F">
        <w:t>this ratio measures the return on the operating assets</w:t>
      </w:r>
      <w:r w:rsidR="00FF5C55" w:rsidRPr="00A71E3F">
        <w:t xml:space="preserve"> (i.e. capital employed)</w:t>
      </w:r>
      <w:r w:rsidRPr="00A71E3F">
        <w:t xml:space="preserve"> of the enterprise.</w:t>
      </w:r>
    </w:p>
    <w:tbl>
      <w:tblPr>
        <w:tblW w:w="7283" w:type="dxa"/>
        <w:tblLook w:val="0000" w:firstRow="0" w:lastRow="0" w:firstColumn="0" w:lastColumn="0" w:noHBand="0" w:noVBand="0"/>
      </w:tblPr>
      <w:tblGrid>
        <w:gridCol w:w="1530"/>
        <w:gridCol w:w="1065"/>
        <w:gridCol w:w="4688"/>
      </w:tblGrid>
      <w:tr w:rsidR="00B902BD" w:rsidRPr="00A71E3F" w14:paraId="68B91516" w14:textId="77777777" w:rsidTr="00574648">
        <w:trPr>
          <w:cantSplit/>
          <w:trHeight w:val="280"/>
        </w:trPr>
        <w:tc>
          <w:tcPr>
            <w:tcW w:w="1530" w:type="dxa"/>
            <w:vMerge w:val="restart"/>
            <w:tcBorders>
              <w:top w:val="nil"/>
              <w:left w:val="nil"/>
              <w:bottom w:val="nil"/>
              <w:right w:val="nil"/>
            </w:tcBorders>
            <w:noWrap/>
            <w:vAlign w:val="center"/>
          </w:tcPr>
          <w:p w14:paraId="1EA5334D" w14:textId="5F9173AF" w:rsidR="00B902BD" w:rsidRPr="00A71E3F" w:rsidRDefault="00B902BD" w:rsidP="004A5AF2">
            <w:pPr>
              <w:pStyle w:val="ListBullet2"/>
              <w:numPr>
                <w:ilvl w:val="0"/>
                <w:numId w:val="0"/>
              </w:numPr>
              <w:ind w:left="680" w:hanging="680"/>
              <w:jc w:val="center"/>
            </w:pPr>
            <w:r w:rsidRPr="00A71E3F">
              <w:t>ROA</w:t>
            </w:r>
          </w:p>
        </w:tc>
        <w:tc>
          <w:tcPr>
            <w:tcW w:w="1065" w:type="dxa"/>
            <w:vMerge w:val="restart"/>
            <w:tcBorders>
              <w:top w:val="nil"/>
              <w:left w:val="nil"/>
              <w:right w:val="nil"/>
            </w:tcBorders>
            <w:noWrap/>
            <w:vAlign w:val="center"/>
          </w:tcPr>
          <w:p w14:paraId="42ADC114" w14:textId="77777777" w:rsidR="00B902BD" w:rsidRPr="00A71E3F" w:rsidRDefault="00B902BD" w:rsidP="00607A6C">
            <w:pPr>
              <w:pStyle w:val="ListBullet2"/>
              <w:numPr>
                <w:ilvl w:val="0"/>
                <w:numId w:val="0"/>
              </w:numPr>
              <w:ind w:left="680" w:hanging="340"/>
            </w:pPr>
            <w:r w:rsidRPr="00A71E3F">
              <w:t>=</w:t>
            </w:r>
          </w:p>
        </w:tc>
        <w:tc>
          <w:tcPr>
            <w:tcW w:w="4688" w:type="dxa"/>
            <w:tcBorders>
              <w:top w:val="nil"/>
              <w:left w:val="nil"/>
              <w:bottom w:val="single" w:sz="4" w:space="0" w:color="auto"/>
              <w:right w:val="nil"/>
            </w:tcBorders>
            <w:noWrap/>
            <w:vAlign w:val="center"/>
          </w:tcPr>
          <w:p w14:paraId="1ED4E745" w14:textId="77777777" w:rsidR="00B902BD" w:rsidRPr="00316618" w:rsidRDefault="00B902BD" w:rsidP="00607A6C">
            <w:pPr>
              <w:pStyle w:val="ListBullet2"/>
              <w:numPr>
                <w:ilvl w:val="0"/>
                <w:numId w:val="0"/>
              </w:numPr>
              <w:ind w:left="680" w:hanging="340"/>
              <w:jc w:val="center"/>
            </w:pPr>
            <w:r w:rsidRPr="00A71E3F">
              <w:t>EBIT</w:t>
            </w:r>
            <w:r w:rsidRPr="00316618">
              <w:rPr>
                <w:rStyle w:val="FootnoteReference"/>
              </w:rPr>
              <w:footnoteReference w:id="11"/>
            </w:r>
          </w:p>
        </w:tc>
      </w:tr>
      <w:tr w:rsidR="00B902BD" w:rsidRPr="00FB667F" w14:paraId="6F81E086" w14:textId="77777777" w:rsidTr="00574648">
        <w:trPr>
          <w:cantSplit/>
          <w:trHeight w:val="280"/>
        </w:trPr>
        <w:tc>
          <w:tcPr>
            <w:tcW w:w="1530" w:type="dxa"/>
            <w:vMerge/>
            <w:tcBorders>
              <w:top w:val="nil"/>
              <w:left w:val="nil"/>
              <w:bottom w:val="nil"/>
              <w:right w:val="nil"/>
            </w:tcBorders>
            <w:vAlign w:val="center"/>
          </w:tcPr>
          <w:p w14:paraId="1F6AD0B9" w14:textId="77777777" w:rsidR="00B902BD" w:rsidRPr="00A71E3F" w:rsidRDefault="00B902BD" w:rsidP="00607A6C">
            <w:pPr>
              <w:pStyle w:val="ListBullet2"/>
              <w:numPr>
                <w:ilvl w:val="0"/>
                <w:numId w:val="2"/>
              </w:numPr>
              <w:tabs>
                <w:tab w:val="clear" w:pos="680"/>
                <w:tab w:val="num" w:pos="720"/>
              </w:tabs>
              <w:spacing w:before="120" w:after="120" w:line="259" w:lineRule="auto"/>
              <w:ind w:left="720"/>
              <w:jc w:val="both"/>
            </w:pPr>
          </w:p>
        </w:tc>
        <w:tc>
          <w:tcPr>
            <w:tcW w:w="1065" w:type="dxa"/>
            <w:vMerge/>
            <w:tcBorders>
              <w:left w:val="nil"/>
              <w:bottom w:val="nil"/>
              <w:right w:val="nil"/>
            </w:tcBorders>
            <w:noWrap/>
            <w:vAlign w:val="center"/>
          </w:tcPr>
          <w:p w14:paraId="5FD619FA" w14:textId="77777777" w:rsidR="00B902BD" w:rsidRPr="00A71E3F" w:rsidRDefault="00B902BD" w:rsidP="00607A6C">
            <w:pPr>
              <w:pStyle w:val="ListBullet2"/>
              <w:numPr>
                <w:ilvl w:val="0"/>
                <w:numId w:val="2"/>
              </w:numPr>
              <w:tabs>
                <w:tab w:val="clear" w:pos="680"/>
                <w:tab w:val="num" w:pos="720"/>
              </w:tabs>
              <w:spacing w:before="120" w:after="120" w:line="259" w:lineRule="auto"/>
              <w:ind w:left="720"/>
              <w:jc w:val="both"/>
            </w:pPr>
          </w:p>
        </w:tc>
        <w:tc>
          <w:tcPr>
            <w:tcW w:w="4688" w:type="dxa"/>
            <w:tcBorders>
              <w:top w:val="nil"/>
              <w:left w:val="nil"/>
              <w:bottom w:val="nil"/>
              <w:right w:val="nil"/>
            </w:tcBorders>
            <w:noWrap/>
            <w:vAlign w:val="center"/>
          </w:tcPr>
          <w:p w14:paraId="33AF84AE" w14:textId="4A13526F" w:rsidR="00B902BD" w:rsidRPr="00044CD8" w:rsidRDefault="00B902BD" w:rsidP="00607A6C">
            <w:pPr>
              <w:pStyle w:val="ListBullet2"/>
              <w:numPr>
                <w:ilvl w:val="0"/>
                <w:numId w:val="0"/>
              </w:numPr>
              <w:ind w:left="680" w:hanging="340"/>
              <w:jc w:val="center"/>
            </w:pPr>
            <w:r w:rsidRPr="00A71E3F">
              <w:t>Total operating assets</w:t>
            </w:r>
          </w:p>
        </w:tc>
      </w:tr>
    </w:tbl>
    <w:p w14:paraId="284991F2" w14:textId="22BE1A1C" w:rsidR="00923508" w:rsidRDefault="005B2280" w:rsidP="00556058">
      <w:pPr>
        <w:pStyle w:val="Heading3"/>
      </w:pPr>
      <w:r>
        <w:t>Search for comparable companies</w:t>
      </w:r>
    </w:p>
    <w:p w14:paraId="001D4E87" w14:textId="10BE4804" w:rsidR="003525FC" w:rsidRPr="00F6587D" w:rsidRDefault="00F6587D" w:rsidP="00570D80">
      <w:pPr>
        <w:pStyle w:val="BodyText"/>
        <w:rPr>
          <w:rFonts w:cstheme="minorHAnsi"/>
        </w:rPr>
      </w:pPr>
      <w:r>
        <w:rPr>
          <w:noProof/>
          <w:lang w:eastAsia="en-US"/>
        </w:rPr>
        <mc:AlternateContent>
          <mc:Choice Requires="wps">
            <w:drawing>
              <wp:anchor distT="45720" distB="45720" distL="114300" distR="114300" simplePos="0" relativeHeight="251658263" behindDoc="0" locked="0" layoutInCell="1" allowOverlap="1" wp14:anchorId="5BC53F64" wp14:editId="5271FB31">
                <wp:simplePos x="0" y="0"/>
                <wp:positionH relativeFrom="margin">
                  <wp:align>left</wp:align>
                </wp:positionH>
                <wp:positionV relativeFrom="paragraph">
                  <wp:posOffset>1036955</wp:posOffset>
                </wp:positionV>
                <wp:extent cx="5226050" cy="2458085"/>
                <wp:effectExtent l="0" t="0" r="12700" b="18415"/>
                <wp:wrapSquare wrapText="bothSides"/>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0" cy="2458192"/>
                        </a:xfrm>
                        <a:prstGeom prst="rect">
                          <a:avLst/>
                        </a:prstGeom>
                        <a:solidFill>
                          <a:schemeClr val="bg1">
                            <a:lumMod val="75000"/>
                          </a:schemeClr>
                        </a:solidFill>
                        <a:ln w="9525">
                          <a:solidFill>
                            <a:srgbClr val="000000"/>
                          </a:solidFill>
                          <a:miter lim="800000"/>
                          <a:headEnd/>
                          <a:tailEnd/>
                        </a:ln>
                      </wps:spPr>
                      <wps:txbx>
                        <w:txbxContent>
                          <w:p w14:paraId="0EE8C2CF" w14:textId="77777777" w:rsidR="005D16E1" w:rsidRPr="00874461" w:rsidRDefault="005D16E1" w:rsidP="00F6587D">
                            <w:pPr>
                              <w:pStyle w:val="ListBullet"/>
                              <w:numPr>
                                <w:ilvl w:val="0"/>
                                <w:numId w:val="0"/>
                              </w:numPr>
                              <w:rPr>
                                <w:lang w:eastAsia="zh-CN"/>
                              </w:rPr>
                            </w:pPr>
                            <w:r w:rsidRPr="00874461">
                              <w:rPr>
                                <w:lang w:eastAsia="zh-CN"/>
                              </w:rPr>
                              <w:t>F</w:t>
                            </w:r>
                            <w:r w:rsidRPr="00874461">
                              <w:t>o</w:t>
                            </w:r>
                            <w:r w:rsidRPr="00874461">
                              <w:rPr>
                                <w:lang w:eastAsia="zh-CN"/>
                              </w:rPr>
                              <w:t>r cases where we are only engaged to simply “refresh” or “update” the financial results of the previous year’s comparable set, we can modify the write-up.  A sample write-up:</w:t>
                            </w:r>
                          </w:p>
                          <w:p w14:paraId="12863680" w14:textId="77777777" w:rsidR="005D16E1" w:rsidRDefault="005D16E1" w:rsidP="00F6587D">
                            <w:pPr>
                              <w:pStyle w:val="ListBullet"/>
                              <w:numPr>
                                <w:ilvl w:val="0"/>
                                <w:numId w:val="0"/>
                              </w:numPr>
                              <w:rPr>
                                <w:i/>
                                <w:lang w:eastAsia="zh-CN"/>
                              </w:rPr>
                            </w:pPr>
                          </w:p>
                          <w:p w14:paraId="41E581ED" w14:textId="7D70229D" w:rsidR="005D16E1" w:rsidRPr="00C57A81" w:rsidRDefault="005D16E1" w:rsidP="00F6587D">
                            <w:pPr>
                              <w:pStyle w:val="ListBullet"/>
                              <w:numPr>
                                <w:ilvl w:val="0"/>
                                <w:numId w:val="0"/>
                              </w:numPr>
                              <w:rPr>
                                <w:i/>
                                <w:lang w:eastAsia="zh-CN"/>
                              </w:rPr>
                            </w:pPr>
                            <w:r w:rsidRPr="00C57A81">
                              <w:rPr>
                                <w:i/>
                                <w:lang w:eastAsia="zh-CN"/>
                              </w:rPr>
                              <w:t xml:space="preserve">Based on the result of the search above, we then used the most recent version of </w:t>
                            </w:r>
                            <w:r w:rsidR="008C73FD">
                              <w:rPr>
                                <w:i/>
                                <w:lang w:eastAsia="zh-CN"/>
                              </w:rPr>
                              <w:t>TP Cat</w:t>
                            </w:r>
                            <w:r w:rsidR="008C73FD" w:rsidRPr="00C57A81">
                              <w:rPr>
                                <w:i/>
                                <w:lang w:eastAsia="zh-CN"/>
                              </w:rPr>
                              <w:t xml:space="preserve"> </w:t>
                            </w:r>
                            <w:r w:rsidRPr="00C57A81">
                              <w:rPr>
                                <w:i/>
                                <w:lang w:eastAsia="zh-CN"/>
                              </w:rPr>
                              <w:t xml:space="preserve">database available (Version </w:t>
                            </w:r>
                            <w:r w:rsidRPr="00C57A81">
                              <w:rPr>
                                <w:i/>
                                <w:highlight w:val="yellow"/>
                                <w:lang w:eastAsia="zh-CN"/>
                              </w:rPr>
                              <w:t>May 20XX</w:t>
                            </w:r>
                            <w:r w:rsidRPr="00C57A81">
                              <w:rPr>
                                <w:i/>
                                <w:lang w:eastAsia="zh-CN"/>
                              </w:rPr>
                              <w:t xml:space="preserve">) to update the status of the selected companies to determine whether they still meet all the selection criteria set out in our search strategy (see </w:t>
                            </w:r>
                            <w:r w:rsidRPr="00C57A81">
                              <w:rPr>
                                <w:i/>
                                <w:highlight w:val="yellow"/>
                                <w:lang w:eastAsia="zh-CN"/>
                              </w:rPr>
                              <w:t xml:space="preserve">Appendix </w:t>
                            </w:r>
                            <w:r w:rsidRPr="00085665">
                              <w:rPr>
                                <w:i/>
                                <w:highlight w:val="yellow"/>
                                <w:lang w:eastAsia="zh-CN"/>
                              </w:rPr>
                              <w:t>B</w:t>
                            </w:r>
                            <w:r w:rsidRPr="00C57A81">
                              <w:rPr>
                                <w:i/>
                                <w:lang w:eastAsia="zh-CN"/>
                              </w:rPr>
                              <w:t xml:space="preserve">).  The result indicated that </w:t>
                            </w:r>
                            <w:r w:rsidRPr="00C57A81">
                              <w:rPr>
                                <w:i/>
                                <w:highlight w:val="yellow"/>
                                <w:lang w:eastAsia="zh-CN"/>
                              </w:rPr>
                              <w:t>X</w:t>
                            </w:r>
                            <w:r w:rsidRPr="00C57A81">
                              <w:rPr>
                                <w:i/>
                                <w:lang w:eastAsia="zh-CN"/>
                              </w:rPr>
                              <w:t xml:space="preserve"> companies should be rejected for the following reasons:</w:t>
                            </w:r>
                          </w:p>
                          <w:p w14:paraId="1CB62822" w14:textId="77777777" w:rsidR="005D16E1" w:rsidRPr="00C57A81" w:rsidRDefault="005D16E1" w:rsidP="00F6587D">
                            <w:pPr>
                              <w:pStyle w:val="ListBullet"/>
                              <w:numPr>
                                <w:ilvl w:val="0"/>
                                <w:numId w:val="14"/>
                              </w:numPr>
                              <w:rPr>
                                <w:i/>
                                <w:lang w:eastAsia="zh-CN"/>
                              </w:rPr>
                            </w:pPr>
                            <w:r w:rsidRPr="00030714">
                              <w:rPr>
                                <w:i/>
                                <w:highlight w:val="yellow"/>
                                <w:lang w:eastAsia="zh-CN"/>
                              </w:rPr>
                              <w:t>(INSERT YOUR RESULTS HERE, e.g. XYZ company was rejected because…).</w:t>
                            </w:r>
                          </w:p>
                          <w:p w14:paraId="0FFEB904" w14:textId="77777777" w:rsidR="005D16E1" w:rsidRDefault="005D16E1" w:rsidP="00F6587D">
                            <w:pPr>
                              <w:pStyle w:val="ListBullet"/>
                              <w:numPr>
                                <w:ilvl w:val="0"/>
                                <w:numId w:val="0"/>
                              </w:numPr>
                              <w:ind w:left="340" w:hanging="340"/>
                              <w:rPr>
                                <w:i/>
                                <w:lang w:eastAsia="zh-CN"/>
                              </w:rPr>
                            </w:pPr>
                          </w:p>
                          <w:p w14:paraId="132E5B53" w14:textId="33424285" w:rsidR="005D16E1" w:rsidRPr="00C57A81" w:rsidRDefault="005D16E1" w:rsidP="00834EDA">
                            <w:pPr>
                              <w:pStyle w:val="ListBullet"/>
                              <w:numPr>
                                <w:ilvl w:val="0"/>
                                <w:numId w:val="0"/>
                              </w:numPr>
                              <w:rPr>
                                <w:i/>
                                <w:lang w:eastAsia="zh-CN"/>
                              </w:rPr>
                            </w:pPr>
                            <w:r w:rsidRPr="00C57A81">
                              <w:rPr>
                                <w:i/>
                                <w:lang w:eastAsia="zh-CN"/>
                              </w:rPr>
                              <w:t xml:space="preserve">In summary, we have selected a total of </w:t>
                            </w:r>
                            <w:r w:rsidRPr="00030714">
                              <w:rPr>
                                <w:i/>
                                <w:highlight w:val="yellow"/>
                                <w:lang w:eastAsia="zh-CN"/>
                              </w:rPr>
                              <w:t>X</w:t>
                            </w:r>
                            <w:r w:rsidRPr="00C57A81">
                              <w:rPr>
                                <w:i/>
                                <w:highlight w:val="yellow"/>
                                <w:lang w:eastAsia="zh-CN"/>
                              </w:rPr>
                              <w:t>X</w:t>
                            </w:r>
                            <w:r w:rsidRPr="00C57A81">
                              <w:rPr>
                                <w:i/>
                                <w:lang w:eastAsia="zh-CN"/>
                              </w:rPr>
                              <w:t xml:space="preserve"> comparable companies.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53F64" id="Text Box 71" o:spid="_x0000_s1067" type="#_x0000_t202" style="position:absolute;margin-left:0;margin-top:81.65pt;width:411.5pt;height:193.55pt;z-index:251658263;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" fillcolor="#bfbfbf [2412]">
                <v:textbox>
                  <w:txbxContent>
                    <w:p w14:paraId="0EE8C2CF" w14:textId="77777777" w:rsidR="005D16E1" w:rsidRPr="00874461" w:rsidRDefault="005D16E1" w:rsidP="00F6587D">
                      <w:pPr>
                        <w:pStyle w:val="ListBullet"/>
                        <w:numPr>
                          <w:ilvl w:val="0"/>
                          <w:numId w:val="0"/>
                        </w:numPr>
                        <w:rPr>
                          <w:lang w:eastAsia="zh-CN"/>
                        </w:rPr>
                      </w:pPr>
                      <w:r w:rsidRPr="00874461">
                        <w:rPr>
                          <w:lang w:eastAsia="zh-CN"/>
                        </w:rPr>
                        <w:t>F</w:t>
                      </w:r>
                      <w:r w:rsidRPr="00874461">
                        <w:t>o</w:t>
                      </w:r>
                      <w:r w:rsidRPr="00874461">
                        <w:rPr>
                          <w:lang w:eastAsia="zh-CN"/>
                        </w:rPr>
                        <w:t>r cases where we are only engaged to simply “refresh” or “update” the financial results of the previous year’s comparable set, we can modify the write-up.  A sample write-up:</w:t>
                      </w:r>
                    </w:p>
                    <w:p w14:paraId="12863680" w14:textId="77777777" w:rsidR="005D16E1" w:rsidRDefault="005D16E1" w:rsidP="00F6587D">
                      <w:pPr>
                        <w:pStyle w:val="ListBullet"/>
                        <w:numPr>
                          <w:ilvl w:val="0"/>
                          <w:numId w:val="0"/>
                        </w:numPr>
                        <w:rPr>
                          <w:i/>
                          <w:lang w:eastAsia="zh-CN"/>
                        </w:rPr>
                      </w:pPr>
                    </w:p>
                    <w:p w14:paraId="41E581ED" w14:textId="7D70229D" w:rsidR="005D16E1" w:rsidRPr="00C57A81" w:rsidRDefault="005D16E1" w:rsidP="00F6587D">
                      <w:pPr>
                        <w:pStyle w:val="ListBullet"/>
                        <w:numPr>
                          <w:ilvl w:val="0"/>
                          <w:numId w:val="0"/>
                        </w:numPr>
                        <w:rPr>
                          <w:i/>
                          <w:lang w:eastAsia="zh-CN"/>
                        </w:rPr>
                      </w:pPr>
                      <w:r w:rsidRPr="00C57A81">
                        <w:rPr>
                          <w:i/>
                          <w:lang w:eastAsia="zh-CN"/>
                        </w:rPr>
                        <w:t xml:space="preserve">Based on the result of the search above, we then used the most recent version of </w:t>
                      </w:r>
                      <w:r w:rsidR="008C73FD">
                        <w:rPr>
                          <w:i/>
                          <w:lang w:eastAsia="zh-CN"/>
                        </w:rPr>
                        <w:t>TP Cat</w:t>
                      </w:r>
                      <w:r w:rsidR="008C73FD" w:rsidRPr="00C57A81">
                        <w:rPr>
                          <w:i/>
                          <w:lang w:eastAsia="zh-CN"/>
                        </w:rPr>
                        <w:t xml:space="preserve"> </w:t>
                      </w:r>
                      <w:r w:rsidRPr="00C57A81">
                        <w:rPr>
                          <w:i/>
                          <w:lang w:eastAsia="zh-CN"/>
                        </w:rPr>
                        <w:t xml:space="preserve">database available (Version </w:t>
                      </w:r>
                      <w:r w:rsidRPr="00C57A81">
                        <w:rPr>
                          <w:i/>
                          <w:highlight w:val="yellow"/>
                          <w:lang w:eastAsia="zh-CN"/>
                        </w:rPr>
                        <w:t>May 20XX</w:t>
                      </w:r>
                      <w:r w:rsidRPr="00C57A81">
                        <w:rPr>
                          <w:i/>
                          <w:lang w:eastAsia="zh-CN"/>
                        </w:rPr>
                        <w:t xml:space="preserve">) to update the status of the selected companies to determine whether they still meet all the selection criteria set out in our search strategy (see </w:t>
                      </w:r>
                      <w:r w:rsidRPr="00C57A81">
                        <w:rPr>
                          <w:i/>
                          <w:highlight w:val="yellow"/>
                          <w:lang w:eastAsia="zh-CN"/>
                        </w:rPr>
                        <w:t xml:space="preserve">Appendix </w:t>
                      </w:r>
                      <w:r w:rsidRPr="00085665">
                        <w:rPr>
                          <w:i/>
                          <w:highlight w:val="yellow"/>
                          <w:lang w:eastAsia="zh-CN"/>
                        </w:rPr>
                        <w:t>B</w:t>
                      </w:r>
                      <w:r w:rsidRPr="00C57A81">
                        <w:rPr>
                          <w:i/>
                          <w:lang w:eastAsia="zh-CN"/>
                        </w:rPr>
                        <w:t xml:space="preserve">).  The result indicated that </w:t>
                      </w:r>
                      <w:r w:rsidRPr="00C57A81">
                        <w:rPr>
                          <w:i/>
                          <w:highlight w:val="yellow"/>
                          <w:lang w:eastAsia="zh-CN"/>
                        </w:rPr>
                        <w:t>X</w:t>
                      </w:r>
                      <w:r w:rsidRPr="00C57A81">
                        <w:rPr>
                          <w:i/>
                          <w:lang w:eastAsia="zh-CN"/>
                        </w:rPr>
                        <w:t xml:space="preserve"> companies should be rejected for the following reasons:</w:t>
                      </w:r>
                    </w:p>
                    <w:p w14:paraId="1CB62822" w14:textId="77777777" w:rsidR="005D16E1" w:rsidRPr="00C57A81" w:rsidRDefault="005D16E1" w:rsidP="00F6587D">
                      <w:pPr>
                        <w:pStyle w:val="ListBullet"/>
                        <w:numPr>
                          <w:ilvl w:val="0"/>
                          <w:numId w:val="14"/>
                        </w:numPr>
                        <w:rPr>
                          <w:i/>
                          <w:lang w:eastAsia="zh-CN"/>
                        </w:rPr>
                      </w:pPr>
                      <w:r w:rsidRPr="00030714">
                        <w:rPr>
                          <w:i/>
                          <w:highlight w:val="yellow"/>
                          <w:lang w:eastAsia="zh-CN"/>
                        </w:rPr>
                        <w:t>(INSERT YOUR RESULTS HERE, e.g. XYZ company was rejected because…).</w:t>
                      </w:r>
                    </w:p>
                    <w:p w14:paraId="0FFEB904" w14:textId="77777777" w:rsidR="005D16E1" w:rsidRDefault="005D16E1" w:rsidP="00F6587D">
                      <w:pPr>
                        <w:pStyle w:val="ListBullet"/>
                        <w:numPr>
                          <w:ilvl w:val="0"/>
                          <w:numId w:val="0"/>
                        </w:numPr>
                        <w:ind w:left="340" w:hanging="340"/>
                        <w:rPr>
                          <w:i/>
                          <w:lang w:eastAsia="zh-CN"/>
                        </w:rPr>
                      </w:pPr>
                    </w:p>
                    <w:p w14:paraId="132E5B53" w14:textId="33424285" w:rsidR="005D16E1" w:rsidRPr="00C57A81" w:rsidRDefault="005D16E1" w:rsidP="00834EDA">
                      <w:pPr>
                        <w:pStyle w:val="ListBullet"/>
                        <w:numPr>
                          <w:ilvl w:val="0"/>
                          <w:numId w:val="0"/>
                        </w:numPr>
                        <w:rPr>
                          <w:i/>
                          <w:lang w:eastAsia="zh-CN"/>
                        </w:rPr>
                      </w:pPr>
                      <w:r w:rsidRPr="00C57A81">
                        <w:rPr>
                          <w:i/>
                          <w:lang w:eastAsia="zh-CN"/>
                        </w:rPr>
                        <w:t xml:space="preserve">In summary, we have selected a total of </w:t>
                      </w:r>
                      <w:r w:rsidRPr="00030714">
                        <w:rPr>
                          <w:i/>
                          <w:highlight w:val="yellow"/>
                          <w:lang w:eastAsia="zh-CN"/>
                        </w:rPr>
                        <w:t>X</w:t>
                      </w:r>
                      <w:r w:rsidRPr="00C57A81">
                        <w:rPr>
                          <w:i/>
                          <w:highlight w:val="yellow"/>
                          <w:lang w:eastAsia="zh-CN"/>
                        </w:rPr>
                        <w:t>X</w:t>
                      </w:r>
                      <w:r w:rsidRPr="00C57A81">
                        <w:rPr>
                          <w:i/>
                          <w:lang w:eastAsia="zh-CN"/>
                        </w:rPr>
                        <w:t xml:space="preserve"> comparable companies.  </w:t>
                      </w:r>
                    </w:p>
                  </w:txbxContent>
                </v:textbox>
                <w10:wrap type="square" anchorx="margin"/>
              </v:shape>
            </w:pict>
          </mc:Fallback>
        </mc:AlternateContent>
      </w:r>
      <w:r>
        <w:t xml:space="preserve">In applying CPM, a benchmarking analysis was performed to identify independent companies that </w:t>
      </w:r>
      <w:r w:rsidR="003E61D0">
        <w:t>are</w:t>
      </w:r>
      <w:r>
        <w:t xml:space="preserve"> comparable to </w:t>
      </w:r>
      <w:r w:rsidRPr="004F52F3">
        <w:rPr>
          <w:highlight w:val="yellow"/>
        </w:rPr>
        <w:t>ABC</w:t>
      </w:r>
      <w:r>
        <w:t xml:space="preserve"> </w:t>
      </w:r>
      <w:r w:rsidR="00E02F39">
        <w:t>with respect to</w:t>
      </w:r>
      <w:r w:rsidRPr="00510A89">
        <w:t xml:space="preserve"> functions performed,</w:t>
      </w:r>
      <w:r>
        <w:t xml:space="preserve"> </w:t>
      </w:r>
      <w:r w:rsidRPr="00510A89">
        <w:t xml:space="preserve">risks </w:t>
      </w:r>
      <w:r w:rsidRPr="00510A89">
        <w:lastRenderedPageBreak/>
        <w:t xml:space="preserve">assumed, and assets used. </w:t>
      </w:r>
      <w:r>
        <w:t xml:space="preserve"> As a result, a set of </w:t>
      </w:r>
      <w:r w:rsidRPr="00E5767F">
        <w:rPr>
          <w:highlight w:val="yellow"/>
        </w:rPr>
        <w:t>XX</w:t>
      </w:r>
      <w:r w:rsidRPr="00E5767F">
        <w:t xml:space="preserve"> </w:t>
      </w:r>
      <w:r>
        <w:t>independent comparable companies was identified.</w:t>
      </w:r>
      <w:r>
        <w:rPr>
          <w:rFonts w:cstheme="minorHAnsi"/>
        </w:rPr>
        <w:t xml:space="preserve">  </w:t>
      </w:r>
      <w:r w:rsidR="00187EA1" w:rsidRPr="009E479F">
        <w:rPr>
          <w:rFonts w:cstheme="minorHAnsi"/>
        </w:rPr>
        <w:t xml:space="preserve">Please refer to </w:t>
      </w:r>
      <w:r w:rsidR="00187EA1" w:rsidRPr="00834EDA">
        <w:rPr>
          <w:rFonts w:cstheme="minorHAnsi"/>
          <w:b/>
        </w:rPr>
        <w:t xml:space="preserve">Appendix </w:t>
      </w:r>
      <w:r w:rsidR="0004395D">
        <w:rPr>
          <w:rFonts w:cstheme="minorHAnsi"/>
          <w:b/>
        </w:rPr>
        <w:t>C</w:t>
      </w:r>
      <w:r w:rsidR="0004395D" w:rsidRPr="009E479F">
        <w:rPr>
          <w:rFonts w:cstheme="minorHAnsi"/>
        </w:rPr>
        <w:t xml:space="preserve"> </w:t>
      </w:r>
      <w:r w:rsidR="00187EA1" w:rsidRPr="009E479F">
        <w:rPr>
          <w:rFonts w:cstheme="minorHAnsi"/>
        </w:rPr>
        <w:t>for</w:t>
      </w:r>
      <w:r>
        <w:rPr>
          <w:rFonts w:cstheme="minorHAnsi"/>
        </w:rPr>
        <w:t xml:space="preserve"> further</w:t>
      </w:r>
      <w:r w:rsidR="00187EA1" w:rsidRPr="009E479F">
        <w:rPr>
          <w:rFonts w:cstheme="minorHAnsi"/>
        </w:rPr>
        <w:t xml:space="preserve"> </w:t>
      </w:r>
      <w:r w:rsidR="00187EA1">
        <w:rPr>
          <w:rFonts w:cstheme="minorHAnsi"/>
        </w:rPr>
        <w:t>details of the</w:t>
      </w:r>
      <w:r>
        <w:rPr>
          <w:rFonts w:cstheme="minorHAnsi"/>
        </w:rPr>
        <w:t xml:space="preserve"> analysis.</w:t>
      </w:r>
    </w:p>
    <w:p w14:paraId="1383CC16" w14:textId="6FEB28CF" w:rsidR="00923508" w:rsidRDefault="00923508" w:rsidP="00955B30">
      <w:pPr>
        <w:pStyle w:val="Heading3"/>
      </w:pPr>
      <w:bookmarkStart w:id="1535" w:name="_Toc17727833"/>
      <w:bookmarkStart w:id="1536" w:name="_Toc17727834"/>
      <w:bookmarkStart w:id="1537" w:name="_Toc17727835"/>
      <w:bookmarkStart w:id="1538" w:name="_Toc508216430"/>
      <w:bookmarkStart w:id="1539" w:name="_Toc514923611"/>
      <w:bookmarkStart w:id="1540" w:name="_Toc516668437"/>
      <w:bookmarkStart w:id="1541" w:name="_Toc526104630"/>
      <w:bookmarkEnd w:id="1535"/>
      <w:bookmarkEnd w:id="1536"/>
      <w:bookmarkEnd w:id="1537"/>
      <w:r w:rsidRPr="007C3BB4">
        <w:t xml:space="preserve">Use of </w:t>
      </w:r>
      <w:r w:rsidR="00D50952">
        <w:t>standard</w:t>
      </w:r>
      <w:r w:rsidRPr="007C3BB4">
        <w:t xml:space="preserve"> </w:t>
      </w:r>
      <w:r w:rsidR="00666514">
        <w:rPr>
          <w:lang w:val="vi-VN"/>
        </w:rPr>
        <w:t>arm’s length</w:t>
      </w:r>
      <w:r w:rsidRPr="007C3BB4">
        <w:t xml:space="preserve"> </w:t>
      </w:r>
      <w:r>
        <w:t>r</w:t>
      </w:r>
      <w:r w:rsidRPr="007C3BB4">
        <w:t>ange</w:t>
      </w:r>
      <w:bookmarkEnd w:id="1538"/>
      <w:bookmarkEnd w:id="1539"/>
      <w:bookmarkEnd w:id="1540"/>
      <w:bookmarkEnd w:id="1541"/>
    </w:p>
    <w:p w14:paraId="4238542B" w14:textId="6C3F13A8" w:rsidR="00B86D62" w:rsidRPr="00135AD4" w:rsidRDefault="006B4AF2" w:rsidP="00B86D62">
      <w:pPr>
        <w:pStyle w:val="BodyText"/>
        <w:rPr>
          <w:rFonts w:eastAsiaTheme="minorEastAsia"/>
          <w:lang w:eastAsia="ko-KR"/>
        </w:rPr>
      </w:pPr>
      <w:r>
        <w:t xml:space="preserve">Pursuant to </w:t>
      </w:r>
      <w:r w:rsidRPr="00924EE8">
        <w:t>Clause 2</w:t>
      </w:r>
      <w:r>
        <w:t>,</w:t>
      </w:r>
      <w:r w:rsidRPr="00924EE8">
        <w:t xml:space="preserve"> Article </w:t>
      </w:r>
      <w:r>
        <w:t>8</w:t>
      </w:r>
      <w:r w:rsidRPr="00924EE8">
        <w:t xml:space="preserve"> </w:t>
      </w:r>
      <w:r>
        <w:t xml:space="preserve">and Appendix V </w:t>
      </w:r>
      <w:r w:rsidRPr="00924EE8">
        <w:t xml:space="preserve">of </w:t>
      </w:r>
      <w:r>
        <w:t xml:space="preserve">Decree 132, </w:t>
      </w:r>
      <w:r>
        <w:rPr>
          <w:rFonts w:eastAsiaTheme="minorEastAsia"/>
          <w:lang w:eastAsia="ko-KR"/>
        </w:rPr>
        <w:t>t</w:t>
      </w:r>
      <w:r w:rsidRPr="00924EE8">
        <w:rPr>
          <w:rFonts w:eastAsiaTheme="minorEastAsia"/>
          <w:lang w:eastAsia="ko-KR"/>
        </w:rPr>
        <w:t xml:space="preserve">he </w:t>
      </w:r>
      <w:r w:rsidR="00D50952">
        <w:rPr>
          <w:rFonts w:eastAsiaTheme="minorEastAsia"/>
          <w:lang w:eastAsia="ko-KR"/>
        </w:rPr>
        <w:t xml:space="preserve">standard </w:t>
      </w:r>
      <w:r w:rsidRPr="00924EE8">
        <w:rPr>
          <w:rFonts w:eastAsiaTheme="minorEastAsia"/>
          <w:lang w:eastAsia="ko-KR"/>
        </w:rPr>
        <w:t xml:space="preserve">arm’s length range, </w:t>
      </w:r>
      <w:r>
        <w:rPr>
          <w:rFonts w:eastAsiaTheme="minorEastAsia"/>
          <w:lang w:eastAsia="ko-KR"/>
        </w:rPr>
        <w:t xml:space="preserve">i.e. </w:t>
      </w:r>
      <w:r>
        <w:rPr>
          <w:rFonts w:cs="Arial"/>
        </w:rPr>
        <w:t>the range from the 35</w:t>
      </w:r>
      <w:r w:rsidRPr="00423959">
        <w:rPr>
          <w:rFonts w:cs="Arial"/>
          <w:vertAlign w:val="superscript"/>
        </w:rPr>
        <w:t>th</w:t>
      </w:r>
      <w:r>
        <w:rPr>
          <w:rFonts w:cs="Arial"/>
        </w:rPr>
        <w:t xml:space="preserve"> percentile value to the 75</w:t>
      </w:r>
      <w:r w:rsidRPr="00423959">
        <w:rPr>
          <w:rFonts w:cs="Arial"/>
          <w:vertAlign w:val="superscript"/>
        </w:rPr>
        <w:t>th</w:t>
      </w:r>
      <w:r>
        <w:rPr>
          <w:rFonts w:cs="Arial"/>
        </w:rPr>
        <w:t xml:space="preserve"> percentile value</w:t>
      </w:r>
      <w:r w:rsidRPr="00924EE8">
        <w:rPr>
          <w:rFonts w:eastAsiaTheme="minorEastAsia"/>
          <w:lang w:eastAsia="ko-KR"/>
        </w:rPr>
        <w:t xml:space="preserve">, has been applied </w:t>
      </w:r>
      <w:r>
        <w:rPr>
          <w:rFonts w:eastAsiaTheme="minorEastAsia"/>
          <w:lang w:eastAsia="ko-KR"/>
        </w:rPr>
        <w:t>for the benchmarking analysis</w:t>
      </w:r>
      <w:r w:rsidR="00B86D62" w:rsidRPr="00135AD4">
        <w:rPr>
          <w:rFonts w:eastAsiaTheme="minorEastAsia" w:cstheme="minorHAnsi"/>
          <w:lang w:eastAsia="ko-KR"/>
        </w:rPr>
        <w:t>.</w:t>
      </w:r>
    </w:p>
    <w:p w14:paraId="04CCBD77" w14:textId="4ACA6EF7" w:rsidR="00923508" w:rsidRDefault="00840CB8" w:rsidP="00955B30">
      <w:pPr>
        <w:pStyle w:val="Heading3"/>
      </w:pPr>
      <w:r>
        <w:rPr>
          <w:noProof/>
          <w:lang w:eastAsia="en-US"/>
        </w:rPr>
        <mc:AlternateContent>
          <mc:Choice Requires="wps">
            <w:drawing>
              <wp:anchor distT="0" distB="0" distL="114300" distR="114300" simplePos="0" relativeHeight="251658245" behindDoc="0" locked="0" layoutInCell="1" allowOverlap="1" wp14:anchorId="2E7854FA" wp14:editId="1FECA875">
                <wp:simplePos x="0" y="0"/>
                <wp:positionH relativeFrom="margin">
                  <wp:align>left</wp:align>
                </wp:positionH>
                <wp:positionV relativeFrom="paragraph">
                  <wp:posOffset>401447</wp:posOffset>
                </wp:positionV>
                <wp:extent cx="5358130" cy="482600"/>
                <wp:effectExtent l="0" t="0" r="13970" b="1270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82600"/>
                        </a:xfrm>
                        <a:prstGeom prst="rect">
                          <a:avLst/>
                        </a:prstGeom>
                        <a:solidFill>
                          <a:schemeClr val="bg1">
                            <a:lumMod val="75000"/>
                          </a:schemeClr>
                        </a:solidFill>
                        <a:ln w="9525">
                          <a:solidFill>
                            <a:srgbClr val="000000"/>
                          </a:solidFill>
                          <a:miter lim="800000"/>
                          <a:headEnd/>
                          <a:tailEnd/>
                        </a:ln>
                      </wps:spPr>
                      <wps:txbx>
                        <w:txbxContent>
                          <w:p w14:paraId="77CD80E1" w14:textId="347D2CDA" w:rsidR="005D16E1" w:rsidRPr="003F19C3" w:rsidRDefault="005D16E1" w:rsidP="00B35295">
                            <w:pPr>
                              <w:pStyle w:val="ListBullet2"/>
                              <w:numPr>
                                <w:ilvl w:val="0"/>
                                <w:numId w:val="0"/>
                              </w:numPr>
                              <w:spacing w:before="40" w:after="40"/>
                              <w:jc w:val="both"/>
                            </w:pPr>
                            <w:r>
                              <w:t xml:space="preserve">To use the below wordings if the financial data of FY20xx of the comparable companies is </w:t>
                            </w:r>
                            <w:r w:rsidRPr="002C181F">
                              <w:rPr>
                                <w:b/>
                              </w:rPr>
                              <w:t>available</w:t>
                            </w:r>
                            <w: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E7854FA" id="Text Box 33" o:spid="_x0000_s1068" type="#_x0000_t202" style="position:absolute;left:0;text-align:left;margin-left:0;margin-top:31.6pt;width:421.9pt;height:38pt;z-index:2516582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" fillcolor="#bfbfbf [2412]">
                <v:textbox>
                  <w:txbxContent>
                    <w:p w14:paraId="77CD80E1" w14:textId="347D2CDA" w:rsidR="005D16E1" w:rsidRPr="003F19C3" w:rsidRDefault="005D16E1" w:rsidP="00B35295">
                      <w:pPr>
                        <w:pStyle w:val="ListBullet2"/>
                        <w:numPr>
                          <w:ilvl w:val="0"/>
                          <w:numId w:val="0"/>
                        </w:numPr>
                        <w:spacing w:before="40" w:after="40"/>
                        <w:jc w:val="both"/>
                      </w:pPr>
                      <w:r>
                        <w:t xml:space="preserve">To use the below wordings if the financial data of FY20xx of the comparable companies is </w:t>
                      </w:r>
                      <w:r w:rsidRPr="002C181F">
                        <w:rPr>
                          <w:b/>
                        </w:rPr>
                        <w:t>available</w:t>
                      </w:r>
                      <w:r>
                        <w:t>.</w:t>
                      </w:r>
                    </w:p>
                  </w:txbxContent>
                </v:textbox>
                <w10:wrap type="square" anchorx="margin"/>
              </v:shape>
            </w:pict>
          </mc:Fallback>
        </mc:AlternateContent>
      </w:r>
      <w:bookmarkStart w:id="1542" w:name="_Ref497901416"/>
      <w:bookmarkStart w:id="1543" w:name="_Toc508216431"/>
      <w:bookmarkStart w:id="1544" w:name="_Toc514923612"/>
      <w:bookmarkStart w:id="1545" w:name="_Ref516663983"/>
      <w:bookmarkStart w:id="1546" w:name="_Ref516664365"/>
      <w:bookmarkStart w:id="1547" w:name="_Toc516668438"/>
      <w:bookmarkStart w:id="1548" w:name="_Toc526104631"/>
      <w:r w:rsidR="00923508" w:rsidRPr="003E0AF8">
        <w:t xml:space="preserve">Use of </w:t>
      </w:r>
      <w:r w:rsidR="00923508" w:rsidRPr="00B35295">
        <w:rPr>
          <w:highlight w:val="yellow"/>
        </w:rPr>
        <w:t>previous year</w:t>
      </w:r>
      <w:r w:rsidR="00923508" w:rsidRPr="00B35295">
        <w:rPr>
          <w:color w:val="FF0000"/>
          <w:highlight w:val="yellow"/>
        </w:rPr>
        <w:t xml:space="preserve"> </w:t>
      </w:r>
      <w:r w:rsidR="00923508" w:rsidRPr="00B35295">
        <w:rPr>
          <w:highlight w:val="yellow"/>
        </w:rPr>
        <w:t>and</w:t>
      </w:r>
      <w:r w:rsidR="00923508" w:rsidRPr="009A2B84">
        <w:t xml:space="preserve"> </w:t>
      </w:r>
      <w:r w:rsidR="00923508">
        <w:t>m</w:t>
      </w:r>
      <w:r w:rsidR="00923508" w:rsidRPr="009A2B84">
        <w:t xml:space="preserve">ultiple </w:t>
      </w:r>
      <w:r w:rsidR="00923508">
        <w:t>y</w:t>
      </w:r>
      <w:r w:rsidR="00923508" w:rsidRPr="009A2B84">
        <w:t xml:space="preserve">ear </w:t>
      </w:r>
      <w:r w:rsidR="00923508">
        <w:t>d</w:t>
      </w:r>
      <w:r w:rsidR="00923508" w:rsidRPr="009A2B84">
        <w:t>ata</w:t>
      </w:r>
      <w:bookmarkEnd w:id="1542"/>
      <w:bookmarkEnd w:id="1543"/>
      <w:bookmarkEnd w:id="1544"/>
      <w:bookmarkEnd w:id="1545"/>
      <w:bookmarkEnd w:id="1546"/>
      <w:bookmarkEnd w:id="1547"/>
      <w:bookmarkEnd w:id="1548"/>
    </w:p>
    <w:p w14:paraId="6888463A" w14:textId="5B16A018" w:rsidR="0045360E" w:rsidRDefault="006B4AF2" w:rsidP="00030714">
      <w:pPr>
        <w:pStyle w:val="BodyText"/>
      </w:pPr>
      <w:r>
        <w:rPr>
          <w:noProof/>
          <w:lang w:eastAsia="en-US"/>
        </w:rPr>
        <mc:AlternateContent>
          <mc:Choice Requires="wps">
            <w:drawing>
              <wp:anchor distT="0" distB="0" distL="114300" distR="114300" simplePos="0" relativeHeight="251658264" behindDoc="0" locked="0" layoutInCell="1" allowOverlap="1" wp14:anchorId="6664CE57" wp14:editId="08F279B4">
                <wp:simplePos x="0" y="0"/>
                <wp:positionH relativeFrom="margin">
                  <wp:align>right</wp:align>
                </wp:positionH>
                <wp:positionV relativeFrom="paragraph">
                  <wp:posOffset>1637030</wp:posOffset>
                </wp:positionV>
                <wp:extent cx="5384800" cy="482600"/>
                <wp:effectExtent l="0" t="0" r="25400" b="12700"/>
                <wp:wrapSquare wrapText="bothSides"/>
                <wp:docPr id="72"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482600"/>
                        </a:xfrm>
                        <a:prstGeom prst="rect">
                          <a:avLst/>
                        </a:prstGeom>
                        <a:solidFill>
                          <a:schemeClr val="bg1">
                            <a:lumMod val="75000"/>
                          </a:schemeClr>
                        </a:solidFill>
                        <a:ln w="9525">
                          <a:solidFill>
                            <a:srgbClr val="000000"/>
                          </a:solidFill>
                          <a:miter lim="800000"/>
                          <a:headEnd/>
                          <a:tailEnd/>
                        </a:ln>
                      </wps:spPr>
                      <wps:txbx>
                        <w:txbxContent>
                          <w:p w14:paraId="0BE6414C" w14:textId="0FEA34D2" w:rsidR="005D16E1" w:rsidRPr="003F19C3" w:rsidRDefault="005D16E1" w:rsidP="00F6587D">
                            <w:pPr>
                              <w:pStyle w:val="ListBullet2"/>
                              <w:numPr>
                                <w:ilvl w:val="0"/>
                                <w:numId w:val="0"/>
                              </w:numPr>
                              <w:spacing w:before="40" w:after="40"/>
                              <w:jc w:val="both"/>
                            </w:pPr>
                            <w:r>
                              <w:t xml:space="preserve">To use the below wording if the financial data of FY20xx of the comparable companies is </w:t>
                            </w:r>
                            <w:r w:rsidRPr="0033452D">
                              <w:rPr>
                                <w:b/>
                              </w:rPr>
                              <w:t xml:space="preserve">not </w:t>
                            </w:r>
                            <w:r>
                              <w:rPr>
                                <w:b/>
                              </w:rPr>
                              <w:t xml:space="preserve">yet </w:t>
                            </w:r>
                            <w:r w:rsidRPr="0033452D">
                              <w:rPr>
                                <w:b/>
                              </w:rPr>
                              <w:t>available</w:t>
                            </w:r>
                            <w:r w:rsidRPr="003C2845">
                              <w:t xml:space="preserve"> in the database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64CE57" id="Text Box 72" o:spid="_x0000_s1069" type="#_x0000_t202" style="position:absolute;margin-left:372.8pt;margin-top:128.9pt;width:424pt;height:38pt;z-index:251658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" fillcolor="#bfbfbf [2412]">
                <v:textbox>
                  <w:txbxContent>
                    <w:p w14:paraId="0BE6414C" w14:textId="0FEA34D2" w:rsidR="005D16E1" w:rsidRPr="003F19C3" w:rsidRDefault="005D16E1" w:rsidP="00F6587D">
                      <w:pPr>
                        <w:pStyle w:val="ListBullet2"/>
                        <w:numPr>
                          <w:ilvl w:val="0"/>
                          <w:numId w:val="0"/>
                        </w:numPr>
                        <w:spacing w:before="40" w:after="40"/>
                        <w:jc w:val="both"/>
                      </w:pPr>
                      <w:r>
                        <w:t xml:space="preserve">To use the below wording if the financial data of FY20xx of the comparable companies is </w:t>
                      </w:r>
                      <w:r w:rsidRPr="0033452D">
                        <w:rPr>
                          <w:b/>
                        </w:rPr>
                        <w:t xml:space="preserve">not </w:t>
                      </w:r>
                      <w:r>
                        <w:rPr>
                          <w:b/>
                        </w:rPr>
                        <w:t xml:space="preserve">yet </w:t>
                      </w:r>
                      <w:r w:rsidRPr="0033452D">
                        <w:rPr>
                          <w:b/>
                        </w:rPr>
                        <w:t>available</w:t>
                      </w:r>
                      <w:r w:rsidRPr="003C2845">
                        <w:t xml:space="preserve"> in the database</w:t>
                      </w:r>
                      <w:r>
                        <w:t>.</w:t>
                      </w:r>
                    </w:p>
                  </w:txbxContent>
                </v:textbox>
                <w10:wrap type="square" anchorx="margin"/>
              </v:shape>
            </w:pict>
          </mc:Fallback>
        </mc:AlternateContent>
      </w:r>
      <w:r>
        <w:t xml:space="preserve">In addition to </w:t>
      </w:r>
      <w:r w:rsidR="00E34162">
        <w:t>using</w:t>
      </w:r>
      <w:r>
        <w:t xml:space="preserve"> </w:t>
      </w:r>
      <w:r w:rsidRPr="00834EDA">
        <w:rPr>
          <w:highlight w:val="yellow"/>
        </w:rPr>
        <w:t>FY20xx</w:t>
      </w:r>
      <w:r>
        <w:t xml:space="preserve"> data to compute the </w:t>
      </w:r>
      <w:r w:rsidR="006E1476">
        <w:t xml:space="preserve">standard </w:t>
      </w:r>
      <w:r>
        <w:t xml:space="preserve">arm’s length range, </w:t>
      </w:r>
      <w:r w:rsidR="006C34F9">
        <w:t>w</w:t>
      </w:r>
      <w:r w:rsidR="00300304">
        <w:t xml:space="preserve">e also </w:t>
      </w:r>
      <w:r w:rsidR="00234673">
        <w:t>applied</w:t>
      </w:r>
      <w:r w:rsidR="00300304">
        <w:t xml:space="preserve"> </w:t>
      </w:r>
      <w:r w:rsidR="00300304" w:rsidRPr="00217789">
        <w:t xml:space="preserve">multiple-year data </w:t>
      </w:r>
      <w:r w:rsidR="00300304">
        <w:t xml:space="preserve">analysis from </w:t>
      </w:r>
      <w:r w:rsidR="00300304" w:rsidRPr="00A465FD">
        <w:rPr>
          <w:highlight w:val="yellow"/>
        </w:rPr>
        <w:t>FY20</w:t>
      </w:r>
      <w:r w:rsidR="00EC4673">
        <w:rPr>
          <w:highlight w:val="yellow"/>
          <w:lang w:val="vi-VN"/>
        </w:rPr>
        <w:t>ww</w:t>
      </w:r>
      <w:r w:rsidR="00300304" w:rsidRPr="00A465FD">
        <w:rPr>
          <w:highlight w:val="yellow"/>
        </w:rPr>
        <w:t xml:space="preserve"> to FY20</w:t>
      </w:r>
      <w:r w:rsidR="00EC4673">
        <w:rPr>
          <w:highlight w:val="yellow"/>
          <w:lang w:val="vi-VN"/>
        </w:rPr>
        <w:t>xx</w:t>
      </w:r>
      <w:r w:rsidR="00300304">
        <w:t xml:space="preserve">.  </w:t>
      </w:r>
      <w:r w:rsidR="00300304" w:rsidRPr="00217789">
        <w:t>The purpose of using multiple-year data is to ensure that the outcomes for the relevant year are not influenced by abnormal factors</w:t>
      </w:r>
      <w:r w:rsidR="002717C9">
        <w:rPr>
          <w:noProof/>
          <w:lang w:eastAsia="en-US"/>
        </w:rPr>
        <w:t>.</w:t>
      </w:r>
    </w:p>
    <w:p w14:paraId="31CA472A" w14:textId="3331355C" w:rsidR="0033452D" w:rsidRDefault="00B86D62" w:rsidP="00030714">
      <w:pPr>
        <w:pStyle w:val="BodyText"/>
      </w:pPr>
      <w:r w:rsidRPr="00135AD4">
        <w:t>Decree 132 generally requires that comparable data shall correspond with the same financial year as the taxpayer’s.  However, data of one preceding year can be used if current information is not available in the database at the time the benchmarking analysis was conducted.</w:t>
      </w:r>
      <w:r w:rsidR="00470CDD" w:rsidRPr="00470CDD">
        <w:rPr>
          <w:rStyle w:val="FootnoteReference"/>
        </w:rPr>
        <w:t xml:space="preserve"> </w:t>
      </w:r>
      <w:r w:rsidR="00470CDD" w:rsidRPr="00135AD4">
        <w:rPr>
          <w:rStyle w:val="FootnoteReference"/>
        </w:rPr>
        <w:footnoteReference w:id="12"/>
      </w:r>
    </w:p>
    <w:p w14:paraId="48710B65" w14:textId="2A44451B" w:rsidR="0012723D" w:rsidRDefault="00E26600" w:rsidP="00666514">
      <w:pPr>
        <w:pStyle w:val="BodyText"/>
      </w:pPr>
      <w:r>
        <w:t xml:space="preserve">At the time the benchmarking analysis was conducted, financial data of the comparable companies for </w:t>
      </w:r>
      <w:r>
        <w:rPr>
          <w:rFonts w:cs="Arial"/>
          <w:highlight w:val="yellow"/>
        </w:rPr>
        <w:t>FY20xx</w:t>
      </w:r>
      <w:r>
        <w:t xml:space="preserve"> was not yet available in the public database.  As such, we used comparable data of the preceding year (i.e., </w:t>
      </w:r>
      <w:r>
        <w:rPr>
          <w:highlight w:val="yellow"/>
        </w:rPr>
        <w:t>FY20yy</w:t>
      </w:r>
      <w:r>
        <w:t xml:space="preserve">) to compute the </w:t>
      </w:r>
      <w:r w:rsidR="004C738A">
        <w:t xml:space="preserve">standard </w:t>
      </w:r>
      <w:r>
        <w:t>arm’s length range</w:t>
      </w:r>
      <w:r w:rsidR="0012723D" w:rsidRPr="00135AD4">
        <w:t>.</w:t>
      </w:r>
      <w:r w:rsidR="00E26607">
        <w:t xml:space="preserve">  </w:t>
      </w:r>
    </w:p>
    <w:p w14:paraId="6BEF877A" w14:textId="11D1BCE2" w:rsidR="00923508" w:rsidRDefault="00A25C59" w:rsidP="00030714">
      <w:pPr>
        <w:pStyle w:val="BodyText"/>
      </w:pPr>
      <w:r>
        <w:t xml:space="preserve">We also </w:t>
      </w:r>
      <w:r w:rsidR="00921A8A">
        <w:t>applied</w:t>
      </w:r>
      <w:r>
        <w:t xml:space="preserve"> </w:t>
      </w:r>
      <w:r w:rsidRPr="00217789">
        <w:t xml:space="preserve">multiple-year data </w:t>
      </w:r>
      <w:r w:rsidR="006B7C2A">
        <w:t xml:space="preserve">analysis from </w:t>
      </w:r>
      <w:r w:rsidRPr="00A465FD">
        <w:rPr>
          <w:highlight w:val="yellow"/>
        </w:rPr>
        <w:t>FY20aa to FY20</w:t>
      </w:r>
      <w:r w:rsidR="00B35295">
        <w:rPr>
          <w:highlight w:val="yellow"/>
        </w:rPr>
        <w:t>yy</w:t>
      </w:r>
      <w:r w:rsidR="00317D2D">
        <w:t>.</w:t>
      </w:r>
      <w:r w:rsidR="00B35295">
        <w:t xml:space="preserve"> </w:t>
      </w:r>
      <w:r w:rsidR="006B7C2A">
        <w:t xml:space="preserve"> </w:t>
      </w:r>
      <w:r w:rsidR="00923508" w:rsidRPr="00217789">
        <w:t xml:space="preserve">The purpose of using multiple-year data </w:t>
      </w:r>
      <w:r w:rsidR="00D755DE">
        <w:t>was</w:t>
      </w:r>
      <w:r w:rsidR="00923508" w:rsidRPr="00217789">
        <w:t xml:space="preserve"> to ensure that the outcomes for the relevant year </w:t>
      </w:r>
      <w:r w:rsidR="00B445D6">
        <w:t>was</w:t>
      </w:r>
      <w:r w:rsidR="00923508" w:rsidRPr="00217789">
        <w:t xml:space="preserve"> not influenced by abnormal factors</w:t>
      </w:r>
      <w:r w:rsidR="00923508">
        <w:t>.</w:t>
      </w:r>
    </w:p>
    <w:p w14:paraId="702AF22D" w14:textId="096FFB7B" w:rsidR="00F120F3" w:rsidRPr="00365ED6" w:rsidRDefault="00F120F3" w:rsidP="00085665">
      <w:pPr>
        <w:pStyle w:val="Heading3"/>
        <w:rPr>
          <w:highlight w:val="yellow"/>
        </w:rPr>
      </w:pPr>
      <w:bookmarkStart w:id="1549" w:name="_Ref19191899"/>
      <w:bookmarkStart w:id="1550" w:name="_Toc37690599"/>
      <w:r w:rsidRPr="00365ED6">
        <w:rPr>
          <w:noProof/>
          <w:highlight w:val="yellow"/>
          <w:lang w:eastAsia="en-US"/>
        </w:rPr>
        <w:lastRenderedPageBreak/>
        <mc:AlternateContent>
          <mc:Choice Requires="wps">
            <w:drawing>
              <wp:anchor distT="0" distB="0" distL="114300" distR="114300" simplePos="0" relativeHeight="251658269" behindDoc="0" locked="0" layoutInCell="1" allowOverlap="1" wp14:anchorId="422E3555" wp14:editId="24D592FF">
                <wp:simplePos x="0" y="0"/>
                <wp:positionH relativeFrom="margin">
                  <wp:align>right</wp:align>
                </wp:positionH>
                <wp:positionV relativeFrom="paragraph">
                  <wp:posOffset>329285</wp:posOffset>
                </wp:positionV>
                <wp:extent cx="5384800" cy="640080"/>
                <wp:effectExtent l="0" t="0" r="25400" b="26670"/>
                <wp:wrapSquare wrapText="bothSides"/>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4800" cy="640080"/>
                        </a:xfrm>
                        <a:prstGeom prst="rect">
                          <a:avLst/>
                        </a:prstGeom>
                        <a:solidFill>
                          <a:schemeClr val="bg1">
                            <a:lumMod val="75000"/>
                          </a:schemeClr>
                        </a:solidFill>
                        <a:ln w="9525">
                          <a:solidFill>
                            <a:srgbClr val="000000"/>
                          </a:solidFill>
                          <a:miter lim="800000"/>
                          <a:headEnd/>
                          <a:tailEnd/>
                        </a:ln>
                      </wps:spPr>
                      <wps:txbx>
                        <w:txbxContent>
                          <w:p w14:paraId="3A999B37" w14:textId="7E2252FE" w:rsidR="005D16E1" w:rsidRDefault="005D16E1" w:rsidP="00F120F3">
                            <w:pPr>
                              <w:pStyle w:val="ListBullet2"/>
                              <w:numPr>
                                <w:ilvl w:val="0"/>
                                <w:numId w:val="0"/>
                              </w:numPr>
                              <w:spacing w:before="40" w:after="40"/>
                              <w:jc w:val="both"/>
                            </w:pPr>
                            <w:r w:rsidRPr="00F8683E">
                              <w:t xml:space="preserve">This section is only applicable if comparable adjustments are made, such as working capital adjustment, loss justification, etc. </w:t>
                            </w:r>
                            <w:r>
                              <w:t>If no adjustments were made, then you should remove this section.</w:t>
                            </w:r>
                          </w:p>
                          <w:p w14:paraId="2338EDFC" w14:textId="77777777" w:rsidR="005D16E1" w:rsidRPr="003F19C3" w:rsidRDefault="005D16E1" w:rsidP="00F120F3">
                            <w:pPr>
                              <w:pStyle w:val="ListBullet2"/>
                              <w:numPr>
                                <w:ilvl w:val="0"/>
                                <w:numId w:val="0"/>
                              </w:numPr>
                              <w:spacing w:before="40" w:after="40"/>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E3555" id="Text Box 58" o:spid="_x0000_s1070" type="#_x0000_t202" style="position:absolute;left:0;text-align:left;margin-left:372.8pt;margin-top:25.95pt;width:424pt;height:50.4pt;z-index:25165826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" fillcolor="#bfbfbf [2412]">
                <v:textbox>
                  <w:txbxContent>
                    <w:p w14:paraId="3A999B37" w14:textId="7E2252FE" w:rsidR="005D16E1" w:rsidRDefault="005D16E1" w:rsidP="00F120F3">
                      <w:pPr>
                        <w:pStyle w:val="ListBullet2"/>
                        <w:numPr>
                          <w:ilvl w:val="0"/>
                          <w:numId w:val="0"/>
                        </w:numPr>
                        <w:spacing w:before="40" w:after="40"/>
                        <w:jc w:val="both"/>
                      </w:pPr>
                      <w:r w:rsidRPr="00F8683E">
                        <w:t xml:space="preserve">This section is only applicable if comparable adjustments are made, such as working capital adjustment, loss justification, etc. </w:t>
                      </w:r>
                      <w:r>
                        <w:t>If no adjustments were made, then you should remove this section.</w:t>
                      </w:r>
                    </w:p>
                    <w:p w14:paraId="2338EDFC" w14:textId="77777777" w:rsidR="005D16E1" w:rsidRPr="003F19C3" w:rsidRDefault="005D16E1" w:rsidP="00F120F3">
                      <w:pPr>
                        <w:pStyle w:val="ListBullet2"/>
                        <w:numPr>
                          <w:ilvl w:val="0"/>
                          <w:numId w:val="0"/>
                        </w:numPr>
                        <w:spacing w:before="40" w:after="40"/>
                        <w:jc w:val="both"/>
                      </w:pPr>
                    </w:p>
                  </w:txbxContent>
                </v:textbox>
                <w10:wrap type="square" anchorx="margin"/>
              </v:shape>
            </w:pict>
          </mc:Fallback>
        </mc:AlternateContent>
      </w:r>
      <w:r w:rsidRPr="00365ED6">
        <w:rPr>
          <w:highlight w:val="yellow"/>
        </w:rPr>
        <w:t>Adjustments</w:t>
      </w:r>
      <w:bookmarkEnd w:id="1549"/>
      <w:bookmarkEnd w:id="1550"/>
    </w:p>
    <w:p w14:paraId="5F2D40A4" w14:textId="18AD368B" w:rsidR="00923508" w:rsidRDefault="00032326" w:rsidP="00955B30">
      <w:pPr>
        <w:pStyle w:val="Heading3"/>
      </w:pPr>
      <w:bookmarkStart w:id="1551" w:name="_Toc37958414"/>
      <w:bookmarkStart w:id="1552" w:name="_Toc508216432"/>
      <w:bookmarkStart w:id="1553" w:name="_Toc514923613"/>
      <w:bookmarkStart w:id="1554" w:name="_Ref516664087"/>
      <w:bookmarkStart w:id="1555" w:name="_Toc516668439"/>
      <w:bookmarkStart w:id="1556" w:name="_Ref526064353"/>
      <w:bookmarkStart w:id="1557" w:name="_Toc526104632"/>
      <w:bookmarkStart w:id="1558" w:name="_Ref17186897"/>
      <w:bookmarkStart w:id="1559" w:name="_Ref17187248"/>
      <w:bookmarkStart w:id="1560" w:name="_Ref17187288"/>
      <w:bookmarkEnd w:id="1551"/>
      <w:r>
        <w:t xml:space="preserve">The </w:t>
      </w:r>
      <w:bookmarkEnd w:id="1552"/>
      <w:bookmarkEnd w:id="1553"/>
      <w:bookmarkEnd w:id="1554"/>
      <w:bookmarkEnd w:id="1555"/>
      <w:bookmarkEnd w:id="1556"/>
      <w:bookmarkEnd w:id="1557"/>
      <w:bookmarkEnd w:id="1558"/>
      <w:bookmarkEnd w:id="1559"/>
      <w:bookmarkEnd w:id="1560"/>
      <w:r w:rsidR="00D50952">
        <w:t xml:space="preserve">standard </w:t>
      </w:r>
      <w:r>
        <w:t>a</w:t>
      </w:r>
      <w:r w:rsidR="000C2015">
        <w:t>rm’s length range</w:t>
      </w:r>
    </w:p>
    <w:p w14:paraId="72F058E0" w14:textId="015793AD" w:rsidR="00F6587D" w:rsidRDefault="00B15EE4" w:rsidP="00F6587D">
      <w:pPr>
        <w:pStyle w:val="BodyText"/>
        <w:rPr>
          <w:lang w:val="en-GB"/>
        </w:rPr>
      </w:pPr>
      <w:r w:rsidRPr="00125FC2">
        <w:rPr>
          <w:b/>
          <w:noProof/>
          <w:color w:val="00338D"/>
          <w:sz w:val="28"/>
          <w:lang w:eastAsia="en-US"/>
        </w:rPr>
        <mc:AlternateContent>
          <mc:Choice Requires="wps">
            <w:drawing>
              <wp:anchor distT="45720" distB="45720" distL="114300" distR="114300" simplePos="0" relativeHeight="251658279" behindDoc="0" locked="0" layoutInCell="1" allowOverlap="1" wp14:anchorId="4792F3D0" wp14:editId="33CAE74F">
                <wp:simplePos x="0" y="0"/>
                <wp:positionH relativeFrom="margin">
                  <wp:align>left</wp:align>
                </wp:positionH>
                <wp:positionV relativeFrom="paragraph">
                  <wp:posOffset>822160</wp:posOffset>
                </wp:positionV>
                <wp:extent cx="5406390" cy="779145"/>
                <wp:effectExtent l="0" t="0" r="22860" b="20955"/>
                <wp:wrapSquare wrapText="bothSides"/>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390" cy="779228"/>
                        </a:xfrm>
                        <a:prstGeom prst="rect">
                          <a:avLst/>
                        </a:prstGeom>
                        <a:solidFill>
                          <a:schemeClr val="bg1">
                            <a:lumMod val="75000"/>
                          </a:schemeClr>
                        </a:solidFill>
                        <a:ln w="9525">
                          <a:solidFill>
                            <a:srgbClr val="000000"/>
                          </a:solidFill>
                          <a:miter lim="800000"/>
                          <a:headEnd/>
                          <a:tailEnd/>
                        </a:ln>
                      </wps:spPr>
                      <wps:txbx>
                        <w:txbxContent>
                          <w:p w14:paraId="57116631" w14:textId="146715CE" w:rsidR="00891C2A" w:rsidRPr="00085665" w:rsidRDefault="00891C2A" w:rsidP="00891C2A">
                            <w:pPr>
                              <w:pStyle w:val="ListBullet"/>
                              <w:numPr>
                                <w:ilvl w:val="0"/>
                                <w:numId w:val="0"/>
                              </w:numPr>
                              <w:spacing w:before="40" w:after="40"/>
                              <w:jc w:val="both"/>
                              <w:rPr>
                                <w:color w:val="000000" w:themeColor="text1"/>
                              </w:rPr>
                            </w:pPr>
                            <w:r>
                              <w:t>Note:</w:t>
                            </w:r>
                            <w:r>
                              <w:rPr>
                                <w:szCs w:val="18"/>
                              </w:rPr>
                              <w:t xml:space="preserve">  You can choose to present full comparable companies (name + data).  However, if disclosing such </w:t>
                            </w:r>
                            <w:r w:rsidR="00B15EE4">
                              <w:rPr>
                                <w:szCs w:val="18"/>
                              </w:rPr>
                              <w:t xml:space="preserve">detail </w:t>
                            </w:r>
                            <w:r>
                              <w:rPr>
                                <w:szCs w:val="18"/>
                              </w:rPr>
                              <w:t>info exposes client to risks</w:t>
                            </w:r>
                            <w:r w:rsidR="00B15EE4">
                              <w:rPr>
                                <w:szCs w:val="18"/>
                              </w:rPr>
                              <w:t xml:space="preserve"> (i.e., abnormal fluctuation of comparable data) </w:t>
                            </w:r>
                            <w:r>
                              <w:rPr>
                                <w:szCs w:val="18"/>
                              </w:rPr>
                              <w:t xml:space="preserve">– you may consider </w:t>
                            </w:r>
                            <w:r w:rsidR="00B15EE4">
                              <w:rPr>
                                <w:szCs w:val="18"/>
                              </w:rPr>
                              <w:t xml:space="preserve">presenting the </w:t>
                            </w:r>
                            <w:r w:rsidR="00BC48E5">
                              <w:rPr>
                                <w:szCs w:val="18"/>
                              </w:rPr>
                              <w:t>standard</w:t>
                            </w:r>
                            <w:r w:rsidR="00B15EE4">
                              <w:rPr>
                                <w:szCs w:val="18"/>
                              </w:rPr>
                              <w:t xml:space="preserve"> arm’s length range result only</w:t>
                            </w:r>
                            <w:r w:rsidRPr="00085665">
                              <w:rPr>
                                <w:color w:val="000000" w:themeColor="text1"/>
                              </w:rPr>
                              <w:t>.</w:t>
                            </w:r>
                          </w:p>
                          <w:p w14:paraId="518A5AFD" w14:textId="77777777" w:rsidR="00891C2A" w:rsidRDefault="00891C2A" w:rsidP="00891C2A"/>
                          <w:p w14:paraId="43D1790C" w14:textId="77777777" w:rsidR="00891C2A" w:rsidRDefault="00891C2A" w:rsidP="00891C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2F3D0" id="Text Box 38" o:spid="_x0000_s1071" type="#_x0000_t202" style="position:absolute;margin-left:0;margin-top:64.75pt;width:425.7pt;height:61.35pt;z-index:251658279;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" fillcolor="#bfbfbf [2412]">
                <v:textbox>
                  <w:txbxContent>
                    <w:p w14:paraId="57116631" w14:textId="146715CE" w:rsidR="00891C2A" w:rsidRPr="00085665" w:rsidRDefault="00891C2A" w:rsidP="00891C2A">
                      <w:pPr>
                        <w:pStyle w:val="ListBullet"/>
                        <w:numPr>
                          <w:ilvl w:val="0"/>
                          <w:numId w:val="0"/>
                        </w:numPr>
                        <w:spacing w:before="40" w:after="40"/>
                        <w:jc w:val="both"/>
                        <w:rPr>
                          <w:color w:val="000000" w:themeColor="text1"/>
                        </w:rPr>
                      </w:pPr>
                      <w:r>
                        <w:t>Note:</w:t>
                      </w:r>
                      <w:r>
                        <w:rPr>
                          <w:szCs w:val="18"/>
                        </w:rPr>
                        <w:t xml:space="preserve">  You can choose to present full comparable companies (name + data).  However, if disclosing such </w:t>
                      </w:r>
                      <w:r w:rsidR="00B15EE4">
                        <w:rPr>
                          <w:szCs w:val="18"/>
                        </w:rPr>
                        <w:t xml:space="preserve">detail </w:t>
                      </w:r>
                      <w:r>
                        <w:rPr>
                          <w:szCs w:val="18"/>
                        </w:rPr>
                        <w:t>info exposes client to risks</w:t>
                      </w:r>
                      <w:r w:rsidR="00B15EE4">
                        <w:rPr>
                          <w:szCs w:val="18"/>
                        </w:rPr>
                        <w:t xml:space="preserve"> (i.e., abnormal fluctuation of comparable data) </w:t>
                      </w:r>
                      <w:r>
                        <w:rPr>
                          <w:szCs w:val="18"/>
                        </w:rPr>
                        <w:t xml:space="preserve">– you may consider </w:t>
                      </w:r>
                      <w:r w:rsidR="00B15EE4">
                        <w:rPr>
                          <w:szCs w:val="18"/>
                        </w:rPr>
                        <w:t xml:space="preserve">presenting the </w:t>
                      </w:r>
                      <w:r w:rsidR="00BC48E5">
                        <w:rPr>
                          <w:szCs w:val="18"/>
                        </w:rPr>
                        <w:t>standard</w:t>
                      </w:r>
                      <w:r w:rsidR="00B15EE4">
                        <w:rPr>
                          <w:szCs w:val="18"/>
                        </w:rPr>
                        <w:t xml:space="preserve"> arm’s length range result only</w:t>
                      </w:r>
                      <w:r w:rsidRPr="00085665">
                        <w:rPr>
                          <w:color w:val="000000" w:themeColor="text1"/>
                        </w:rPr>
                        <w:t>.</w:t>
                      </w:r>
                    </w:p>
                    <w:p w14:paraId="518A5AFD" w14:textId="77777777" w:rsidR="00891C2A" w:rsidRDefault="00891C2A" w:rsidP="00891C2A"/>
                    <w:p w14:paraId="43D1790C" w14:textId="77777777" w:rsidR="00891C2A" w:rsidRDefault="00891C2A" w:rsidP="00891C2A"/>
                  </w:txbxContent>
                </v:textbox>
                <w10:wrap type="square" anchorx="margin"/>
              </v:shape>
            </w:pict>
          </mc:Fallback>
        </mc:AlternateContent>
      </w:r>
      <w:r w:rsidR="00F6587D" w:rsidRPr="00510A89">
        <w:rPr>
          <w:lang w:val="en-GB"/>
        </w:rPr>
        <w:t xml:space="preserve">The table below presents the </w:t>
      </w:r>
      <w:r w:rsidR="00F6587D">
        <w:rPr>
          <w:highlight w:val="yellow"/>
          <w:lang w:val="en-GB"/>
        </w:rPr>
        <w:t>PLI</w:t>
      </w:r>
      <w:r w:rsidR="00F6587D" w:rsidRPr="00510A89">
        <w:rPr>
          <w:lang w:val="en-GB"/>
        </w:rPr>
        <w:t xml:space="preserve"> result</w:t>
      </w:r>
      <w:r w:rsidR="006A442F">
        <w:rPr>
          <w:lang w:val="en-GB"/>
        </w:rPr>
        <w:t>s</w:t>
      </w:r>
      <w:r w:rsidR="00F6587D" w:rsidRPr="00510A89">
        <w:rPr>
          <w:lang w:val="en-GB"/>
        </w:rPr>
        <w:t xml:space="preserve"> of </w:t>
      </w:r>
      <w:r w:rsidR="00F6587D" w:rsidRPr="004411AB">
        <w:rPr>
          <w:highlight w:val="yellow"/>
        </w:rPr>
        <w:t>ABC</w:t>
      </w:r>
      <w:r w:rsidR="00F6587D" w:rsidRPr="00510A89">
        <w:rPr>
          <w:lang w:val="en-GB"/>
        </w:rPr>
        <w:t xml:space="preserve"> for </w:t>
      </w:r>
      <w:r w:rsidR="00F6587D" w:rsidRPr="00510A89">
        <w:rPr>
          <w:highlight w:val="yellow"/>
          <w:lang w:val="en-GB"/>
        </w:rPr>
        <w:t>FY20xx</w:t>
      </w:r>
      <w:r w:rsidR="00F6587D" w:rsidRPr="00510A89">
        <w:rPr>
          <w:lang w:val="en-GB"/>
        </w:rPr>
        <w:t>, and the annual and weight</w:t>
      </w:r>
      <w:r w:rsidR="00F6587D">
        <w:rPr>
          <w:lang w:val="en-GB"/>
        </w:rPr>
        <w:t>ed</w:t>
      </w:r>
      <w:r w:rsidR="00F6587D" w:rsidRPr="00510A89">
        <w:rPr>
          <w:lang w:val="en-GB"/>
        </w:rPr>
        <w:t xml:space="preserve"> average (“</w:t>
      </w:r>
      <w:r w:rsidR="00F6587D" w:rsidRPr="00510A89">
        <w:rPr>
          <w:b/>
          <w:lang w:val="en-GB"/>
        </w:rPr>
        <w:t>WA</w:t>
      </w:r>
      <w:r w:rsidR="00F6587D" w:rsidRPr="00510A89">
        <w:rPr>
          <w:lang w:val="en-GB"/>
        </w:rPr>
        <w:t xml:space="preserve">”) </w:t>
      </w:r>
      <w:r w:rsidR="00F6587D">
        <w:rPr>
          <w:highlight w:val="yellow"/>
          <w:lang w:val="en-GB"/>
        </w:rPr>
        <w:t>PLI</w:t>
      </w:r>
      <w:r w:rsidR="00F6587D" w:rsidRPr="00510A89">
        <w:rPr>
          <w:lang w:val="en-GB"/>
        </w:rPr>
        <w:t xml:space="preserve"> results for the </w:t>
      </w:r>
      <w:r w:rsidR="00F6587D" w:rsidRPr="004411AB">
        <w:rPr>
          <w:highlight w:val="yellow"/>
        </w:rPr>
        <w:t>20ww-20</w:t>
      </w:r>
      <w:r w:rsidR="00F6587D">
        <w:rPr>
          <w:highlight w:val="yellow"/>
        </w:rPr>
        <w:t>xx</w:t>
      </w:r>
      <w:r w:rsidR="00F6587D" w:rsidRPr="00510A89">
        <w:rPr>
          <w:lang w:val="en-GB"/>
        </w:rPr>
        <w:t xml:space="preserve"> period of the selected independent comparable companies</w:t>
      </w:r>
      <w:r w:rsidR="00F6587D">
        <w:rPr>
          <w:rStyle w:val="FootnoteReference"/>
          <w:lang w:val="en-GB"/>
        </w:rPr>
        <w:footnoteReference w:id="13"/>
      </w:r>
      <w:r w:rsidR="00F6587D" w:rsidRPr="00510A89">
        <w:rPr>
          <w:lang w:val="en-GB"/>
        </w:rPr>
        <w:t>.</w:t>
      </w:r>
    </w:p>
    <w:p w14:paraId="098E8AEE" w14:textId="5E344FF6" w:rsidR="00F6587D" w:rsidRDefault="00F6587D" w:rsidP="00F6587D">
      <w:pPr>
        <w:pStyle w:val="Caption"/>
        <w:rPr>
          <w:rFonts w:eastAsia="Modern H Light"/>
          <w:lang w:eastAsia="ko-KR"/>
        </w:rPr>
      </w:pPr>
      <w:r w:rsidRPr="004F52F3">
        <w:t xml:space="preserve">Table </w:t>
      </w:r>
      <w:r w:rsidRPr="004F52F3">
        <w:fldChar w:fldCharType="begin"/>
      </w:r>
      <w:r w:rsidRPr="004F52F3">
        <w:instrText xml:space="preserve"> STYLEREF 1 \s </w:instrText>
      </w:r>
      <w:r w:rsidRPr="004F52F3">
        <w:fldChar w:fldCharType="separate"/>
      </w:r>
      <w:r w:rsidR="00511357">
        <w:rPr>
          <w:noProof/>
        </w:rPr>
        <w:t>5</w:t>
      </w:r>
      <w:r w:rsidRPr="004F52F3">
        <w:fldChar w:fldCharType="end"/>
      </w:r>
      <w:r w:rsidRPr="004F52F3">
        <w:t>-</w:t>
      </w:r>
      <w:r w:rsidRPr="004F52F3">
        <w:fldChar w:fldCharType="begin"/>
      </w:r>
      <w:r w:rsidRPr="004F52F3">
        <w:instrText xml:space="preserve"> SEQ Table \* ARABIC \s 1 </w:instrText>
      </w:r>
      <w:r w:rsidRPr="004F52F3">
        <w:fldChar w:fldCharType="separate"/>
      </w:r>
      <w:r w:rsidR="00511357">
        <w:rPr>
          <w:noProof/>
        </w:rPr>
        <w:t>1</w:t>
      </w:r>
      <w:r w:rsidRPr="004F52F3">
        <w:fldChar w:fldCharType="end"/>
      </w:r>
      <w:r w:rsidRPr="004F52F3">
        <w:t xml:space="preserve">: </w:t>
      </w:r>
      <w:r w:rsidR="006E1476">
        <w:t xml:space="preserve">Standard </w:t>
      </w:r>
      <w:r w:rsidR="006E1476">
        <w:rPr>
          <w:rFonts w:eastAsia="Modern H Light"/>
          <w:lang w:eastAsia="ko-KR"/>
        </w:rPr>
        <w:t>a</w:t>
      </w:r>
      <w:r w:rsidRPr="004F52F3">
        <w:rPr>
          <w:rFonts w:eastAsia="Modern H Light"/>
          <w:lang w:eastAsia="ko-KR"/>
        </w:rPr>
        <w:t xml:space="preserve">rm’s length range of </w:t>
      </w:r>
      <w:r w:rsidRPr="004F52F3">
        <w:rPr>
          <w:rFonts w:eastAsia="Modern H Light"/>
          <w:highlight w:val="yellow"/>
          <w:lang w:eastAsia="ko-KR"/>
        </w:rPr>
        <w:t>PLI</w:t>
      </w:r>
      <w:r w:rsidRPr="004F52F3">
        <w:rPr>
          <w:rFonts w:eastAsia="Modern H Light"/>
          <w:lang w:eastAsia="ko-KR"/>
        </w:rPr>
        <w:t xml:space="preserve"> ratios</w:t>
      </w:r>
    </w:p>
    <w:tbl>
      <w:tblPr>
        <w:tblStyle w:val="KPMGFinancialTable"/>
        <w:tblW w:w="5000" w:type="pct"/>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538"/>
        <w:gridCol w:w="3161"/>
        <w:gridCol w:w="1198"/>
        <w:gridCol w:w="1200"/>
        <w:gridCol w:w="1200"/>
        <w:gridCol w:w="1200"/>
      </w:tblGrid>
      <w:tr w:rsidR="00B15EE4" w:rsidRPr="00585F27" w14:paraId="4B1C78D1" w14:textId="77777777" w:rsidTr="009D47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bottom w:val="single" w:sz="4" w:space="0" w:color="auto"/>
            </w:tcBorders>
            <w:vAlign w:val="center"/>
          </w:tcPr>
          <w:p w14:paraId="75F10BEE" w14:textId="77777777" w:rsidR="00852A4F" w:rsidRPr="00F42817" w:rsidRDefault="00852A4F" w:rsidP="009D472E">
            <w:pPr>
              <w:jc w:val="center"/>
              <w:rPr>
                <w:rFonts w:cstheme="minorHAnsi"/>
                <w:szCs w:val="18"/>
              </w:rPr>
            </w:pPr>
            <w:r w:rsidRPr="00F42817">
              <w:rPr>
                <w:rFonts w:cstheme="minorHAnsi"/>
                <w:szCs w:val="18"/>
              </w:rPr>
              <w:t>No.</w:t>
            </w:r>
          </w:p>
        </w:tc>
        <w:tc>
          <w:tcPr>
            <w:tcW w:w="1860" w:type="pct"/>
            <w:tcBorders>
              <w:top w:val="single" w:sz="4" w:space="0" w:color="auto"/>
              <w:bottom w:val="single" w:sz="4" w:space="0" w:color="auto"/>
            </w:tcBorders>
            <w:vAlign w:val="center"/>
          </w:tcPr>
          <w:p w14:paraId="3B63AACA" w14:textId="05889858" w:rsidR="00852A4F" w:rsidRPr="00603A41" w:rsidRDefault="00852A4F" w:rsidP="009D472E">
            <w:pPr>
              <w:cnfStyle w:val="100000000000" w:firstRow="1"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Company name</w:t>
            </w:r>
          </w:p>
        </w:tc>
        <w:tc>
          <w:tcPr>
            <w:tcW w:w="705" w:type="pct"/>
            <w:tcBorders>
              <w:top w:val="single" w:sz="4" w:space="0" w:color="auto"/>
              <w:bottom w:val="single" w:sz="4" w:space="0" w:color="auto"/>
            </w:tcBorders>
            <w:vAlign w:val="center"/>
          </w:tcPr>
          <w:p w14:paraId="799BCEA3" w14:textId="77777777" w:rsidR="00852A4F" w:rsidRPr="00B245DF"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B245DF">
              <w:rPr>
                <w:rFonts w:cstheme="minorHAnsi"/>
                <w:szCs w:val="18"/>
              </w:rPr>
              <w:t>FY20ww</w:t>
            </w:r>
          </w:p>
        </w:tc>
        <w:tc>
          <w:tcPr>
            <w:tcW w:w="706" w:type="pct"/>
            <w:tcBorders>
              <w:top w:val="single" w:sz="4" w:space="0" w:color="auto"/>
              <w:bottom w:val="single" w:sz="4" w:space="0" w:color="auto"/>
            </w:tcBorders>
            <w:vAlign w:val="center"/>
          </w:tcPr>
          <w:p w14:paraId="69533973"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FY20yy</w:t>
            </w:r>
          </w:p>
        </w:tc>
        <w:tc>
          <w:tcPr>
            <w:tcW w:w="706" w:type="pct"/>
            <w:tcBorders>
              <w:top w:val="single" w:sz="4" w:space="0" w:color="auto"/>
              <w:bottom w:val="single" w:sz="4" w:space="0" w:color="auto"/>
            </w:tcBorders>
            <w:vAlign w:val="center"/>
          </w:tcPr>
          <w:p w14:paraId="38CFE2E5"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FY20xx</w:t>
            </w:r>
          </w:p>
        </w:tc>
        <w:tc>
          <w:tcPr>
            <w:tcW w:w="706" w:type="pct"/>
            <w:tcBorders>
              <w:top w:val="single" w:sz="4" w:space="0" w:color="auto"/>
              <w:bottom w:val="single" w:sz="4" w:space="0" w:color="auto"/>
            </w:tcBorders>
            <w:vAlign w:val="center"/>
          </w:tcPr>
          <w:p w14:paraId="1A40372C" w14:textId="77777777" w:rsidR="00852A4F" w:rsidRPr="00776560" w:rsidRDefault="00852A4F" w:rsidP="009D472E">
            <w:pPr>
              <w:jc w:val="right"/>
              <w:cnfStyle w:val="100000000000" w:firstRow="1" w:lastRow="0" w:firstColumn="0" w:lastColumn="0" w:oddVBand="0" w:evenVBand="0" w:oddHBand="0" w:evenHBand="0" w:firstRowFirstColumn="0" w:firstRowLastColumn="0" w:lastRowFirstColumn="0" w:lastRowLastColumn="0"/>
              <w:rPr>
                <w:rFonts w:cstheme="minorHAnsi"/>
                <w:b w:val="0"/>
                <w:szCs w:val="18"/>
              </w:rPr>
            </w:pPr>
            <w:r w:rsidRPr="00776560">
              <w:rPr>
                <w:rFonts w:cstheme="minorHAnsi"/>
                <w:szCs w:val="18"/>
              </w:rPr>
              <w:t>WA 20ww-20xx</w:t>
            </w:r>
          </w:p>
        </w:tc>
      </w:tr>
      <w:tr w:rsidR="00B15EE4" w:rsidRPr="00345512" w14:paraId="2E8DC48B"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tcBorders>
            <w:vAlign w:val="center"/>
          </w:tcPr>
          <w:p w14:paraId="5D572262" w14:textId="77777777" w:rsidR="00852A4F" w:rsidRPr="00F42817" w:rsidRDefault="00852A4F" w:rsidP="009D472E">
            <w:pPr>
              <w:jc w:val="center"/>
              <w:rPr>
                <w:rFonts w:cstheme="minorHAnsi"/>
                <w:szCs w:val="18"/>
              </w:rPr>
            </w:pPr>
            <w:r w:rsidRPr="00F42817">
              <w:rPr>
                <w:rFonts w:cstheme="minorHAnsi"/>
                <w:szCs w:val="18"/>
              </w:rPr>
              <w:t>1</w:t>
            </w:r>
          </w:p>
        </w:tc>
        <w:tc>
          <w:tcPr>
            <w:tcW w:w="1860" w:type="pct"/>
            <w:tcBorders>
              <w:top w:val="single" w:sz="4" w:space="0" w:color="auto"/>
            </w:tcBorders>
            <w:vAlign w:val="top"/>
          </w:tcPr>
          <w:p w14:paraId="72CEDF3E" w14:textId="7474B54D"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1</w:t>
            </w:r>
          </w:p>
        </w:tc>
        <w:tc>
          <w:tcPr>
            <w:tcW w:w="705" w:type="pct"/>
            <w:tcBorders>
              <w:top w:val="single" w:sz="4" w:space="0" w:color="auto"/>
            </w:tcBorders>
            <w:vAlign w:val="top"/>
          </w:tcPr>
          <w:p w14:paraId="05573EF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tcBorders>
              <w:top w:val="single" w:sz="4" w:space="0" w:color="auto"/>
            </w:tcBorders>
            <w:vAlign w:val="top"/>
          </w:tcPr>
          <w:p w14:paraId="7F1763DE"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tcBorders>
              <w:top w:val="single" w:sz="4" w:space="0" w:color="auto"/>
            </w:tcBorders>
            <w:vAlign w:val="top"/>
          </w:tcPr>
          <w:p w14:paraId="3F5F293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tcBorders>
              <w:top w:val="single" w:sz="4" w:space="0" w:color="auto"/>
            </w:tcBorders>
            <w:vAlign w:val="top"/>
          </w:tcPr>
          <w:p w14:paraId="40BC2C38"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7CCE1562"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2DCC8827" w14:textId="77777777" w:rsidR="00852A4F" w:rsidRPr="00F42817" w:rsidRDefault="00852A4F" w:rsidP="009D472E">
            <w:pPr>
              <w:jc w:val="center"/>
              <w:rPr>
                <w:rFonts w:cstheme="minorHAnsi"/>
                <w:szCs w:val="18"/>
              </w:rPr>
            </w:pPr>
            <w:r w:rsidRPr="00F42817">
              <w:rPr>
                <w:rFonts w:cstheme="minorHAnsi"/>
                <w:szCs w:val="18"/>
              </w:rPr>
              <w:t>2</w:t>
            </w:r>
          </w:p>
        </w:tc>
        <w:tc>
          <w:tcPr>
            <w:tcW w:w="1860" w:type="pct"/>
            <w:vAlign w:val="top"/>
          </w:tcPr>
          <w:p w14:paraId="1A900734" w14:textId="77777777"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2</w:t>
            </w:r>
          </w:p>
        </w:tc>
        <w:tc>
          <w:tcPr>
            <w:tcW w:w="705" w:type="pct"/>
            <w:vAlign w:val="top"/>
          </w:tcPr>
          <w:p w14:paraId="227110DC"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66A09FE3"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B22AABF"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BFD2EB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0A71AA75"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6B8CBAC" w14:textId="77777777" w:rsidR="00852A4F" w:rsidRPr="00F42817" w:rsidRDefault="00852A4F" w:rsidP="009D472E">
            <w:pPr>
              <w:jc w:val="center"/>
              <w:rPr>
                <w:rFonts w:cstheme="minorHAnsi"/>
                <w:szCs w:val="18"/>
              </w:rPr>
            </w:pPr>
            <w:r w:rsidRPr="00F42817">
              <w:rPr>
                <w:rFonts w:cstheme="minorHAnsi"/>
                <w:szCs w:val="18"/>
              </w:rPr>
              <w:t>3</w:t>
            </w:r>
          </w:p>
        </w:tc>
        <w:tc>
          <w:tcPr>
            <w:tcW w:w="1860" w:type="pct"/>
            <w:vAlign w:val="top"/>
          </w:tcPr>
          <w:p w14:paraId="3A6A6205" w14:textId="3EBBA0A2"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3</w:t>
            </w:r>
          </w:p>
        </w:tc>
        <w:tc>
          <w:tcPr>
            <w:tcW w:w="705" w:type="pct"/>
            <w:vAlign w:val="top"/>
          </w:tcPr>
          <w:p w14:paraId="1E3F402C"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B8D901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00DE378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6804CFBE"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035D043"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6B3D860" w14:textId="77777777" w:rsidR="00852A4F" w:rsidRPr="00F42817" w:rsidRDefault="00852A4F" w:rsidP="009D472E">
            <w:pPr>
              <w:jc w:val="center"/>
              <w:rPr>
                <w:rFonts w:cstheme="minorHAnsi"/>
                <w:szCs w:val="18"/>
              </w:rPr>
            </w:pPr>
            <w:r w:rsidRPr="00F42817">
              <w:rPr>
                <w:rFonts w:cstheme="minorHAnsi"/>
                <w:szCs w:val="18"/>
              </w:rPr>
              <w:t>4</w:t>
            </w:r>
          </w:p>
        </w:tc>
        <w:tc>
          <w:tcPr>
            <w:tcW w:w="1860" w:type="pct"/>
            <w:vAlign w:val="top"/>
          </w:tcPr>
          <w:p w14:paraId="7C80B9A8" w14:textId="77777777"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4</w:t>
            </w:r>
          </w:p>
        </w:tc>
        <w:tc>
          <w:tcPr>
            <w:tcW w:w="705" w:type="pct"/>
            <w:vAlign w:val="top"/>
          </w:tcPr>
          <w:p w14:paraId="715F599D"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1FDD85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26168A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5DF7DF6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0CB8CEFC"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4B38A267" w14:textId="77777777" w:rsidR="00852A4F" w:rsidRPr="00F42817" w:rsidRDefault="00852A4F" w:rsidP="009D472E">
            <w:pPr>
              <w:jc w:val="center"/>
              <w:rPr>
                <w:rFonts w:cstheme="minorHAnsi"/>
                <w:szCs w:val="18"/>
              </w:rPr>
            </w:pPr>
            <w:r w:rsidRPr="00F42817">
              <w:rPr>
                <w:rFonts w:cstheme="minorHAnsi"/>
                <w:szCs w:val="18"/>
              </w:rPr>
              <w:t>5</w:t>
            </w:r>
          </w:p>
        </w:tc>
        <w:tc>
          <w:tcPr>
            <w:tcW w:w="1860" w:type="pct"/>
            <w:vAlign w:val="top"/>
          </w:tcPr>
          <w:p w14:paraId="56BB35EA" w14:textId="683F161F" w:rsidR="00852A4F" w:rsidRPr="001A7859"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 xml:space="preserve">COMPANY </w:t>
            </w:r>
            <w:r w:rsidRPr="001A7859">
              <w:rPr>
                <w:rFonts w:cstheme="minorHAnsi"/>
                <w:szCs w:val="18"/>
              </w:rPr>
              <w:t>5</w:t>
            </w:r>
          </w:p>
        </w:tc>
        <w:tc>
          <w:tcPr>
            <w:tcW w:w="705" w:type="pct"/>
            <w:vAlign w:val="top"/>
          </w:tcPr>
          <w:p w14:paraId="67102C72"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285F47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18007E61"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65FD2089"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B85B039" w14:textId="77777777" w:rsidTr="009D472E">
        <w:tc>
          <w:tcPr>
            <w:cnfStyle w:val="001000000000" w:firstRow="0" w:lastRow="0" w:firstColumn="1" w:lastColumn="0" w:oddVBand="0" w:evenVBand="0" w:oddHBand="0" w:evenHBand="0" w:firstRowFirstColumn="0" w:firstRowLastColumn="0" w:lastRowFirstColumn="0" w:lastRowLastColumn="0"/>
            <w:tcW w:w="317" w:type="pct"/>
            <w:vAlign w:val="center"/>
          </w:tcPr>
          <w:p w14:paraId="3F7E6A0B" w14:textId="77777777" w:rsidR="00852A4F" w:rsidRPr="00F42817" w:rsidRDefault="00852A4F" w:rsidP="009D472E">
            <w:pPr>
              <w:jc w:val="center"/>
              <w:rPr>
                <w:rFonts w:cstheme="minorHAnsi"/>
                <w:szCs w:val="18"/>
              </w:rPr>
            </w:pPr>
          </w:p>
        </w:tc>
        <w:tc>
          <w:tcPr>
            <w:tcW w:w="1860" w:type="pct"/>
          </w:tcPr>
          <w:p w14:paraId="6FB6F1DF" w14:textId="77777777"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5" w:type="pct"/>
          </w:tcPr>
          <w:p w14:paraId="5869FBF6"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74F3E14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4B159976"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Pr>
          <w:p w14:paraId="16AD20B5"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r>
      <w:tr w:rsidR="00B15EE4" w:rsidRPr="00345512" w14:paraId="142FD66E" w14:textId="77777777" w:rsidTr="009D472E">
        <w:tc>
          <w:tcPr>
            <w:cnfStyle w:val="001000000000" w:firstRow="0" w:lastRow="0" w:firstColumn="1" w:lastColumn="0" w:oddVBand="0" w:evenVBand="0" w:oddHBand="0" w:evenHBand="0" w:firstRowFirstColumn="0" w:firstRowLastColumn="0" w:lastRowFirstColumn="0" w:lastRowLastColumn="0"/>
            <w:tcW w:w="317" w:type="pct"/>
          </w:tcPr>
          <w:p w14:paraId="60BB0C9D" w14:textId="77777777" w:rsidR="00852A4F" w:rsidRPr="00F42817" w:rsidRDefault="00852A4F" w:rsidP="009D472E">
            <w:pPr>
              <w:rPr>
                <w:rFonts w:cstheme="minorHAnsi"/>
                <w:szCs w:val="18"/>
              </w:rPr>
            </w:pPr>
          </w:p>
        </w:tc>
        <w:tc>
          <w:tcPr>
            <w:tcW w:w="1860" w:type="pct"/>
            <w:vAlign w:val="center"/>
          </w:tcPr>
          <w:p w14:paraId="02DFC040" w14:textId="77777777" w:rsidR="00852A4F" w:rsidRPr="00603A41"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Minimum</w:t>
            </w:r>
          </w:p>
        </w:tc>
        <w:tc>
          <w:tcPr>
            <w:tcW w:w="705" w:type="pct"/>
            <w:vAlign w:val="top"/>
          </w:tcPr>
          <w:p w14:paraId="5CDF093A"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7371D5D4"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1251C1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37B3F57A"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1B509648"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74AF4F30"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047DE17F" w14:textId="77777777"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Pr>
                <w:rFonts w:cstheme="minorHAnsi"/>
                <w:szCs w:val="18"/>
              </w:rPr>
              <w:t>35th Percentile</w:t>
            </w:r>
          </w:p>
        </w:tc>
        <w:tc>
          <w:tcPr>
            <w:tcW w:w="705" w:type="pct"/>
            <w:shd w:val="clear" w:color="auto" w:fill="0091DA"/>
            <w:vAlign w:val="top"/>
          </w:tcPr>
          <w:p w14:paraId="6C407EC1"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014BA61B"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4E30142D"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2582EF4C"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2669E919"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77CE24E4"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3A6A3584" w14:textId="1D78A7D6"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Median</w:t>
            </w:r>
          </w:p>
        </w:tc>
        <w:tc>
          <w:tcPr>
            <w:tcW w:w="705" w:type="pct"/>
            <w:shd w:val="clear" w:color="auto" w:fill="0091DA"/>
            <w:vAlign w:val="top"/>
          </w:tcPr>
          <w:p w14:paraId="1793D801"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1DD26A0B"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2C3AED02"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6BA3245D"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7241A7" w:rsidRPr="00345512" w14:paraId="27E68B98" w14:textId="77777777" w:rsidTr="009D472E">
        <w:tc>
          <w:tcPr>
            <w:cnfStyle w:val="001000000000" w:firstRow="0" w:lastRow="0" w:firstColumn="1" w:lastColumn="0" w:oddVBand="0" w:evenVBand="0" w:oddHBand="0" w:evenHBand="0" w:firstRowFirstColumn="0" w:firstRowLastColumn="0" w:lastRowFirstColumn="0" w:lastRowLastColumn="0"/>
            <w:tcW w:w="317" w:type="pct"/>
            <w:shd w:val="clear" w:color="auto" w:fill="0091DA"/>
          </w:tcPr>
          <w:p w14:paraId="43465C7C" w14:textId="77777777" w:rsidR="00852A4F" w:rsidRPr="00F42817" w:rsidRDefault="00852A4F" w:rsidP="009D472E">
            <w:pPr>
              <w:pStyle w:val="Tablewhite"/>
              <w:rPr>
                <w:rFonts w:cstheme="minorHAnsi"/>
                <w:szCs w:val="18"/>
              </w:rPr>
            </w:pPr>
          </w:p>
        </w:tc>
        <w:tc>
          <w:tcPr>
            <w:tcW w:w="1860" w:type="pct"/>
            <w:shd w:val="clear" w:color="auto" w:fill="0091DA"/>
            <w:vAlign w:val="center"/>
          </w:tcPr>
          <w:p w14:paraId="7D56E7C5" w14:textId="77777777" w:rsidR="00852A4F" w:rsidRPr="00603A41" w:rsidRDefault="00852A4F" w:rsidP="009D472E">
            <w:pPr>
              <w:pStyle w:val="Tablewhite"/>
              <w:jc w:val="left"/>
              <w:cnfStyle w:val="000000000000" w:firstRow="0" w:lastRow="0" w:firstColumn="0" w:lastColumn="0" w:oddVBand="0" w:evenVBand="0" w:oddHBand="0" w:evenHBand="0" w:firstRowFirstColumn="0" w:firstRowLastColumn="0" w:lastRowFirstColumn="0" w:lastRowLastColumn="0"/>
              <w:rPr>
                <w:rFonts w:cstheme="minorHAnsi"/>
                <w:szCs w:val="18"/>
              </w:rPr>
            </w:pPr>
            <w:r>
              <w:rPr>
                <w:rFonts w:cstheme="minorHAnsi"/>
                <w:szCs w:val="18"/>
              </w:rPr>
              <w:t xml:space="preserve">75th Percentile  </w:t>
            </w:r>
          </w:p>
        </w:tc>
        <w:tc>
          <w:tcPr>
            <w:tcW w:w="705" w:type="pct"/>
            <w:shd w:val="clear" w:color="auto" w:fill="0091DA"/>
            <w:vAlign w:val="top"/>
          </w:tcPr>
          <w:p w14:paraId="0A0671E5" w14:textId="77777777" w:rsidR="00852A4F" w:rsidRPr="00B245DF"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shd w:val="clear" w:color="auto" w:fill="0091DA"/>
            <w:vAlign w:val="top"/>
          </w:tcPr>
          <w:p w14:paraId="344C2573"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68457CA6"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shd w:val="clear" w:color="auto" w:fill="0091DA"/>
            <w:vAlign w:val="top"/>
          </w:tcPr>
          <w:p w14:paraId="4CCBDE45" w14:textId="77777777" w:rsidR="00852A4F" w:rsidRPr="00776560" w:rsidRDefault="00852A4F" w:rsidP="009D472E">
            <w:pPr>
              <w:pStyle w:val="Tablewhite"/>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367CF5AD" w14:textId="77777777" w:rsidTr="009D472E">
        <w:tc>
          <w:tcPr>
            <w:cnfStyle w:val="001000000000" w:firstRow="0" w:lastRow="0" w:firstColumn="1" w:lastColumn="0" w:oddVBand="0" w:evenVBand="0" w:oddHBand="0" w:evenHBand="0" w:firstRowFirstColumn="0" w:firstRowLastColumn="0" w:lastRowFirstColumn="0" w:lastRowLastColumn="0"/>
            <w:tcW w:w="317" w:type="pct"/>
          </w:tcPr>
          <w:p w14:paraId="5648A1B8" w14:textId="77777777" w:rsidR="00852A4F" w:rsidRPr="00F42817" w:rsidRDefault="00852A4F" w:rsidP="009D472E">
            <w:pPr>
              <w:rPr>
                <w:rFonts w:cstheme="minorHAnsi"/>
                <w:szCs w:val="18"/>
              </w:rPr>
            </w:pPr>
          </w:p>
        </w:tc>
        <w:tc>
          <w:tcPr>
            <w:tcW w:w="1860" w:type="pct"/>
            <w:vAlign w:val="center"/>
          </w:tcPr>
          <w:p w14:paraId="3B70E39D" w14:textId="77777777" w:rsidR="00852A4F" w:rsidRPr="00603A41"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szCs w:val="18"/>
              </w:rPr>
            </w:pPr>
            <w:r w:rsidRPr="00603A41">
              <w:rPr>
                <w:rFonts w:cstheme="minorHAnsi"/>
                <w:szCs w:val="18"/>
              </w:rPr>
              <w:t>Maximum</w:t>
            </w:r>
          </w:p>
        </w:tc>
        <w:tc>
          <w:tcPr>
            <w:tcW w:w="705" w:type="pct"/>
            <w:vAlign w:val="top"/>
          </w:tcPr>
          <w:p w14:paraId="74D8DAB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B245DF">
              <w:rPr>
                <w:rFonts w:cstheme="minorHAnsi"/>
                <w:szCs w:val="18"/>
              </w:rPr>
              <w:t>xx%</w:t>
            </w:r>
          </w:p>
        </w:tc>
        <w:tc>
          <w:tcPr>
            <w:tcW w:w="706" w:type="pct"/>
            <w:vAlign w:val="top"/>
          </w:tcPr>
          <w:p w14:paraId="3E4BB922"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A0A2397"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c>
          <w:tcPr>
            <w:tcW w:w="706" w:type="pct"/>
            <w:vAlign w:val="top"/>
          </w:tcPr>
          <w:p w14:paraId="72045AAD"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r w:rsidRPr="00776560">
              <w:rPr>
                <w:rFonts w:cstheme="minorHAnsi"/>
                <w:szCs w:val="18"/>
              </w:rPr>
              <w:t>xx%</w:t>
            </w:r>
          </w:p>
        </w:tc>
      </w:tr>
      <w:tr w:rsidR="00B15EE4" w:rsidRPr="00345512" w14:paraId="6CC6589D"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bottom w:val="single" w:sz="4" w:space="0" w:color="auto"/>
            </w:tcBorders>
          </w:tcPr>
          <w:p w14:paraId="2217FDA5" w14:textId="77777777" w:rsidR="00852A4F" w:rsidRPr="00F42817" w:rsidRDefault="00852A4F" w:rsidP="009D472E">
            <w:pPr>
              <w:rPr>
                <w:rFonts w:cstheme="minorHAnsi"/>
                <w:szCs w:val="18"/>
              </w:rPr>
            </w:pPr>
          </w:p>
        </w:tc>
        <w:tc>
          <w:tcPr>
            <w:tcW w:w="1860" w:type="pct"/>
            <w:tcBorders>
              <w:bottom w:val="single" w:sz="4" w:space="0" w:color="auto"/>
            </w:tcBorders>
          </w:tcPr>
          <w:p w14:paraId="0D6A56A5" w14:textId="35C24099"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5" w:type="pct"/>
            <w:tcBorders>
              <w:bottom w:val="single" w:sz="4" w:space="0" w:color="auto"/>
            </w:tcBorders>
          </w:tcPr>
          <w:p w14:paraId="438AB82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3BC7A38F"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74DA744C"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c>
          <w:tcPr>
            <w:tcW w:w="706" w:type="pct"/>
            <w:tcBorders>
              <w:bottom w:val="single" w:sz="4" w:space="0" w:color="auto"/>
            </w:tcBorders>
          </w:tcPr>
          <w:p w14:paraId="7BAC6F28"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szCs w:val="18"/>
              </w:rPr>
            </w:pPr>
          </w:p>
        </w:tc>
      </w:tr>
      <w:tr w:rsidR="007241A7" w:rsidRPr="00CB7398" w14:paraId="7A566AF2" w14:textId="77777777" w:rsidTr="009D472E">
        <w:tc>
          <w:tcPr>
            <w:cnfStyle w:val="001000000000" w:firstRow="0" w:lastRow="0" w:firstColumn="1" w:lastColumn="0" w:oddVBand="0" w:evenVBand="0" w:oddHBand="0" w:evenHBand="0" w:firstRowFirstColumn="0" w:firstRowLastColumn="0" w:lastRowFirstColumn="0" w:lastRowLastColumn="0"/>
            <w:tcW w:w="317" w:type="pct"/>
            <w:tcBorders>
              <w:top w:val="single" w:sz="4" w:space="0" w:color="auto"/>
              <w:bottom w:val="single" w:sz="4" w:space="0" w:color="auto"/>
            </w:tcBorders>
            <w:shd w:val="clear" w:color="auto" w:fill="0091DA"/>
          </w:tcPr>
          <w:p w14:paraId="7C4768F9" w14:textId="77777777" w:rsidR="00852A4F" w:rsidRPr="00F42817" w:rsidRDefault="00852A4F" w:rsidP="009D472E">
            <w:pPr>
              <w:rPr>
                <w:rFonts w:cstheme="minorHAnsi"/>
                <w:szCs w:val="18"/>
              </w:rPr>
            </w:pPr>
          </w:p>
        </w:tc>
        <w:tc>
          <w:tcPr>
            <w:tcW w:w="1860" w:type="pct"/>
            <w:tcBorders>
              <w:top w:val="single" w:sz="4" w:space="0" w:color="auto"/>
              <w:bottom w:val="single" w:sz="4" w:space="0" w:color="auto"/>
            </w:tcBorders>
            <w:shd w:val="clear" w:color="auto" w:fill="0091DA"/>
          </w:tcPr>
          <w:p w14:paraId="5A93039A" w14:textId="76875BDC" w:rsidR="00852A4F" w:rsidRPr="00F42817" w:rsidRDefault="00852A4F" w:rsidP="009D472E">
            <w:pPr>
              <w:jc w:val="left"/>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r w:rsidRPr="00776560">
              <w:rPr>
                <w:rFonts w:cstheme="minorHAnsi"/>
                <w:color w:val="FFFFFF" w:themeColor="background1"/>
                <w:szCs w:val="18"/>
              </w:rPr>
              <w:t>ABC</w:t>
            </w:r>
          </w:p>
        </w:tc>
        <w:tc>
          <w:tcPr>
            <w:tcW w:w="705" w:type="pct"/>
            <w:tcBorders>
              <w:top w:val="single" w:sz="4" w:space="0" w:color="auto"/>
              <w:bottom w:val="single" w:sz="4" w:space="0" w:color="auto"/>
            </w:tcBorders>
            <w:shd w:val="clear" w:color="auto" w:fill="0091DA"/>
          </w:tcPr>
          <w:p w14:paraId="54FE218E" w14:textId="77777777" w:rsidR="00852A4F" w:rsidRPr="00603A41"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c>
          <w:tcPr>
            <w:tcW w:w="706" w:type="pct"/>
            <w:tcBorders>
              <w:top w:val="single" w:sz="4" w:space="0" w:color="auto"/>
              <w:bottom w:val="single" w:sz="4" w:space="0" w:color="auto"/>
            </w:tcBorders>
            <w:shd w:val="clear" w:color="auto" w:fill="0091DA"/>
          </w:tcPr>
          <w:p w14:paraId="345A3308"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c>
          <w:tcPr>
            <w:tcW w:w="706" w:type="pct"/>
            <w:tcBorders>
              <w:top w:val="single" w:sz="4" w:space="0" w:color="auto"/>
              <w:bottom w:val="single" w:sz="4" w:space="0" w:color="auto"/>
            </w:tcBorders>
            <w:shd w:val="clear" w:color="auto" w:fill="0091DA"/>
          </w:tcPr>
          <w:p w14:paraId="036489B5" w14:textId="77777777" w:rsidR="00852A4F" w:rsidRPr="00B245DF"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r w:rsidRPr="00B245DF">
              <w:rPr>
                <w:rFonts w:cstheme="minorHAnsi"/>
                <w:color w:val="FFFFFF" w:themeColor="background1"/>
                <w:szCs w:val="18"/>
              </w:rPr>
              <w:t>xx%</w:t>
            </w:r>
          </w:p>
        </w:tc>
        <w:tc>
          <w:tcPr>
            <w:tcW w:w="706" w:type="pct"/>
            <w:tcBorders>
              <w:top w:val="single" w:sz="4" w:space="0" w:color="auto"/>
              <w:bottom w:val="single" w:sz="4" w:space="0" w:color="auto"/>
            </w:tcBorders>
            <w:shd w:val="clear" w:color="auto" w:fill="0091DA"/>
          </w:tcPr>
          <w:p w14:paraId="4303A963" w14:textId="77777777" w:rsidR="00852A4F" w:rsidRPr="00776560" w:rsidRDefault="00852A4F" w:rsidP="009D472E">
            <w:pPr>
              <w:cnfStyle w:val="000000000000" w:firstRow="0" w:lastRow="0" w:firstColumn="0" w:lastColumn="0" w:oddVBand="0" w:evenVBand="0" w:oddHBand="0" w:evenHBand="0" w:firstRowFirstColumn="0" w:firstRowLastColumn="0" w:lastRowFirstColumn="0" w:lastRowLastColumn="0"/>
              <w:rPr>
                <w:rFonts w:cstheme="minorHAnsi"/>
                <w:color w:val="FFFFFF" w:themeColor="background1"/>
                <w:szCs w:val="18"/>
              </w:rPr>
            </w:pPr>
          </w:p>
        </w:tc>
      </w:tr>
    </w:tbl>
    <w:p w14:paraId="13CD4690" w14:textId="77777777" w:rsidR="00891C2A" w:rsidRDefault="00891C2A" w:rsidP="00D01171">
      <w:pPr>
        <w:pStyle w:val="BodyText"/>
        <w:rPr>
          <w:rFonts w:cs="Arial"/>
          <w:color w:val="FF0000"/>
          <w:highlight w:val="yellow"/>
        </w:rPr>
      </w:pPr>
    </w:p>
    <w:tbl>
      <w:tblPr>
        <w:tblStyle w:val="SmartClassicTable"/>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2981"/>
        <w:gridCol w:w="2937"/>
      </w:tblGrid>
      <w:tr w:rsidR="00B15EE4" w:rsidRPr="004F52F3" w14:paraId="7935E9E8" w14:textId="77777777" w:rsidTr="009D472E">
        <w:trPr>
          <w:cnfStyle w:val="100000000000" w:firstRow="1" w:lastRow="0" w:firstColumn="0" w:lastColumn="0" w:oddVBand="0" w:evenVBand="0" w:oddHBand="0" w:evenHBand="0" w:firstRowFirstColumn="0" w:firstRowLastColumn="0" w:lastRowFirstColumn="0" w:lastRowLastColumn="0"/>
          <w:trHeight w:val="285"/>
        </w:trPr>
        <w:tc>
          <w:tcPr>
            <w:tcW w:w="1500" w:type="pct"/>
            <w:shd w:val="clear" w:color="auto" w:fill="00338D"/>
            <w:noWrap/>
            <w:vAlign w:val="center"/>
            <w:hideMark/>
          </w:tcPr>
          <w:p w14:paraId="530FDD04" w14:textId="77777777" w:rsidR="00B15EE4" w:rsidRPr="004F52F3" w:rsidRDefault="00B15EE4" w:rsidP="009D472E">
            <w:pPr>
              <w:jc w:val="center"/>
              <w:rPr>
                <w:rFonts w:cstheme="majorHAnsi"/>
                <w:color w:val="FFFFFF" w:themeColor="background1"/>
                <w:sz w:val="20"/>
              </w:rPr>
            </w:pPr>
            <w:r w:rsidRPr="004F52F3">
              <w:rPr>
                <w:rFonts w:cstheme="majorHAnsi"/>
                <w:color w:val="FFFFFF" w:themeColor="background1"/>
                <w:sz w:val="20"/>
              </w:rPr>
              <w:t>Item</w:t>
            </w:r>
          </w:p>
        </w:tc>
        <w:tc>
          <w:tcPr>
            <w:tcW w:w="1763" w:type="pct"/>
            <w:shd w:val="clear" w:color="auto" w:fill="00338D"/>
            <w:noWrap/>
            <w:vAlign w:val="center"/>
            <w:hideMark/>
          </w:tcPr>
          <w:p w14:paraId="229EBA32" w14:textId="77777777" w:rsidR="00B15EE4" w:rsidRPr="004F52F3" w:rsidRDefault="00B15EE4" w:rsidP="009D472E">
            <w:pPr>
              <w:jc w:val="center"/>
              <w:rPr>
                <w:rFonts w:cstheme="majorHAnsi"/>
                <w:color w:val="FFFFFF" w:themeColor="background1"/>
                <w:sz w:val="20"/>
              </w:rPr>
            </w:pPr>
            <w:r w:rsidRPr="004F52F3">
              <w:rPr>
                <w:rFonts w:cstheme="majorHAnsi"/>
                <w:color w:val="FFFFFF" w:themeColor="background1"/>
                <w:sz w:val="20"/>
              </w:rPr>
              <w:t>FY2</w:t>
            </w:r>
            <w:r>
              <w:rPr>
                <w:rFonts w:cstheme="majorHAnsi"/>
                <w:color w:val="FFFFFF" w:themeColor="background1"/>
                <w:sz w:val="20"/>
              </w:rPr>
              <w:t>0xx</w:t>
            </w:r>
          </w:p>
        </w:tc>
        <w:tc>
          <w:tcPr>
            <w:tcW w:w="1737" w:type="pct"/>
            <w:shd w:val="clear" w:color="auto" w:fill="00338D"/>
            <w:noWrap/>
            <w:vAlign w:val="center"/>
            <w:hideMark/>
          </w:tcPr>
          <w:p w14:paraId="3E59DE8A" w14:textId="77777777" w:rsidR="00B15EE4" w:rsidRPr="004F52F3" w:rsidRDefault="00B15EE4" w:rsidP="009D472E">
            <w:pPr>
              <w:jc w:val="center"/>
              <w:rPr>
                <w:rFonts w:cstheme="majorHAnsi"/>
                <w:color w:val="FFFFFF" w:themeColor="background1"/>
                <w:sz w:val="20"/>
              </w:rPr>
            </w:pPr>
            <w:r>
              <w:rPr>
                <w:rFonts w:cstheme="majorHAnsi"/>
                <w:color w:val="FFFFFF" w:themeColor="background1"/>
                <w:sz w:val="20"/>
              </w:rPr>
              <w:t>WA</w:t>
            </w:r>
            <w:r w:rsidRPr="004F52F3">
              <w:rPr>
                <w:rFonts w:cstheme="majorHAnsi"/>
                <w:color w:val="FFFFFF" w:themeColor="background1"/>
                <w:sz w:val="20"/>
              </w:rPr>
              <w:t xml:space="preserve"> (FY20</w:t>
            </w:r>
            <w:r>
              <w:rPr>
                <w:rFonts w:cstheme="majorHAnsi"/>
                <w:color w:val="FFFFFF" w:themeColor="background1"/>
                <w:sz w:val="20"/>
              </w:rPr>
              <w:t>ww</w:t>
            </w:r>
            <w:r w:rsidRPr="004F52F3">
              <w:rPr>
                <w:rFonts w:cstheme="majorHAnsi"/>
                <w:color w:val="FFFFFF" w:themeColor="background1"/>
                <w:sz w:val="20"/>
              </w:rPr>
              <w:t>-20</w:t>
            </w:r>
            <w:r>
              <w:rPr>
                <w:rFonts w:cstheme="majorHAnsi"/>
                <w:color w:val="FFFFFF" w:themeColor="background1"/>
                <w:sz w:val="20"/>
              </w:rPr>
              <w:t>xx)</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35th Percentile</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7A32453E" w14:textId="77777777" w:rsidTr="009D472E">
        <w:trPr>
          <w:trHeight w:val="285"/>
        </w:trPr>
        <w:tc>
          <w:tcPr>
            <w:tcW w:w="1500" w:type="pct"/>
            <w:noWrap/>
            <w:hideMark/>
          </w:tcPr>
          <w:p w14:paraId="1FD9DAB7"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Median</w:t>
            </w:r>
          </w:p>
        </w:tc>
        <w:tc>
          <w:tcPr>
            <w:tcW w:w="1763" w:type="pct"/>
            <w:noWrap/>
            <w:hideMark/>
          </w:tcPr>
          <w:p w14:paraId="03A85542"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6BDB6FFC"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3E30CA19" w14:textId="77777777" w:rsidTr="009D472E">
        <w:trPr>
          <w:trHeight w:val="285"/>
        </w:trPr>
        <w:tc>
          <w:tcPr>
            <w:tcW w:w="1500" w:type="pct"/>
            <w:noWrap/>
            <w:hideMark/>
          </w:tcPr>
          <w:p w14:paraId="028B06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 xml:space="preserve">75th Percentile  </w:t>
            </w:r>
          </w:p>
        </w:tc>
        <w:tc>
          <w:tcPr>
            <w:tcW w:w="1763" w:type="pct"/>
            <w:noWrap/>
            <w:hideMark/>
          </w:tcPr>
          <w:p w14:paraId="2A80AED3"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c>
          <w:tcPr>
            <w:tcW w:w="1737" w:type="pct"/>
            <w:noWrap/>
            <w:hideMark/>
          </w:tcPr>
          <w:p w14:paraId="25BFAA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xx%</w:t>
            </w:r>
          </w:p>
        </w:tc>
      </w:tr>
      <w:tr w:rsidR="00B15EE4" w:rsidRPr="004F52F3" w14:paraId="13B0C70D" w14:textId="77777777" w:rsidTr="009D472E">
        <w:trPr>
          <w:trHeight w:val="50"/>
        </w:trPr>
        <w:tc>
          <w:tcPr>
            <w:tcW w:w="5000" w:type="pct"/>
            <w:gridSpan w:val="3"/>
            <w:noWrap/>
          </w:tcPr>
          <w:p w14:paraId="404E89C9" w14:textId="77777777" w:rsidR="00B15EE4" w:rsidRPr="004F52F3" w:rsidRDefault="00B15EE4" w:rsidP="009D472E">
            <w:pPr>
              <w:jc w:val="center"/>
              <w:rPr>
                <w:rFonts w:asciiTheme="majorHAnsi" w:hAnsiTheme="majorHAnsi" w:cstheme="majorHAnsi"/>
              </w:rPr>
            </w:pPr>
          </w:p>
        </w:tc>
      </w:tr>
      <w:tr w:rsidR="00B15EE4" w:rsidRPr="004F52F3" w14:paraId="4D01FDC9" w14:textId="77777777" w:rsidTr="009D472E">
        <w:trPr>
          <w:trHeight w:val="285"/>
        </w:trPr>
        <w:tc>
          <w:tcPr>
            <w:tcW w:w="1500" w:type="pct"/>
            <w:noWrap/>
          </w:tcPr>
          <w:p w14:paraId="0B9EE4A1" w14:textId="77777777" w:rsidR="00B15EE4" w:rsidRPr="004F52F3" w:rsidRDefault="00B15EE4" w:rsidP="009D472E">
            <w:pPr>
              <w:rPr>
                <w:rFonts w:asciiTheme="majorHAnsi" w:hAnsiTheme="majorHAnsi" w:cstheme="majorHAnsi"/>
              </w:rPr>
            </w:pPr>
            <w:r w:rsidRPr="004F52F3">
              <w:rPr>
                <w:rFonts w:asciiTheme="majorHAnsi" w:hAnsiTheme="majorHAnsi" w:cstheme="majorHAnsi"/>
                <w:highlight w:val="yellow"/>
              </w:rPr>
              <w:t>ABC</w:t>
            </w:r>
            <w:r>
              <w:rPr>
                <w:rFonts w:asciiTheme="majorHAnsi" w:hAnsiTheme="majorHAnsi" w:cstheme="majorHAnsi"/>
              </w:rPr>
              <w:t xml:space="preserve">’s </w:t>
            </w:r>
            <w:r w:rsidRPr="004F52F3">
              <w:rPr>
                <w:rFonts w:asciiTheme="majorHAnsi" w:hAnsiTheme="majorHAnsi" w:cstheme="majorHAnsi"/>
                <w:highlight w:val="yellow"/>
              </w:rPr>
              <w:t>PLI</w:t>
            </w:r>
            <w:r>
              <w:rPr>
                <w:rFonts w:asciiTheme="majorHAnsi" w:hAnsiTheme="majorHAnsi" w:cstheme="majorHAnsi"/>
              </w:rPr>
              <w:t xml:space="preserve"> in </w:t>
            </w:r>
            <w:r w:rsidRPr="000C4FC0">
              <w:rPr>
                <w:rFonts w:asciiTheme="majorHAnsi" w:hAnsiTheme="majorHAnsi" w:cstheme="majorHAnsi"/>
              </w:rPr>
              <w:t>FY20xx</w:t>
            </w:r>
          </w:p>
        </w:tc>
        <w:tc>
          <w:tcPr>
            <w:tcW w:w="3500" w:type="pct"/>
            <w:gridSpan w:val="2"/>
            <w:noWrap/>
          </w:tcPr>
          <w:p w14:paraId="69B5B6CC" w14:textId="77777777" w:rsidR="00B15EE4" w:rsidRPr="004F52F3" w:rsidRDefault="00B15EE4" w:rsidP="009D472E">
            <w:pPr>
              <w:jc w:val="center"/>
              <w:rPr>
                <w:rFonts w:asciiTheme="majorHAnsi" w:hAnsiTheme="majorHAnsi" w:cstheme="majorHAnsi"/>
                <w:b/>
              </w:rPr>
            </w:pPr>
            <w:r w:rsidRPr="004F52F3">
              <w:rPr>
                <w:rFonts w:asciiTheme="majorHAnsi" w:hAnsiTheme="majorHAnsi" w:cstheme="majorHAnsi"/>
                <w:b/>
              </w:rPr>
              <w:t>xx%</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Net Sales</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194,469,728,040</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194,469,728,040</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Cost of Goods Sold</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177,646,396,704</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177,646,396,704</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Gross Profit</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16,823,331,336</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16,823,331,336</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Operating Profit (EBIT)</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7,224,986,160</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7,224,986,160</w:t>
            </w:r>
          </w:p>
        </w:tc>
      </w:tr>
      <w:tr w:rsidR="00B15EE4" w:rsidRPr="004F52F3" w14:paraId="711F09E9" w14:textId="77777777" w:rsidTr="009D472E">
        <w:trPr>
          <w:trHeight w:val="285"/>
        </w:trPr>
        <w:tc>
          <w:tcPr>
            <w:tcW w:w="1500" w:type="pct"/>
            <w:noWrap/>
            <w:hideMark/>
          </w:tcPr>
          <w:p w14:paraId="5FD9BB63" w14:textId="77777777" w:rsidR="00B15EE4" w:rsidRPr="00666514" w:rsidRDefault="00B15EE4" w:rsidP="009D472E">
            <w:pPr>
              <w:rPr>
                <w:rFonts w:asciiTheme="majorHAnsi" w:hAnsiTheme="majorHAnsi" w:cstheme="majorHAnsi"/>
              </w:rPr>
            </w:pPr>
            <w:r w:rsidRPr="00663F5B">
              <w:rPr>
                <w:rFonts w:asciiTheme="majorHAnsi" w:hAnsiTheme="majorHAnsi" w:cstheme="majorHAnsi"/>
              </w:rPr>
              <w:t>Net Cost Plus Margin (NCP)</w:t>
            </w:r>
          </w:p>
        </w:tc>
        <w:tc>
          <w:tcPr>
            <w:tcW w:w="1763" w:type="pct"/>
            <w:noWrap/>
            <w:hideMark/>
          </w:tcPr>
          <w:p w14:paraId="3EF6A699"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6.08%</w:t>
            </w:r>
          </w:p>
        </w:tc>
        <w:tc>
          <w:tcPr>
            <w:tcW w:w="1737" w:type="pct"/>
            <w:noWrap/>
            <w:hideMark/>
          </w:tcPr>
          <w:p w14:paraId="17620910" w14:textId="77777777" w:rsidR="00B15EE4" w:rsidRPr="004F52F3" w:rsidRDefault="00B15EE4" w:rsidP="009D472E">
            <w:pPr>
              <w:jc w:val="center"/>
              <w:rPr>
                <w:rFonts w:asciiTheme="majorHAnsi" w:hAnsiTheme="majorHAnsi" w:cstheme="majorHAnsi"/>
              </w:rPr>
            </w:pPr>
            <w:r w:rsidRPr="004F52F3">
              <w:rPr>
                <w:rFonts w:asciiTheme="majorHAnsi" w:hAnsiTheme="majorHAnsi" w:cstheme="majorHAnsi"/>
              </w:rPr>
              <w:t>6.08%</w:t>
            </w:r>
          </w:p>
        </w:tc>
      </w:tr>
    </w:tbl>
    <w:p w14:paraId="3340D127" w14:textId="4B141326" w:rsidR="00D01171" w:rsidRPr="009202D1" w:rsidRDefault="00D01171" w:rsidP="00D01171">
      <w:pPr>
        <w:pStyle w:val="BodyText"/>
        <w:rPr>
          <w:rFonts w:cs="Arial"/>
          <w:color w:val="FF0000"/>
        </w:rPr>
      </w:pPr>
      <w:r w:rsidRPr="009202D1">
        <w:rPr>
          <w:rFonts w:cs="Arial"/>
          <w:color w:val="FF0000"/>
          <w:highlight w:val="yellow"/>
        </w:rPr>
        <w:t>ABC</w:t>
      </w:r>
      <w:r w:rsidRPr="009202D1">
        <w:rPr>
          <w:rFonts w:cs="Arial"/>
          <w:color w:val="FF0000"/>
        </w:rPr>
        <w:t xml:space="preserve">’s </w:t>
      </w:r>
      <w:r w:rsidRPr="009202D1">
        <w:rPr>
          <w:rFonts w:cs="Arial"/>
          <w:color w:val="FF0000"/>
          <w:highlight w:val="yellow"/>
        </w:rPr>
        <w:t>PLI</w:t>
      </w:r>
      <w:r w:rsidRPr="009202D1">
        <w:rPr>
          <w:rFonts w:cs="Arial"/>
          <w:color w:val="FF0000"/>
        </w:rPr>
        <w:t xml:space="preserve"> </w:t>
      </w:r>
      <w:r w:rsidR="00DD4E23" w:rsidRPr="009202D1">
        <w:rPr>
          <w:rFonts w:cs="Arial"/>
          <w:color w:val="FF0000"/>
        </w:rPr>
        <w:t>ratio</w:t>
      </w:r>
      <w:r w:rsidRPr="009202D1">
        <w:rPr>
          <w:rFonts w:cs="Arial"/>
          <w:color w:val="FF0000"/>
        </w:rPr>
        <w:t xml:space="preserve"> of </w:t>
      </w:r>
      <w:r w:rsidR="00BC1B08" w:rsidRPr="009202D1">
        <w:rPr>
          <w:rFonts w:cs="Arial"/>
          <w:color w:val="FF0000"/>
          <w:highlight w:val="yellow"/>
        </w:rPr>
        <w:t>xx</w:t>
      </w:r>
      <w:r w:rsidRPr="009202D1">
        <w:rPr>
          <w:rFonts w:cs="Arial"/>
          <w:color w:val="FF0000"/>
        </w:rPr>
        <w:t>% in FY20</w:t>
      </w:r>
      <w:r w:rsidRPr="009202D1">
        <w:rPr>
          <w:rFonts w:cs="Arial"/>
          <w:color w:val="FF0000"/>
          <w:highlight w:val="yellow"/>
        </w:rPr>
        <w:t>xx</w:t>
      </w:r>
      <w:r w:rsidRPr="009202D1">
        <w:rPr>
          <w:rFonts w:cs="Arial"/>
          <w:color w:val="FF0000"/>
        </w:rPr>
        <w:t xml:space="preserve"> is </w:t>
      </w:r>
      <w:r w:rsidR="00D93355" w:rsidRPr="005D16E1">
        <w:rPr>
          <w:rFonts w:cs="Arial"/>
          <w:color w:val="FF0000"/>
          <w:highlight w:val="yellow"/>
        </w:rPr>
        <w:t>not</w:t>
      </w:r>
      <w:r w:rsidR="00D93355">
        <w:rPr>
          <w:rFonts w:cs="Arial"/>
          <w:color w:val="FF0000"/>
        </w:rPr>
        <w:t xml:space="preserve"> lower than the </w:t>
      </w:r>
      <w:r w:rsidR="00BF028D">
        <w:rPr>
          <w:rFonts w:cs="Arial"/>
          <w:color w:val="FF0000"/>
        </w:rPr>
        <w:t>standard</w:t>
      </w:r>
      <w:r w:rsidR="00D93355">
        <w:rPr>
          <w:rFonts w:cs="Arial"/>
          <w:color w:val="FF0000"/>
        </w:rPr>
        <w:t xml:space="preserve"> arm’s length range </w:t>
      </w:r>
      <w:r w:rsidR="00D93355" w:rsidRPr="00511357">
        <w:rPr>
          <w:color w:val="FF0000"/>
        </w:rPr>
        <w:t>of the selected independent comparable companies for the 20</w:t>
      </w:r>
      <w:r w:rsidR="00D93355" w:rsidRPr="00511357">
        <w:rPr>
          <w:color w:val="FF0000"/>
          <w:highlight w:val="yellow"/>
        </w:rPr>
        <w:t>xx</w:t>
      </w:r>
      <w:r w:rsidR="00D93355" w:rsidRPr="00511357">
        <w:rPr>
          <w:color w:val="FF0000"/>
        </w:rPr>
        <w:t xml:space="preserve"> period</w:t>
      </w:r>
      <w:r w:rsidR="00D93355">
        <w:rPr>
          <w:color w:val="FF0000"/>
        </w:rPr>
        <w:t xml:space="preserve"> </w:t>
      </w:r>
      <w:r w:rsidR="00D93355" w:rsidRPr="00511357">
        <w:rPr>
          <w:color w:val="FF0000"/>
        </w:rPr>
        <w:t xml:space="preserve">and </w:t>
      </w:r>
      <w:r w:rsidR="00D93355" w:rsidRPr="00CA0E47">
        <w:rPr>
          <w:color w:val="FF0000"/>
        </w:rPr>
        <w:t>the WA 20ww-20xx period.</w:t>
      </w:r>
    </w:p>
    <w:p w14:paraId="432713DE" w14:textId="7685A01C" w:rsidR="005D16E1" w:rsidRDefault="00C079E2" w:rsidP="0038696B">
      <w:pPr>
        <w:pStyle w:val="BodyText"/>
      </w:pPr>
      <w:r w:rsidRPr="00B513D5">
        <w:t xml:space="preserve">Therefore, </w:t>
      </w:r>
      <w:r w:rsidR="00A02D5B" w:rsidRPr="002002C0">
        <w:rPr>
          <w:rFonts w:cs="Arial"/>
        </w:rPr>
        <w:t xml:space="preserve">in accordance with Clause 2, Article 8 of Decree 132, it is not required to adjust </w:t>
      </w:r>
      <w:r w:rsidR="00A02D5B" w:rsidRPr="002002C0">
        <w:rPr>
          <w:rFonts w:cs="Arial"/>
          <w:highlight w:val="yellow"/>
        </w:rPr>
        <w:t>the transfer price, profit ratio, profit allocation ratio</w:t>
      </w:r>
      <w:r w:rsidR="00A02D5B" w:rsidRPr="002002C0">
        <w:rPr>
          <w:rFonts w:cs="Arial"/>
        </w:rPr>
        <w:t xml:space="preserve"> of </w:t>
      </w:r>
      <w:r w:rsidR="00A02D5B" w:rsidRPr="002002C0">
        <w:rPr>
          <w:rFonts w:cs="Arial"/>
          <w:highlight w:val="yellow"/>
        </w:rPr>
        <w:t>ABC</w:t>
      </w:r>
      <w:r w:rsidR="00F6587D" w:rsidRPr="009A08B9">
        <w:t xml:space="preserve">. </w:t>
      </w:r>
      <w:bookmarkStart w:id="1561" w:name="_Toc508216433"/>
      <w:bookmarkStart w:id="1562" w:name="_Toc514923614"/>
      <w:bookmarkStart w:id="1563" w:name="_Toc516668440"/>
      <w:bookmarkStart w:id="1564" w:name="_Toc526104633"/>
      <w:bookmarkStart w:id="1565" w:name="_Ref492914185"/>
      <w:bookmarkStart w:id="1566" w:name="_Ref492914220"/>
      <w:bookmarkStart w:id="1567" w:name="_Ref497899673"/>
      <w:bookmarkStart w:id="1568" w:name="_Toc271556157"/>
      <w:bookmarkStart w:id="1569" w:name="_Toc283730896"/>
      <w:bookmarkStart w:id="1570" w:name="_Toc292282563"/>
      <w:bookmarkStart w:id="1571" w:name="_Toc300739785"/>
      <w:bookmarkStart w:id="1572" w:name="_Toc311128838"/>
      <w:bookmarkStart w:id="1573" w:name="_Toc329610808"/>
      <w:bookmarkStart w:id="1574" w:name="_Toc458670396"/>
      <w:bookmarkStart w:id="1575" w:name="_Toc323807664"/>
      <w:bookmarkStart w:id="1576" w:name="_Toc351912214"/>
      <w:bookmarkStart w:id="1577" w:name="_Toc369594770"/>
      <w:bookmarkStart w:id="1578" w:name="_Toc431389336"/>
      <w:bookmarkStart w:id="1579" w:name="_Toc451015974"/>
      <w:bookmarkStart w:id="1580" w:name="_Toc447229083"/>
      <w:bookmarkStart w:id="1581" w:name="_Toc458670407"/>
      <w:bookmarkEnd w:id="1292"/>
      <w:bookmarkEnd w:id="1293"/>
      <w:bookmarkEnd w:id="1294"/>
      <w:bookmarkEnd w:id="1295"/>
      <w:bookmarkEnd w:id="1296"/>
      <w:bookmarkEnd w:id="1507"/>
    </w:p>
    <w:p w14:paraId="4D31FA2C" w14:textId="77777777" w:rsidR="005D16E1" w:rsidRDefault="005D16E1" w:rsidP="005D16E1">
      <w:pPr>
        <w:pStyle w:val="BodyText"/>
        <w:rPr>
          <w:highlight w:val="yellow"/>
        </w:rPr>
      </w:pPr>
      <w:r w:rsidRPr="001C33FB">
        <w:rPr>
          <w:highlight w:val="yellow"/>
        </w:rPr>
        <w:t>[</w:t>
      </w:r>
      <w:r w:rsidRPr="00D5258C">
        <w:rPr>
          <w:b/>
          <w:highlight w:val="yellow"/>
        </w:rPr>
        <w:t>For non-favorable results</w:t>
      </w:r>
      <w:r w:rsidRPr="001C33FB">
        <w:rPr>
          <w:highlight w:val="yellow"/>
        </w:rPr>
        <w:t xml:space="preserve">: </w:t>
      </w:r>
    </w:p>
    <w:p w14:paraId="1157519D" w14:textId="7F5C4363" w:rsidR="005D16E1" w:rsidRDefault="005D16E1" w:rsidP="005D16E1">
      <w:pPr>
        <w:pStyle w:val="BodyText"/>
        <w:rPr>
          <w:rFonts w:cs="Arial"/>
        </w:rPr>
      </w:pPr>
      <w:r w:rsidRPr="001C33FB">
        <w:rPr>
          <w:highlight w:val="yellow"/>
        </w:rPr>
        <w:t xml:space="preserve">In </w:t>
      </w:r>
      <w:r w:rsidRPr="00A465FD">
        <w:rPr>
          <w:highlight w:val="yellow"/>
        </w:rPr>
        <w:t>FY20xx</w:t>
      </w:r>
      <w:r w:rsidRPr="001C33FB">
        <w:rPr>
          <w:highlight w:val="yellow"/>
        </w:rPr>
        <w:t xml:space="preserve">, </w:t>
      </w:r>
      <w:r w:rsidRPr="00A465FD">
        <w:rPr>
          <w:highlight w:val="yellow"/>
        </w:rPr>
        <w:t>ABC</w:t>
      </w:r>
      <w:r w:rsidRPr="001C33FB">
        <w:rPr>
          <w:highlight w:val="yellow"/>
        </w:rPr>
        <w:t xml:space="preserve">’s operating results were significantly influenced by adverse commercial circumstances such as </w:t>
      </w:r>
      <w:r w:rsidRPr="00A465FD">
        <w:rPr>
          <w:highlight w:val="yellow"/>
        </w:rPr>
        <w:t>[…]</w:t>
      </w:r>
      <w:r w:rsidRPr="001C33FB">
        <w:rPr>
          <w:highlight w:val="yellow"/>
        </w:rPr>
        <w:t xml:space="preserve">.  Detailed analysis of such factors is provided in Section </w:t>
      </w:r>
      <w:r w:rsidR="00F271DE">
        <w:rPr>
          <w:highlight w:val="yellow"/>
        </w:rPr>
        <w:t>7</w:t>
      </w:r>
      <w:r>
        <w:rPr>
          <w:highlight w:val="yellow"/>
        </w:rPr>
        <w:t>.</w:t>
      </w:r>
      <w:r w:rsidR="00AF54C6">
        <w:rPr>
          <w:highlight w:val="yellow"/>
        </w:rPr>
        <w:t>4</w:t>
      </w:r>
      <w:r w:rsidRPr="001C33FB">
        <w:rPr>
          <w:highlight w:val="yellow"/>
        </w:rPr>
        <w:t xml:space="preserve"> of the Local File.]</w:t>
      </w:r>
    </w:p>
    <w:p w14:paraId="76C457FD" w14:textId="05770C7F" w:rsidR="00CC58F6" w:rsidRPr="009A08B9" w:rsidRDefault="00CC58F6" w:rsidP="0038696B">
      <w:pPr>
        <w:pStyle w:val="BodyText"/>
        <w:rPr>
          <w:b/>
          <w:sz w:val="32"/>
        </w:rPr>
      </w:pPr>
      <w:r w:rsidRPr="009A08B9">
        <w:br w:type="page"/>
      </w:r>
    </w:p>
    <w:p w14:paraId="657083D6" w14:textId="77777777" w:rsidR="00923508" w:rsidRPr="00BD1F76" w:rsidRDefault="00923508" w:rsidP="003E0AF8">
      <w:pPr>
        <w:pStyle w:val="Heading1"/>
        <w:numPr>
          <w:ilvl w:val="0"/>
          <w:numId w:val="0"/>
        </w:numPr>
      </w:pPr>
      <w:bookmarkStart w:id="1582" w:name="_Toc147743201"/>
      <w:r w:rsidRPr="00BD1F76">
        <w:lastRenderedPageBreak/>
        <w:t>PART C.  FINANCIAL INFORMATION</w:t>
      </w:r>
      <w:bookmarkEnd w:id="1561"/>
      <w:bookmarkEnd w:id="1562"/>
      <w:bookmarkEnd w:id="1563"/>
      <w:bookmarkEnd w:id="1564"/>
      <w:bookmarkEnd w:id="1582"/>
    </w:p>
    <w:p w14:paraId="287E9D8F" w14:textId="77777777" w:rsidR="00923508" w:rsidRPr="00F11AD2" w:rsidRDefault="00923508" w:rsidP="003E0AF8">
      <w:pPr>
        <w:pStyle w:val="Heading1"/>
      </w:pPr>
      <w:bookmarkStart w:id="1583" w:name="_Ref498504152"/>
      <w:bookmarkStart w:id="1584" w:name="_Toc508216434"/>
      <w:bookmarkStart w:id="1585" w:name="_Toc514923615"/>
      <w:bookmarkStart w:id="1586" w:name="_Toc516668441"/>
      <w:bookmarkStart w:id="1587" w:name="_Toc526104634"/>
      <w:bookmarkStart w:id="1588" w:name="_Toc147743202"/>
      <w:r>
        <w:t>F</w:t>
      </w:r>
      <w:r w:rsidRPr="00FB667F">
        <w:t>inancial</w:t>
      </w:r>
      <w:r>
        <w:t xml:space="preserve"> </w:t>
      </w:r>
      <w:bookmarkEnd w:id="1565"/>
      <w:bookmarkEnd w:id="1566"/>
      <w:r>
        <w:t>information</w:t>
      </w:r>
      <w:bookmarkEnd w:id="1567"/>
      <w:bookmarkEnd w:id="1583"/>
      <w:bookmarkEnd w:id="1584"/>
      <w:bookmarkEnd w:id="1585"/>
      <w:bookmarkEnd w:id="1586"/>
      <w:bookmarkEnd w:id="1587"/>
      <w:bookmarkEnd w:id="1588"/>
    </w:p>
    <w:p w14:paraId="1C6F313F" w14:textId="7E6D849C" w:rsidR="00923508" w:rsidRDefault="00923508" w:rsidP="003E0AF8">
      <w:pPr>
        <w:pStyle w:val="Heading2"/>
      </w:pPr>
      <w:bookmarkStart w:id="1589" w:name="_Ref498504167"/>
      <w:bookmarkStart w:id="1590" w:name="_Toc508216435"/>
      <w:bookmarkStart w:id="1591" w:name="_Toc514923616"/>
      <w:bookmarkStart w:id="1592" w:name="_Ref516664171"/>
      <w:bookmarkStart w:id="1593" w:name="_Toc516668442"/>
      <w:bookmarkStart w:id="1594" w:name="_Toc526104635"/>
      <w:bookmarkStart w:id="1595" w:name="_Toc147743203"/>
      <w:r w:rsidRPr="00AA221E">
        <w:rPr>
          <w:highlight w:val="yellow"/>
        </w:rPr>
        <w:t>ABC</w:t>
      </w:r>
      <w:r>
        <w:t xml:space="preserve">’s </w:t>
      </w:r>
      <w:r w:rsidR="00666514">
        <w:rPr>
          <w:lang w:val="vi-VN"/>
        </w:rPr>
        <w:t xml:space="preserve">audited </w:t>
      </w:r>
      <w:r>
        <w:t xml:space="preserve">financial statements in </w:t>
      </w:r>
      <w:r w:rsidRPr="00AA221E">
        <w:rPr>
          <w:highlight w:val="yellow"/>
        </w:rPr>
        <w:t>FY20</w:t>
      </w:r>
      <w:bookmarkEnd w:id="1589"/>
      <w:bookmarkEnd w:id="1590"/>
      <w:bookmarkEnd w:id="1591"/>
      <w:bookmarkEnd w:id="1592"/>
      <w:bookmarkEnd w:id="1593"/>
      <w:bookmarkEnd w:id="1594"/>
      <w:r w:rsidR="00AA221E" w:rsidRPr="00AA221E">
        <w:rPr>
          <w:highlight w:val="yellow"/>
        </w:rPr>
        <w:t>xx</w:t>
      </w:r>
      <w:bookmarkEnd w:id="1595"/>
    </w:p>
    <w:bookmarkEnd w:id="1568"/>
    <w:bookmarkEnd w:id="1569"/>
    <w:bookmarkEnd w:id="1570"/>
    <w:bookmarkEnd w:id="1571"/>
    <w:bookmarkEnd w:id="1572"/>
    <w:bookmarkEnd w:id="1573"/>
    <w:bookmarkEnd w:id="1574"/>
    <w:p w14:paraId="34E89FE7" w14:textId="7A0AD665" w:rsidR="00D647D5" w:rsidRDefault="00923508" w:rsidP="00923508">
      <w:pPr>
        <w:pStyle w:val="BodyText"/>
        <w:rPr>
          <w:rFonts w:cs="Arial"/>
        </w:rPr>
      </w:pPr>
      <w:r>
        <w:rPr>
          <w:rFonts w:cs="Arial"/>
        </w:rPr>
        <w:t xml:space="preserve">The </w:t>
      </w:r>
      <w:r w:rsidR="00D647D5">
        <w:rPr>
          <w:rFonts w:cs="Arial"/>
        </w:rPr>
        <w:t xml:space="preserve">audited </w:t>
      </w:r>
      <w:r>
        <w:rPr>
          <w:rFonts w:cs="Arial"/>
        </w:rPr>
        <w:t xml:space="preserve">financial statements of </w:t>
      </w:r>
      <w:r w:rsidRPr="00AA221E">
        <w:rPr>
          <w:rFonts w:cs="Arial"/>
          <w:highlight w:val="yellow"/>
        </w:rPr>
        <w:t>ABC</w:t>
      </w:r>
      <w:r>
        <w:rPr>
          <w:rFonts w:cs="Arial"/>
        </w:rPr>
        <w:t xml:space="preserve"> are </w:t>
      </w:r>
      <w:r w:rsidR="00D647D5">
        <w:t xml:space="preserve">external to this </w:t>
      </w:r>
      <w:r w:rsidR="006952BF">
        <w:t xml:space="preserve">Local File </w:t>
      </w:r>
      <w:r w:rsidR="00D647D5">
        <w:t>and will be provided upon request.</w:t>
      </w:r>
    </w:p>
    <w:p w14:paraId="36C9F982" w14:textId="3F0B2BB5" w:rsidR="00923508" w:rsidRDefault="00855898" w:rsidP="003E0AF8">
      <w:pPr>
        <w:pStyle w:val="Heading2"/>
      </w:pPr>
      <w:bookmarkStart w:id="1596" w:name="_Toc147743204"/>
      <w:r>
        <w:rPr>
          <w:noProof/>
          <w:lang w:eastAsia="en-US"/>
        </w:rPr>
        <mc:AlternateContent>
          <mc:Choice Requires="wps">
            <w:drawing>
              <wp:anchor distT="0" distB="0" distL="114300" distR="114300" simplePos="0" relativeHeight="251658243" behindDoc="0" locked="0" layoutInCell="1" allowOverlap="1" wp14:anchorId="14025147" wp14:editId="23DBF958">
                <wp:simplePos x="0" y="0"/>
                <wp:positionH relativeFrom="margin">
                  <wp:align>left</wp:align>
                </wp:positionH>
                <wp:positionV relativeFrom="paragraph">
                  <wp:posOffset>588645</wp:posOffset>
                </wp:positionV>
                <wp:extent cx="5358130" cy="333375"/>
                <wp:effectExtent l="0" t="0" r="13970" b="28575"/>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33375"/>
                        </a:xfrm>
                        <a:prstGeom prst="rect">
                          <a:avLst/>
                        </a:prstGeom>
                        <a:solidFill>
                          <a:schemeClr val="bg1">
                            <a:lumMod val="75000"/>
                          </a:schemeClr>
                        </a:solidFill>
                        <a:ln w="9525">
                          <a:solidFill>
                            <a:srgbClr val="000000"/>
                          </a:solidFill>
                          <a:miter lim="800000"/>
                          <a:headEnd/>
                          <a:tailEnd/>
                        </a:ln>
                      </wps:spPr>
                      <wps:txbx>
                        <w:txbxContent>
                          <w:p w14:paraId="47890237" w14:textId="18997866" w:rsidR="005D16E1" w:rsidRPr="00495D95" w:rsidRDefault="005D16E1" w:rsidP="001C33FB">
                            <w:pPr>
                              <w:pStyle w:val="ListBullet2"/>
                              <w:numPr>
                                <w:ilvl w:val="0"/>
                                <w:numId w:val="0"/>
                              </w:numPr>
                              <w:spacing w:before="40" w:after="40"/>
                              <w:jc w:val="both"/>
                              <w:rPr>
                                <w:sz w:val="20"/>
                              </w:rPr>
                            </w:pPr>
                            <w:r>
                              <w:t>To</w:t>
                            </w:r>
                            <w:r w:rsidRPr="00495D95">
                              <w:t xml:space="preserve"> </w:t>
                            </w:r>
                            <w:r>
                              <w:t>use the below paragraph</w:t>
                            </w:r>
                            <w:r w:rsidRPr="00495D95">
                              <w:t xml:space="preserve"> when we use </w:t>
                            </w:r>
                            <w:r w:rsidRPr="00AA7B80">
                              <w:rPr>
                                <w:b/>
                              </w:rPr>
                              <w:t>CPM on an aggregation basis</w:t>
                            </w:r>
                            <w:r w:rsidRPr="00495D95">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4025147" id="Text Box 3" o:spid="_x0000_s1072" type="#_x0000_t202" style="position:absolute;left:0;text-align:left;margin-left:0;margin-top:46.35pt;width:421.9pt;height:26.25pt;z-index:25165824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" fillcolor="#bfbfbf [2412]">
                <v:textbox>
                  <w:txbxContent>
                    <w:p w14:paraId="47890237" w14:textId="18997866" w:rsidR="005D16E1" w:rsidRPr="00495D95" w:rsidRDefault="005D16E1" w:rsidP="001C33FB">
                      <w:pPr>
                        <w:pStyle w:val="ListBullet2"/>
                        <w:numPr>
                          <w:ilvl w:val="0"/>
                          <w:numId w:val="0"/>
                        </w:numPr>
                        <w:spacing w:before="40" w:after="40"/>
                        <w:jc w:val="both"/>
                        <w:rPr>
                          <w:sz w:val="20"/>
                        </w:rPr>
                      </w:pPr>
                      <w:r>
                        <w:t>To</w:t>
                      </w:r>
                      <w:r w:rsidRPr="00495D95">
                        <w:t xml:space="preserve"> </w:t>
                      </w:r>
                      <w:r>
                        <w:t>use the below paragraph</w:t>
                      </w:r>
                      <w:r w:rsidRPr="00495D95">
                        <w:t xml:space="preserve"> when we use </w:t>
                      </w:r>
                      <w:r w:rsidRPr="00AA7B80">
                        <w:rPr>
                          <w:b/>
                        </w:rPr>
                        <w:t>CPM on an aggregation basis</w:t>
                      </w:r>
                      <w:r w:rsidRPr="00495D95">
                        <w:t>.</w:t>
                      </w:r>
                    </w:p>
                  </w:txbxContent>
                </v:textbox>
                <w10:wrap type="square" anchorx="margin"/>
              </v:shape>
            </w:pict>
          </mc:Fallback>
        </mc:AlternateContent>
      </w:r>
      <w:bookmarkStart w:id="1597" w:name="_Toc19196924"/>
      <w:bookmarkStart w:id="1598" w:name="_Ref498504173"/>
      <w:bookmarkStart w:id="1599" w:name="_Toc508216436"/>
      <w:bookmarkStart w:id="1600" w:name="_Toc514923617"/>
      <w:bookmarkStart w:id="1601" w:name="_Ref516664179"/>
      <w:bookmarkStart w:id="1602" w:name="_Toc516668443"/>
      <w:bookmarkStart w:id="1603" w:name="_Ref526064443"/>
      <w:bookmarkStart w:id="1604" w:name="_Toc526104636"/>
      <w:bookmarkEnd w:id="1597"/>
      <w:r w:rsidR="00923508">
        <w:t xml:space="preserve">Allocation method used in the calculation of </w:t>
      </w:r>
      <w:r w:rsidR="00923508" w:rsidRPr="00AA221E">
        <w:rPr>
          <w:highlight w:val="yellow"/>
        </w:rPr>
        <w:t>ABC</w:t>
      </w:r>
      <w:r w:rsidR="00923508">
        <w:t>’s operating result</w:t>
      </w:r>
      <w:bookmarkEnd w:id="1598"/>
      <w:r w:rsidR="00923508">
        <w:t xml:space="preserve"> </w:t>
      </w:r>
      <w:r w:rsidR="00923508" w:rsidRPr="00AA221E">
        <w:rPr>
          <w:highlight w:val="yellow"/>
        </w:rPr>
        <w:t>for each business segment</w:t>
      </w:r>
      <w:bookmarkEnd w:id="1596"/>
      <w:bookmarkEnd w:id="1599"/>
      <w:bookmarkEnd w:id="1600"/>
      <w:bookmarkEnd w:id="1601"/>
      <w:bookmarkEnd w:id="1602"/>
      <w:bookmarkEnd w:id="1603"/>
      <w:bookmarkEnd w:id="1604"/>
    </w:p>
    <w:p w14:paraId="69F53196" w14:textId="279AEC86" w:rsidR="00B0438A" w:rsidRDefault="00F6587D" w:rsidP="00B0438A">
      <w:pPr>
        <w:pStyle w:val="BodyText"/>
      </w:pPr>
      <w:bookmarkStart w:id="1605" w:name="_Toc458528337"/>
      <w:bookmarkStart w:id="1606" w:name="_Toc458578542"/>
      <w:bookmarkEnd w:id="1605"/>
      <w:bookmarkEnd w:id="1606"/>
      <w:r>
        <w:rPr>
          <w:noProof/>
          <w:lang w:eastAsia="en-US"/>
        </w:rPr>
        <mc:AlternateContent>
          <mc:Choice Requires="wps">
            <w:drawing>
              <wp:anchor distT="0" distB="0" distL="114300" distR="114300" simplePos="0" relativeHeight="251658250" behindDoc="0" locked="0" layoutInCell="1" allowOverlap="1" wp14:anchorId="6A827C77" wp14:editId="1BDD9FE6">
                <wp:simplePos x="0" y="0"/>
                <wp:positionH relativeFrom="margin">
                  <wp:align>left</wp:align>
                </wp:positionH>
                <wp:positionV relativeFrom="paragraph">
                  <wp:posOffset>1012190</wp:posOffset>
                </wp:positionV>
                <wp:extent cx="5358130" cy="476885"/>
                <wp:effectExtent l="0" t="0" r="13970" b="18415"/>
                <wp:wrapSquare wrapText="bothSides"/>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476885"/>
                        </a:xfrm>
                        <a:prstGeom prst="rect">
                          <a:avLst/>
                        </a:prstGeom>
                        <a:solidFill>
                          <a:schemeClr val="bg1">
                            <a:lumMod val="75000"/>
                          </a:schemeClr>
                        </a:solidFill>
                        <a:ln w="9525">
                          <a:solidFill>
                            <a:srgbClr val="000000"/>
                          </a:solidFill>
                          <a:miter lim="800000"/>
                          <a:headEnd/>
                          <a:tailEnd/>
                        </a:ln>
                      </wps:spPr>
                      <wps:txbx>
                        <w:txbxContent>
                          <w:p w14:paraId="4CE31CFE" w14:textId="43A541BD" w:rsidR="005D16E1" w:rsidRPr="00495D95" w:rsidRDefault="005D16E1" w:rsidP="00FA3DF7">
                            <w:pPr>
                              <w:pStyle w:val="ListBullet2"/>
                              <w:numPr>
                                <w:ilvl w:val="0"/>
                                <w:numId w:val="0"/>
                              </w:numPr>
                              <w:spacing w:before="40" w:after="40"/>
                              <w:jc w:val="both"/>
                              <w:rPr>
                                <w:sz w:val="20"/>
                              </w:rPr>
                            </w:pPr>
                            <w:r>
                              <w:t>To use the below paragraph</w:t>
                            </w:r>
                            <w:r w:rsidRPr="00495D95">
                              <w:t xml:space="preserve"> when </w:t>
                            </w:r>
                            <w:r>
                              <w:t xml:space="preserve">we only calculate the NCP/OM ratio of client’s business </w:t>
                            </w:r>
                            <w:r w:rsidRPr="00834EDA">
                              <w:t>segment</w:t>
                            </w:r>
                            <w:r>
                              <w:t>(</w:t>
                            </w:r>
                            <w:r w:rsidRPr="00834EDA">
                              <w:t>s</w:t>
                            </w:r>
                            <w:r>
                              <w:t>)</w:t>
                            </w:r>
                            <w:r w:rsidRPr="00495D95">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827C77" id="Text Box 51" o:spid="_x0000_s1073" type="#_x0000_t202" style="position:absolute;margin-left:0;margin-top:79.7pt;width:421.9pt;height:37.55pt;z-index:25165825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" fillcolor="#bfbfbf [2412]">
                <v:textbox>
                  <w:txbxContent>
                    <w:p w14:paraId="4CE31CFE" w14:textId="43A541BD" w:rsidR="005D16E1" w:rsidRPr="00495D95" w:rsidRDefault="005D16E1" w:rsidP="00FA3DF7">
                      <w:pPr>
                        <w:pStyle w:val="ListBullet2"/>
                        <w:numPr>
                          <w:ilvl w:val="0"/>
                          <w:numId w:val="0"/>
                        </w:numPr>
                        <w:spacing w:before="40" w:after="40"/>
                        <w:jc w:val="both"/>
                        <w:rPr>
                          <w:sz w:val="20"/>
                        </w:rPr>
                      </w:pPr>
                      <w:r>
                        <w:t>To use the below paragraph</w:t>
                      </w:r>
                      <w:r w:rsidRPr="00495D95">
                        <w:t xml:space="preserve"> when </w:t>
                      </w:r>
                      <w:r>
                        <w:t xml:space="preserve">we only calculate the NCP/OM ratio of client’s business </w:t>
                      </w:r>
                      <w:r w:rsidRPr="00834EDA">
                        <w:t>segment</w:t>
                      </w:r>
                      <w:r>
                        <w:t>(</w:t>
                      </w:r>
                      <w:r w:rsidRPr="00834EDA">
                        <w:t>s</w:t>
                      </w:r>
                      <w:r>
                        <w:t>)</w:t>
                      </w:r>
                      <w:r w:rsidRPr="00495D95">
                        <w:t>.</w:t>
                      </w:r>
                    </w:p>
                  </w:txbxContent>
                </v:textbox>
                <w10:wrap type="square" anchorx="margin"/>
              </v:shape>
            </w:pict>
          </mc:Fallback>
        </mc:AlternateContent>
      </w:r>
      <w:r w:rsidR="00B0438A">
        <w:t xml:space="preserve">In </w:t>
      </w:r>
      <w:r w:rsidR="00B0438A" w:rsidRPr="00B0438A">
        <w:rPr>
          <w:highlight w:val="yellow"/>
        </w:rPr>
        <w:t>FY20xx</w:t>
      </w:r>
      <w:r w:rsidR="00B0438A">
        <w:t xml:space="preserve">, the financial data of </w:t>
      </w:r>
      <w:r w:rsidR="00B0438A" w:rsidRPr="00B0438A">
        <w:rPr>
          <w:highlight w:val="yellow"/>
        </w:rPr>
        <w:t>ABC</w:t>
      </w:r>
      <w:r w:rsidR="00B0438A">
        <w:t xml:space="preserve"> on an aggregated basis was used for calculation of the Company’s operating result</w:t>
      </w:r>
      <w:r w:rsidR="00A17981">
        <w:t>, as below:</w:t>
      </w:r>
      <w:r w:rsidR="00AA56BC">
        <w:t xml:space="preserve">  </w:t>
      </w:r>
    </w:p>
    <w:p w14:paraId="66B4FADA" w14:textId="648B47AB" w:rsidR="00A17981" w:rsidRPr="003F357E" w:rsidRDefault="00A17981" w:rsidP="00B0438A">
      <w:pPr>
        <w:pStyle w:val="BodyText"/>
        <w:rPr>
          <w:rFonts w:cs="Arial"/>
        </w:rPr>
      </w:pPr>
      <w:r>
        <w:t xml:space="preserve">In </w:t>
      </w:r>
      <w:r w:rsidRPr="00B0438A">
        <w:rPr>
          <w:highlight w:val="yellow"/>
        </w:rPr>
        <w:t>FY20xx</w:t>
      </w:r>
      <w:r>
        <w:t xml:space="preserve">, the financial data of </w:t>
      </w:r>
      <w:r w:rsidRPr="00B0438A">
        <w:rPr>
          <w:highlight w:val="yellow"/>
        </w:rPr>
        <w:t>ABC</w:t>
      </w:r>
      <w:r>
        <w:t>, on a segmented basis</w:t>
      </w:r>
      <w:r w:rsidRPr="00663F5B">
        <w:rPr>
          <w:rStyle w:val="FootnoteReference"/>
          <w:highlight w:val="yellow"/>
        </w:rPr>
        <w:footnoteReference w:id="14"/>
      </w:r>
      <w:r>
        <w:t xml:space="preserve">, was used for calculation of the operating result of the Company’s </w:t>
      </w:r>
      <w:r w:rsidRPr="00834EDA">
        <w:rPr>
          <w:highlight w:val="yellow"/>
        </w:rPr>
        <w:t>XX segment(s)</w:t>
      </w:r>
      <w:r>
        <w:t>, as below:</w:t>
      </w:r>
    </w:p>
    <w:p w14:paraId="1BA6A1B7" w14:textId="3CD1363C" w:rsidR="00B0438A" w:rsidRPr="00B0438A" w:rsidRDefault="00B0438A" w:rsidP="00566E8E">
      <w:pPr>
        <w:pStyle w:val="Caption"/>
        <w:jc w:val="both"/>
      </w:pPr>
      <w:r w:rsidRPr="00B0438A">
        <w:rPr>
          <w:highlight w:val="yellow"/>
        </w:rPr>
        <w:t xml:space="preserve">Table </w:t>
      </w:r>
      <w:r w:rsidRPr="00B0438A">
        <w:rPr>
          <w:highlight w:val="yellow"/>
        </w:rPr>
        <w:fldChar w:fldCharType="begin"/>
      </w:r>
      <w:r w:rsidRPr="00B0438A">
        <w:rPr>
          <w:highlight w:val="yellow"/>
        </w:rPr>
        <w:instrText xml:space="preserve"> STYLEREF 1 \s </w:instrText>
      </w:r>
      <w:r w:rsidRPr="00B0438A">
        <w:rPr>
          <w:highlight w:val="yellow"/>
        </w:rPr>
        <w:fldChar w:fldCharType="separate"/>
      </w:r>
      <w:r w:rsidR="00511357">
        <w:rPr>
          <w:noProof/>
          <w:highlight w:val="yellow"/>
        </w:rPr>
        <w:t>6</w:t>
      </w:r>
      <w:r w:rsidRPr="00B0438A">
        <w:rPr>
          <w:highlight w:val="yellow"/>
        </w:rPr>
        <w:fldChar w:fldCharType="end"/>
      </w:r>
      <w:r w:rsidRPr="00B0438A">
        <w:rPr>
          <w:highlight w:val="yellow"/>
        </w:rPr>
        <w:t>-</w:t>
      </w:r>
      <w:r w:rsidRPr="00B0438A">
        <w:rPr>
          <w:highlight w:val="yellow"/>
        </w:rPr>
        <w:fldChar w:fldCharType="begin"/>
      </w:r>
      <w:r w:rsidRPr="00B0438A">
        <w:rPr>
          <w:highlight w:val="yellow"/>
        </w:rPr>
        <w:instrText xml:space="preserve"> SEQ Table \* ARABIC \s 1 </w:instrText>
      </w:r>
      <w:r w:rsidRPr="00B0438A">
        <w:rPr>
          <w:highlight w:val="yellow"/>
        </w:rPr>
        <w:fldChar w:fldCharType="separate"/>
      </w:r>
      <w:r w:rsidR="00511357">
        <w:rPr>
          <w:noProof/>
          <w:highlight w:val="yellow"/>
        </w:rPr>
        <w:t>1</w:t>
      </w:r>
      <w:r w:rsidRPr="00B0438A">
        <w:rPr>
          <w:highlight w:val="yellow"/>
        </w:rPr>
        <w:fldChar w:fldCharType="end"/>
      </w:r>
      <w:r w:rsidRPr="00B0438A">
        <w:rPr>
          <w:highlight w:val="yellow"/>
        </w:rPr>
        <w:t>: Calculation of ABC’s operating result for FY20</w:t>
      </w:r>
      <w:r w:rsidR="00AA7B80">
        <w:rPr>
          <w:highlight w:val="yellow"/>
        </w:rPr>
        <w:t>xx</w:t>
      </w:r>
      <w:r w:rsidR="008B2CAE">
        <w:rPr>
          <w:rStyle w:val="FootnoteReference"/>
          <w:highlight w:val="yellow"/>
        </w:rPr>
        <w:footnoteReference w:id="15"/>
      </w:r>
    </w:p>
    <w:tbl>
      <w:tblPr>
        <w:tblStyle w:val="KPMGFinancialTable"/>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5"/>
        <w:gridCol w:w="1530"/>
        <w:gridCol w:w="2880"/>
      </w:tblGrid>
      <w:tr w:rsidR="00271391" w14:paraId="24E4C819" w14:textId="77777777" w:rsidTr="00574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Borders>
              <w:bottom w:val="single" w:sz="4" w:space="0" w:color="auto"/>
            </w:tcBorders>
            <w:vAlign w:val="center"/>
          </w:tcPr>
          <w:p w14:paraId="12F984C7" w14:textId="0F21A3D1" w:rsidR="00271391" w:rsidRPr="00CF6BC5" w:rsidRDefault="00271391" w:rsidP="00A45A10">
            <w:pPr>
              <w:pStyle w:val="Caption"/>
              <w:spacing w:after="40"/>
              <w:rPr>
                <w:b/>
                <w:i/>
                <w:color w:val="FFFFFF" w:themeColor="background1"/>
              </w:rPr>
            </w:pPr>
            <w:r w:rsidRPr="00CF6BC5">
              <w:rPr>
                <w:b/>
                <w:i/>
                <w:color w:val="FFFFFF" w:themeColor="background1"/>
              </w:rPr>
              <w:t xml:space="preserve">Unit: </w:t>
            </w:r>
            <w:r w:rsidR="00492242">
              <w:rPr>
                <w:b/>
                <w:i/>
                <w:color w:val="FFFFFF" w:themeColor="background1"/>
              </w:rPr>
              <w:t>VND</w:t>
            </w:r>
          </w:p>
        </w:tc>
        <w:tc>
          <w:tcPr>
            <w:tcW w:w="1530" w:type="dxa"/>
            <w:tcBorders>
              <w:bottom w:val="single" w:sz="4" w:space="0" w:color="auto"/>
            </w:tcBorders>
            <w:vAlign w:val="center"/>
          </w:tcPr>
          <w:p w14:paraId="09677799" w14:textId="02059A7A" w:rsidR="00271391" w:rsidRPr="00271391" w:rsidRDefault="00271391" w:rsidP="00A45A10">
            <w:pPr>
              <w:pStyle w:val="Caption"/>
              <w:spacing w:after="40"/>
              <w:jc w:val="center"/>
              <w:cnfStyle w:val="100000000000" w:firstRow="1" w:lastRow="0" w:firstColumn="0" w:lastColumn="0" w:oddVBand="0" w:evenVBand="0" w:oddHBand="0" w:evenHBand="0" w:firstRowFirstColumn="0" w:firstRowLastColumn="0" w:lastRowFirstColumn="0" w:lastRowLastColumn="0"/>
              <w:rPr>
                <w:b/>
                <w:color w:val="FFFFFF" w:themeColor="background1"/>
              </w:rPr>
            </w:pPr>
            <w:r w:rsidRPr="00271391">
              <w:rPr>
                <w:b/>
                <w:color w:val="FFFFFF" w:themeColor="background1"/>
              </w:rPr>
              <w:t>Index</w:t>
            </w:r>
          </w:p>
        </w:tc>
        <w:tc>
          <w:tcPr>
            <w:tcW w:w="2880" w:type="dxa"/>
            <w:tcBorders>
              <w:bottom w:val="single" w:sz="4" w:space="0" w:color="auto"/>
            </w:tcBorders>
            <w:vAlign w:val="center"/>
          </w:tcPr>
          <w:p w14:paraId="6163EFFD" w14:textId="258E74E9" w:rsidR="00271391" w:rsidRPr="00271391" w:rsidRDefault="00885F90" w:rsidP="005D7A36">
            <w:pPr>
              <w:pStyle w:val="Caption"/>
              <w:spacing w:after="40"/>
              <w:jc w:val="right"/>
              <w:cnfStyle w:val="100000000000" w:firstRow="1" w:lastRow="0" w:firstColumn="0" w:lastColumn="0" w:oddVBand="0" w:evenVBand="0" w:oddHBand="0" w:evenHBand="0" w:firstRowFirstColumn="0" w:firstRowLastColumn="0" w:lastRowFirstColumn="0" w:lastRowLastColumn="0"/>
            </w:pPr>
            <w:r>
              <w:rPr>
                <w:b/>
                <w:color w:val="FFFFFF" w:themeColor="background1"/>
              </w:rPr>
              <w:t>FY</w:t>
            </w:r>
            <w:r w:rsidR="00271391" w:rsidRPr="00271391">
              <w:rPr>
                <w:b/>
                <w:color w:val="FFFFFF" w:themeColor="background1"/>
              </w:rPr>
              <w:t>20xx</w:t>
            </w:r>
          </w:p>
        </w:tc>
      </w:tr>
      <w:tr w:rsidR="00271391" w14:paraId="4311F47C"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bottom w:val="nil"/>
            </w:tcBorders>
            <w:vAlign w:val="center"/>
          </w:tcPr>
          <w:p w14:paraId="77DD3800" w14:textId="57F279E7" w:rsidR="00271391" w:rsidRPr="004514DC" w:rsidRDefault="004514DC" w:rsidP="00FA3DF7">
            <w:pPr>
              <w:pStyle w:val="Caption"/>
              <w:spacing w:after="40"/>
              <w:rPr>
                <w:b w:val="0"/>
                <w:color w:val="auto"/>
              </w:rPr>
            </w:pPr>
            <w:r w:rsidRPr="004514DC">
              <w:rPr>
                <w:b w:val="0"/>
                <w:color w:val="auto"/>
              </w:rPr>
              <w:t>Net sales</w:t>
            </w:r>
          </w:p>
        </w:tc>
        <w:tc>
          <w:tcPr>
            <w:tcW w:w="1530" w:type="dxa"/>
            <w:tcBorders>
              <w:bottom w:val="nil"/>
            </w:tcBorders>
            <w:vAlign w:val="center"/>
          </w:tcPr>
          <w:p w14:paraId="7CBA5ECB" w14:textId="41F1C6BB"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sidRPr="00076B7E">
              <w:rPr>
                <w:b w:val="0"/>
                <w:color w:val="auto"/>
              </w:rPr>
              <w:t>A</w:t>
            </w:r>
          </w:p>
        </w:tc>
        <w:tc>
          <w:tcPr>
            <w:tcW w:w="2880" w:type="dxa"/>
            <w:tcBorders>
              <w:bottom w:val="nil"/>
            </w:tcBorders>
            <w:vAlign w:val="center"/>
          </w:tcPr>
          <w:p w14:paraId="14D38942"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5C8B248B"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22DD0D32" w14:textId="0B1EC0EA" w:rsidR="00271391" w:rsidRPr="004514DC" w:rsidRDefault="004514DC" w:rsidP="00FA3DF7">
            <w:pPr>
              <w:pStyle w:val="Caption"/>
              <w:spacing w:after="40"/>
              <w:rPr>
                <w:b w:val="0"/>
                <w:color w:val="auto"/>
              </w:rPr>
            </w:pPr>
            <w:r>
              <w:rPr>
                <w:b w:val="0"/>
                <w:color w:val="auto"/>
              </w:rPr>
              <w:t>Cost of goods sold</w:t>
            </w:r>
          </w:p>
        </w:tc>
        <w:tc>
          <w:tcPr>
            <w:tcW w:w="1530" w:type="dxa"/>
            <w:tcBorders>
              <w:top w:val="nil"/>
              <w:bottom w:val="nil"/>
            </w:tcBorders>
            <w:vAlign w:val="center"/>
          </w:tcPr>
          <w:p w14:paraId="154FE9F8" w14:textId="67C00BEA"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B</w:t>
            </w:r>
          </w:p>
        </w:tc>
        <w:tc>
          <w:tcPr>
            <w:tcW w:w="2880" w:type="dxa"/>
            <w:tcBorders>
              <w:top w:val="nil"/>
              <w:bottom w:val="nil"/>
            </w:tcBorders>
            <w:vAlign w:val="center"/>
          </w:tcPr>
          <w:p w14:paraId="35CF886A"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048D154F"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6105DAE9" w14:textId="7C886473" w:rsidR="00271391" w:rsidRPr="004514DC" w:rsidRDefault="004514DC" w:rsidP="00FA3DF7">
            <w:pPr>
              <w:pStyle w:val="Caption"/>
              <w:spacing w:after="40"/>
              <w:rPr>
                <w:color w:val="auto"/>
              </w:rPr>
            </w:pPr>
            <w:r w:rsidRPr="004514DC">
              <w:rPr>
                <w:color w:val="auto"/>
              </w:rPr>
              <w:t>Gross profit</w:t>
            </w:r>
          </w:p>
        </w:tc>
        <w:tc>
          <w:tcPr>
            <w:tcW w:w="1530" w:type="dxa"/>
            <w:tcBorders>
              <w:top w:val="nil"/>
              <w:bottom w:val="nil"/>
            </w:tcBorders>
            <w:vAlign w:val="center"/>
          </w:tcPr>
          <w:p w14:paraId="38AC047F" w14:textId="54F294D0" w:rsidR="00271391" w:rsidRPr="00076B7E" w:rsidRDefault="00076B7E"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C=A-B</w:t>
            </w:r>
          </w:p>
        </w:tc>
        <w:tc>
          <w:tcPr>
            <w:tcW w:w="2880" w:type="dxa"/>
            <w:tcBorders>
              <w:top w:val="nil"/>
              <w:bottom w:val="nil"/>
            </w:tcBorders>
            <w:vAlign w:val="center"/>
          </w:tcPr>
          <w:p w14:paraId="3A354C89" w14:textId="77777777" w:rsidR="00271391" w:rsidRPr="004514DC"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271391" w14:paraId="3E9148FD"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3377373D" w14:textId="357C0F00" w:rsidR="00271391" w:rsidRPr="004514DC" w:rsidRDefault="00076B7E" w:rsidP="00FA3DF7">
            <w:pPr>
              <w:pStyle w:val="Caption"/>
              <w:spacing w:after="40"/>
              <w:rPr>
                <w:b w:val="0"/>
                <w:color w:val="auto"/>
              </w:rPr>
            </w:pPr>
            <w:r>
              <w:rPr>
                <w:b w:val="0"/>
                <w:color w:val="auto"/>
              </w:rPr>
              <w:t>Selling expenses</w:t>
            </w:r>
          </w:p>
        </w:tc>
        <w:tc>
          <w:tcPr>
            <w:tcW w:w="1530" w:type="dxa"/>
            <w:tcBorders>
              <w:top w:val="nil"/>
              <w:bottom w:val="nil"/>
            </w:tcBorders>
            <w:vAlign w:val="center"/>
          </w:tcPr>
          <w:p w14:paraId="7F8EFA32" w14:textId="53BAEF4A" w:rsidR="00271391" w:rsidRPr="00076B7E"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D</w:t>
            </w:r>
          </w:p>
        </w:tc>
        <w:tc>
          <w:tcPr>
            <w:tcW w:w="2880" w:type="dxa"/>
            <w:tcBorders>
              <w:top w:val="nil"/>
              <w:bottom w:val="nil"/>
            </w:tcBorders>
            <w:vAlign w:val="center"/>
          </w:tcPr>
          <w:p w14:paraId="2B21449B" w14:textId="77777777" w:rsidR="00271391" w:rsidRDefault="0027139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4514DC" w14:paraId="18B38581"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696E8A3B" w14:textId="0D89B235" w:rsidR="004514DC" w:rsidRPr="004514DC" w:rsidRDefault="00076B7E" w:rsidP="00FA3DF7">
            <w:pPr>
              <w:pStyle w:val="Caption"/>
              <w:spacing w:after="40"/>
              <w:rPr>
                <w:b w:val="0"/>
                <w:color w:val="auto"/>
              </w:rPr>
            </w:pPr>
            <w:r>
              <w:rPr>
                <w:b w:val="0"/>
                <w:color w:val="auto"/>
              </w:rPr>
              <w:t>General and Administration expenses</w:t>
            </w:r>
          </w:p>
        </w:tc>
        <w:tc>
          <w:tcPr>
            <w:tcW w:w="1530" w:type="dxa"/>
            <w:tcBorders>
              <w:top w:val="nil"/>
              <w:bottom w:val="nil"/>
            </w:tcBorders>
            <w:vAlign w:val="center"/>
          </w:tcPr>
          <w:p w14:paraId="50B9E601" w14:textId="457ABA48" w:rsidR="004514DC" w:rsidRPr="00076B7E"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b w:val="0"/>
                <w:color w:val="auto"/>
              </w:rPr>
            </w:pPr>
            <w:r>
              <w:rPr>
                <w:b w:val="0"/>
                <w:color w:val="auto"/>
              </w:rPr>
              <w:t>E</w:t>
            </w:r>
          </w:p>
        </w:tc>
        <w:tc>
          <w:tcPr>
            <w:tcW w:w="2880" w:type="dxa"/>
            <w:tcBorders>
              <w:top w:val="nil"/>
              <w:bottom w:val="nil"/>
            </w:tcBorders>
            <w:vAlign w:val="center"/>
          </w:tcPr>
          <w:p w14:paraId="06B995C6" w14:textId="77777777" w:rsidR="004514DC" w:rsidRDefault="004514DC"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4514DC" w:rsidRPr="0042234C" w14:paraId="474330B2"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3A155EA9" w14:textId="67754E57" w:rsidR="004514DC" w:rsidRPr="0042234C" w:rsidRDefault="00076B7E" w:rsidP="00FA3DF7">
            <w:pPr>
              <w:pStyle w:val="Caption"/>
              <w:spacing w:after="40"/>
              <w:rPr>
                <w:color w:val="auto"/>
              </w:rPr>
            </w:pPr>
            <w:r w:rsidRPr="0042234C">
              <w:rPr>
                <w:color w:val="auto"/>
              </w:rPr>
              <w:t>EBIT</w:t>
            </w:r>
          </w:p>
        </w:tc>
        <w:tc>
          <w:tcPr>
            <w:tcW w:w="1530" w:type="dxa"/>
            <w:tcBorders>
              <w:top w:val="nil"/>
              <w:bottom w:val="nil"/>
            </w:tcBorders>
            <w:vAlign w:val="center"/>
          </w:tcPr>
          <w:p w14:paraId="60DD4718" w14:textId="6977A029" w:rsidR="004514DC" w:rsidRPr="0042234C" w:rsidRDefault="00A95468"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42234C">
              <w:rPr>
                <w:color w:val="auto"/>
              </w:rPr>
              <w:t>F=C-D-E</w:t>
            </w:r>
          </w:p>
        </w:tc>
        <w:tc>
          <w:tcPr>
            <w:tcW w:w="2880" w:type="dxa"/>
            <w:tcBorders>
              <w:top w:val="nil"/>
              <w:bottom w:val="nil"/>
            </w:tcBorders>
            <w:vAlign w:val="center"/>
          </w:tcPr>
          <w:p w14:paraId="23FD4B6C" w14:textId="77777777" w:rsidR="004514DC" w:rsidRPr="0042234C" w:rsidRDefault="004514DC"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A95468" w:rsidRPr="0042234C" w14:paraId="391A1EB1"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bottom w:val="nil"/>
            </w:tcBorders>
            <w:vAlign w:val="center"/>
          </w:tcPr>
          <w:p w14:paraId="0D2D8245" w14:textId="312EFF8C" w:rsidR="00A95468" w:rsidRPr="00085665" w:rsidRDefault="00A95468" w:rsidP="00FA3DF7">
            <w:pPr>
              <w:pStyle w:val="Caption"/>
              <w:spacing w:after="40"/>
              <w:rPr>
                <w:color w:val="auto"/>
              </w:rPr>
            </w:pPr>
            <w:r w:rsidRPr="00085665">
              <w:rPr>
                <w:color w:val="auto"/>
              </w:rPr>
              <w:t>NCP</w:t>
            </w:r>
          </w:p>
        </w:tc>
        <w:tc>
          <w:tcPr>
            <w:tcW w:w="1530" w:type="dxa"/>
            <w:tcBorders>
              <w:top w:val="nil"/>
              <w:bottom w:val="nil"/>
            </w:tcBorders>
            <w:vAlign w:val="center"/>
          </w:tcPr>
          <w:p w14:paraId="25EB57F3" w14:textId="14A36ECD" w:rsidR="00A95468" w:rsidRPr="00085665" w:rsidRDefault="00843027"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085665">
              <w:rPr>
                <w:color w:val="auto"/>
              </w:rPr>
              <w:t>F/(A-F)</w:t>
            </w:r>
          </w:p>
        </w:tc>
        <w:tc>
          <w:tcPr>
            <w:tcW w:w="2880" w:type="dxa"/>
            <w:tcBorders>
              <w:top w:val="nil"/>
              <w:bottom w:val="nil"/>
            </w:tcBorders>
            <w:vAlign w:val="center"/>
          </w:tcPr>
          <w:p w14:paraId="5099D8AC" w14:textId="77777777" w:rsidR="00A95468" w:rsidRPr="00085665" w:rsidRDefault="00A95468"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r w:rsidR="00A17981" w:rsidRPr="0042234C" w14:paraId="3E1ACD85" w14:textId="77777777" w:rsidTr="00574648">
        <w:tc>
          <w:tcPr>
            <w:cnfStyle w:val="001000000000" w:firstRow="0" w:lastRow="0" w:firstColumn="1" w:lastColumn="0" w:oddVBand="0" w:evenVBand="0" w:oddHBand="0" w:evenHBand="0" w:firstRowFirstColumn="0" w:firstRowLastColumn="0" w:lastRowFirstColumn="0" w:lastRowLastColumn="0"/>
            <w:tcW w:w="4045" w:type="dxa"/>
            <w:tcBorders>
              <w:top w:val="nil"/>
            </w:tcBorders>
            <w:vAlign w:val="center"/>
          </w:tcPr>
          <w:p w14:paraId="36E4EBD8" w14:textId="778723E8" w:rsidR="00A17981" w:rsidRPr="00085665" w:rsidRDefault="00A17981" w:rsidP="00FA3DF7">
            <w:pPr>
              <w:pStyle w:val="Caption"/>
              <w:spacing w:after="40"/>
              <w:rPr>
                <w:color w:val="auto"/>
              </w:rPr>
            </w:pPr>
            <w:r w:rsidRPr="00085665">
              <w:rPr>
                <w:color w:val="auto"/>
              </w:rPr>
              <w:t>OM</w:t>
            </w:r>
          </w:p>
        </w:tc>
        <w:tc>
          <w:tcPr>
            <w:tcW w:w="1530" w:type="dxa"/>
            <w:tcBorders>
              <w:top w:val="nil"/>
            </w:tcBorders>
            <w:vAlign w:val="center"/>
          </w:tcPr>
          <w:p w14:paraId="07388BEC" w14:textId="3AC44CF4" w:rsidR="00A17981" w:rsidRPr="00085665" w:rsidRDefault="00A17981" w:rsidP="00076B7E">
            <w:pPr>
              <w:pStyle w:val="Caption"/>
              <w:spacing w:after="40"/>
              <w:jc w:val="center"/>
              <w:cnfStyle w:val="000000000000" w:firstRow="0" w:lastRow="0" w:firstColumn="0" w:lastColumn="0" w:oddVBand="0" w:evenVBand="0" w:oddHBand="0" w:evenHBand="0" w:firstRowFirstColumn="0" w:firstRowLastColumn="0" w:lastRowFirstColumn="0" w:lastRowLastColumn="0"/>
              <w:rPr>
                <w:color w:val="auto"/>
              </w:rPr>
            </w:pPr>
            <w:r w:rsidRPr="00085665">
              <w:rPr>
                <w:color w:val="auto"/>
              </w:rPr>
              <w:t>F/A</w:t>
            </w:r>
          </w:p>
        </w:tc>
        <w:tc>
          <w:tcPr>
            <w:tcW w:w="2880" w:type="dxa"/>
            <w:tcBorders>
              <w:top w:val="nil"/>
            </w:tcBorders>
            <w:vAlign w:val="center"/>
          </w:tcPr>
          <w:p w14:paraId="1F5C9708" w14:textId="77777777" w:rsidR="00A17981" w:rsidRPr="00085665" w:rsidRDefault="00A17981" w:rsidP="00271391">
            <w:pPr>
              <w:pStyle w:val="Caption"/>
              <w:spacing w:after="40"/>
              <w:cnfStyle w:val="000000000000" w:firstRow="0" w:lastRow="0" w:firstColumn="0" w:lastColumn="0" w:oddVBand="0" w:evenVBand="0" w:oddHBand="0" w:evenHBand="0" w:firstRowFirstColumn="0" w:firstRowLastColumn="0" w:lastRowFirstColumn="0" w:lastRowLastColumn="0"/>
            </w:pPr>
          </w:p>
        </w:tc>
      </w:tr>
    </w:tbl>
    <w:p w14:paraId="57206476" w14:textId="77777777" w:rsidR="00923508" w:rsidRPr="0042234C" w:rsidRDefault="00923508" w:rsidP="003E0AF8">
      <w:pPr>
        <w:pStyle w:val="Heading2"/>
      </w:pPr>
      <w:bookmarkStart w:id="1607" w:name="_Toc37958420"/>
      <w:bookmarkStart w:id="1608" w:name="_Toc38003456"/>
      <w:bookmarkStart w:id="1609" w:name="_Toc38003792"/>
      <w:bookmarkStart w:id="1610" w:name="_Toc38003926"/>
      <w:bookmarkStart w:id="1611" w:name="_Toc38004061"/>
      <w:bookmarkStart w:id="1612" w:name="_Toc38004195"/>
      <w:bookmarkStart w:id="1613" w:name="_Toc38005581"/>
      <w:bookmarkStart w:id="1614" w:name="_Toc38007990"/>
      <w:bookmarkStart w:id="1615" w:name="_Toc37958421"/>
      <w:bookmarkStart w:id="1616" w:name="_Toc38003457"/>
      <w:bookmarkStart w:id="1617" w:name="_Toc38003793"/>
      <w:bookmarkStart w:id="1618" w:name="_Toc38003927"/>
      <w:bookmarkStart w:id="1619" w:name="_Toc38004062"/>
      <w:bookmarkStart w:id="1620" w:name="_Toc38004196"/>
      <w:bookmarkStart w:id="1621" w:name="_Toc38005582"/>
      <w:bookmarkStart w:id="1622" w:name="_Toc38007991"/>
      <w:bookmarkStart w:id="1623" w:name="_Ref498504177"/>
      <w:bookmarkStart w:id="1624" w:name="_Toc508216437"/>
      <w:bookmarkStart w:id="1625" w:name="_Toc514923618"/>
      <w:bookmarkStart w:id="1626" w:name="_Ref516664189"/>
      <w:bookmarkStart w:id="1627" w:name="_Toc516668444"/>
      <w:bookmarkStart w:id="1628" w:name="_Toc526104637"/>
      <w:bookmarkStart w:id="1629" w:name="_Toc147743205"/>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r w:rsidRPr="0042234C">
        <w:t>Summary of financial data in relation to the comparability analysis and sources of data</w:t>
      </w:r>
      <w:bookmarkEnd w:id="1623"/>
      <w:bookmarkEnd w:id="1624"/>
      <w:bookmarkEnd w:id="1625"/>
      <w:bookmarkEnd w:id="1626"/>
      <w:bookmarkEnd w:id="1627"/>
      <w:bookmarkEnd w:id="1628"/>
      <w:bookmarkEnd w:id="1629"/>
    </w:p>
    <w:p w14:paraId="10BAF8F6" w14:textId="3332BE29" w:rsidR="00923508" w:rsidRDefault="00923508" w:rsidP="00923508">
      <w:pPr>
        <w:pStyle w:val="BodyText"/>
        <w:rPr>
          <w:iCs/>
          <w:color w:val="000000"/>
        </w:rPr>
      </w:pPr>
      <w:r w:rsidRPr="002E2E99">
        <w:rPr>
          <w:iCs/>
          <w:color w:val="000000"/>
        </w:rPr>
        <w:t>A summary of financial data in relation to the comparability analysis and sources of data</w:t>
      </w:r>
      <w:r>
        <w:rPr>
          <w:iCs/>
          <w:color w:val="000000"/>
        </w:rPr>
        <w:t xml:space="preserve"> is presented in </w:t>
      </w:r>
      <w:r w:rsidRPr="00834EDA">
        <w:rPr>
          <w:b/>
          <w:iCs/>
          <w:color w:val="000000"/>
        </w:rPr>
        <w:t xml:space="preserve">Appendix </w:t>
      </w:r>
      <w:r w:rsidR="00A17981" w:rsidRPr="00834EDA">
        <w:rPr>
          <w:b/>
          <w:iCs/>
          <w:color w:val="000000"/>
        </w:rPr>
        <w:t>B</w:t>
      </w:r>
      <w:r w:rsidR="00A17981">
        <w:rPr>
          <w:iCs/>
          <w:color w:val="000000"/>
        </w:rPr>
        <w:t>.</w:t>
      </w:r>
    </w:p>
    <w:p w14:paraId="6FEDA3AC" w14:textId="5917AE65" w:rsidR="00923508" w:rsidRDefault="00923508" w:rsidP="003E0AF8">
      <w:pPr>
        <w:pStyle w:val="Heading2"/>
      </w:pPr>
      <w:bookmarkStart w:id="1630" w:name="_Ref498504181"/>
      <w:bookmarkStart w:id="1631" w:name="_Toc508216438"/>
      <w:bookmarkStart w:id="1632" w:name="_Toc514923619"/>
      <w:bookmarkStart w:id="1633" w:name="_Toc516668445"/>
      <w:bookmarkStart w:id="1634" w:name="_Toc526104638"/>
      <w:bookmarkStart w:id="1635" w:name="_Toc147743206"/>
      <w:r>
        <w:rPr>
          <w:noProof/>
          <w:lang w:eastAsia="en-US"/>
        </w:rPr>
        <w:lastRenderedPageBreak/>
        <mc:AlternateContent>
          <mc:Choice Requires="wps">
            <w:drawing>
              <wp:anchor distT="45720" distB="45720" distL="114300" distR="114300" simplePos="0" relativeHeight="251658241" behindDoc="0" locked="0" layoutInCell="1" allowOverlap="1" wp14:anchorId="32F44977" wp14:editId="500E6BA1">
                <wp:simplePos x="0" y="0"/>
                <wp:positionH relativeFrom="margin">
                  <wp:align>left</wp:align>
                </wp:positionH>
                <wp:positionV relativeFrom="paragraph">
                  <wp:posOffset>894080</wp:posOffset>
                </wp:positionV>
                <wp:extent cx="5358130" cy="1404620"/>
                <wp:effectExtent l="0" t="0" r="13970" b="14605"/>
                <wp:wrapSquare wrapText="bothSides"/>
                <wp:docPr id="1347" name="Text Box 1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1404620"/>
                        </a:xfrm>
                        <a:prstGeom prst="rect">
                          <a:avLst/>
                        </a:prstGeom>
                        <a:solidFill>
                          <a:schemeClr val="bg1">
                            <a:lumMod val="75000"/>
                          </a:schemeClr>
                        </a:solidFill>
                        <a:ln w="9525">
                          <a:solidFill>
                            <a:srgbClr val="000000"/>
                          </a:solidFill>
                          <a:miter lim="800000"/>
                          <a:headEnd/>
                          <a:tailEnd/>
                        </a:ln>
                      </wps:spPr>
                      <wps:txbx>
                        <w:txbxContent>
                          <w:p w14:paraId="7F593B42" w14:textId="52B98F1E" w:rsidR="005D16E1" w:rsidRDefault="005D16E1" w:rsidP="00274737">
                            <w:pPr>
                              <w:pStyle w:val="BodyText"/>
                              <w:spacing w:before="40" w:after="40"/>
                            </w:pPr>
                            <w:r>
                              <w:t>To</w:t>
                            </w:r>
                            <w:r w:rsidRPr="00BC3486">
                              <w:t xml:space="preserve"> present a</w:t>
                            </w:r>
                            <w:r w:rsidRPr="00866993">
                              <w:t xml:space="preserve"> summary of reason</w:t>
                            </w:r>
                            <w:r>
                              <w:t>s</w:t>
                            </w:r>
                            <w:r w:rsidRPr="00866993">
                              <w:t xml:space="preserve"> and explanation</w:t>
                            </w:r>
                            <w:r>
                              <w:t>s</w:t>
                            </w:r>
                            <w:r w:rsidRPr="00866993">
                              <w:t xml:space="preserve"> </w:t>
                            </w:r>
                            <w:r>
                              <w:t>that</w:t>
                            </w:r>
                            <w:r w:rsidRPr="00866993">
                              <w:t xml:space="preserve"> cause</w:t>
                            </w:r>
                            <w:r>
                              <w:t>d the</w:t>
                            </w:r>
                            <w:r w:rsidRPr="00866993">
                              <w:t xml:space="preserve"> business operatio</w:t>
                            </w:r>
                            <w:r>
                              <w:t>ns</w:t>
                            </w:r>
                            <w:r w:rsidRPr="00866993">
                              <w:t>, investment</w:t>
                            </w:r>
                            <w:r>
                              <w:t>s</w:t>
                            </w:r>
                            <w:r w:rsidRPr="00866993">
                              <w:t xml:space="preserve"> and development strategy of </w:t>
                            </w:r>
                            <w:r>
                              <w:t xml:space="preserve">the </w:t>
                            </w:r>
                            <w:r w:rsidRPr="00866993">
                              <w:t>corporat</w:t>
                            </w:r>
                            <w:r>
                              <w:t>ion to result in a</w:t>
                            </w:r>
                            <w:r w:rsidRPr="00866993">
                              <w:t xml:space="preserve"> more than three-</w:t>
                            </w:r>
                            <w:r w:rsidRPr="00BC3486">
                              <w:t>year</w:t>
                            </w:r>
                            <w:r>
                              <w:t xml:space="preserve"> </w:t>
                            </w:r>
                            <w:r w:rsidRPr="00866993">
                              <w:t>consecutive loss.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F44977" id="Text Box 1347" o:spid="_x0000_s1074" type="#_x0000_t202" style="position:absolute;left:0;text-align:left;margin-left:0;margin-top:70.4pt;width:421.9pt;height:110.6pt;z-index:251658241;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" fillcolor="#bfbfbf [2412]">
                <v:textbox style="mso-fit-shape-to-text:t">
                  <w:txbxContent>
                    <w:p w14:paraId="7F593B42" w14:textId="52B98F1E" w:rsidR="005D16E1" w:rsidRDefault="005D16E1" w:rsidP="00274737">
                      <w:pPr>
                        <w:pStyle w:val="BodyText"/>
                        <w:spacing w:before="40" w:after="40"/>
                      </w:pPr>
                      <w:r>
                        <w:t>To</w:t>
                      </w:r>
                      <w:r w:rsidRPr="00BC3486">
                        <w:t xml:space="preserve"> present a</w:t>
                      </w:r>
                      <w:r w:rsidRPr="00866993">
                        <w:t xml:space="preserve"> summary of reason</w:t>
                      </w:r>
                      <w:r>
                        <w:t>s</w:t>
                      </w:r>
                      <w:r w:rsidRPr="00866993">
                        <w:t xml:space="preserve"> and explanation</w:t>
                      </w:r>
                      <w:r>
                        <w:t>s</w:t>
                      </w:r>
                      <w:r w:rsidRPr="00866993">
                        <w:t xml:space="preserve"> </w:t>
                      </w:r>
                      <w:r>
                        <w:t>that</w:t>
                      </w:r>
                      <w:r w:rsidRPr="00866993">
                        <w:t xml:space="preserve"> cause</w:t>
                      </w:r>
                      <w:r>
                        <w:t>d the</w:t>
                      </w:r>
                      <w:r w:rsidRPr="00866993">
                        <w:t xml:space="preserve"> business operatio</w:t>
                      </w:r>
                      <w:r>
                        <w:t>ns</w:t>
                      </w:r>
                      <w:r w:rsidRPr="00866993">
                        <w:t>, investment</w:t>
                      </w:r>
                      <w:r>
                        <w:t>s</w:t>
                      </w:r>
                      <w:r w:rsidRPr="00866993">
                        <w:t xml:space="preserve"> and development strategy of </w:t>
                      </w:r>
                      <w:r>
                        <w:t xml:space="preserve">the </w:t>
                      </w:r>
                      <w:r w:rsidRPr="00866993">
                        <w:t>corporat</w:t>
                      </w:r>
                      <w:r>
                        <w:t>ion to result in a</w:t>
                      </w:r>
                      <w:r w:rsidRPr="00866993">
                        <w:t xml:space="preserve"> more than three-</w:t>
                      </w:r>
                      <w:r w:rsidRPr="00BC3486">
                        <w:t>year</w:t>
                      </w:r>
                      <w:r>
                        <w:t xml:space="preserve"> </w:t>
                      </w:r>
                      <w:r w:rsidRPr="00866993">
                        <w:t>consecutive loss.</w:t>
                      </w:r>
                    </w:p>
                  </w:txbxContent>
                </v:textbox>
                <w10:wrap type="square" anchorx="margin"/>
              </v:shape>
            </w:pict>
          </mc:Fallback>
        </mc:AlternateContent>
      </w:r>
      <w:r>
        <w:t>S</w:t>
      </w:r>
      <w:r w:rsidRPr="006619B6">
        <w:t>ummary of reason</w:t>
      </w:r>
      <w:r>
        <w:t>s</w:t>
      </w:r>
      <w:r w:rsidRPr="006619B6">
        <w:t xml:space="preserve"> and explanation for the causes, business </w:t>
      </w:r>
      <w:r w:rsidR="002A0C6F">
        <w:t>plans</w:t>
      </w:r>
      <w:r w:rsidRPr="006619B6">
        <w:t>, investment and development strategy of</w:t>
      </w:r>
      <w:r w:rsidR="002A0C6F">
        <w:t xml:space="preserve"> taxpayers which have been in loss position for three years or more</w:t>
      </w:r>
      <w:bookmarkEnd w:id="1630"/>
      <w:bookmarkEnd w:id="1631"/>
      <w:bookmarkEnd w:id="1632"/>
      <w:bookmarkEnd w:id="1633"/>
      <w:bookmarkEnd w:id="1634"/>
      <w:bookmarkEnd w:id="1635"/>
    </w:p>
    <w:p w14:paraId="3E331220" w14:textId="17F45C1C" w:rsidR="00923508" w:rsidRDefault="00923508" w:rsidP="003E0AF8">
      <w:pPr>
        <w:pStyle w:val="BodyText"/>
      </w:pPr>
      <w:r w:rsidRPr="00B0438A">
        <w:rPr>
          <w:highlight w:val="yellow"/>
        </w:rPr>
        <w:t>ABC</w:t>
      </w:r>
      <w:r>
        <w:t xml:space="preserve"> did not incur </w:t>
      </w:r>
      <w:r w:rsidR="008A27AF">
        <w:t>three</w:t>
      </w:r>
      <w:r w:rsidR="00E303AA">
        <w:t>-</w:t>
      </w:r>
      <w:r w:rsidR="00B67CFB">
        <w:t xml:space="preserve">consecutive </w:t>
      </w:r>
      <w:r w:rsidR="008A27AF">
        <w:t xml:space="preserve">years of </w:t>
      </w:r>
      <w:r>
        <w:t xml:space="preserve">loss during the </w:t>
      </w:r>
      <w:r w:rsidR="00A5089F">
        <w:t>last</w:t>
      </w:r>
      <w:r w:rsidR="00B471D6">
        <w:t xml:space="preserve"> </w:t>
      </w:r>
      <w:r>
        <w:t>three years</w:t>
      </w:r>
      <w:r w:rsidR="0096503E">
        <w:t xml:space="preserve"> including </w:t>
      </w:r>
      <w:r w:rsidR="0096503E" w:rsidRPr="0096503E">
        <w:rPr>
          <w:highlight w:val="yellow"/>
        </w:rPr>
        <w:t>FY20xx</w:t>
      </w:r>
      <w:r w:rsidR="0096503E">
        <w:t>.</w:t>
      </w:r>
      <w:bookmarkStart w:id="1636" w:name="_Toc213234128"/>
      <w:bookmarkStart w:id="1637" w:name="_Toc213572054"/>
      <w:bookmarkStart w:id="1638" w:name="_Toc216681531"/>
      <w:bookmarkStart w:id="1639" w:name="_Toc216682702"/>
      <w:bookmarkStart w:id="1640" w:name="_Toc259634201"/>
      <w:bookmarkStart w:id="1641" w:name="_Toc275532962"/>
      <w:bookmarkStart w:id="1642" w:name="_Toc307572939"/>
      <w:bookmarkStart w:id="1643" w:name="_Toc329593801"/>
      <w:bookmarkStart w:id="1644" w:name="_Toc458670342"/>
      <w:bookmarkStart w:id="1645" w:name="_Toc486964236"/>
      <w:bookmarkEnd w:id="1575"/>
      <w:bookmarkEnd w:id="1576"/>
      <w:bookmarkEnd w:id="1577"/>
      <w:bookmarkEnd w:id="1578"/>
      <w:bookmarkEnd w:id="1579"/>
      <w:bookmarkEnd w:id="1580"/>
      <w:bookmarkEnd w:id="1581"/>
    </w:p>
    <w:p w14:paraId="25430C17" w14:textId="1C6A00AE" w:rsidR="00923508" w:rsidRDefault="00923508" w:rsidP="00D62E90">
      <w:pPr>
        <w:pStyle w:val="AppendixHeading"/>
        <w:numPr>
          <w:ilvl w:val="0"/>
          <w:numId w:val="0"/>
        </w:numPr>
        <w:outlineLvl w:val="0"/>
      </w:pPr>
      <w:bookmarkStart w:id="1646" w:name="_Ref509580474"/>
      <w:bookmarkStart w:id="1647" w:name="_Toc514923620"/>
      <w:bookmarkStart w:id="1648" w:name="_Toc516668446"/>
      <w:bookmarkStart w:id="1649" w:name="_Toc526104639"/>
      <w:bookmarkStart w:id="1650" w:name="_Toc147743207"/>
      <w:r w:rsidRPr="0097122B">
        <w:lastRenderedPageBreak/>
        <w:t>Appendices</w:t>
      </w:r>
      <w:bookmarkEnd w:id="1646"/>
      <w:bookmarkEnd w:id="1647"/>
      <w:bookmarkEnd w:id="1648"/>
      <w:bookmarkEnd w:id="1649"/>
      <w:bookmarkEnd w:id="1650"/>
    </w:p>
    <w:p w14:paraId="29A8E782" w14:textId="4FF6F9C6" w:rsidR="003D7F14" w:rsidRPr="003D7F14" w:rsidRDefault="003D7F14" w:rsidP="00AB321B">
      <w:pPr>
        <w:pStyle w:val="AppendixHeading"/>
        <w:pageBreakBefore w:val="0"/>
        <w:ind w:hanging="965"/>
        <w:outlineLvl w:val="0"/>
      </w:pPr>
      <w:bookmarkStart w:id="1651" w:name="_Toc147743208"/>
      <w:r w:rsidRPr="003D7F14">
        <w:t>List of contents required to be included in the Local File</w:t>
      </w:r>
      <w:bookmarkEnd w:id="1651"/>
    </w:p>
    <w:tbl>
      <w:tblPr>
        <w:tblStyle w:val="KPMGTextTable"/>
        <w:tblW w:w="465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368"/>
        <w:gridCol w:w="1981"/>
      </w:tblGrid>
      <w:tr w:rsidR="00A17981" w:rsidRPr="00510A89" w14:paraId="79ABC59D"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center"/>
          </w:tcPr>
          <w:p w14:paraId="5E5ABE12" w14:textId="793FD657" w:rsidR="00A17981" w:rsidRPr="00510A89" w:rsidRDefault="00A17981" w:rsidP="00D00794">
            <w:pPr>
              <w:rPr>
                <w:b w:val="0"/>
                <w:szCs w:val="18"/>
              </w:rPr>
            </w:pPr>
            <w:bookmarkStart w:id="1652" w:name="_Toc508213826"/>
            <w:bookmarkStart w:id="1653" w:name="_Toc508213987"/>
            <w:bookmarkStart w:id="1654" w:name="_Toc508215928"/>
            <w:bookmarkStart w:id="1655" w:name="_Toc508216100"/>
            <w:bookmarkStart w:id="1656" w:name="_Toc508216271"/>
            <w:bookmarkStart w:id="1657" w:name="_Toc508216441"/>
            <w:bookmarkStart w:id="1658" w:name="_Toc508216611"/>
            <w:bookmarkStart w:id="1659" w:name="_Toc508216781"/>
            <w:bookmarkStart w:id="1660" w:name="_Toc508216949"/>
            <w:bookmarkStart w:id="1661" w:name="_Toc508217117"/>
            <w:bookmarkStart w:id="1662" w:name="_Toc508217285"/>
            <w:bookmarkStart w:id="1663" w:name="_Toc508217451"/>
            <w:bookmarkStart w:id="1664" w:name="_Toc492906529"/>
            <w:bookmarkStart w:id="1665" w:name="_Toc492907520"/>
            <w:bookmarkStart w:id="1666" w:name="_Toc492909024"/>
            <w:bookmarkStart w:id="1667" w:name="_Toc492911103"/>
            <w:bookmarkStart w:id="1668" w:name="_Toc492912705"/>
            <w:bookmarkStart w:id="1669" w:name="_Toc492973421"/>
            <w:bookmarkStart w:id="1670" w:name="_Toc492997437"/>
            <w:bookmarkStart w:id="1671" w:name="_Toc492906530"/>
            <w:bookmarkStart w:id="1672" w:name="_Toc492907521"/>
            <w:bookmarkStart w:id="1673" w:name="_Toc492909025"/>
            <w:bookmarkStart w:id="1674" w:name="_Toc492911104"/>
            <w:bookmarkStart w:id="1675" w:name="_Toc492912706"/>
            <w:bookmarkStart w:id="1676" w:name="_Toc492973422"/>
            <w:bookmarkStart w:id="1677" w:name="_Toc492997438"/>
            <w:bookmarkStart w:id="1678" w:name="_Toc492906531"/>
            <w:bookmarkStart w:id="1679" w:name="_Toc492907522"/>
            <w:bookmarkStart w:id="1680" w:name="_Toc492909026"/>
            <w:bookmarkStart w:id="1681" w:name="_Toc492911105"/>
            <w:bookmarkStart w:id="1682" w:name="_Toc492912707"/>
            <w:bookmarkStart w:id="1683" w:name="_Toc492973423"/>
            <w:bookmarkStart w:id="1684" w:name="_Toc492997439"/>
            <w:bookmarkStart w:id="1685" w:name="_Toc492906532"/>
            <w:bookmarkStart w:id="1686" w:name="_Toc492907523"/>
            <w:bookmarkStart w:id="1687" w:name="_Toc492909027"/>
            <w:bookmarkStart w:id="1688" w:name="_Toc492911106"/>
            <w:bookmarkStart w:id="1689" w:name="_Toc492912708"/>
            <w:bookmarkStart w:id="1690" w:name="_Toc492973424"/>
            <w:bookmarkStart w:id="1691" w:name="_Toc492997440"/>
            <w:bookmarkStart w:id="1692" w:name="_Toc492906533"/>
            <w:bookmarkStart w:id="1693" w:name="_Toc492907524"/>
            <w:bookmarkStart w:id="1694" w:name="_Toc492909028"/>
            <w:bookmarkStart w:id="1695" w:name="_Toc492911107"/>
            <w:bookmarkStart w:id="1696" w:name="_Toc492912709"/>
            <w:bookmarkStart w:id="1697" w:name="_Toc492973425"/>
            <w:bookmarkStart w:id="1698" w:name="_Toc492997441"/>
            <w:bookmarkStart w:id="1699" w:name="_Toc492906534"/>
            <w:bookmarkStart w:id="1700" w:name="_Toc492907525"/>
            <w:bookmarkStart w:id="1701" w:name="_Toc492909029"/>
            <w:bookmarkStart w:id="1702" w:name="_Toc492911108"/>
            <w:bookmarkStart w:id="1703" w:name="_Toc492912710"/>
            <w:bookmarkStart w:id="1704" w:name="_Toc492973426"/>
            <w:bookmarkStart w:id="1705" w:name="_Toc492997442"/>
            <w:bookmarkStart w:id="1706" w:name="_Toc492906535"/>
            <w:bookmarkStart w:id="1707" w:name="_Toc492907526"/>
            <w:bookmarkStart w:id="1708" w:name="_Toc492909030"/>
            <w:bookmarkStart w:id="1709" w:name="_Toc492911109"/>
            <w:bookmarkStart w:id="1710" w:name="_Toc492912711"/>
            <w:bookmarkStart w:id="1711" w:name="_Toc492973427"/>
            <w:bookmarkStart w:id="1712" w:name="_Toc492997443"/>
            <w:bookmarkStart w:id="1713" w:name="_Toc492906536"/>
            <w:bookmarkStart w:id="1714" w:name="_Toc492907527"/>
            <w:bookmarkStart w:id="1715" w:name="_Toc492909031"/>
            <w:bookmarkStart w:id="1716" w:name="_Toc492911110"/>
            <w:bookmarkStart w:id="1717" w:name="_Toc492912712"/>
            <w:bookmarkStart w:id="1718" w:name="_Toc492973428"/>
            <w:bookmarkStart w:id="1719" w:name="_Toc492997444"/>
            <w:bookmarkStart w:id="1720" w:name="_Toc492906537"/>
            <w:bookmarkStart w:id="1721" w:name="_Toc492907528"/>
            <w:bookmarkStart w:id="1722" w:name="_Toc492909032"/>
            <w:bookmarkStart w:id="1723" w:name="_Toc492911111"/>
            <w:bookmarkStart w:id="1724" w:name="_Toc492912713"/>
            <w:bookmarkStart w:id="1725" w:name="_Toc492973429"/>
            <w:bookmarkStart w:id="1726" w:name="_Toc492997445"/>
            <w:bookmarkStart w:id="1727" w:name="_Toc365272765"/>
            <w:bookmarkStart w:id="1728" w:name="_Toc365278486"/>
            <w:bookmarkStart w:id="1729" w:name="_Toc365386280"/>
            <w:bookmarkStart w:id="1730" w:name="_Toc365390100"/>
            <w:bookmarkStart w:id="1731" w:name="_Toc365453184"/>
            <w:bookmarkStart w:id="1732" w:name="_Toc363051332"/>
            <w:bookmarkStart w:id="1733" w:name="_Toc363051333"/>
            <w:bookmarkStart w:id="1734" w:name="_Toc363051334"/>
            <w:bookmarkStart w:id="1735" w:name="_Toc492906568"/>
            <w:bookmarkStart w:id="1736" w:name="_Toc492907559"/>
            <w:bookmarkStart w:id="1737" w:name="_Toc492909063"/>
            <w:bookmarkStart w:id="1738" w:name="_Toc492911142"/>
            <w:bookmarkStart w:id="1739" w:name="_Toc492912744"/>
            <w:bookmarkStart w:id="1740" w:name="_Toc492973460"/>
            <w:bookmarkStart w:id="1741" w:name="_Toc492997476"/>
            <w:bookmarkStart w:id="1742" w:name="_Toc492906569"/>
            <w:bookmarkStart w:id="1743" w:name="_Toc492907560"/>
            <w:bookmarkStart w:id="1744" w:name="_Toc492909064"/>
            <w:bookmarkStart w:id="1745" w:name="_Toc492911143"/>
            <w:bookmarkStart w:id="1746" w:name="_Toc492912745"/>
            <w:bookmarkStart w:id="1747" w:name="_Toc492973461"/>
            <w:bookmarkStart w:id="1748" w:name="_Toc492997477"/>
            <w:bookmarkStart w:id="1749" w:name="_Toc492906570"/>
            <w:bookmarkStart w:id="1750" w:name="_Toc492907561"/>
            <w:bookmarkStart w:id="1751" w:name="_Toc492909065"/>
            <w:bookmarkStart w:id="1752" w:name="_Toc492911144"/>
            <w:bookmarkStart w:id="1753" w:name="_Toc492912746"/>
            <w:bookmarkStart w:id="1754" w:name="_Toc492973462"/>
            <w:bookmarkStart w:id="1755" w:name="_Toc492997478"/>
            <w:bookmarkStart w:id="1756" w:name="_Toc492906571"/>
            <w:bookmarkStart w:id="1757" w:name="_Toc492907562"/>
            <w:bookmarkStart w:id="1758" w:name="_Toc492909066"/>
            <w:bookmarkStart w:id="1759" w:name="_Toc492911145"/>
            <w:bookmarkStart w:id="1760" w:name="_Toc492912747"/>
            <w:bookmarkStart w:id="1761" w:name="_Toc492973463"/>
            <w:bookmarkStart w:id="1762" w:name="_Toc492997479"/>
            <w:bookmarkStart w:id="1763" w:name="_Toc492906572"/>
            <w:bookmarkStart w:id="1764" w:name="_Toc492907563"/>
            <w:bookmarkStart w:id="1765" w:name="_Toc492909067"/>
            <w:bookmarkStart w:id="1766" w:name="_Toc492911146"/>
            <w:bookmarkStart w:id="1767" w:name="_Toc492912748"/>
            <w:bookmarkStart w:id="1768" w:name="_Toc492973464"/>
            <w:bookmarkStart w:id="1769" w:name="_Toc492997480"/>
            <w:bookmarkStart w:id="1770" w:name="_Toc492906573"/>
            <w:bookmarkStart w:id="1771" w:name="_Toc492907564"/>
            <w:bookmarkStart w:id="1772" w:name="_Toc492909068"/>
            <w:bookmarkStart w:id="1773" w:name="_Toc492911147"/>
            <w:bookmarkStart w:id="1774" w:name="_Toc492912749"/>
            <w:bookmarkStart w:id="1775" w:name="_Toc492973465"/>
            <w:bookmarkStart w:id="1776" w:name="_Toc492997481"/>
            <w:bookmarkStart w:id="1777" w:name="_Toc492906574"/>
            <w:bookmarkStart w:id="1778" w:name="_Toc492907565"/>
            <w:bookmarkStart w:id="1779" w:name="_Toc492909069"/>
            <w:bookmarkStart w:id="1780" w:name="_Toc492911148"/>
            <w:bookmarkStart w:id="1781" w:name="_Toc492912750"/>
            <w:bookmarkStart w:id="1782" w:name="_Toc492973466"/>
            <w:bookmarkStart w:id="1783" w:name="_Toc492997482"/>
            <w:bookmarkStart w:id="1784" w:name="_Toc492906575"/>
            <w:bookmarkStart w:id="1785" w:name="_Toc492907566"/>
            <w:bookmarkStart w:id="1786" w:name="_Toc492909070"/>
            <w:bookmarkStart w:id="1787" w:name="_Toc492911149"/>
            <w:bookmarkStart w:id="1788" w:name="_Toc492912751"/>
            <w:bookmarkStart w:id="1789" w:name="_Toc492973467"/>
            <w:bookmarkStart w:id="1790" w:name="_Toc492997483"/>
            <w:bookmarkStart w:id="1791" w:name="_Toc492906576"/>
            <w:bookmarkStart w:id="1792" w:name="_Toc492907567"/>
            <w:bookmarkStart w:id="1793" w:name="_Toc492909071"/>
            <w:bookmarkStart w:id="1794" w:name="_Toc492911150"/>
            <w:bookmarkStart w:id="1795" w:name="_Toc492912752"/>
            <w:bookmarkStart w:id="1796" w:name="_Toc492973468"/>
            <w:bookmarkStart w:id="1797" w:name="_Toc492997484"/>
            <w:bookmarkStart w:id="1798" w:name="_Toc492906577"/>
            <w:bookmarkStart w:id="1799" w:name="_Toc492907568"/>
            <w:bookmarkStart w:id="1800" w:name="_Toc492909072"/>
            <w:bookmarkStart w:id="1801" w:name="_Toc492911151"/>
            <w:bookmarkStart w:id="1802" w:name="_Toc492912753"/>
            <w:bookmarkStart w:id="1803" w:name="_Toc492973469"/>
            <w:bookmarkStart w:id="1804" w:name="_Toc492997485"/>
            <w:bookmarkStart w:id="1805" w:name="_Toc492906578"/>
            <w:bookmarkStart w:id="1806" w:name="_Toc492907569"/>
            <w:bookmarkStart w:id="1807" w:name="_Toc492909073"/>
            <w:bookmarkStart w:id="1808" w:name="_Toc492911152"/>
            <w:bookmarkStart w:id="1809" w:name="_Toc492912754"/>
            <w:bookmarkStart w:id="1810" w:name="_Toc492973470"/>
            <w:bookmarkStart w:id="1811" w:name="_Toc492997486"/>
            <w:bookmarkStart w:id="1812" w:name="_Toc379897908"/>
            <w:bookmarkStart w:id="1813" w:name="_Toc379900531"/>
            <w:bookmarkStart w:id="1814" w:name="_Toc379959271"/>
            <w:bookmarkStart w:id="1815" w:name="_Toc379959343"/>
            <w:bookmarkStart w:id="1816" w:name="_Toc379959415"/>
            <w:bookmarkStart w:id="1817" w:name="_Toc316732713"/>
            <w:bookmarkStart w:id="1818" w:name="_Toc316732714"/>
            <w:bookmarkStart w:id="1819" w:name="_Toc492906586"/>
            <w:bookmarkStart w:id="1820" w:name="_Toc492907577"/>
            <w:bookmarkStart w:id="1821" w:name="_Toc492909081"/>
            <w:bookmarkStart w:id="1822" w:name="_Toc492911160"/>
            <w:bookmarkStart w:id="1823" w:name="_Toc492912762"/>
            <w:bookmarkStart w:id="1824" w:name="_Toc492973478"/>
            <w:bookmarkStart w:id="1825" w:name="_Toc492997494"/>
            <w:bookmarkStart w:id="1826" w:name="_Toc492906589"/>
            <w:bookmarkStart w:id="1827" w:name="_Toc492907580"/>
            <w:bookmarkStart w:id="1828" w:name="_Toc492909084"/>
            <w:bookmarkStart w:id="1829" w:name="_Toc492911163"/>
            <w:bookmarkStart w:id="1830" w:name="_Toc492912765"/>
            <w:bookmarkStart w:id="1831" w:name="_Toc492973481"/>
            <w:bookmarkStart w:id="1832" w:name="_Toc492997497"/>
            <w:bookmarkStart w:id="1833" w:name="_Toc492906590"/>
            <w:bookmarkStart w:id="1834" w:name="_Toc492907581"/>
            <w:bookmarkStart w:id="1835" w:name="_Toc492909085"/>
            <w:bookmarkStart w:id="1836" w:name="_Toc492911164"/>
            <w:bookmarkStart w:id="1837" w:name="_Toc492912766"/>
            <w:bookmarkStart w:id="1838" w:name="_Toc492973482"/>
            <w:bookmarkStart w:id="1839" w:name="_Toc492997498"/>
            <w:bookmarkStart w:id="1840" w:name="_Toc492906688"/>
            <w:bookmarkStart w:id="1841" w:name="_Toc492907679"/>
            <w:bookmarkStart w:id="1842" w:name="_Toc492909183"/>
            <w:bookmarkStart w:id="1843" w:name="_Toc492911262"/>
            <w:bookmarkStart w:id="1844" w:name="_Toc492912864"/>
            <w:bookmarkStart w:id="1845" w:name="_Toc492973580"/>
            <w:bookmarkStart w:id="1846" w:name="_Toc37958441"/>
            <w:bookmarkStart w:id="1847" w:name="_Toc38003477"/>
            <w:bookmarkStart w:id="1848" w:name="_Toc37958442"/>
            <w:bookmarkStart w:id="1849" w:name="_Toc38003478"/>
            <w:bookmarkStart w:id="1850" w:name="_Toc37958443"/>
            <w:bookmarkStart w:id="1851" w:name="_Toc38003479"/>
            <w:bookmarkStart w:id="1852" w:name="_Toc509826140"/>
            <w:bookmarkStart w:id="1853" w:name="_Toc509826279"/>
            <w:bookmarkStart w:id="1854" w:name="_Toc509826406"/>
            <w:bookmarkStart w:id="1855" w:name="_Toc509826500"/>
            <w:bookmarkStart w:id="1856" w:name="_Toc509826602"/>
            <w:bookmarkStart w:id="1857" w:name="_Toc509826698"/>
            <w:bookmarkStart w:id="1858" w:name="_Toc37958444"/>
            <w:bookmarkStart w:id="1859" w:name="_Toc38003480"/>
            <w:bookmarkStart w:id="1860" w:name="_Toc37958445"/>
            <w:bookmarkStart w:id="1861" w:name="_Toc38003481"/>
            <w:bookmarkStart w:id="1862" w:name="_Toc37749422"/>
            <w:bookmarkStart w:id="1863" w:name="_Toc37749587"/>
            <w:bookmarkStart w:id="1864" w:name="_Toc37860597"/>
            <w:bookmarkStart w:id="1865" w:name="_Toc37749423"/>
            <w:bookmarkStart w:id="1866" w:name="_Toc37749588"/>
            <w:bookmarkStart w:id="1867" w:name="_Toc37860598"/>
            <w:bookmarkStart w:id="1868" w:name="_Toc37749424"/>
            <w:bookmarkStart w:id="1869" w:name="_Toc37749589"/>
            <w:bookmarkStart w:id="1870" w:name="_Toc37860599"/>
            <w:bookmarkStart w:id="1871" w:name="_Toc37749425"/>
            <w:bookmarkStart w:id="1872" w:name="_Toc37749590"/>
            <w:bookmarkStart w:id="1873" w:name="_Toc37860600"/>
            <w:bookmarkStart w:id="1874" w:name="_Toc37749426"/>
            <w:bookmarkStart w:id="1875" w:name="_Toc37749591"/>
            <w:bookmarkStart w:id="1876" w:name="_Toc37860601"/>
            <w:bookmarkStart w:id="1877" w:name="_Toc37749427"/>
            <w:bookmarkStart w:id="1878" w:name="_Toc37749592"/>
            <w:bookmarkStart w:id="1879" w:name="_Toc37860602"/>
            <w:bookmarkStart w:id="1880" w:name="_Toc37749428"/>
            <w:bookmarkStart w:id="1881" w:name="_Toc37749593"/>
            <w:bookmarkStart w:id="1882" w:name="_Toc37860603"/>
            <w:bookmarkStart w:id="1883" w:name="_Toc37749429"/>
            <w:bookmarkStart w:id="1884" w:name="_Toc37749594"/>
            <w:bookmarkStart w:id="1885" w:name="_Toc37860604"/>
            <w:bookmarkStart w:id="1886" w:name="_Toc37749430"/>
            <w:bookmarkStart w:id="1887" w:name="_Toc37749595"/>
            <w:bookmarkStart w:id="1888" w:name="_Toc37860605"/>
            <w:bookmarkStart w:id="1889" w:name="_Toc37749431"/>
            <w:bookmarkStart w:id="1890" w:name="_Toc37749596"/>
            <w:bookmarkStart w:id="1891" w:name="_Toc37860606"/>
            <w:bookmarkStart w:id="1892" w:name="_Toc37749432"/>
            <w:bookmarkStart w:id="1893" w:name="_Toc37749597"/>
            <w:bookmarkStart w:id="1894" w:name="_Toc37860607"/>
            <w:bookmarkStart w:id="1895" w:name="_Toc37749433"/>
            <w:bookmarkStart w:id="1896" w:name="_Toc37749598"/>
            <w:bookmarkStart w:id="1897" w:name="_Toc37860608"/>
            <w:bookmarkStart w:id="1898" w:name="_Toc37749434"/>
            <w:bookmarkStart w:id="1899" w:name="_Toc37749599"/>
            <w:bookmarkStart w:id="1900" w:name="_Toc37860609"/>
            <w:bookmarkStart w:id="1901" w:name="_Toc37749435"/>
            <w:bookmarkStart w:id="1902" w:name="_Toc37749600"/>
            <w:bookmarkStart w:id="1903" w:name="_Toc37860610"/>
            <w:bookmarkStart w:id="1904" w:name="_Toc37958446"/>
            <w:bookmarkStart w:id="1905" w:name="_Toc38003482"/>
            <w:bookmarkStart w:id="1906" w:name="_Toc37958447"/>
            <w:bookmarkStart w:id="1907" w:name="_Toc38003483"/>
            <w:bookmarkStart w:id="1908" w:name="_Ref17725270"/>
            <w:bookmarkEnd w:id="1636"/>
            <w:bookmarkEnd w:id="1637"/>
            <w:bookmarkEnd w:id="1638"/>
            <w:bookmarkEnd w:id="1639"/>
            <w:bookmarkEnd w:id="1640"/>
            <w:bookmarkEnd w:id="1641"/>
            <w:bookmarkEnd w:id="1642"/>
            <w:bookmarkEnd w:id="1643"/>
            <w:bookmarkEnd w:id="1644"/>
            <w:bookmarkEnd w:id="1645"/>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r w:rsidRPr="00510A89">
              <w:rPr>
                <w:szCs w:val="18"/>
              </w:rPr>
              <w:t>No</w:t>
            </w:r>
            <w:r>
              <w:rPr>
                <w:szCs w:val="18"/>
              </w:rPr>
              <w:t>.</w:t>
            </w:r>
          </w:p>
        </w:tc>
        <w:tc>
          <w:tcPr>
            <w:tcW w:w="3391" w:type="pct"/>
            <w:tcBorders>
              <w:bottom w:val="single" w:sz="4" w:space="0" w:color="auto"/>
            </w:tcBorders>
            <w:vAlign w:val="center"/>
          </w:tcPr>
          <w:p w14:paraId="5A3AA077" w14:textId="78E33F5A" w:rsidR="00A17981" w:rsidRPr="00510A89" w:rsidRDefault="00A17981" w:rsidP="00D00794">
            <w:pPr>
              <w:cnfStyle w:val="100000000000" w:firstRow="1" w:lastRow="0" w:firstColumn="0" w:lastColumn="0" w:oddVBand="0" w:evenVBand="0" w:oddHBand="0" w:evenHBand="0" w:firstRowFirstColumn="0" w:firstRowLastColumn="0" w:lastRowFirstColumn="0" w:lastRowLastColumn="0"/>
              <w:rPr>
                <w:b w:val="0"/>
                <w:szCs w:val="18"/>
              </w:rPr>
            </w:pPr>
            <w:r>
              <w:rPr>
                <w:szCs w:val="18"/>
              </w:rPr>
              <w:t>Details</w:t>
            </w:r>
          </w:p>
        </w:tc>
        <w:tc>
          <w:tcPr>
            <w:tcW w:w="1251" w:type="pct"/>
            <w:tcBorders>
              <w:bottom w:val="single" w:sz="4" w:space="0" w:color="auto"/>
            </w:tcBorders>
            <w:vAlign w:val="center"/>
          </w:tcPr>
          <w:p w14:paraId="02F7DB7C" w14:textId="0EA84837" w:rsidR="00A17981" w:rsidRPr="00510A89" w:rsidRDefault="00A17981" w:rsidP="00D00794">
            <w:pPr>
              <w:cnfStyle w:val="100000000000" w:firstRow="1" w:lastRow="0" w:firstColumn="0" w:lastColumn="0" w:oddVBand="0" w:evenVBand="0" w:oddHBand="0" w:evenHBand="0" w:firstRowFirstColumn="0" w:firstRowLastColumn="0" w:lastRowFirstColumn="0" w:lastRowLastColumn="0"/>
              <w:rPr>
                <w:b w:val="0"/>
                <w:szCs w:val="18"/>
              </w:rPr>
            </w:pPr>
            <w:r w:rsidRPr="00510A89">
              <w:rPr>
                <w:szCs w:val="18"/>
              </w:rPr>
              <w:t>Point of reference in th</w:t>
            </w:r>
            <w:r>
              <w:rPr>
                <w:szCs w:val="18"/>
              </w:rPr>
              <w:t xml:space="preserve">is </w:t>
            </w:r>
            <w:r w:rsidRPr="00510A89">
              <w:rPr>
                <w:szCs w:val="18"/>
              </w:rPr>
              <w:t>Local File</w:t>
            </w:r>
          </w:p>
        </w:tc>
      </w:tr>
      <w:tr w:rsidR="003B3870" w:rsidRPr="00510A89" w14:paraId="13D89BAC"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4DC90043" w14:textId="77777777" w:rsidR="003B3870" w:rsidRPr="00510A89" w:rsidRDefault="003B3870" w:rsidP="00D00794">
            <w:pPr>
              <w:rPr>
                <w:b/>
                <w:szCs w:val="18"/>
              </w:rPr>
            </w:pPr>
            <w:r w:rsidRPr="00510A89">
              <w:rPr>
                <w:b/>
                <w:szCs w:val="18"/>
              </w:rPr>
              <w:t>1</w:t>
            </w:r>
          </w:p>
        </w:tc>
        <w:tc>
          <w:tcPr>
            <w:tcW w:w="4642" w:type="pct"/>
            <w:gridSpan w:val="2"/>
            <w:shd w:val="clear" w:color="auto" w:fill="DCDDDD"/>
            <w:vAlign w:val="top"/>
          </w:tcPr>
          <w:p w14:paraId="6B5E1856" w14:textId="554B5A60"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 information:</w:t>
            </w:r>
          </w:p>
        </w:tc>
      </w:tr>
      <w:tr w:rsidR="00A17981" w:rsidRPr="00510A89" w14:paraId="2B88E0C9"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7D8D5D8" w14:textId="77777777" w:rsidR="00A17981" w:rsidRPr="00510A89" w:rsidRDefault="00A17981" w:rsidP="00D00794">
            <w:pPr>
              <w:rPr>
                <w:szCs w:val="18"/>
              </w:rPr>
            </w:pPr>
            <w:r w:rsidRPr="00510A89">
              <w:rPr>
                <w:szCs w:val="18"/>
              </w:rPr>
              <w:t>1.1</w:t>
            </w:r>
          </w:p>
        </w:tc>
        <w:tc>
          <w:tcPr>
            <w:tcW w:w="3391" w:type="pct"/>
            <w:vAlign w:val="top"/>
          </w:tcPr>
          <w:p w14:paraId="5490C0CB" w14:textId="17EC71ED"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management structure of the taxpayer, a local organi</w:t>
            </w:r>
            <w:r w:rsidR="00E13EF2">
              <w:rPr>
                <w:szCs w:val="18"/>
              </w:rPr>
              <w:t>s</w:t>
            </w:r>
            <w:r w:rsidRPr="00510A89">
              <w:rPr>
                <w:szCs w:val="18"/>
              </w:rPr>
              <w:t>ation chart, and a description of the individuals to whom the local management reports and where they are based</w:t>
            </w:r>
          </w:p>
        </w:tc>
        <w:tc>
          <w:tcPr>
            <w:tcW w:w="1251" w:type="pct"/>
            <w:vMerge w:val="restart"/>
            <w:vAlign w:val="top"/>
          </w:tcPr>
          <w:p w14:paraId="6C76FB05" w14:textId="16AD2B3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 xml:space="preserve">Section </w:t>
            </w:r>
            <w:r w:rsidR="00117929">
              <w:rPr>
                <w:rFonts w:cstheme="minorHAnsi"/>
                <w:szCs w:val="18"/>
              </w:rPr>
              <w:t>3</w:t>
            </w:r>
            <w:r w:rsidR="003B3870">
              <w:rPr>
                <w:rFonts w:cstheme="minorHAnsi"/>
                <w:szCs w:val="18"/>
              </w:rPr>
              <w:t xml:space="preserve">.  Information on </w:t>
            </w:r>
            <w:r w:rsidR="00397496">
              <w:rPr>
                <w:rFonts w:cstheme="minorHAnsi"/>
                <w:szCs w:val="18"/>
              </w:rPr>
              <w:t>the Company</w:t>
            </w:r>
          </w:p>
        </w:tc>
      </w:tr>
      <w:tr w:rsidR="00A17981" w:rsidRPr="00510A89" w14:paraId="3FCA17C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D243D23" w14:textId="77777777" w:rsidR="00A17981" w:rsidRPr="00510A89" w:rsidRDefault="00A17981" w:rsidP="00D00794">
            <w:pPr>
              <w:rPr>
                <w:szCs w:val="18"/>
              </w:rPr>
            </w:pPr>
            <w:r w:rsidRPr="00510A89">
              <w:rPr>
                <w:szCs w:val="18"/>
              </w:rPr>
              <w:t>1.2</w:t>
            </w:r>
          </w:p>
        </w:tc>
        <w:tc>
          <w:tcPr>
            <w:tcW w:w="3391" w:type="pct"/>
            <w:vAlign w:val="top"/>
          </w:tcPr>
          <w:p w14:paraId="324A3172"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description of the business operations and business strategy pursued by the taxpayer including an indication whether the taxpayer has been involved in or affected by any business restructurings, capital transfers, or asset transfers of the Group in the year of declaration</w:t>
            </w:r>
          </w:p>
        </w:tc>
        <w:tc>
          <w:tcPr>
            <w:tcW w:w="1251" w:type="pct"/>
            <w:vMerge/>
            <w:vAlign w:val="top"/>
          </w:tcPr>
          <w:p w14:paraId="3656ECE0" w14:textId="76F02C15"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3C66D032" w14:textId="77777777" w:rsidTr="00574648">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top"/>
          </w:tcPr>
          <w:p w14:paraId="46FF154B" w14:textId="77777777" w:rsidR="00A17981" w:rsidRPr="00510A89" w:rsidRDefault="00A17981" w:rsidP="00D00794">
            <w:pPr>
              <w:rPr>
                <w:szCs w:val="18"/>
              </w:rPr>
            </w:pPr>
            <w:r w:rsidRPr="00510A89">
              <w:rPr>
                <w:szCs w:val="18"/>
              </w:rPr>
              <w:t>1.3</w:t>
            </w:r>
          </w:p>
        </w:tc>
        <w:tc>
          <w:tcPr>
            <w:tcW w:w="3391" w:type="pct"/>
            <w:tcBorders>
              <w:bottom w:val="single" w:sz="4" w:space="0" w:color="auto"/>
            </w:tcBorders>
            <w:vAlign w:val="top"/>
          </w:tcPr>
          <w:p w14:paraId="42E0BC95"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other entities which have similar products, services in domestic and global market (key competitors)</w:t>
            </w:r>
          </w:p>
        </w:tc>
        <w:tc>
          <w:tcPr>
            <w:tcW w:w="1251" w:type="pct"/>
            <w:vMerge/>
            <w:tcBorders>
              <w:bottom w:val="single" w:sz="4" w:space="0" w:color="auto"/>
            </w:tcBorders>
            <w:vAlign w:val="top"/>
          </w:tcPr>
          <w:p w14:paraId="5F182596" w14:textId="25589B89"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781FD5FF"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4F4DECCC" w14:textId="77777777" w:rsidR="003B3870" w:rsidRPr="00885FD3" w:rsidRDefault="003B3870" w:rsidP="00D00794">
            <w:pPr>
              <w:rPr>
                <w:b/>
                <w:szCs w:val="18"/>
              </w:rPr>
            </w:pPr>
            <w:r w:rsidRPr="00885FD3">
              <w:rPr>
                <w:b/>
                <w:szCs w:val="18"/>
              </w:rPr>
              <w:t>2</w:t>
            </w:r>
          </w:p>
        </w:tc>
        <w:tc>
          <w:tcPr>
            <w:tcW w:w="4642" w:type="pct"/>
            <w:gridSpan w:val="2"/>
            <w:tcBorders>
              <w:bottom w:val="single" w:sz="4" w:space="0" w:color="auto"/>
            </w:tcBorders>
            <w:shd w:val="clear" w:color="auto" w:fill="DCDDDD"/>
            <w:vAlign w:val="top"/>
          </w:tcPr>
          <w:p w14:paraId="57DA98AC" w14:textId="5FB1CC41"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Taxpayer’s related-party transactions: For each material category of related-party transactions in which the entity is involved, provide the following information:</w:t>
            </w:r>
          </w:p>
        </w:tc>
      </w:tr>
      <w:tr w:rsidR="003B3870" w:rsidRPr="00510A89" w14:paraId="3E4ECDD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8619DD5" w14:textId="77777777" w:rsidR="003B3870" w:rsidRPr="00885FD3" w:rsidRDefault="003B3870" w:rsidP="00D00794">
            <w:pPr>
              <w:rPr>
                <w:szCs w:val="18"/>
              </w:rPr>
            </w:pPr>
            <w:r w:rsidRPr="00885FD3">
              <w:rPr>
                <w:szCs w:val="18"/>
              </w:rPr>
              <w:t>2.1</w:t>
            </w:r>
          </w:p>
        </w:tc>
        <w:tc>
          <w:tcPr>
            <w:tcW w:w="3391" w:type="pct"/>
            <w:vAlign w:val="top"/>
          </w:tcPr>
          <w:p w14:paraId="53F0DA81"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material related-party transactions (e.g</w:t>
            </w:r>
            <w:r w:rsidRPr="00370D90">
              <w:rPr>
                <w:rFonts w:cstheme="minorHAnsi"/>
                <w:szCs w:val="18"/>
              </w:rPr>
              <w:t>.</w:t>
            </w:r>
            <w:r>
              <w:rPr>
                <w:rFonts w:cstheme="minorHAnsi"/>
                <w:szCs w:val="18"/>
              </w:rPr>
              <w:t>,</w:t>
            </w:r>
            <w:r w:rsidRPr="00510A89">
              <w:rPr>
                <w:szCs w:val="18"/>
              </w:rPr>
              <w:t xml:space="preserve"> provision of manufacturing services, purchase of goods, provision of services, loans, financial and performance guarantees, licenses of intangibles, etc.) and the context in which such transactions take place</w:t>
            </w:r>
          </w:p>
        </w:tc>
        <w:tc>
          <w:tcPr>
            <w:tcW w:w="1251" w:type="pct"/>
            <w:vMerge w:val="restart"/>
            <w:vAlign w:val="top"/>
          </w:tcPr>
          <w:p w14:paraId="1F0C84C9" w14:textId="0C5F92C8"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Pr>
                <w:rFonts w:cstheme="minorHAnsi"/>
                <w:szCs w:val="18"/>
              </w:rPr>
              <w:t xml:space="preserve">Section </w:t>
            </w:r>
            <w:r w:rsidR="00117929">
              <w:rPr>
                <w:rFonts w:cstheme="minorHAnsi"/>
                <w:szCs w:val="18"/>
              </w:rPr>
              <w:t>4</w:t>
            </w:r>
            <w:r>
              <w:rPr>
                <w:rFonts w:cstheme="minorHAnsi"/>
                <w:szCs w:val="18"/>
              </w:rPr>
              <w:t>.  Related party transactions</w:t>
            </w:r>
          </w:p>
        </w:tc>
      </w:tr>
      <w:tr w:rsidR="003B3870" w:rsidRPr="00510A89" w14:paraId="34CD034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03B7B22" w14:textId="77777777" w:rsidR="003B3870" w:rsidRPr="00510A89" w:rsidRDefault="003B3870" w:rsidP="00D00794">
            <w:pPr>
              <w:rPr>
                <w:szCs w:val="18"/>
              </w:rPr>
            </w:pPr>
            <w:r w:rsidRPr="00510A89">
              <w:rPr>
                <w:szCs w:val="18"/>
              </w:rPr>
              <w:t>2.2</w:t>
            </w:r>
          </w:p>
        </w:tc>
        <w:tc>
          <w:tcPr>
            <w:tcW w:w="3391" w:type="pct"/>
            <w:vAlign w:val="top"/>
          </w:tcPr>
          <w:p w14:paraId="34EFB2E0"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Values of intra-group payments and receipts with supporting invoices for each category of related-party transactions involving the taxpayer (i.e. payments and receipts for products, services, royalties, interest, etc.) being adjusted by the foreign tax authorities</w:t>
            </w:r>
          </w:p>
        </w:tc>
        <w:tc>
          <w:tcPr>
            <w:tcW w:w="1251" w:type="pct"/>
            <w:vMerge/>
            <w:vAlign w:val="top"/>
          </w:tcPr>
          <w:p w14:paraId="3176C76A" w14:textId="0CEF1B5A"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227D0174"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80479FD" w14:textId="77777777" w:rsidR="003B3870" w:rsidRPr="00510A89" w:rsidRDefault="003B3870" w:rsidP="00D00794">
            <w:pPr>
              <w:rPr>
                <w:szCs w:val="18"/>
              </w:rPr>
            </w:pPr>
            <w:r w:rsidRPr="00510A89">
              <w:rPr>
                <w:szCs w:val="18"/>
              </w:rPr>
              <w:t>2.3</w:t>
            </w:r>
          </w:p>
        </w:tc>
        <w:tc>
          <w:tcPr>
            <w:tcW w:w="3391" w:type="pct"/>
            <w:vAlign w:val="top"/>
          </w:tcPr>
          <w:p w14:paraId="1EC8B0A9"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associated enterprises involved in each category of controlled transactions, and the relationship amongst them</w:t>
            </w:r>
          </w:p>
        </w:tc>
        <w:tc>
          <w:tcPr>
            <w:tcW w:w="1251" w:type="pct"/>
            <w:vMerge/>
            <w:vAlign w:val="top"/>
          </w:tcPr>
          <w:p w14:paraId="435EAF6F" w14:textId="68E358A6"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59B80302"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0AD8799" w14:textId="77777777" w:rsidR="00A17981" w:rsidRPr="00510A89" w:rsidRDefault="00A17981" w:rsidP="00D00794">
            <w:pPr>
              <w:rPr>
                <w:szCs w:val="18"/>
              </w:rPr>
            </w:pPr>
            <w:r w:rsidRPr="00510A89">
              <w:rPr>
                <w:szCs w:val="18"/>
              </w:rPr>
              <w:t>2.4</w:t>
            </w:r>
          </w:p>
        </w:tc>
        <w:tc>
          <w:tcPr>
            <w:tcW w:w="3391" w:type="pct"/>
            <w:vAlign w:val="top"/>
          </w:tcPr>
          <w:p w14:paraId="0C37C4DD"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Copy of relevant intercompany agreements and contracts</w:t>
            </w:r>
          </w:p>
        </w:tc>
        <w:tc>
          <w:tcPr>
            <w:tcW w:w="1251" w:type="pct"/>
            <w:vAlign w:val="top"/>
          </w:tcPr>
          <w:p w14:paraId="46CDA176" w14:textId="147E6D26" w:rsidR="00A17981" w:rsidRPr="00663F5B" w:rsidRDefault="00681D23" w:rsidP="00D00794">
            <w:pPr>
              <w:cnfStyle w:val="000000000000" w:firstRow="0" w:lastRow="0" w:firstColumn="0" w:lastColumn="0" w:oddVBand="0" w:evenVBand="0" w:oddHBand="0" w:evenHBand="0" w:firstRowFirstColumn="0" w:firstRowLastColumn="0" w:lastRowFirstColumn="0" w:lastRowLastColumn="0"/>
              <w:rPr>
                <w:i/>
                <w:szCs w:val="18"/>
                <w:lang w:val="vi-VN"/>
              </w:rPr>
            </w:pPr>
            <w:r>
              <w:rPr>
                <w:i/>
                <w:szCs w:val="18"/>
              </w:rPr>
              <w:t xml:space="preserve">External to </w:t>
            </w:r>
            <w:r w:rsidR="00C80480">
              <w:rPr>
                <w:i/>
                <w:szCs w:val="18"/>
                <w:lang w:val="vi-VN"/>
              </w:rPr>
              <w:t>Local File</w:t>
            </w:r>
          </w:p>
        </w:tc>
      </w:tr>
      <w:tr w:rsidR="00A17981" w:rsidRPr="00510A89" w14:paraId="388EC0F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3584716" w14:textId="77777777" w:rsidR="00A17981" w:rsidRPr="00885FD3" w:rsidRDefault="00A17981" w:rsidP="00D00794">
            <w:pPr>
              <w:rPr>
                <w:szCs w:val="18"/>
              </w:rPr>
            </w:pPr>
            <w:r w:rsidRPr="00885FD3">
              <w:rPr>
                <w:szCs w:val="18"/>
              </w:rPr>
              <w:t>2.5</w:t>
            </w:r>
          </w:p>
        </w:tc>
        <w:tc>
          <w:tcPr>
            <w:tcW w:w="3391" w:type="pct"/>
            <w:vAlign w:val="top"/>
          </w:tcPr>
          <w:p w14:paraId="6CABC4EC"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Detailed comparability and functional analysis of the taxpayer and its related parties with respect to each category of related party transactions, including any changes compared to prior years</w:t>
            </w:r>
          </w:p>
        </w:tc>
        <w:tc>
          <w:tcPr>
            <w:tcW w:w="1251" w:type="pct"/>
            <w:vAlign w:val="top"/>
          </w:tcPr>
          <w:p w14:paraId="045E8130" w14:textId="498EC62B"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3B3870">
              <w:rPr>
                <w:szCs w:val="18"/>
              </w:rPr>
              <w:t xml:space="preserve"> </w:t>
            </w:r>
            <w:r w:rsidR="00117929">
              <w:rPr>
                <w:szCs w:val="18"/>
              </w:rPr>
              <w:t>5</w:t>
            </w:r>
            <w:r w:rsidR="003B3870">
              <w:rPr>
                <w:szCs w:val="18"/>
              </w:rPr>
              <w:t>.  Functions, Assets and Risks analysis</w:t>
            </w:r>
          </w:p>
        </w:tc>
      </w:tr>
      <w:tr w:rsidR="003B3870" w:rsidRPr="00510A89" w14:paraId="19C7ECDB"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578CA15C" w14:textId="77777777" w:rsidR="003B3870" w:rsidRPr="00885FD3" w:rsidRDefault="003B3870" w:rsidP="00D00794">
            <w:pPr>
              <w:rPr>
                <w:szCs w:val="18"/>
              </w:rPr>
            </w:pPr>
            <w:r w:rsidRPr="00885FD3">
              <w:rPr>
                <w:szCs w:val="18"/>
              </w:rPr>
              <w:t>2.6</w:t>
            </w:r>
          </w:p>
        </w:tc>
        <w:tc>
          <w:tcPr>
            <w:tcW w:w="3391" w:type="pct"/>
            <w:vAlign w:val="top"/>
          </w:tcPr>
          <w:p w14:paraId="49172F06"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most appropriate transfer pricing methods to test the related-party transactions and the explanation for the selection of such methods</w:t>
            </w:r>
          </w:p>
        </w:tc>
        <w:tc>
          <w:tcPr>
            <w:tcW w:w="1251" w:type="pct"/>
            <w:vMerge w:val="restart"/>
            <w:vAlign w:val="top"/>
          </w:tcPr>
          <w:p w14:paraId="08FAD4F2" w14:textId="05552C5A"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Pr>
                <w:rFonts w:cstheme="minorHAnsi"/>
                <w:szCs w:val="18"/>
              </w:rPr>
              <w:t xml:space="preserve"> </w:t>
            </w:r>
            <w:r w:rsidR="00117929">
              <w:rPr>
                <w:rFonts w:cstheme="minorHAnsi"/>
                <w:szCs w:val="18"/>
              </w:rPr>
              <w:t>6</w:t>
            </w:r>
            <w:r>
              <w:rPr>
                <w:rFonts w:cstheme="minorHAnsi"/>
                <w:szCs w:val="18"/>
              </w:rPr>
              <w:t>.  Economic analysis</w:t>
            </w:r>
          </w:p>
        </w:tc>
      </w:tr>
      <w:tr w:rsidR="003B3870" w:rsidRPr="00510A89" w14:paraId="7C966CCE"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25D65617" w14:textId="77777777" w:rsidR="003B3870" w:rsidRPr="00510A89" w:rsidRDefault="003B3870" w:rsidP="00D00794">
            <w:pPr>
              <w:rPr>
                <w:szCs w:val="18"/>
              </w:rPr>
            </w:pPr>
            <w:r w:rsidRPr="00510A89">
              <w:rPr>
                <w:szCs w:val="18"/>
              </w:rPr>
              <w:t>2.7</w:t>
            </w:r>
          </w:p>
        </w:tc>
        <w:tc>
          <w:tcPr>
            <w:tcW w:w="3391" w:type="pct"/>
            <w:vAlign w:val="top"/>
          </w:tcPr>
          <w:p w14:paraId="2AB1839A"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Identification of the selected tested party, and explanation of the reasons for such selection</w:t>
            </w:r>
          </w:p>
        </w:tc>
        <w:tc>
          <w:tcPr>
            <w:tcW w:w="1251" w:type="pct"/>
            <w:vMerge/>
            <w:vAlign w:val="top"/>
          </w:tcPr>
          <w:p w14:paraId="1B5A91C1" w14:textId="3CD81363"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162BE263"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31D916EB" w14:textId="77777777" w:rsidR="003B3870" w:rsidRPr="00510A89" w:rsidRDefault="003B3870" w:rsidP="00D00794">
            <w:pPr>
              <w:rPr>
                <w:szCs w:val="18"/>
              </w:rPr>
            </w:pPr>
            <w:r w:rsidRPr="00510A89">
              <w:rPr>
                <w:szCs w:val="18"/>
              </w:rPr>
              <w:t>2.8</w:t>
            </w:r>
          </w:p>
        </w:tc>
        <w:tc>
          <w:tcPr>
            <w:tcW w:w="3391" w:type="pct"/>
            <w:vAlign w:val="top"/>
          </w:tcPr>
          <w:p w14:paraId="7051076A"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the important assumptions made in applying the transfer pricing methodology</w:t>
            </w:r>
          </w:p>
        </w:tc>
        <w:tc>
          <w:tcPr>
            <w:tcW w:w="1251" w:type="pct"/>
            <w:vMerge/>
            <w:vAlign w:val="top"/>
          </w:tcPr>
          <w:p w14:paraId="786357CA" w14:textId="7B4A3455"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291704F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2C98A923" w14:textId="77777777" w:rsidR="003B3870" w:rsidRPr="00510A89" w:rsidRDefault="003B3870" w:rsidP="00D00794">
            <w:pPr>
              <w:rPr>
                <w:szCs w:val="18"/>
              </w:rPr>
            </w:pPr>
            <w:r w:rsidRPr="00510A89">
              <w:rPr>
                <w:szCs w:val="18"/>
              </w:rPr>
              <w:t>2.9</w:t>
            </w:r>
          </w:p>
        </w:tc>
        <w:tc>
          <w:tcPr>
            <w:tcW w:w="3391" w:type="pct"/>
            <w:vAlign w:val="top"/>
          </w:tcPr>
          <w:p w14:paraId="779D6DE4"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If relevant, an explanation of the reasons for performing a multi-year analysis</w:t>
            </w:r>
          </w:p>
        </w:tc>
        <w:tc>
          <w:tcPr>
            <w:tcW w:w="1251" w:type="pct"/>
            <w:vMerge/>
            <w:vAlign w:val="top"/>
          </w:tcPr>
          <w:p w14:paraId="71A3844A" w14:textId="23641F50"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3B3870" w:rsidRPr="00510A89" w14:paraId="48ABA948"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3256757" w14:textId="77777777" w:rsidR="003B3870" w:rsidRPr="00510A89" w:rsidRDefault="003B3870" w:rsidP="00D00794">
            <w:pPr>
              <w:rPr>
                <w:szCs w:val="18"/>
              </w:rPr>
            </w:pPr>
            <w:r w:rsidRPr="00510A89">
              <w:rPr>
                <w:szCs w:val="18"/>
              </w:rPr>
              <w:t>2.10</w:t>
            </w:r>
          </w:p>
        </w:tc>
        <w:tc>
          <w:tcPr>
            <w:tcW w:w="3391" w:type="pct"/>
            <w:vAlign w:val="top"/>
          </w:tcPr>
          <w:p w14:paraId="7CFA73FB"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 list and description of the selected comparable uncontrolled transactions (internal or external), the relevant information and financial indicators used in the transfer pricing analysis, including a description of the comparable search methodology and the source of such information</w:t>
            </w:r>
          </w:p>
        </w:tc>
        <w:tc>
          <w:tcPr>
            <w:tcW w:w="1251" w:type="pct"/>
            <w:vAlign w:val="top"/>
          </w:tcPr>
          <w:p w14:paraId="532189AE" w14:textId="3C1265A8" w:rsidR="003B3870" w:rsidRPr="00510A89" w:rsidRDefault="003B3870" w:rsidP="003B3870">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117929">
              <w:rPr>
                <w:szCs w:val="18"/>
              </w:rPr>
              <w:t>6</w:t>
            </w:r>
            <w:r>
              <w:rPr>
                <w:szCs w:val="18"/>
              </w:rPr>
              <w:t xml:space="preserve">.  Economic analysis and Appendix </w:t>
            </w:r>
            <w:r w:rsidR="00F24617">
              <w:rPr>
                <w:szCs w:val="18"/>
              </w:rPr>
              <w:t>C</w:t>
            </w:r>
            <w:r>
              <w:rPr>
                <w:szCs w:val="18"/>
              </w:rPr>
              <w:t>.  Benchmarking analysis</w:t>
            </w:r>
          </w:p>
        </w:tc>
      </w:tr>
      <w:tr w:rsidR="003B3870" w:rsidRPr="00510A89" w14:paraId="762AC2FC"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7C8A1D86" w14:textId="77777777" w:rsidR="003B3870" w:rsidRPr="00510A89" w:rsidRDefault="003B3870" w:rsidP="00D00794">
            <w:pPr>
              <w:rPr>
                <w:szCs w:val="18"/>
              </w:rPr>
            </w:pPr>
            <w:r w:rsidRPr="00510A89">
              <w:rPr>
                <w:szCs w:val="18"/>
              </w:rPr>
              <w:t>2.11</w:t>
            </w:r>
          </w:p>
        </w:tc>
        <w:tc>
          <w:tcPr>
            <w:tcW w:w="3391" w:type="pct"/>
            <w:vAlign w:val="top"/>
          </w:tcPr>
          <w:p w14:paraId="599B8CDF"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comparability adjustments performed, if any with supporting reasons, documents and adjusted results</w:t>
            </w:r>
          </w:p>
        </w:tc>
        <w:tc>
          <w:tcPr>
            <w:tcW w:w="1251" w:type="pct"/>
            <w:vAlign w:val="top"/>
          </w:tcPr>
          <w:p w14:paraId="01C17825" w14:textId="561183C0" w:rsidR="003B3870" w:rsidRPr="00510A89" w:rsidRDefault="001F5448" w:rsidP="00D00794">
            <w:pPr>
              <w:cnfStyle w:val="000000000000" w:firstRow="0" w:lastRow="0" w:firstColumn="0" w:lastColumn="0" w:oddVBand="0" w:evenVBand="0" w:oddHBand="0" w:evenHBand="0" w:firstRowFirstColumn="0" w:firstRowLastColumn="0" w:lastRowFirstColumn="0" w:lastRowLastColumn="0"/>
              <w:rPr>
                <w:szCs w:val="18"/>
              </w:rPr>
            </w:pPr>
            <w:r w:rsidRPr="00104247">
              <w:rPr>
                <w:szCs w:val="18"/>
                <w:highlight w:val="yellow"/>
              </w:rPr>
              <w:t>N/A</w:t>
            </w:r>
          </w:p>
        </w:tc>
      </w:tr>
      <w:tr w:rsidR="003B3870" w:rsidRPr="00510A89" w14:paraId="352279E7"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61872972" w14:textId="77777777" w:rsidR="003B3870" w:rsidRPr="00510A89" w:rsidRDefault="003B3870" w:rsidP="00D00794">
            <w:pPr>
              <w:rPr>
                <w:szCs w:val="18"/>
              </w:rPr>
            </w:pPr>
            <w:r w:rsidRPr="00510A89">
              <w:rPr>
                <w:szCs w:val="18"/>
              </w:rPr>
              <w:lastRenderedPageBreak/>
              <w:t>2.12</w:t>
            </w:r>
          </w:p>
        </w:tc>
        <w:tc>
          <w:tcPr>
            <w:tcW w:w="3391" w:type="pct"/>
            <w:vAlign w:val="top"/>
          </w:tcPr>
          <w:p w14:paraId="194DDA8D"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Description of the reasons for concluding that relevant transactions were priced on an arm’s length basis based on the application of the selected transfer pricing method</w:t>
            </w:r>
          </w:p>
        </w:tc>
        <w:tc>
          <w:tcPr>
            <w:tcW w:w="1251" w:type="pct"/>
            <w:vMerge w:val="restart"/>
            <w:vAlign w:val="top"/>
          </w:tcPr>
          <w:p w14:paraId="7A3DEFB9" w14:textId="28D2B76C"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370D90">
              <w:rPr>
                <w:rFonts w:cstheme="minorHAnsi"/>
                <w:szCs w:val="18"/>
              </w:rPr>
              <w:t>Section</w:t>
            </w:r>
            <w:r>
              <w:rPr>
                <w:rFonts w:cstheme="minorHAnsi"/>
                <w:szCs w:val="18"/>
              </w:rPr>
              <w:t xml:space="preserve"> </w:t>
            </w:r>
            <w:r w:rsidR="00F24617">
              <w:rPr>
                <w:rFonts w:cstheme="minorHAnsi"/>
                <w:szCs w:val="18"/>
              </w:rPr>
              <w:t>6</w:t>
            </w:r>
            <w:r>
              <w:rPr>
                <w:rFonts w:cstheme="minorHAnsi"/>
                <w:szCs w:val="18"/>
              </w:rPr>
              <w:t>.  Economic analysis</w:t>
            </w:r>
          </w:p>
        </w:tc>
      </w:tr>
      <w:tr w:rsidR="003B3870" w:rsidRPr="00510A89" w14:paraId="2B2B6031"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6AB69C4" w14:textId="77777777" w:rsidR="003B3870" w:rsidRPr="00510A89" w:rsidRDefault="003B3870" w:rsidP="00D00794">
            <w:pPr>
              <w:rPr>
                <w:szCs w:val="18"/>
              </w:rPr>
            </w:pPr>
            <w:r w:rsidRPr="00510A89">
              <w:rPr>
                <w:szCs w:val="18"/>
              </w:rPr>
              <w:t>2.13</w:t>
            </w:r>
          </w:p>
        </w:tc>
        <w:tc>
          <w:tcPr>
            <w:tcW w:w="3391" w:type="pct"/>
            <w:vAlign w:val="top"/>
          </w:tcPr>
          <w:p w14:paraId="79052551" w14:textId="77777777"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indices, indicators and criteria used for quantitative screening and the reasons for using such information in applying the transfer pricing methodology</w:t>
            </w:r>
          </w:p>
        </w:tc>
        <w:tc>
          <w:tcPr>
            <w:tcW w:w="1251" w:type="pct"/>
            <w:vMerge/>
            <w:vAlign w:val="top"/>
          </w:tcPr>
          <w:p w14:paraId="1C77635B" w14:textId="62E2097E"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p>
        </w:tc>
      </w:tr>
      <w:tr w:rsidR="00A17981" w:rsidRPr="00510A89" w14:paraId="08FB4C6A" w14:textId="77777777" w:rsidTr="00574648">
        <w:tc>
          <w:tcPr>
            <w:cnfStyle w:val="001000000000" w:firstRow="0" w:lastRow="0" w:firstColumn="1" w:lastColumn="0" w:oddVBand="0" w:evenVBand="0" w:oddHBand="0" w:evenHBand="0" w:firstRowFirstColumn="0" w:firstRowLastColumn="0" w:lastRowFirstColumn="0" w:lastRowLastColumn="0"/>
            <w:tcW w:w="358" w:type="pct"/>
            <w:tcBorders>
              <w:bottom w:val="single" w:sz="4" w:space="0" w:color="auto"/>
            </w:tcBorders>
            <w:vAlign w:val="top"/>
          </w:tcPr>
          <w:p w14:paraId="3A16123D" w14:textId="77777777" w:rsidR="00A17981" w:rsidRPr="00510A89" w:rsidRDefault="00A17981" w:rsidP="00D00794">
            <w:pPr>
              <w:rPr>
                <w:szCs w:val="18"/>
              </w:rPr>
            </w:pPr>
            <w:r w:rsidRPr="00510A89">
              <w:rPr>
                <w:szCs w:val="18"/>
              </w:rPr>
              <w:t>2.14</w:t>
            </w:r>
          </w:p>
        </w:tc>
        <w:tc>
          <w:tcPr>
            <w:tcW w:w="3391" w:type="pct"/>
            <w:tcBorders>
              <w:bottom w:val="single" w:sz="4" w:space="0" w:color="auto"/>
            </w:tcBorders>
            <w:vAlign w:val="top"/>
          </w:tcPr>
          <w:p w14:paraId="7BC69136"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 xml:space="preserve">Copy of existing unilateral and bilateral/multilateral APAs and other tax-related agreements relating to the </w:t>
            </w:r>
            <w:r>
              <w:rPr>
                <w:szCs w:val="18"/>
              </w:rPr>
              <w:t>controlled</w:t>
            </w:r>
            <w:r w:rsidRPr="00510A89">
              <w:rPr>
                <w:szCs w:val="18"/>
              </w:rPr>
              <w:t xml:space="preserve"> transactions</w:t>
            </w:r>
            <w:r>
              <w:rPr>
                <w:szCs w:val="18"/>
              </w:rPr>
              <w:t xml:space="preserve"> of the local entity of which</w:t>
            </w:r>
            <w:r w:rsidRPr="00510A89">
              <w:rPr>
                <w:szCs w:val="18"/>
              </w:rPr>
              <w:t xml:space="preserve"> </w:t>
            </w:r>
            <w:r>
              <w:rPr>
                <w:szCs w:val="18"/>
              </w:rPr>
              <w:t xml:space="preserve">the </w:t>
            </w:r>
            <w:r w:rsidRPr="00510A89">
              <w:rPr>
                <w:szCs w:val="18"/>
              </w:rPr>
              <w:t>Vietnam</w:t>
            </w:r>
            <w:r>
              <w:rPr>
                <w:szCs w:val="18"/>
              </w:rPr>
              <w:t xml:space="preserve"> tax authority</w:t>
            </w:r>
            <w:r w:rsidRPr="00510A89">
              <w:rPr>
                <w:szCs w:val="18"/>
              </w:rPr>
              <w:t xml:space="preserve"> is not a signatory o</w:t>
            </w:r>
            <w:r>
              <w:rPr>
                <w:szCs w:val="18"/>
              </w:rPr>
              <w:t>r participant</w:t>
            </w:r>
          </w:p>
        </w:tc>
        <w:tc>
          <w:tcPr>
            <w:tcW w:w="1251" w:type="pct"/>
            <w:tcBorders>
              <w:bottom w:val="single" w:sz="4" w:space="0" w:color="auto"/>
            </w:tcBorders>
            <w:vAlign w:val="top"/>
          </w:tcPr>
          <w:p w14:paraId="0AF23581" w14:textId="36D37876"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Appendix</w:t>
            </w:r>
            <w:r w:rsidR="003B3870">
              <w:rPr>
                <w:szCs w:val="18"/>
              </w:rPr>
              <w:t xml:space="preserve"> </w:t>
            </w:r>
            <w:r w:rsidR="00F24617">
              <w:rPr>
                <w:szCs w:val="18"/>
              </w:rPr>
              <w:t>E</w:t>
            </w:r>
            <w:r w:rsidR="00D00794">
              <w:rPr>
                <w:szCs w:val="18"/>
              </w:rPr>
              <w:t>.  APAs and other tax rulings</w:t>
            </w:r>
          </w:p>
        </w:tc>
      </w:tr>
      <w:tr w:rsidR="003B3870" w:rsidRPr="00510A89" w14:paraId="40605595" w14:textId="77777777" w:rsidTr="00574648">
        <w:tc>
          <w:tcPr>
            <w:cnfStyle w:val="001000000000" w:firstRow="0" w:lastRow="0" w:firstColumn="1" w:lastColumn="0" w:oddVBand="0" w:evenVBand="0" w:oddHBand="0" w:evenHBand="0" w:firstRowFirstColumn="0" w:firstRowLastColumn="0" w:lastRowFirstColumn="0" w:lastRowLastColumn="0"/>
            <w:tcW w:w="358" w:type="pct"/>
            <w:shd w:val="clear" w:color="auto" w:fill="DCDDDD"/>
            <w:vAlign w:val="top"/>
          </w:tcPr>
          <w:p w14:paraId="2BAF3AFA" w14:textId="77777777" w:rsidR="003B3870" w:rsidRPr="00510A89" w:rsidRDefault="003B3870" w:rsidP="00D00794">
            <w:pPr>
              <w:rPr>
                <w:b/>
                <w:szCs w:val="18"/>
              </w:rPr>
            </w:pPr>
            <w:r w:rsidRPr="00510A89">
              <w:rPr>
                <w:b/>
                <w:szCs w:val="18"/>
              </w:rPr>
              <w:t>3</w:t>
            </w:r>
          </w:p>
        </w:tc>
        <w:tc>
          <w:tcPr>
            <w:tcW w:w="4642" w:type="pct"/>
            <w:gridSpan w:val="2"/>
            <w:shd w:val="clear" w:color="auto" w:fill="DCDDDD"/>
            <w:vAlign w:val="top"/>
          </w:tcPr>
          <w:p w14:paraId="1E1FADEE" w14:textId="0AB78E44" w:rsidR="003B3870" w:rsidRPr="00510A89" w:rsidRDefault="003B3870" w:rsidP="00D00794">
            <w:pPr>
              <w:cnfStyle w:val="000000000000" w:firstRow="0" w:lastRow="0" w:firstColumn="0" w:lastColumn="0" w:oddVBand="0" w:evenVBand="0" w:oddHBand="0" w:evenHBand="0" w:firstRowFirstColumn="0" w:firstRowLastColumn="0" w:lastRowFirstColumn="0" w:lastRowLastColumn="0"/>
              <w:rPr>
                <w:b/>
                <w:szCs w:val="18"/>
              </w:rPr>
            </w:pPr>
            <w:r w:rsidRPr="00510A89">
              <w:rPr>
                <w:b/>
                <w:szCs w:val="18"/>
              </w:rPr>
              <w:t>Financial Information:</w:t>
            </w:r>
          </w:p>
        </w:tc>
      </w:tr>
      <w:tr w:rsidR="00A17981" w:rsidRPr="00510A89" w14:paraId="1147F5EE"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4AC011F7" w14:textId="77777777" w:rsidR="00A17981" w:rsidRPr="00510A89" w:rsidRDefault="00A17981" w:rsidP="00D00794">
            <w:pPr>
              <w:rPr>
                <w:szCs w:val="18"/>
              </w:rPr>
            </w:pPr>
            <w:r w:rsidRPr="00510A89">
              <w:rPr>
                <w:szCs w:val="18"/>
              </w:rPr>
              <w:t>3.1</w:t>
            </w:r>
          </w:p>
        </w:tc>
        <w:tc>
          <w:tcPr>
            <w:tcW w:w="3391" w:type="pct"/>
            <w:vAlign w:val="top"/>
          </w:tcPr>
          <w:p w14:paraId="457E0C98"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Annual financial statements of the taxpayer for the fiscal year being declared</w:t>
            </w:r>
          </w:p>
        </w:tc>
        <w:tc>
          <w:tcPr>
            <w:tcW w:w="1251" w:type="pct"/>
            <w:vAlign w:val="top"/>
          </w:tcPr>
          <w:p w14:paraId="51F3CE8E" w14:textId="512E0F83" w:rsidR="00A17981" w:rsidRPr="00663F5B" w:rsidRDefault="00681D23" w:rsidP="00D00794">
            <w:pPr>
              <w:cnfStyle w:val="000000000000" w:firstRow="0" w:lastRow="0" w:firstColumn="0" w:lastColumn="0" w:oddVBand="0" w:evenVBand="0" w:oddHBand="0" w:evenHBand="0" w:firstRowFirstColumn="0" w:firstRowLastColumn="0" w:lastRowFirstColumn="0" w:lastRowLastColumn="0"/>
              <w:rPr>
                <w:i/>
                <w:szCs w:val="18"/>
                <w:lang w:val="vi-VN"/>
              </w:rPr>
            </w:pPr>
            <w:r>
              <w:rPr>
                <w:i/>
                <w:szCs w:val="18"/>
              </w:rPr>
              <w:t xml:space="preserve">External to </w:t>
            </w:r>
            <w:r w:rsidR="00C80480">
              <w:rPr>
                <w:i/>
                <w:szCs w:val="18"/>
                <w:lang w:val="vi-VN"/>
              </w:rPr>
              <w:t>Local File</w:t>
            </w:r>
          </w:p>
        </w:tc>
      </w:tr>
      <w:tr w:rsidR="00A17981" w:rsidRPr="00510A89" w14:paraId="67C8D6C9"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10B264DC" w14:textId="77777777" w:rsidR="00A17981" w:rsidRPr="00510A89" w:rsidRDefault="00A17981" w:rsidP="00D00794">
            <w:pPr>
              <w:rPr>
                <w:szCs w:val="18"/>
              </w:rPr>
            </w:pPr>
            <w:r w:rsidRPr="00510A89">
              <w:rPr>
                <w:szCs w:val="18"/>
              </w:rPr>
              <w:t>3.2</w:t>
            </w:r>
          </w:p>
        </w:tc>
        <w:tc>
          <w:tcPr>
            <w:tcW w:w="3391" w:type="pct"/>
            <w:vAlign w:val="top"/>
          </w:tcPr>
          <w:p w14:paraId="26D404A5"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Information and allocation schedules of financial data and how the financial data are used in applying the selected transfer pricing method</w:t>
            </w:r>
          </w:p>
        </w:tc>
        <w:tc>
          <w:tcPr>
            <w:tcW w:w="1251" w:type="pct"/>
            <w:vAlign w:val="top"/>
          </w:tcPr>
          <w:p w14:paraId="0831564F" w14:textId="69C1129E"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sidR="003B3870">
              <w:rPr>
                <w:szCs w:val="18"/>
              </w:rPr>
              <w:t xml:space="preserve"> </w:t>
            </w:r>
            <w:r w:rsidR="00F24617">
              <w:rPr>
                <w:szCs w:val="18"/>
              </w:rPr>
              <w:t>7</w:t>
            </w:r>
            <w:r w:rsidR="003B3870">
              <w:rPr>
                <w:szCs w:val="18"/>
              </w:rPr>
              <w:t>.  Financial information</w:t>
            </w:r>
          </w:p>
        </w:tc>
      </w:tr>
      <w:tr w:rsidR="00A17981" w:rsidRPr="00510A89" w14:paraId="06B9496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1EE4BECE" w14:textId="77777777" w:rsidR="00A17981" w:rsidRPr="00510A89" w:rsidRDefault="00A17981" w:rsidP="00D00794">
            <w:pPr>
              <w:rPr>
                <w:szCs w:val="18"/>
              </w:rPr>
            </w:pPr>
            <w:r w:rsidRPr="00510A89">
              <w:rPr>
                <w:szCs w:val="18"/>
              </w:rPr>
              <w:t>3.3</w:t>
            </w:r>
          </w:p>
        </w:tc>
        <w:tc>
          <w:tcPr>
            <w:tcW w:w="3391" w:type="pct"/>
            <w:vAlign w:val="top"/>
          </w:tcPr>
          <w:p w14:paraId="487899E3" w14:textId="77777777" w:rsidR="00A17981" w:rsidRPr="00510A89" w:rsidRDefault="00A17981"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Summary of financial data in relation to the comparability analysis and sources of data</w:t>
            </w:r>
          </w:p>
        </w:tc>
        <w:tc>
          <w:tcPr>
            <w:tcW w:w="1251" w:type="pct"/>
            <w:vAlign w:val="top"/>
          </w:tcPr>
          <w:p w14:paraId="046DE365" w14:textId="67F2188A" w:rsidR="00A17981" w:rsidRPr="00510A89" w:rsidRDefault="003B3870" w:rsidP="00D00794">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F24617">
              <w:rPr>
                <w:szCs w:val="18"/>
              </w:rPr>
              <w:t>6</w:t>
            </w:r>
            <w:r>
              <w:rPr>
                <w:szCs w:val="18"/>
              </w:rPr>
              <w:t xml:space="preserve">.  Economic analysis and Appendix </w:t>
            </w:r>
            <w:r w:rsidR="00F24617">
              <w:rPr>
                <w:szCs w:val="18"/>
              </w:rPr>
              <w:t>C</w:t>
            </w:r>
            <w:r>
              <w:rPr>
                <w:szCs w:val="18"/>
              </w:rPr>
              <w:t>.  Benchmarking analysis</w:t>
            </w:r>
          </w:p>
        </w:tc>
      </w:tr>
      <w:tr w:rsidR="003B3870" w:rsidRPr="00510A89" w14:paraId="65D4E87D" w14:textId="77777777" w:rsidTr="00574648">
        <w:tc>
          <w:tcPr>
            <w:cnfStyle w:val="001000000000" w:firstRow="0" w:lastRow="0" w:firstColumn="1" w:lastColumn="0" w:oddVBand="0" w:evenVBand="0" w:oddHBand="0" w:evenHBand="0" w:firstRowFirstColumn="0" w:firstRowLastColumn="0" w:lastRowFirstColumn="0" w:lastRowLastColumn="0"/>
            <w:tcW w:w="358" w:type="pct"/>
            <w:vAlign w:val="top"/>
          </w:tcPr>
          <w:p w14:paraId="0D4282C3" w14:textId="77777777" w:rsidR="003B3870" w:rsidRPr="00510A89" w:rsidRDefault="003B3870" w:rsidP="003B3870">
            <w:pPr>
              <w:rPr>
                <w:szCs w:val="18"/>
              </w:rPr>
            </w:pPr>
            <w:r w:rsidRPr="00510A89">
              <w:rPr>
                <w:szCs w:val="18"/>
              </w:rPr>
              <w:t>3.4</w:t>
            </w:r>
          </w:p>
        </w:tc>
        <w:tc>
          <w:tcPr>
            <w:tcW w:w="3391" w:type="pct"/>
            <w:vAlign w:val="top"/>
          </w:tcPr>
          <w:p w14:paraId="4B9F341A" w14:textId="064586E7" w:rsidR="003B3870" w:rsidRPr="00510A89" w:rsidRDefault="004D3D44" w:rsidP="003B3870">
            <w:pPr>
              <w:cnfStyle w:val="000000000000" w:firstRow="0" w:lastRow="0" w:firstColumn="0" w:lastColumn="0" w:oddVBand="0" w:evenVBand="0" w:oddHBand="0" w:evenHBand="0" w:firstRowFirstColumn="0" w:firstRowLastColumn="0" w:lastRowFirstColumn="0" w:lastRowLastColumn="0"/>
              <w:rPr>
                <w:szCs w:val="18"/>
              </w:rPr>
            </w:pPr>
            <w:r>
              <w:t>S</w:t>
            </w:r>
            <w:r w:rsidRPr="006619B6">
              <w:t>ummary of reason</w:t>
            </w:r>
            <w:r>
              <w:t>s</w:t>
            </w:r>
            <w:r w:rsidRPr="006619B6">
              <w:t xml:space="preserve"> and explanation for the causes, business </w:t>
            </w:r>
            <w:r>
              <w:t>plans</w:t>
            </w:r>
            <w:r w:rsidRPr="006619B6">
              <w:t>, investment and development strategy of</w:t>
            </w:r>
            <w:r>
              <w:t xml:space="preserve"> taxpayers which have been in loss position for three years or more</w:t>
            </w:r>
          </w:p>
        </w:tc>
        <w:tc>
          <w:tcPr>
            <w:tcW w:w="1251" w:type="pct"/>
            <w:vAlign w:val="top"/>
          </w:tcPr>
          <w:p w14:paraId="231E8B5B" w14:textId="4DA46104" w:rsidR="003B3870" w:rsidRPr="00510A89" w:rsidRDefault="003B3870" w:rsidP="003B3870">
            <w:pPr>
              <w:cnfStyle w:val="000000000000" w:firstRow="0" w:lastRow="0" w:firstColumn="0" w:lastColumn="0" w:oddVBand="0" w:evenVBand="0" w:oddHBand="0" w:evenHBand="0" w:firstRowFirstColumn="0" w:firstRowLastColumn="0" w:lastRowFirstColumn="0" w:lastRowLastColumn="0"/>
              <w:rPr>
                <w:szCs w:val="18"/>
              </w:rPr>
            </w:pPr>
            <w:r w:rsidRPr="00510A89">
              <w:rPr>
                <w:szCs w:val="18"/>
              </w:rPr>
              <w:t>Section</w:t>
            </w:r>
            <w:r>
              <w:rPr>
                <w:szCs w:val="18"/>
              </w:rPr>
              <w:t xml:space="preserve"> </w:t>
            </w:r>
            <w:r w:rsidR="00F24617">
              <w:rPr>
                <w:szCs w:val="18"/>
              </w:rPr>
              <w:t>7</w:t>
            </w:r>
            <w:r>
              <w:rPr>
                <w:szCs w:val="18"/>
              </w:rPr>
              <w:t>. Financial information</w:t>
            </w:r>
          </w:p>
        </w:tc>
      </w:tr>
    </w:tbl>
    <w:p w14:paraId="5782822E" w14:textId="77777777" w:rsidR="00892635" w:rsidRDefault="00892635"/>
    <w:p w14:paraId="6C38CCCD" w14:textId="490ED1C3" w:rsidR="00892635" w:rsidRDefault="00AE3878" w:rsidP="00892635">
      <w:pPr>
        <w:pStyle w:val="AppendixHeading"/>
        <w:ind w:hanging="965"/>
        <w:outlineLvl w:val="0"/>
      </w:pPr>
      <w:bookmarkStart w:id="1909" w:name="_Toc514923625"/>
      <w:bookmarkStart w:id="1910" w:name="_Ref516666258"/>
      <w:bookmarkStart w:id="1911" w:name="_Toc516668451"/>
      <w:bookmarkStart w:id="1912" w:name="_Toc526104644"/>
      <w:bookmarkStart w:id="1913" w:name="_Toc64307525"/>
      <w:bookmarkStart w:id="1914" w:name="_Toc147743209"/>
      <w:r>
        <w:lastRenderedPageBreak/>
        <w:t>T</w:t>
      </w:r>
      <w:r w:rsidRPr="00E121F9">
        <w:t xml:space="preserve">ransfer pricing methods under Decree </w:t>
      </w:r>
      <w:bookmarkEnd w:id="1909"/>
      <w:bookmarkEnd w:id="1910"/>
      <w:bookmarkEnd w:id="1911"/>
      <w:bookmarkEnd w:id="1912"/>
      <w:r>
        <w:t>132</w:t>
      </w:r>
      <w:bookmarkEnd w:id="1913"/>
      <w:bookmarkEnd w:id="1914"/>
    </w:p>
    <w:p w14:paraId="3F4CCAF5" w14:textId="77777777" w:rsidR="001475C8" w:rsidRPr="00FB667F" w:rsidRDefault="001475C8" w:rsidP="001475C8">
      <w:pPr>
        <w:pStyle w:val="BodyText"/>
      </w:pPr>
      <w:r>
        <w:t>Decree 132</w:t>
      </w:r>
      <w:r w:rsidRPr="00FB667F">
        <w:t xml:space="preserve"> provide</w:t>
      </w:r>
      <w:r>
        <w:t>s</w:t>
      </w:r>
      <w:r w:rsidRPr="00FB667F">
        <w:t xml:space="preserve"> the following transfer pricing </w:t>
      </w:r>
      <w:r>
        <w:t>methods.</w:t>
      </w:r>
    </w:p>
    <w:p w14:paraId="0012E5F6" w14:textId="1BF22BF5" w:rsidR="001475C8" w:rsidRPr="001A27A5" w:rsidRDefault="001475C8" w:rsidP="001475C8">
      <w:pPr>
        <w:pStyle w:val="AppendixHeading2"/>
        <w:ind w:hanging="965"/>
        <w:outlineLvl w:val="1"/>
      </w:pPr>
      <w:bookmarkStart w:id="1915" w:name="_Toc514923626"/>
      <w:bookmarkStart w:id="1916" w:name="_Toc516668452"/>
      <w:bookmarkStart w:id="1917" w:name="_Toc526104645"/>
      <w:bookmarkStart w:id="1918" w:name="_Toc64307526"/>
      <w:r>
        <w:t>The</w:t>
      </w:r>
      <w:r w:rsidRPr="001A27A5">
        <w:t xml:space="preserve"> CUP </w:t>
      </w:r>
      <w:r>
        <w:t>m</w:t>
      </w:r>
      <w:r w:rsidRPr="001A27A5">
        <w:t>ethod</w:t>
      </w:r>
      <w:bookmarkEnd w:id="1915"/>
      <w:bookmarkEnd w:id="1916"/>
      <w:bookmarkEnd w:id="1917"/>
      <w:bookmarkEnd w:id="1918"/>
      <w:r w:rsidR="003334C1">
        <w:rPr>
          <w:rStyle w:val="FootnoteReference"/>
        </w:rPr>
        <w:footnoteReference w:id="16"/>
      </w:r>
    </w:p>
    <w:p w14:paraId="4BF5A463" w14:textId="43AF2B99" w:rsidR="00A7395A" w:rsidRDefault="00722190" w:rsidP="00722190">
      <w:pPr>
        <w:pStyle w:val="BodyText"/>
      </w:pPr>
      <w:r w:rsidRPr="00D77A21">
        <w:t xml:space="preserve">The </w:t>
      </w:r>
      <w:r>
        <w:t>CUP</w:t>
      </w:r>
      <w:r w:rsidRPr="00D77A21">
        <w:t xml:space="preserve"> method is applied in the following cases:</w:t>
      </w:r>
      <w:r>
        <w:t xml:space="preserve"> </w:t>
      </w:r>
      <w:r w:rsidRPr="00D77A21">
        <w:t xml:space="preserve">the taxpayer </w:t>
      </w:r>
      <w:r w:rsidR="002D6603" w:rsidRPr="00D77A21">
        <w:t>enters</w:t>
      </w:r>
      <w:r w:rsidRPr="00D77A21">
        <w:t xml:space="preserve"> </w:t>
      </w:r>
      <w:r w:rsidR="002D6603">
        <w:t xml:space="preserve">into </w:t>
      </w:r>
      <w:r w:rsidR="00BA7FF1">
        <w:t>controlled</w:t>
      </w:r>
      <w:r w:rsidRPr="00D77A21">
        <w:t xml:space="preserve"> transactions with respect to </w:t>
      </w:r>
      <w:r w:rsidR="00776DFD">
        <w:t>each kind of</w:t>
      </w:r>
      <w:r w:rsidR="00A7395A">
        <w:t xml:space="preserve"> products, tangible assets or specified services </w:t>
      </w:r>
      <w:r w:rsidR="002D6603">
        <w:t xml:space="preserve">subject to trading conditions, commonly traded </w:t>
      </w:r>
      <w:r w:rsidR="002D6603" w:rsidRPr="00D77A21">
        <w:rPr>
          <w:rFonts w:asciiTheme="majorHAnsi" w:hAnsiTheme="majorHAnsi"/>
        </w:rPr>
        <w:t xml:space="preserve">in the market or have the price publicized in the </w:t>
      </w:r>
      <w:r w:rsidR="002D6603">
        <w:rPr>
          <w:rFonts w:asciiTheme="majorHAnsi" w:hAnsiTheme="majorHAnsi"/>
        </w:rPr>
        <w:t>domestic</w:t>
      </w:r>
      <w:r w:rsidR="002D6603" w:rsidRPr="00D77A21">
        <w:rPr>
          <w:rFonts w:asciiTheme="majorHAnsi" w:hAnsiTheme="majorHAnsi"/>
        </w:rPr>
        <w:t xml:space="preserve"> </w:t>
      </w:r>
      <w:r w:rsidR="002D6603">
        <w:rPr>
          <w:rFonts w:asciiTheme="majorHAnsi" w:hAnsiTheme="majorHAnsi"/>
        </w:rPr>
        <w:t>and</w:t>
      </w:r>
      <w:r w:rsidR="002D6603" w:rsidRPr="00D77A21">
        <w:rPr>
          <w:rFonts w:asciiTheme="majorHAnsi" w:hAnsiTheme="majorHAnsi"/>
        </w:rPr>
        <w:t xml:space="preserve"> international exchanges</w:t>
      </w:r>
      <w:r w:rsidR="002D6603">
        <w:rPr>
          <w:rFonts w:asciiTheme="majorHAnsi" w:hAnsiTheme="majorHAnsi"/>
        </w:rPr>
        <w:t xml:space="preserve"> of </w:t>
      </w:r>
      <w:r w:rsidR="002D6603" w:rsidRPr="00D77A21">
        <w:rPr>
          <w:rFonts w:asciiTheme="majorHAnsi" w:hAnsiTheme="majorHAnsi"/>
        </w:rPr>
        <w:t>goods or service</w:t>
      </w:r>
      <w:r w:rsidR="00A7395A">
        <w:t xml:space="preserve">; in making payment of royalties on use of intangible assets; payment of loan interest when performing lending and borrowing activities; or perform </w:t>
      </w:r>
      <w:r w:rsidR="00BA7FF1">
        <w:t>uncontrolled</w:t>
      </w:r>
      <w:r w:rsidR="00A7395A">
        <w:t xml:space="preserve"> and </w:t>
      </w:r>
      <w:r w:rsidR="00BA7FF1">
        <w:t>controlled</w:t>
      </w:r>
      <w:r w:rsidR="00A7395A">
        <w:t xml:space="preserve"> transactions with respect to products that are comparable in terms of product </w:t>
      </w:r>
      <w:r w:rsidR="00A7395A" w:rsidRPr="00D77A21">
        <w:t>characteristics</w:t>
      </w:r>
      <w:r w:rsidR="00A7395A">
        <w:t xml:space="preserve"> and contractual terms.</w:t>
      </w:r>
    </w:p>
    <w:p w14:paraId="0581D350" w14:textId="2AE9D8F4" w:rsidR="006C2B8E" w:rsidRDefault="006C2B8E" w:rsidP="0014725B">
      <w:pPr>
        <w:pStyle w:val="AppendixHeading2"/>
        <w:ind w:hanging="965"/>
        <w:outlineLvl w:val="1"/>
      </w:pPr>
      <w:r w:rsidRPr="00510A89">
        <w:t xml:space="preserve">Comparable </w:t>
      </w:r>
      <w:r>
        <w:t>profit-based methods</w:t>
      </w:r>
      <w:r w:rsidR="007B360B">
        <w:rPr>
          <w:rStyle w:val="FootnoteReference"/>
        </w:rPr>
        <w:footnoteReference w:id="17"/>
      </w:r>
    </w:p>
    <w:p w14:paraId="41F2D041" w14:textId="25C2352A" w:rsidR="000E0F8E" w:rsidRPr="0014725B" w:rsidRDefault="007C52A8" w:rsidP="006C2B8E">
      <w:pPr>
        <w:pStyle w:val="BodyText"/>
        <w:rPr>
          <w:rFonts w:asciiTheme="majorHAnsi" w:hAnsiTheme="majorHAnsi"/>
        </w:rPr>
      </w:pPr>
      <w:r>
        <w:t>The comparable profit-based methods are applied in the following cases: the taxpayer</w:t>
      </w:r>
      <w:r w:rsidR="001B018D">
        <w:t xml:space="preserve"> </w:t>
      </w:r>
      <w:r w:rsidR="001B018D" w:rsidRPr="00D77A21">
        <w:rPr>
          <w:rFonts w:asciiTheme="majorHAnsi" w:hAnsiTheme="majorHAnsi"/>
        </w:rPr>
        <w:t>does not have database and information</w:t>
      </w:r>
      <w:r w:rsidR="001B018D">
        <w:rPr>
          <w:rFonts w:asciiTheme="majorHAnsi" w:hAnsiTheme="majorHAnsi"/>
        </w:rPr>
        <w:t xml:space="preserve"> </w:t>
      </w:r>
      <w:r w:rsidR="001B018D" w:rsidRPr="00D77A21">
        <w:rPr>
          <w:rFonts w:asciiTheme="majorHAnsi" w:hAnsiTheme="majorHAnsi"/>
        </w:rPr>
        <w:t>to apply the</w:t>
      </w:r>
      <w:r w:rsidR="001B018D">
        <w:rPr>
          <w:rFonts w:asciiTheme="majorHAnsi" w:hAnsiTheme="majorHAnsi"/>
        </w:rPr>
        <w:t xml:space="preserve"> CUP method, or </w:t>
      </w:r>
      <w:r w:rsidR="001B018D" w:rsidRPr="00D77A21">
        <w:rPr>
          <w:rFonts w:asciiTheme="majorHAnsi" w:hAnsiTheme="majorHAnsi"/>
        </w:rPr>
        <w:t>the taxpayer is not able to compare the transactions of products on the basis of each transaction with regard to a specific kind of comparable products</w:t>
      </w:r>
      <w:r w:rsidR="001B018D">
        <w:rPr>
          <w:rFonts w:asciiTheme="majorHAnsi" w:hAnsiTheme="majorHAnsi"/>
        </w:rPr>
        <w:t xml:space="preserve">, </w:t>
      </w:r>
      <w:r w:rsidR="001B018D" w:rsidRPr="00D77A21">
        <w:rPr>
          <w:rFonts w:asciiTheme="majorHAnsi" w:hAnsiTheme="majorHAnsi"/>
        </w:rPr>
        <w:t>then transactions are aggregated to ensure the conformity to the nature and business practice and to select the appropriate profit margins of independent comparable</w:t>
      </w:r>
      <w:r w:rsidR="001B018D">
        <w:rPr>
          <w:rFonts w:asciiTheme="majorHAnsi" w:hAnsiTheme="majorHAnsi"/>
        </w:rPr>
        <w:t>s</w:t>
      </w:r>
      <w:r w:rsidR="0043458C">
        <w:rPr>
          <w:rFonts w:asciiTheme="majorHAnsi" w:hAnsiTheme="majorHAnsi"/>
        </w:rPr>
        <w:t xml:space="preserve">; </w:t>
      </w:r>
      <w:r w:rsidR="0043458C" w:rsidRPr="00D77A21">
        <w:rPr>
          <w:rFonts w:asciiTheme="majorHAnsi" w:hAnsiTheme="majorHAnsi"/>
        </w:rPr>
        <w:t xml:space="preserve">or the taxpayer does not perform entrepreneurial functions with respect to the entire business activities or does not participate in the </w:t>
      </w:r>
      <w:r w:rsidR="000E0F8E">
        <w:rPr>
          <w:rFonts w:asciiTheme="majorHAnsi" w:hAnsiTheme="majorHAnsi"/>
        </w:rPr>
        <w:t>controlled</w:t>
      </w:r>
      <w:r w:rsidR="0043458C" w:rsidRPr="00D77A21">
        <w:rPr>
          <w:rFonts w:asciiTheme="majorHAnsi" w:hAnsiTheme="majorHAnsi"/>
        </w:rPr>
        <w:t xml:space="preserve"> transactions </w:t>
      </w:r>
      <w:r w:rsidR="000E0F8E">
        <w:rPr>
          <w:rFonts w:asciiTheme="majorHAnsi" w:hAnsiTheme="majorHAnsi"/>
        </w:rPr>
        <w:t xml:space="preserve">which are unique, integrated or closed within an enterprise group, as </w:t>
      </w:r>
      <w:r w:rsidR="000E0F8E">
        <w:t>prescribed in Article 15 of Decree 132.</w:t>
      </w:r>
      <w:r w:rsidR="00922A44">
        <w:t xml:space="preserve">  </w:t>
      </w:r>
    </w:p>
    <w:p w14:paraId="6C61AB06" w14:textId="5A7D391A" w:rsidR="001475C8" w:rsidRPr="0097122B" w:rsidRDefault="001475C8" w:rsidP="001475C8">
      <w:pPr>
        <w:pStyle w:val="AppendixHeading3"/>
        <w:ind w:hanging="965"/>
        <w:outlineLvl w:val="2"/>
      </w:pPr>
      <w:bookmarkStart w:id="1919" w:name="_Toc514923628"/>
      <w:r>
        <w:t xml:space="preserve">The </w:t>
      </w:r>
      <w:r w:rsidRPr="0097122B">
        <w:t>RPM</w:t>
      </w:r>
      <w:bookmarkEnd w:id="1919"/>
      <w:r w:rsidR="007B360B">
        <w:rPr>
          <w:rStyle w:val="FootnoteReference"/>
        </w:rPr>
        <w:footnoteReference w:id="18"/>
      </w:r>
    </w:p>
    <w:p w14:paraId="638A51CE" w14:textId="665A3DF0" w:rsidR="0049499D" w:rsidRDefault="0049499D" w:rsidP="001475C8">
      <w:pPr>
        <w:pStyle w:val="BodyText"/>
      </w:pPr>
      <w:r w:rsidRPr="00D77A21">
        <w:rPr>
          <w:rFonts w:asciiTheme="majorHAnsi" w:hAnsiTheme="majorHAnsi"/>
        </w:rPr>
        <w:t xml:space="preserve">The method which makes comparison </w:t>
      </w:r>
      <w:r w:rsidR="00F56CBB">
        <w:rPr>
          <w:rFonts w:asciiTheme="majorHAnsi" w:hAnsiTheme="majorHAnsi"/>
        </w:rPr>
        <w:t>of</w:t>
      </w:r>
      <w:r w:rsidRPr="00D77A21">
        <w:rPr>
          <w:rFonts w:asciiTheme="majorHAnsi" w:hAnsiTheme="majorHAnsi"/>
        </w:rPr>
        <w:t xml:space="preserve"> the gross profit to net sales ratio (hereinafter referred to as </w:t>
      </w:r>
      <w:r>
        <w:rPr>
          <w:rFonts w:asciiTheme="majorHAnsi" w:hAnsiTheme="majorHAnsi"/>
        </w:rPr>
        <w:t>RPM</w:t>
      </w:r>
      <w:r w:rsidRPr="00D77A21">
        <w:rPr>
          <w:rFonts w:asciiTheme="majorHAnsi" w:hAnsiTheme="majorHAnsi"/>
        </w:rPr>
        <w:t xml:space="preserve">) is applied to cases where the taxpayer resells goods, redistributes products purchased from related parties to independent </w:t>
      </w:r>
      <w:r w:rsidR="006A69E4">
        <w:rPr>
          <w:rFonts w:asciiTheme="majorHAnsi" w:hAnsiTheme="majorHAnsi"/>
        </w:rPr>
        <w:t>customers</w:t>
      </w:r>
      <w:r w:rsidRPr="00D77A21">
        <w:rPr>
          <w:rFonts w:asciiTheme="majorHAnsi" w:hAnsiTheme="majorHAnsi"/>
        </w:rPr>
        <w:t xml:space="preserve"> and does not create intangible assets accompanied with products resold; does not engage in process of developing, enhancing, maintaining, protecting the intangible asset accompanied with products resold which is owned by the related parties or does not perform activities of processing, </w:t>
      </w:r>
      <w:r w:rsidR="00931078">
        <w:rPr>
          <w:rFonts w:asciiTheme="majorHAnsi" w:hAnsiTheme="majorHAnsi"/>
        </w:rPr>
        <w:t xml:space="preserve">manufacturing, </w:t>
      </w:r>
      <w:r w:rsidRPr="00D77A21">
        <w:rPr>
          <w:rFonts w:asciiTheme="majorHAnsi" w:hAnsiTheme="majorHAnsi"/>
        </w:rPr>
        <w:t xml:space="preserve">installing which lead </w:t>
      </w:r>
      <w:r w:rsidR="00931078">
        <w:rPr>
          <w:rFonts w:asciiTheme="majorHAnsi" w:hAnsiTheme="majorHAnsi"/>
        </w:rPr>
        <w:t>to</w:t>
      </w:r>
      <w:r w:rsidRPr="00D77A21">
        <w:rPr>
          <w:rFonts w:asciiTheme="majorHAnsi" w:hAnsiTheme="majorHAnsi"/>
        </w:rPr>
        <w:t xml:space="preserve"> change</w:t>
      </w:r>
      <w:r w:rsidR="00931078">
        <w:rPr>
          <w:rFonts w:asciiTheme="majorHAnsi" w:hAnsiTheme="majorHAnsi"/>
        </w:rPr>
        <w:t>s</w:t>
      </w:r>
      <w:r w:rsidRPr="00D77A21">
        <w:rPr>
          <w:rFonts w:asciiTheme="majorHAnsi" w:hAnsiTheme="majorHAnsi"/>
        </w:rPr>
        <w:t xml:space="preserve"> in characteristics of products, does not pin trade mark to increase the value of products.</w:t>
      </w:r>
      <w:r>
        <w:rPr>
          <w:rFonts w:asciiTheme="majorHAnsi" w:hAnsiTheme="majorHAnsi"/>
        </w:rPr>
        <w:t xml:space="preserve"> </w:t>
      </w:r>
      <w:r w:rsidRPr="00D77A21">
        <w:rPr>
          <w:rFonts w:asciiTheme="majorHAnsi" w:hAnsiTheme="majorHAnsi"/>
        </w:rPr>
        <w:t xml:space="preserve">The </w:t>
      </w:r>
      <w:r w:rsidR="00931078">
        <w:rPr>
          <w:rFonts w:asciiTheme="majorHAnsi" w:hAnsiTheme="majorHAnsi"/>
        </w:rPr>
        <w:t>RPM</w:t>
      </w:r>
      <w:r w:rsidRPr="00D77A21">
        <w:rPr>
          <w:rFonts w:asciiTheme="majorHAnsi" w:hAnsiTheme="majorHAnsi"/>
        </w:rPr>
        <w:t xml:space="preserve"> is not applied to the taxpayer who is a distributor and owns valuable intangible assets of the</w:t>
      </w:r>
      <w:r w:rsidR="007B360B">
        <w:rPr>
          <w:rFonts w:asciiTheme="majorHAnsi" w:hAnsiTheme="majorHAnsi"/>
        </w:rPr>
        <w:t xml:space="preserve"> enterprise</w:t>
      </w:r>
      <w:r w:rsidRPr="00D77A21">
        <w:rPr>
          <w:rFonts w:asciiTheme="majorHAnsi" w:hAnsiTheme="majorHAnsi"/>
        </w:rPr>
        <w:t xml:space="preserve"> group such as trademark, brand name of goods, and intangible assets in relation to other marketing such as the list of clients, distribution channels, logo, imagination and </w:t>
      </w:r>
      <w:r w:rsidR="007B360B">
        <w:rPr>
          <w:rFonts w:asciiTheme="majorHAnsi" w:hAnsiTheme="majorHAnsi"/>
        </w:rPr>
        <w:t xml:space="preserve">brand </w:t>
      </w:r>
      <w:r w:rsidRPr="00D77A21">
        <w:rPr>
          <w:rFonts w:asciiTheme="majorHAnsi" w:hAnsiTheme="majorHAnsi"/>
        </w:rPr>
        <w:t xml:space="preserve">identifying </w:t>
      </w:r>
      <w:r w:rsidR="007B360B">
        <w:rPr>
          <w:rFonts w:asciiTheme="majorHAnsi" w:hAnsiTheme="majorHAnsi"/>
        </w:rPr>
        <w:t xml:space="preserve">factors </w:t>
      </w:r>
      <w:r w:rsidRPr="00D77A21">
        <w:rPr>
          <w:rFonts w:asciiTheme="majorHAnsi" w:hAnsiTheme="majorHAnsi"/>
        </w:rPr>
        <w:t xml:space="preserve">in market research, marketing, trade promotion or incurs costs for establishing, designing the distribution channel, brand </w:t>
      </w:r>
      <w:r w:rsidR="007B360B">
        <w:rPr>
          <w:rFonts w:asciiTheme="majorHAnsi" w:hAnsiTheme="majorHAnsi"/>
        </w:rPr>
        <w:t>identities</w:t>
      </w:r>
      <w:r w:rsidRPr="00D77A21">
        <w:rPr>
          <w:rFonts w:asciiTheme="majorHAnsi" w:hAnsiTheme="majorHAnsi"/>
        </w:rPr>
        <w:t xml:space="preserve"> or after-sales services</w:t>
      </w:r>
      <w:r w:rsidR="007B360B">
        <w:rPr>
          <w:rFonts w:asciiTheme="majorHAnsi" w:hAnsiTheme="majorHAnsi"/>
        </w:rPr>
        <w:t>.</w:t>
      </w:r>
    </w:p>
    <w:p w14:paraId="43413D75" w14:textId="67C70516" w:rsidR="001475C8" w:rsidRDefault="001475C8" w:rsidP="001475C8">
      <w:pPr>
        <w:pStyle w:val="AppendixHeading3"/>
        <w:ind w:hanging="965"/>
        <w:outlineLvl w:val="2"/>
      </w:pPr>
      <w:bookmarkStart w:id="1920" w:name="_Toc514923629"/>
      <w:r>
        <w:lastRenderedPageBreak/>
        <w:t xml:space="preserve">The </w:t>
      </w:r>
      <w:r w:rsidRPr="0097122B">
        <w:t>CPLM</w:t>
      </w:r>
      <w:bookmarkEnd w:id="1920"/>
      <w:r w:rsidR="00D26540">
        <w:rPr>
          <w:rStyle w:val="FootnoteReference"/>
        </w:rPr>
        <w:footnoteReference w:id="19"/>
      </w:r>
    </w:p>
    <w:p w14:paraId="20A8FC4D" w14:textId="3B1DE6B7" w:rsidR="00F56CBB" w:rsidRDefault="00F56CBB" w:rsidP="00F56CBB">
      <w:pPr>
        <w:pStyle w:val="BodyText"/>
        <w:rPr>
          <w:rFonts w:asciiTheme="majorHAnsi" w:hAnsiTheme="majorHAnsi"/>
        </w:rPr>
      </w:pPr>
      <w:r w:rsidRPr="00D77A21">
        <w:rPr>
          <w:rFonts w:asciiTheme="majorHAnsi" w:hAnsiTheme="majorHAnsi"/>
        </w:rPr>
        <w:t xml:space="preserve">The method which makes comparison of the gross profit to cost of goods sold ratio (hereinafter referred to as </w:t>
      </w:r>
      <w:r>
        <w:rPr>
          <w:rFonts w:asciiTheme="majorHAnsi" w:hAnsiTheme="majorHAnsi"/>
        </w:rPr>
        <w:t>CPLM</w:t>
      </w:r>
      <w:r w:rsidRPr="00D77A21">
        <w:rPr>
          <w:rFonts w:asciiTheme="majorHAnsi" w:hAnsiTheme="majorHAnsi"/>
        </w:rPr>
        <w:t>) is applied in cases where the taxpayer does not own intangible asset and bear little business risks</w:t>
      </w:r>
      <w:r>
        <w:rPr>
          <w:rFonts w:asciiTheme="majorHAnsi" w:hAnsiTheme="majorHAnsi"/>
        </w:rPr>
        <w:t>,</w:t>
      </w:r>
      <w:r w:rsidRPr="00D77A21">
        <w:rPr>
          <w:rFonts w:asciiTheme="majorHAnsi" w:hAnsiTheme="majorHAnsi"/>
        </w:rPr>
        <w:t xml:space="preserve"> perform functions of </w:t>
      </w:r>
      <w:r>
        <w:rPr>
          <w:rFonts w:asciiTheme="majorHAnsi" w:hAnsiTheme="majorHAnsi"/>
        </w:rPr>
        <w:t>contract</w:t>
      </w:r>
      <w:r w:rsidRPr="00D77A21">
        <w:rPr>
          <w:rFonts w:asciiTheme="majorHAnsi" w:hAnsiTheme="majorHAnsi"/>
        </w:rPr>
        <w:t xml:space="preserve"> manufactur</w:t>
      </w:r>
      <w:r>
        <w:rPr>
          <w:rFonts w:asciiTheme="majorHAnsi" w:hAnsiTheme="majorHAnsi"/>
        </w:rPr>
        <w:t>ing</w:t>
      </w:r>
      <w:r w:rsidRPr="00D77A21">
        <w:rPr>
          <w:rFonts w:asciiTheme="majorHAnsi" w:hAnsiTheme="majorHAnsi"/>
        </w:rPr>
        <w:t xml:space="preserve">, </w:t>
      </w:r>
      <w:r>
        <w:t xml:space="preserve">make-to-order manufacturing or </w:t>
      </w:r>
      <w:r w:rsidRPr="00D77A21">
        <w:rPr>
          <w:rFonts w:asciiTheme="majorHAnsi" w:hAnsiTheme="majorHAnsi"/>
        </w:rPr>
        <w:t>toll manufactur</w:t>
      </w:r>
      <w:r>
        <w:rPr>
          <w:rFonts w:asciiTheme="majorHAnsi" w:hAnsiTheme="majorHAnsi"/>
        </w:rPr>
        <w:t>ing</w:t>
      </w:r>
      <w:r w:rsidRPr="00D77A21">
        <w:rPr>
          <w:rFonts w:asciiTheme="majorHAnsi" w:hAnsiTheme="majorHAnsi"/>
        </w:rPr>
        <w:t>, assembling, making or processing of products, equipment installation; purchase and supply of products; provision of service or carrying out contract research and development for related parties.</w:t>
      </w:r>
      <w:r>
        <w:rPr>
          <w:rFonts w:asciiTheme="majorHAnsi" w:hAnsiTheme="majorHAnsi"/>
        </w:rPr>
        <w:t xml:space="preserve"> </w:t>
      </w:r>
      <w:r w:rsidRPr="00D77A21">
        <w:rPr>
          <w:rFonts w:asciiTheme="majorHAnsi" w:hAnsiTheme="majorHAnsi"/>
        </w:rPr>
        <w:t xml:space="preserve">The </w:t>
      </w:r>
      <w:r w:rsidR="00A8002D">
        <w:rPr>
          <w:rFonts w:asciiTheme="majorHAnsi" w:hAnsiTheme="majorHAnsi"/>
        </w:rPr>
        <w:t>CPLM</w:t>
      </w:r>
      <w:r w:rsidRPr="00D77A21">
        <w:rPr>
          <w:rFonts w:asciiTheme="majorHAnsi" w:hAnsiTheme="majorHAnsi"/>
        </w:rPr>
        <w:t xml:space="preserve"> is not applied to taxpayer who is the </w:t>
      </w:r>
      <w:r w:rsidR="00BF5BD2">
        <w:rPr>
          <w:rFonts w:asciiTheme="majorHAnsi" w:hAnsiTheme="majorHAnsi"/>
        </w:rPr>
        <w:t>independent</w:t>
      </w:r>
      <w:r w:rsidRPr="00D77A21">
        <w:rPr>
          <w:rFonts w:asciiTheme="majorHAnsi" w:hAnsiTheme="majorHAnsi"/>
        </w:rPr>
        <w:t xml:space="preserve"> manufacturing enterprise performing the functions of </w:t>
      </w:r>
      <w:r w:rsidR="00BF5BD2">
        <w:rPr>
          <w:rFonts w:asciiTheme="majorHAnsi" w:hAnsiTheme="majorHAnsi"/>
        </w:rPr>
        <w:t xml:space="preserve">products </w:t>
      </w:r>
      <w:r w:rsidRPr="00D77A21">
        <w:rPr>
          <w:rFonts w:asciiTheme="majorHAnsi" w:hAnsiTheme="majorHAnsi"/>
        </w:rPr>
        <w:t>research and development, development of trademark, brand name of goods, market strategies and warranty of goods and customer services</w:t>
      </w:r>
      <w:r w:rsidR="00BF5BD2">
        <w:rPr>
          <w:rFonts w:asciiTheme="majorHAnsi" w:hAnsiTheme="majorHAnsi"/>
        </w:rPr>
        <w:t>.</w:t>
      </w:r>
    </w:p>
    <w:p w14:paraId="3C6C1657" w14:textId="59004735" w:rsidR="001475C8" w:rsidRDefault="001475C8" w:rsidP="001475C8">
      <w:pPr>
        <w:pStyle w:val="AppendixHeading3"/>
        <w:ind w:hanging="965"/>
        <w:outlineLvl w:val="2"/>
      </w:pPr>
      <w:bookmarkStart w:id="1921" w:name="_Toc514923630"/>
      <w:r>
        <w:t xml:space="preserve">The </w:t>
      </w:r>
      <w:r w:rsidRPr="0097122B">
        <w:t>CPM</w:t>
      </w:r>
      <w:bookmarkEnd w:id="1921"/>
      <w:r w:rsidR="006279AF">
        <w:rPr>
          <w:rStyle w:val="FootnoteReference"/>
        </w:rPr>
        <w:footnoteReference w:id="20"/>
      </w:r>
    </w:p>
    <w:p w14:paraId="1D9DF601" w14:textId="267E55EA" w:rsidR="00383309" w:rsidRDefault="006279AF" w:rsidP="00D26540">
      <w:pPr>
        <w:pStyle w:val="BodyText"/>
        <w:rPr>
          <w:rFonts w:asciiTheme="majorHAnsi" w:hAnsiTheme="majorHAnsi"/>
        </w:rPr>
      </w:pPr>
      <w:r w:rsidRPr="00D77A21">
        <w:rPr>
          <w:rFonts w:asciiTheme="majorHAnsi" w:hAnsiTheme="majorHAnsi"/>
        </w:rPr>
        <w:t xml:space="preserve">The </w:t>
      </w:r>
      <w:r w:rsidR="00DB2EFA">
        <w:rPr>
          <w:rFonts w:asciiTheme="majorHAnsi" w:hAnsiTheme="majorHAnsi"/>
        </w:rPr>
        <w:t>CPM</w:t>
      </w:r>
      <w:r w:rsidRPr="00D77A21">
        <w:rPr>
          <w:rFonts w:asciiTheme="majorHAnsi" w:hAnsiTheme="majorHAnsi"/>
        </w:rPr>
        <w:t xml:space="preserve"> is applied in cases where the taxpayer does not have information for applying the </w:t>
      </w:r>
      <w:r w:rsidR="0037171C">
        <w:rPr>
          <w:rFonts w:asciiTheme="majorHAnsi" w:hAnsiTheme="majorHAnsi"/>
        </w:rPr>
        <w:t>CUP</w:t>
      </w:r>
      <w:r w:rsidRPr="00D77A21">
        <w:rPr>
          <w:rFonts w:asciiTheme="majorHAnsi" w:hAnsiTheme="majorHAnsi"/>
        </w:rPr>
        <w:t xml:space="preserve"> method, the taxpayer does not have data and information on the accounting method of independent comparables, or fail</w:t>
      </w:r>
      <w:r w:rsidR="00C17744">
        <w:rPr>
          <w:rFonts w:asciiTheme="majorHAnsi" w:hAnsiTheme="majorHAnsi"/>
        </w:rPr>
        <w:t>ures</w:t>
      </w:r>
      <w:r w:rsidRPr="00D77A21">
        <w:rPr>
          <w:rFonts w:asciiTheme="majorHAnsi" w:hAnsiTheme="majorHAnsi"/>
        </w:rPr>
        <w:t xml:space="preserve"> to </w:t>
      </w:r>
      <w:r w:rsidR="00C17744">
        <w:rPr>
          <w:rFonts w:asciiTheme="majorHAnsi" w:hAnsiTheme="majorHAnsi"/>
        </w:rPr>
        <w:t xml:space="preserve">search for </w:t>
      </w:r>
      <w:r w:rsidRPr="00D77A21">
        <w:rPr>
          <w:rFonts w:asciiTheme="majorHAnsi" w:hAnsiTheme="majorHAnsi"/>
        </w:rPr>
        <w:t>comparables with similar functions and products</w:t>
      </w:r>
      <w:r w:rsidR="00C17744">
        <w:rPr>
          <w:rFonts w:asciiTheme="majorHAnsi" w:hAnsiTheme="majorHAnsi"/>
        </w:rPr>
        <w:t xml:space="preserve"> and therefore, do not have sufficient ground</w:t>
      </w:r>
      <w:r w:rsidR="004349D1">
        <w:rPr>
          <w:rFonts w:asciiTheme="majorHAnsi" w:hAnsiTheme="majorHAnsi"/>
        </w:rPr>
        <w:t>s</w:t>
      </w:r>
      <w:r w:rsidR="00C17744">
        <w:rPr>
          <w:rFonts w:asciiTheme="majorHAnsi" w:hAnsiTheme="majorHAnsi"/>
        </w:rPr>
        <w:t xml:space="preserve"> </w:t>
      </w:r>
      <w:r w:rsidR="007379D9">
        <w:rPr>
          <w:rFonts w:asciiTheme="majorHAnsi" w:hAnsiTheme="majorHAnsi"/>
        </w:rPr>
        <w:t>for the application of the RPM or the CPLM</w:t>
      </w:r>
      <w:r w:rsidRPr="00D77A21">
        <w:rPr>
          <w:rFonts w:asciiTheme="majorHAnsi" w:hAnsiTheme="majorHAnsi"/>
        </w:rPr>
        <w:t>; the taxpayer performs functions of distribution or manufacturing but does not own intangible asset or does not engage in the process of developing, enhancing, maintaining, protecting</w:t>
      </w:r>
      <w:r w:rsidR="00383309">
        <w:rPr>
          <w:rFonts w:asciiTheme="majorHAnsi" w:hAnsiTheme="majorHAnsi"/>
        </w:rPr>
        <w:t xml:space="preserve"> and exploiting</w:t>
      </w:r>
      <w:r w:rsidRPr="00D77A21">
        <w:rPr>
          <w:rFonts w:asciiTheme="majorHAnsi" w:hAnsiTheme="majorHAnsi"/>
        </w:rPr>
        <w:t xml:space="preserve"> the intangible asset; or the taxpayer </w:t>
      </w:r>
      <w:r w:rsidR="00383309">
        <w:rPr>
          <w:rFonts w:asciiTheme="majorHAnsi" w:hAnsiTheme="majorHAnsi"/>
        </w:rPr>
        <w:t xml:space="preserve">does not fall within the scope of application </w:t>
      </w:r>
      <w:r w:rsidR="00AE71DF">
        <w:rPr>
          <w:rFonts w:asciiTheme="majorHAnsi" w:hAnsiTheme="majorHAnsi"/>
        </w:rPr>
        <w:t>of the PSM between related parties.</w:t>
      </w:r>
    </w:p>
    <w:p w14:paraId="26AFF3C3" w14:textId="54B02B95" w:rsidR="001475C8" w:rsidRPr="0097122B" w:rsidRDefault="001475C8" w:rsidP="001475C8">
      <w:pPr>
        <w:pStyle w:val="AppendixHeading2"/>
        <w:ind w:hanging="965"/>
        <w:outlineLvl w:val="1"/>
      </w:pPr>
      <w:bookmarkStart w:id="1922" w:name="_Toc514923631"/>
      <w:bookmarkStart w:id="1923" w:name="_Toc516668454"/>
      <w:bookmarkStart w:id="1924" w:name="_Toc526104647"/>
      <w:bookmarkStart w:id="1925" w:name="_Toc64307528"/>
      <w:r>
        <w:t xml:space="preserve">The </w:t>
      </w:r>
      <w:r w:rsidRPr="0097122B">
        <w:t>PSM</w:t>
      </w:r>
      <w:bookmarkEnd w:id="1922"/>
      <w:bookmarkEnd w:id="1923"/>
      <w:bookmarkEnd w:id="1924"/>
      <w:bookmarkEnd w:id="1925"/>
      <w:r w:rsidR="009F489D">
        <w:rPr>
          <w:rStyle w:val="FootnoteReference"/>
        </w:rPr>
        <w:footnoteReference w:id="21"/>
      </w:r>
      <w:r w:rsidRPr="0097122B">
        <w:t xml:space="preserve"> </w:t>
      </w:r>
    </w:p>
    <w:p w14:paraId="2513A7EC" w14:textId="0C140003" w:rsidR="00B9206D" w:rsidRDefault="00BD6F20" w:rsidP="00BD6F20">
      <w:pPr>
        <w:pStyle w:val="BodyText"/>
        <w:rPr>
          <w:rFonts w:asciiTheme="majorHAnsi" w:hAnsiTheme="majorHAnsi"/>
        </w:rPr>
      </w:pPr>
      <w:r w:rsidRPr="0014725B">
        <w:rPr>
          <w:rFonts w:asciiTheme="majorHAnsi" w:hAnsiTheme="majorHAnsi"/>
        </w:rPr>
        <w:t xml:space="preserve">The </w:t>
      </w:r>
      <w:r w:rsidR="000F525F">
        <w:rPr>
          <w:rFonts w:asciiTheme="majorHAnsi" w:hAnsiTheme="majorHAnsi"/>
        </w:rPr>
        <w:t>PSM</w:t>
      </w:r>
      <w:r w:rsidRPr="0014725B">
        <w:rPr>
          <w:rFonts w:asciiTheme="majorHAnsi" w:hAnsiTheme="majorHAnsi"/>
        </w:rPr>
        <w:t xml:space="preserve"> is applied in the following cases: taxpayer </w:t>
      </w:r>
      <w:r w:rsidR="000F525F" w:rsidRPr="00D77A21">
        <w:rPr>
          <w:rFonts w:asciiTheme="majorHAnsi" w:hAnsiTheme="majorHAnsi"/>
        </w:rPr>
        <w:t>participate</w:t>
      </w:r>
      <w:r w:rsidR="00346558">
        <w:rPr>
          <w:rFonts w:asciiTheme="majorHAnsi" w:hAnsiTheme="majorHAnsi"/>
        </w:rPr>
        <w:t>s</w:t>
      </w:r>
      <w:r w:rsidR="000F525F" w:rsidRPr="00D77A21">
        <w:rPr>
          <w:rFonts w:asciiTheme="majorHAnsi" w:hAnsiTheme="majorHAnsi"/>
        </w:rPr>
        <w:t xml:space="preserve"> in the </w:t>
      </w:r>
      <w:r w:rsidR="000F525F">
        <w:rPr>
          <w:rFonts w:asciiTheme="majorHAnsi" w:hAnsiTheme="majorHAnsi"/>
        </w:rPr>
        <w:t>controlled</w:t>
      </w:r>
      <w:r w:rsidR="000F525F" w:rsidRPr="00D77A21">
        <w:rPr>
          <w:rFonts w:asciiTheme="majorHAnsi" w:hAnsiTheme="majorHAnsi"/>
        </w:rPr>
        <w:t xml:space="preserve"> transactions </w:t>
      </w:r>
      <w:r w:rsidR="000F525F">
        <w:rPr>
          <w:rFonts w:asciiTheme="majorHAnsi" w:hAnsiTheme="majorHAnsi"/>
        </w:rPr>
        <w:t>which are unique, integrated or closed within an enterprise group</w:t>
      </w:r>
      <w:r w:rsidRPr="0014725B">
        <w:rPr>
          <w:rFonts w:asciiTheme="majorHAnsi" w:hAnsiTheme="majorHAnsi"/>
        </w:rPr>
        <w:t xml:space="preserve">, carry out the activities of new product development, use </w:t>
      </w:r>
      <w:r w:rsidR="00697635">
        <w:rPr>
          <w:rFonts w:asciiTheme="majorHAnsi" w:hAnsiTheme="majorHAnsi"/>
        </w:rPr>
        <w:t>of</w:t>
      </w:r>
      <w:r w:rsidRPr="0014725B">
        <w:rPr>
          <w:rFonts w:asciiTheme="majorHAnsi" w:hAnsiTheme="majorHAnsi"/>
        </w:rPr>
        <w:t xml:space="preserve"> </w:t>
      </w:r>
      <w:r w:rsidR="00697635">
        <w:t>proprietary</w:t>
      </w:r>
      <w:r w:rsidRPr="0014725B">
        <w:rPr>
          <w:rFonts w:asciiTheme="majorHAnsi" w:hAnsiTheme="majorHAnsi"/>
        </w:rPr>
        <w:t xml:space="preserve"> technology, participate in group’s </w:t>
      </w:r>
      <w:r w:rsidR="00B9206D">
        <w:rPr>
          <w:rFonts w:asciiTheme="majorHAnsi" w:hAnsiTheme="majorHAnsi"/>
        </w:rPr>
        <w:t>unique</w:t>
      </w:r>
      <w:r w:rsidRPr="0014725B">
        <w:rPr>
          <w:rFonts w:asciiTheme="majorHAnsi" w:hAnsiTheme="majorHAnsi"/>
        </w:rPr>
        <w:t xml:space="preserve"> transaction value chain or involve in the process of development, enhancement, maintenance, protection and exploitation of exclusive</w:t>
      </w:r>
      <w:r w:rsidRPr="00BD6F20">
        <w:t xml:space="preserve"> </w:t>
      </w:r>
      <w:r w:rsidRPr="0014725B">
        <w:rPr>
          <w:rFonts w:asciiTheme="majorHAnsi" w:hAnsiTheme="majorHAnsi"/>
        </w:rPr>
        <w:t xml:space="preserve">intangible assets without any basis for the determination of the prices between related parties or the transactions which are closely related and conducted concurrently, complex financial transactions associated with </w:t>
      </w:r>
      <w:r w:rsidR="008634CB">
        <w:rPr>
          <w:rFonts w:asciiTheme="majorHAnsi" w:hAnsiTheme="majorHAnsi"/>
        </w:rPr>
        <w:t>multiple</w:t>
      </w:r>
      <w:r w:rsidRPr="0014725B">
        <w:rPr>
          <w:rFonts w:asciiTheme="majorHAnsi" w:hAnsiTheme="majorHAnsi"/>
        </w:rPr>
        <w:t xml:space="preserve"> financial markets</w:t>
      </w:r>
      <w:r w:rsidR="00725B82">
        <w:rPr>
          <w:rFonts w:asciiTheme="majorHAnsi" w:hAnsiTheme="majorHAnsi"/>
        </w:rPr>
        <w:t xml:space="preserve"> across the globe</w:t>
      </w:r>
      <w:r w:rsidR="00B9206D">
        <w:rPr>
          <w:rFonts w:asciiTheme="majorHAnsi" w:hAnsiTheme="majorHAnsi"/>
        </w:rPr>
        <w:t>.</w:t>
      </w:r>
      <w:r w:rsidRPr="0014725B">
        <w:rPr>
          <w:rFonts w:asciiTheme="majorHAnsi" w:hAnsiTheme="majorHAnsi"/>
        </w:rPr>
        <w:t xml:space="preserve"> </w:t>
      </w:r>
    </w:p>
    <w:p w14:paraId="4C763FEA" w14:textId="02BC98D0" w:rsidR="00466B14" w:rsidRPr="0014725B" w:rsidRDefault="00466B14" w:rsidP="0014725B">
      <w:pPr>
        <w:pStyle w:val="BodyText"/>
        <w:rPr>
          <w:rFonts w:asciiTheme="majorHAnsi" w:hAnsiTheme="majorHAnsi"/>
        </w:rPr>
      </w:pPr>
      <w:r w:rsidRPr="005D682E">
        <w:rPr>
          <w:rFonts w:asciiTheme="majorHAnsi" w:hAnsiTheme="majorHAnsi"/>
        </w:rPr>
        <w:t xml:space="preserve">The </w:t>
      </w:r>
      <w:r>
        <w:rPr>
          <w:rFonts w:asciiTheme="majorHAnsi" w:hAnsiTheme="majorHAnsi"/>
        </w:rPr>
        <w:t>PSM</w:t>
      </w:r>
      <w:r w:rsidRPr="005D682E">
        <w:rPr>
          <w:rFonts w:asciiTheme="majorHAnsi" w:hAnsiTheme="majorHAnsi"/>
        </w:rPr>
        <w:t xml:space="preserve"> is a method that splits the total profit </w:t>
      </w:r>
      <w:r w:rsidR="00346558">
        <w:rPr>
          <w:rFonts w:asciiTheme="majorHAnsi" w:hAnsiTheme="majorHAnsi"/>
        </w:rPr>
        <w:t xml:space="preserve">generated from </w:t>
      </w:r>
      <w:r w:rsidRPr="005D682E">
        <w:rPr>
          <w:rFonts w:asciiTheme="majorHAnsi" w:hAnsiTheme="majorHAnsi"/>
        </w:rPr>
        <w:t>controlled transactions to determine the profit of the taxpayer</w:t>
      </w:r>
      <w:r w:rsidR="00346558">
        <w:rPr>
          <w:rFonts w:asciiTheme="majorHAnsi" w:hAnsiTheme="majorHAnsi"/>
        </w:rPr>
        <w:t xml:space="preserve"> engaged in the value chain</w:t>
      </w:r>
      <w:r w:rsidRPr="005D682E">
        <w:rPr>
          <w:rFonts w:asciiTheme="majorHAnsi" w:hAnsiTheme="majorHAnsi"/>
        </w:rPr>
        <w:t xml:space="preserve">. The method is applied on total actual profit or projected profit of controlled transactions, which is determined based on financial data of the legal and valid documents; the value and profit of controlled transactions </w:t>
      </w:r>
      <w:r w:rsidR="00CD0FE7">
        <w:rPr>
          <w:rFonts w:asciiTheme="majorHAnsi" w:hAnsiTheme="majorHAnsi"/>
        </w:rPr>
        <w:t>must</w:t>
      </w:r>
      <w:r w:rsidRPr="005D682E">
        <w:rPr>
          <w:rFonts w:asciiTheme="majorHAnsi" w:hAnsiTheme="majorHAnsi"/>
        </w:rPr>
        <w:t xml:space="preserve"> be determined consistently by the same accounting methods in the whole period of applying the </w:t>
      </w:r>
      <w:r w:rsidR="008D5CB0">
        <w:rPr>
          <w:rFonts w:asciiTheme="majorHAnsi" w:hAnsiTheme="majorHAnsi"/>
        </w:rPr>
        <w:t>PSM</w:t>
      </w:r>
      <w:r w:rsidRPr="005D682E">
        <w:rPr>
          <w:rFonts w:asciiTheme="majorHAnsi" w:hAnsiTheme="majorHAnsi"/>
        </w:rPr>
        <w:t>.</w:t>
      </w:r>
    </w:p>
    <w:p w14:paraId="061EDF80" w14:textId="3EFE51AE" w:rsidR="001475C8" w:rsidRPr="008C502D" w:rsidRDefault="001475C8" w:rsidP="008C502D">
      <w:pPr>
        <w:pStyle w:val="BodyText"/>
        <w:rPr>
          <w:rFonts w:asciiTheme="majorHAnsi" w:hAnsiTheme="majorHAnsi"/>
        </w:rPr>
      </w:pPr>
    </w:p>
    <w:p w14:paraId="33021706" w14:textId="220FE9A1" w:rsidR="00547838" w:rsidRDefault="00242AE4">
      <w:pPr>
        <w:sectPr w:rsidR="00547838" w:rsidSect="004F52F3">
          <w:pgSz w:w="11906" w:h="16838" w:code="9"/>
          <w:pgMar w:top="1800" w:right="1469" w:bottom="1584" w:left="1469" w:header="1080" w:footer="706" w:gutter="461"/>
          <w:cols w:space="737"/>
        </w:sectPr>
      </w:pPr>
      <w:r>
        <w:br w:type="page"/>
      </w:r>
    </w:p>
    <w:p w14:paraId="37F07C6B" w14:textId="5A27FB85" w:rsidR="00923508" w:rsidRDefault="00E2763B" w:rsidP="00F76D86">
      <w:pPr>
        <w:pStyle w:val="AppendixHeading"/>
        <w:pageBreakBefore w:val="0"/>
        <w:ind w:hanging="965"/>
        <w:outlineLvl w:val="0"/>
      </w:pPr>
      <w:bookmarkStart w:id="1926" w:name="_Toc147743210"/>
      <w:bookmarkEnd w:id="1908"/>
      <w:r>
        <w:lastRenderedPageBreak/>
        <w:t>Search for comparable companies</w:t>
      </w:r>
      <w:bookmarkEnd w:id="1926"/>
    </w:p>
    <w:p w14:paraId="1E0A8A67" w14:textId="4AE8FDF9" w:rsidR="00923508" w:rsidRDefault="00923508" w:rsidP="00D62E90">
      <w:pPr>
        <w:pStyle w:val="AppendixHeading2"/>
        <w:ind w:hanging="965"/>
        <w:outlineLvl w:val="1"/>
      </w:pPr>
      <w:bookmarkStart w:id="1927" w:name="_Toc37958450"/>
      <w:bookmarkStart w:id="1928" w:name="_Toc38003486"/>
      <w:bookmarkStart w:id="1929" w:name="_Toc38003814"/>
      <w:bookmarkStart w:id="1930" w:name="_Toc38003948"/>
      <w:bookmarkStart w:id="1931" w:name="_Toc38004083"/>
      <w:bookmarkStart w:id="1932" w:name="_Toc38004217"/>
      <w:bookmarkStart w:id="1933" w:name="_Toc38005603"/>
      <w:bookmarkStart w:id="1934" w:name="_Toc37958451"/>
      <w:bookmarkStart w:id="1935" w:name="_Toc38003487"/>
      <w:bookmarkStart w:id="1936" w:name="_Toc38003815"/>
      <w:bookmarkStart w:id="1937" w:name="_Toc38003949"/>
      <w:bookmarkStart w:id="1938" w:name="_Toc38004084"/>
      <w:bookmarkStart w:id="1939" w:name="_Toc38004218"/>
      <w:bookmarkStart w:id="1940" w:name="_Toc38005604"/>
      <w:bookmarkStart w:id="1941" w:name="_Toc37958452"/>
      <w:bookmarkStart w:id="1942" w:name="_Toc38003488"/>
      <w:bookmarkStart w:id="1943" w:name="_Toc38003816"/>
      <w:bookmarkStart w:id="1944" w:name="_Toc38003950"/>
      <w:bookmarkStart w:id="1945" w:name="_Toc38004085"/>
      <w:bookmarkStart w:id="1946" w:name="_Toc38004219"/>
      <w:bookmarkStart w:id="1947" w:name="_Toc38005605"/>
      <w:bookmarkStart w:id="1948" w:name="_Toc37958453"/>
      <w:bookmarkStart w:id="1949" w:name="_Toc38003489"/>
      <w:bookmarkStart w:id="1950" w:name="_Toc38003817"/>
      <w:bookmarkStart w:id="1951" w:name="_Toc38003951"/>
      <w:bookmarkStart w:id="1952" w:name="_Toc38004086"/>
      <w:bookmarkStart w:id="1953" w:name="_Toc38004220"/>
      <w:bookmarkStart w:id="1954" w:name="_Toc38005606"/>
      <w:bookmarkStart w:id="1955" w:name="_Toc37958454"/>
      <w:bookmarkStart w:id="1956" w:name="_Toc38003490"/>
      <w:bookmarkStart w:id="1957" w:name="_Toc38003818"/>
      <w:bookmarkStart w:id="1958" w:name="_Toc38003952"/>
      <w:bookmarkStart w:id="1959" w:name="_Toc38004087"/>
      <w:bookmarkStart w:id="1960" w:name="_Toc38004221"/>
      <w:bookmarkStart w:id="1961" w:name="_Toc38005607"/>
      <w:bookmarkStart w:id="1962" w:name="_Toc391643537"/>
      <w:bookmarkStart w:id="1963" w:name="_Toc431389346"/>
      <w:bookmarkStart w:id="1964" w:name="_Toc451015984"/>
      <w:bookmarkStart w:id="1965" w:name="_Toc447229093"/>
      <w:bookmarkStart w:id="1966" w:name="_Toc458670417"/>
      <w:bookmarkStart w:id="1967" w:name="_Toc508216446"/>
      <w:bookmarkStart w:id="1968" w:name="_Toc442109513"/>
      <w:bookmarkStart w:id="1969" w:name="_Toc514923633"/>
      <w:bookmarkStart w:id="1970" w:name="_Toc516668456"/>
      <w:bookmarkStart w:id="1971" w:name="_Toc526104649"/>
      <w:bookmarkStart w:id="1972" w:name="_Ref17141630"/>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r w:rsidRPr="0097122B">
        <w:t>Search for comparable companies</w:t>
      </w:r>
      <w:bookmarkStart w:id="1973" w:name="_Toc431389347"/>
      <w:bookmarkStart w:id="1974" w:name="_Toc451015985"/>
      <w:bookmarkStart w:id="1975" w:name="_Toc447229094"/>
      <w:bookmarkStart w:id="1976" w:name="_Toc458670418"/>
      <w:bookmarkStart w:id="1977" w:name="_Toc442109514"/>
      <w:bookmarkEnd w:id="1962"/>
      <w:bookmarkEnd w:id="1963"/>
      <w:bookmarkEnd w:id="1964"/>
      <w:bookmarkEnd w:id="1965"/>
      <w:bookmarkEnd w:id="1966"/>
      <w:bookmarkEnd w:id="1967"/>
      <w:bookmarkEnd w:id="1968"/>
      <w:bookmarkEnd w:id="1969"/>
      <w:bookmarkEnd w:id="1970"/>
      <w:bookmarkEnd w:id="1971"/>
      <w:bookmarkEnd w:id="1972"/>
      <w:r w:rsidR="00307DB4">
        <w:t xml:space="preserve"> in Vietnam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7"/>
        <w:gridCol w:w="9857"/>
      </w:tblGrid>
      <w:tr w:rsidR="005709E4" w:rsidRPr="00722997" w14:paraId="6C957335" w14:textId="77777777" w:rsidTr="00DE163F">
        <w:trPr>
          <w:trHeight w:val="397"/>
        </w:trPr>
        <w:tc>
          <w:tcPr>
            <w:tcW w:w="1334" w:type="pct"/>
            <w:vAlign w:val="center"/>
          </w:tcPr>
          <w:p w14:paraId="113AFBB2" w14:textId="789CE5F2" w:rsidR="00275530" w:rsidRPr="00663F5B" w:rsidRDefault="00275530" w:rsidP="00EC5C19">
            <w:pPr>
              <w:spacing w:line="276" w:lineRule="auto"/>
              <w:rPr>
                <w:rFonts w:asciiTheme="majorHAnsi" w:eastAsia="MS PGothic" w:hAnsiTheme="majorHAnsi" w:cstheme="majorHAnsi"/>
                <w:b/>
                <w:sz w:val="18"/>
                <w:szCs w:val="18"/>
              </w:rPr>
            </w:pPr>
            <w:r w:rsidRPr="00663F5B">
              <w:rPr>
                <w:rFonts w:asciiTheme="majorHAnsi" w:eastAsia="MS PGothic" w:hAnsiTheme="majorHAnsi" w:cstheme="majorHAnsi"/>
                <w:b/>
                <w:sz w:val="18"/>
                <w:szCs w:val="18"/>
              </w:rPr>
              <w:t>Database</w:t>
            </w:r>
            <w:r w:rsidR="009F2408" w:rsidRPr="00663F5B">
              <w:rPr>
                <w:rFonts w:asciiTheme="majorHAnsi" w:eastAsia="MS PGothic" w:hAnsiTheme="majorHAnsi" w:cstheme="majorHAnsi"/>
                <w:b/>
                <w:sz w:val="18"/>
                <w:szCs w:val="18"/>
              </w:rPr>
              <w:t xml:space="preserve"> used</w:t>
            </w:r>
          </w:p>
        </w:tc>
        <w:tc>
          <w:tcPr>
            <w:tcW w:w="3666" w:type="pct"/>
            <w:vAlign w:val="center"/>
          </w:tcPr>
          <w:p w14:paraId="1ED6A3BF" w14:textId="332078AF" w:rsidR="00275530" w:rsidRPr="00663F5B" w:rsidRDefault="00560992" w:rsidP="00EC5C19">
            <w:pPr>
              <w:spacing w:line="276" w:lineRule="auto"/>
              <w:rPr>
                <w:rFonts w:asciiTheme="majorHAnsi" w:hAnsiTheme="majorHAnsi" w:cstheme="majorHAnsi"/>
                <w:bCs/>
                <w:sz w:val="18"/>
                <w:szCs w:val="18"/>
              </w:rPr>
            </w:pPr>
            <w:r w:rsidRPr="00663F5B">
              <w:rPr>
                <w:sz w:val="18"/>
                <w:szCs w:val="18"/>
              </w:rPr>
              <w:t xml:space="preserve">Bureau van Dijk’s </w:t>
            </w:r>
            <w:r w:rsidR="00957275" w:rsidRPr="00B7771E">
              <w:rPr>
                <w:noProof/>
                <w:sz w:val="18"/>
                <w:szCs w:val="18"/>
                <w:lang w:val="en-GB"/>
              </w:rPr>
              <w:t>TP Catalyst (“</w:t>
            </w:r>
            <w:r w:rsidR="00957275" w:rsidRPr="00B7771E">
              <w:rPr>
                <w:b/>
                <w:bCs/>
                <w:noProof/>
                <w:sz w:val="18"/>
                <w:szCs w:val="18"/>
                <w:lang w:val="en-GB"/>
              </w:rPr>
              <w:t>TP Cat</w:t>
            </w:r>
            <w:r w:rsidR="00957275" w:rsidRPr="00B7771E">
              <w:rPr>
                <w:noProof/>
                <w:sz w:val="18"/>
                <w:szCs w:val="18"/>
                <w:lang w:val="en-GB"/>
              </w:rPr>
              <w:t>”)</w:t>
            </w:r>
            <w:r w:rsidRPr="00663F5B">
              <w:rPr>
                <w:sz w:val="18"/>
                <w:szCs w:val="18"/>
              </w:rPr>
              <w:t xml:space="preserve"> database</w:t>
            </w:r>
            <w:r w:rsidRPr="00663F5B">
              <w:rPr>
                <w:rStyle w:val="FootnoteReference"/>
                <w:rFonts w:asciiTheme="majorHAnsi" w:hAnsiTheme="majorHAnsi" w:cstheme="majorHAnsi"/>
                <w:sz w:val="18"/>
                <w:szCs w:val="18"/>
              </w:rPr>
              <w:t xml:space="preserve"> </w:t>
            </w:r>
            <w:r w:rsidR="00904FA7" w:rsidRPr="00663F5B">
              <w:rPr>
                <w:rStyle w:val="FootnoteReference"/>
                <w:rFonts w:asciiTheme="majorHAnsi" w:hAnsiTheme="majorHAnsi" w:cstheme="majorHAnsi"/>
                <w:sz w:val="18"/>
                <w:szCs w:val="18"/>
              </w:rPr>
              <w:footnoteReference w:id="22"/>
            </w:r>
          </w:p>
        </w:tc>
      </w:tr>
      <w:tr w:rsidR="005709E4" w:rsidRPr="00722997" w14:paraId="6E8AF72E" w14:textId="77777777" w:rsidTr="00085665">
        <w:trPr>
          <w:trHeight w:val="397"/>
        </w:trPr>
        <w:tc>
          <w:tcPr>
            <w:tcW w:w="5000" w:type="pct"/>
            <w:gridSpan w:val="2"/>
            <w:shd w:val="clear" w:color="auto" w:fill="00338D"/>
            <w:vAlign w:val="center"/>
          </w:tcPr>
          <w:p w14:paraId="69784412" w14:textId="0E79642E" w:rsidR="00275530" w:rsidRPr="00663F5B" w:rsidRDefault="00275530" w:rsidP="00EC5C19">
            <w:pPr>
              <w:spacing w:line="276" w:lineRule="auto"/>
              <w:jc w:val="right"/>
              <w:rPr>
                <w:rFonts w:asciiTheme="majorHAnsi" w:hAnsiTheme="majorHAnsi" w:cstheme="majorHAnsi"/>
                <w:b/>
                <w:i/>
                <w:color w:val="FFFFFF" w:themeColor="background1"/>
                <w:sz w:val="18"/>
                <w:szCs w:val="18"/>
              </w:rPr>
            </w:pPr>
          </w:p>
        </w:tc>
      </w:tr>
      <w:tr w:rsidR="005709E4" w:rsidRPr="00722997" w14:paraId="21119534" w14:textId="77777777" w:rsidTr="00DE163F">
        <w:trPr>
          <w:trHeight w:val="397"/>
        </w:trPr>
        <w:tc>
          <w:tcPr>
            <w:tcW w:w="1334" w:type="pct"/>
            <w:vAlign w:val="center"/>
          </w:tcPr>
          <w:p w14:paraId="165E0191" w14:textId="77777777" w:rsidR="00275530" w:rsidRPr="00663F5B" w:rsidRDefault="00275530" w:rsidP="00EC5C19">
            <w:pPr>
              <w:spacing w:line="276" w:lineRule="auto"/>
              <w:rPr>
                <w:rFonts w:asciiTheme="majorHAnsi" w:hAnsiTheme="majorHAnsi" w:cstheme="majorHAnsi"/>
                <w:b/>
                <w:bCs/>
                <w:sz w:val="18"/>
                <w:szCs w:val="18"/>
              </w:rPr>
            </w:pPr>
            <w:r w:rsidRPr="00663F5B">
              <w:rPr>
                <w:rFonts w:asciiTheme="majorHAnsi" w:hAnsiTheme="majorHAnsi" w:cstheme="majorHAnsi"/>
                <w:b/>
                <w:bCs/>
                <w:sz w:val="18"/>
                <w:szCs w:val="18"/>
              </w:rPr>
              <w:t>Status screen</w:t>
            </w:r>
          </w:p>
        </w:tc>
        <w:tc>
          <w:tcPr>
            <w:tcW w:w="3666" w:type="pct"/>
            <w:vAlign w:val="center"/>
            <w:hideMark/>
          </w:tcPr>
          <w:p w14:paraId="2F6EC89B" w14:textId="3AA77E42" w:rsidR="00275530" w:rsidRPr="00663F5B" w:rsidRDefault="003B3870" w:rsidP="00EC5C19">
            <w:pPr>
              <w:spacing w:line="276" w:lineRule="auto"/>
              <w:rPr>
                <w:rFonts w:asciiTheme="majorHAnsi" w:hAnsiTheme="majorHAnsi" w:cstheme="majorHAnsi"/>
                <w:bCs/>
                <w:sz w:val="18"/>
                <w:szCs w:val="18"/>
              </w:rPr>
            </w:pPr>
            <w:r w:rsidRPr="00663F5B">
              <w:rPr>
                <w:rFonts w:asciiTheme="majorHAnsi" w:hAnsiTheme="majorHAnsi" w:cstheme="majorHAnsi"/>
                <w:bCs/>
                <w:sz w:val="18"/>
                <w:szCs w:val="18"/>
              </w:rPr>
              <w:t>Selected active</w:t>
            </w:r>
          </w:p>
        </w:tc>
      </w:tr>
      <w:tr w:rsidR="005709E4" w:rsidRPr="00722997" w14:paraId="7B83DDDE" w14:textId="77777777" w:rsidTr="00DE163F">
        <w:trPr>
          <w:trHeight w:val="397"/>
        </w:trPr>
        <w:tc>
          <w:tcPr>
            <w:tcW w:w="1334" w:type="pct"/>
            <w:vAlign w:val="center"/>
          </w:tcPr>
          <w:p w14:paraId="020BC94C" w14:textId="77777777" w:rsidR="00275530" w:rsidRPr="00663F5B" w:rsidRDefault="00275530" w:rsidP="00EC5C19">
            <w:pPr>
              <w:spacing w:line="276" w:lineRule="auto"/>
              <w:rPr>
                <w:rFonts w:asciiTheme="majorHAnsi" w:hAnsiTheme="majorHAnsi" w:cstheme="majorHAnsi"/>
                <w:b/>
                <w:bCs/>
                <w:sz w:val="18"/>
                <w:szCs w:val="18"/>
              </w:rPr>
            </w:pPr>
            <w:r w:rsidRPr="00663F5B">
              <w:rPr>
                <w:rFonts w:asciiTheme="majorHAnsi" w:eastAsia="MS PGothic" w:hAnsiTheme="majorHAnsi" w:cstheme="majorHAnsi"/>
                <w:b/>
                <w:sz w:val="18"/>
                <w:szCs w:val="18"/>
              </w:rPr>
              <w:t>Geographic screen</w:t>
            </w:r>
          </w:p>
        </w:tc>
        <w:tc>
          <w:tcPr>
            <w:tcW w:w="3666" w:type="pct"/>
            <w:vAlign w:val="center"/>
          </w:tcPr>
          <w:p w14:paraId="193609CE" w14:textId="3442BD90" w:rsidR="00275530" w:rsidRPr="00663F5B" w:rsidRDefault="003B3870" w:rsidP="00EC5C19">
            <w:pPr>
              <w:spacing w:line="276" w:lineRule="auto"/>
              <w:rPr>
                <w:rFonts w:asciiTheme="majorHAnsi" w:hAnsiTheme="majorHAnsi" w:cstheme="majorHAnsi"/>
                <w:bCs/>
                <w:sz w:val="18"/>
                <w:szCs w:val="18"/>
              </w:rPr>
            </w:pPr>
            <w:r w:rsidRPr="00663F5B">
              <w:rPr>
                <w:rFonts w:asciiTheme="majorHAnsi" w:hAnsiTheme="majorHAnsi" w:cstheme="majorHAnsi"/>
                <w:bCs/>
                <w:sz w:val="18"/>
                <w:szCs w:val="18"/>
              </w:rPr>
              <w:t xml:space="preserve">Selected companies operating in </w:t>
            </w:r>
            <w:r w:rsidR="00EA432D" w:rsidRPr="00663F5B">
              <w:rPr>
                <w:rFonts w:asciiTheme="majorHAnsi" w:hAnsiTheme="majorHAnsi" w:cstheme="majorHAnsi"/>
                <w:bCs/>
                <w:sz w:val="18"/>
                <w:szCs w:val="18"/>
              </w:rPr>
              <w:t>Vietnam</w:t>
            </w:r>
          </w:p>
        </w:tc>
      </w:tr>
      <w:tr w:rsidR="005709E4" w:rsidRPr="00722997" w14:paraId="391599A9" w14:textId="77777777" w:rsidTr="00DE163F">
        <w:trPr>
          <w:trHeight w:val="1618"/>
        </w:trPr>
        <w:tc>
          <w:tcPr>
            <w:tcW w:w="1334" w:type="pct"/>
            <w:vAlign w:val="center"/>
          </w:tcPr>
          <w:p w14:paraId="5B5A01D4" w14:textId="32B35D25" w:rsidR="002069A2" w:rsidRPr="00663F5B" w:rsidRDefault="002069A2" w:rsidP="00B7497E">
            <w:pPr>
              <w:rPr>
                <w:rFonts w:ascii="Times New Roman" w:hAnsi="Times New Roman"/>
                <w:sz w:val="18"/>
                <w:szCs w:val="18"/>
                <w:lang w:eastAsia="en-US"/>
              </w:rPr>
            </w:pPr>
            <w:r w:rsidRPr="00146E77">
              <w:rPr>
                <w:rFonts w:asciiTheme="majorHAnsi" w:eastAsia="MS PGothic" w:hAnsiTheme="majorHAnsi" w:cstheme="majorHAnsi"/>
                <w:b/>
                <w:sz w:val="18"/>
                <w:szCs w:val="18"/>
                <w:highlight w:val="yellow"/>
              </w:rPr>
              <w:t xml:space="preserve">Initial US </w:t>
            </w:r>
            <w:r w:rsidRPr="00D93355">
              <w:rPr>
                <w:rFonts w:asciiTheme="majorHAnsi" w:eastAsia="MS PGothic" w:hAnsiTheme="majorHAnsi" w:cstheme="majorHAnsi"/>
                <w:b/>
                <w:sz w:val="18"/>
                <w:szCs w:val="18"/>
                <w:highlight w:val="yellow"/>
              </w:rPr>
              <w:t>Standard Industrial Classification (“SIC”) code</w:t>
            </w:r>
            <w:r w:rsidRPr="00146E77">
              <w:rPr>
                <w:rFonts w:asciiTheme="majorHAnsi" w:eastAsia="MS PGothic" w:hAnsiTheme="majorHAnsi" w:cstheme="majorHAnsi"/>
                <w:sz w:val="18"/>
                <w:szCs w:val="18"/>
                <w:highlight w:val="yellow"/>
                <w:vertAlign w:val="superscript"/>
              </w:rPr>
              <w:footnoteReference w:id="23"/>
            </w:r>
            <w:r w:rsidRPr="00146E77">
              <w:rPr>
                <w:rFonts w:asciiTheme="majorHAnsi" w:eastAsia="MS PGothic" w:hAnsiTheme="majorHAnsi" w:cstheme="majorHAnsi"/>
                <w:b/>
                <w:sz w:val="18"/>
                <w:szCs w:val="18"/>
                <w:highlight w:val="yellow"/>
              </w:rPr>
              <w:t xml:space="preserve"> screen</w:t>
            </w:r>
            <w:r w:rsidR="000A7459" w:rsidRPr="00D93355">
              <w:rPr>
                <w:rFonts w:asciiTheme="majorHAnsi" w:eastAsia="MS PGothic" w:hAnsiTheme="majorHAnsi" w:cstheme="majorHAnsi"/>
                <w:b/>
                <w:sz w:val="18"/>
                <w:szCs w:val="18"/>
                <w:highlight w:val="yellow"/>
              </w:rPr>
              <w:t>/</w:t>
            </w:r>
            <w:r w:rsidR="007C3F15" w:rsidRPr="00D93355">
              <w:rPr>
                <w:rFonts w:asciiTheme="majorHAnsi" w:eastAsia="MS PGothic" w:hAnsiTheme="majorHAnsi" w:cstheme="majorHAnsi"/>
                <w:b/>
                <w:sz w:val="18"/>
                <w:szCs w:val="18"/>
                <w:highlight w:val="yellow"/>
              </w:rPr>
              <w:t>/</w:t>
            </w:r>
            <w:r w:rsidR="000A7459" w:rsidRPr="003E3C41">
              <w:rPr>
                <w:rFonts w:asciiTheme="majorHAnsi" w:eastAsia="MS PGothic" w:hAnsiTheme="majorHAnsi" w:cstheme="majorHAnsi"/>
                <w:b/>
                <w:sz w:val="18"/>
                <w:szCs w:val="18"/>
                <w:highlight w:val="yellow"/>
              </w:rPr>
              <w:t xml:space="preserve"> </w:t>
            </w:r>
            <w:r w:rsidR="000A7459" w:rsidRPr="00146E77">
              <w:rPr>
                <w:rFonts w:asciiTheme="majorHAnsi" w:eastAsia="MS PGothic" w:hAnsiTheme="majorHAnsi" w:cstheme="majorHAnsi"/>
                <w:b/>
                <w:sz w:val="18"/>
                <w:szCs w:val="18"/>
                <w:highlight w:val="yellow"/>
              </w:rPr>
              <w:t>Initial North American Industry Classification System (“NAICS”)</w:t>
            </w:r>
            <w:r w:rsidR="000A7459" w:rsidRPr="00146E77">
              <w:rPr>
                <w:rStyle w:val="FootnoteReference"/>
                <w:rFonts w:asciiTheme="majorHAnsi" w:eastAsia="MS PGothic" w:hAnsiTheme="majorHAnsi" w:cstheme="majorHAnsi"/>
                <w:b/>
                <w:sz w:val="18"/>
                <w:szCs w:val="18"/>
                <w:highlight w:val="yellow"/>
              </w:rPr>
              <w:footnoteReference w:id="24"/>
            </w:r>
            <w:r w:rsidR="000A7459" w:rsidRPr="00146E77">
              <w:rPr>
                <w:rFonts w:asciiTheme="majorHAnsi" w:eastAsia="MS PGothic" w:hAnsiTheme="majorHAnsi" w:cstheme="majorHAnsi"/>
                <w:b/>
                <w:sz w:val="18"/>
                <w:szCs w:val="18"/>
                <w:highlight w:val="yellow"/>
              </w:rPr>
              <w:t xml:space="preserve"> code screen</w:t>
            </w:r>
            <w:r w:rsidR="000A7459" w:rsidRPr="003E3C41">
              <w:rPr>
                <w:rFonts w:ascii="Times New Roman" w:hAnsi="Times New Roman"/>
                <w:sz w:val="18"/>
                <w:szCs w:val="18"/>
                <w:highlight w:val="yellow"/>
                <w:lang w:eastAsia="en-US"/>
              </w:rPr>
              <w:t xml:space="preserve"> </w:t>
            </w:r>
            <w:r w:rsidR="00D93355" w:rsidRPr="003E3C41">
              <w:rPr>
                <w:rFonts w:ascii="Times New Roman" w:hAnsi="Times New Roman"/>
                <w:sz w:val="18"/>
                <w:szCs w:val="18"/>
                <w:highlight w:val="yellow"/>
                <w:lang w:eastAsia="en-US"/>
              </w:rPr>
              <w:t>//</w:t>
            </w:r>
            <w:r w:rsidR="00D93355" w:rsidRPr="009C4123">
              <w:rPr>
                <w:rFonts w:asciiTheme="majorHAnsi" w:eastAsia="MS PGothic" w:hAnsiTheme="majorHAnsi" w:cstheme="majorHAnsi"/>
                <w:b/>
                <w:sz w:val="18"/>
                <w:szCs w:val="18"/>
                <w:highlight w:val="yellow"/>
              </w:rPr>
              <w:t xml:space="preserve"> </w:t>
            </w:r>
            <w:r w:rsidR="00D93355">
              <w:rPr>
                <w:rFonts w:asciiTheme="majorHAnsi" w:eastAsia="MS PGothic" w:hAnsiTheme="majorHAnsi" w:cstheme="majorHAnsi"/>
                <w:b/>
                <w:sz w:val="18"/>
                <w:szCs w:val="18"/>
                <w:highlight w:val="yellow"/>
              </w:rPr>
              <w:t xml:space="preserve">Vietnam’s ABC </w:t>
            </w:r>
            <w:r w:rsidR="00D93355" w:rsidRPr="00146E77">
              <w:rPr>
                <w:rFonts w:asciiTheme="majorHAnsi" w:eastAsia="MS PGothic" w:hAnsiTheme="majorHAnsi" w:cstheme="majorHAnsi"/>
                <w:b/>
                <w:sz w:val="18"/>
                <w:szCs w:val="18"/>
                <w:highlight w:val="yellow"/>
              </w:rPr>
              <w:t>Associat</w:t>
            </w:r>
            <w:r w:rsidR="00D93355" w:rsidRPr="00264F99">
              <w:rPr>
                <w:rFonts w:asciiTheme="majorHAnsi" w:eastAsia="MS PGothic" w:hAnsiTheme="majorHAnsi" w:cstheme="majorHAnsi"/>
                <w:b/>
                <w:sz w:val="18"/>
                <w:szCs w:val="18"/>
                <w:highlight w:val="yellow"/>
              </w:rPr>
              <w:t>ion</w:t>
            </w:r>
            <w:r w:rsidR="00264F99" w:rsidRPr="003E3C41">
              <w:rPr>
                <w:rFonts w:asciiTheme="majorHAnsi" w:eastAsia="MS PGothic" w:hAnsiTheme="majorHAnsi" w:cstheme="majorHAnsi"/>
                <w:b/>
                <w:sz w:val="18"/>
                <w:szCs w:val="18"/>
                <w:highlight w:val="yellow"/>
              </w:rPr>
              <w:t xml:space="preserve"> screen</w:t>
            </w:r>
          </w:p>
        </w:tc>
        <w:tc>
          <w:tcPr>
            <w:tcW w:w="3666" w:type="pct"/>
          </w:tcPr>
          <w:p w14:paraId="2B41A65B" w14:textId="52C3983C" w:rsidR="009F2408" w:rsidRPr="00663F5B" w:rsidRDefault="009F2408" w:rsidP="002069A2">
            <w:pPr>
              <w:spacing w:line="276" w:lineRule="auto"/>
              <w:rPr>
                <w:rFonts w:asciiTheme="majorHAnsi" w:hAnsiTheme="majorHAnsi" w:cstheme="majorHAnsi"/>
                <w:sz w:val="18"/>
                <w:szCs w:val="18"/>
                <w:highlight w:val="yellow"/>
              </w:rPr>
            </w:pPr>
            <w:r w:rsidRPr="00663F5B">
              <w:rPr>
                <w:rFonts w:asciiTheme="majorHAnsi" w:hAnsiTheme="majorHAnsi" w:cstheme="majorHAnsi"/>
                <w:sz w:val="18"/>
                <w:szCs w:val="18"/>
                <w:highlight w:val="yellow"/>
              </w:rPr>
              <w:t>Selected companies classified under the following SIC codes:</w:t>
            </w:r>
          </w:p>
          <w:p w14:paraId="517784FC" w14:textId="51B36FC5" w:rsidR="009F2408" w:rsidRPr="00663F5B" w:rsidRDefault="002069A2" w:rsidP="00AB321B">
            <w:pPr>
              <w:pStyle w:val="ListBullet"/>
              <w:rPr>
                <w:bCs/>
                <w:sz w:val="18"/>
                <w:szCs w:val="18"/>
                <w:highlight w:val="yellow"/>
              </w:rPr>
            </w:pPr>
            <w:r w:rsidRPr="00663F5B">
              <w:rPr>
                <w:sz w:val="18"/>
                <w:szCs w:val="18"/>
                <w:highlight w:val="yellow"/>
              </w:rPr>
              <w:t>3841</w:t>
            </w:r>
            <w:r w:rsidR="009F2408" w:rsidRPr="00663F5B">
              <w:rPr>
                <w:sz w:val="18"/>
                <w:szCs w:val="18"/>
                <w:highlight w:val="yellow"/>
              </w:rPr>
              <w:t xml:space="preserve"> – Surgical and medical instruments and apparatus</w:t>
            </w:r>
          </w:p>
          <w:p w14:paraId="71D167FF" w14:textId="66BB9CB7" w:rsidR="009F2408" w:rsidRPr="00663F5B" w:rsidRDefault="009F2408" w:rsidP="00AB321B">
            <w:pPr>
              <w:pStyle w:val="ListBullet"/>
              <w:rPr>
                <w:bCs/>
                <w:sz w:val="18"/>
                <w:szCs w:val="18"/>
                <w:highlight w:val="yellow"/>
              </w:rPr>
            </w:pPr>
            <w:r w:rsidRPr="00663F5B">
              <w:rPr>
                <w:sz w:val="18"/>
                <w:szCs w:val="18"/>
                <w:highlight w:val="yellow"/>
              </w:rPr>
              <w:t>3842 – Orthopedic, prosthetic and surgical appliances and supplies</w:t>
            </w:r>
          </w:p>
          <w:p w14:paraId="2704FEDB" w14:textId="1759C956" w:rsidR="002069A2" w:rsidRPr="00663F5B" w:rsidRDefault="009F2408" w:rsidP="00AB321B">
            <w:pPr>
              <w:pStyle w:val="ListBullet"/>
              <w:rPr>
                <w:bCs/>
                <w:sz w:val="18"/>
                <w:szCs w:val="18"/>
                <w:highlight w:val="yellow"/>
              </w:rPr>
            </w:pPr>
            <w:r w:rsidRPr="00663F5B">
              <w:rPr>
                <w:sz w:val="18"/>
                <w:szCs w:val="18"/>
                <w:highlight w:val="yellow"/>
              </w:rPr>
              <w:t>….</w:t>
            </w:r>
          </w:p>
        </w:tc>
      </w:tr>
      <w:tr w:rsidR="005709E4" w:rsidRPr="00722997" w14:paraId="462BC2B4" w14:textId="77777777" w:rsidTr="00DE163F">
        <w:trPr>
          <w:trHeight w:val="397"/>
        </w:trPr>
        <w:tc>
          <w:tcPr>
            <w:tcW w:w="1334" w:type="pct"/>
            <w:vAlign w:val="center"/>
          </w:tcPr>
          <w:p w14:paraId="25D80582" w14:textId="77777777" w:rsidR="00275530" w:rsidRPr="00663F5B" w:rsidRDefault="00275530" w:rsidP="00EC5C19">
            <w:pPr>
              <w:spacing w:line="276" w:lineRule="auto"/>
              <w:rPr>
                <w:rFonts w:asciiTheme="majorHAnsi" w:hAnsiTheme="majorHAnsi" w:cstheme="majorHAnsi"/>
                <w:b/>
                <w:i/>
                <w:sz w:val="18"/>
                <w:szCs w:val="18"/>
                <w:highlight w:val="yellow"/>
              </w:rPr>
            </w:pPr>
            <w:r w:rsidRPr="00663F5B">
              <w:rPr>
                <w:rFonts w:asciiTheme="majorHAnsi" w:hAnsiTheme="majorHAnsi" w:cstheme="majorHAnsi"/>
                <w:b/>
                <w:bCs/>
                <w:sz w:val="18"/>
                <w:szCs w:val="18"/>
                <w:highlight w:val="yellow"/>
              </w:rPr>
              <w:t>Keyword screen</w:t>
            </w:r>
          </w:p>
        </w:tc>
        <w:tc>
          <w:tcPr>
            <w:tcW w:w="3666" w:type="pct"/>
            <w:vAlign w:val="center"/>
          </w:tcPr>
          <w:p w14:paraId="2F5362FC" w14:textId="6195F6E7" w:rsidR="009F2408" w:rsidRPr="00663F5B" w:rsidRDefault="009F2408" w:rsidP="00EC5C19">
            <w:pPr>
              <w:spacing w:line="276" w:lineRule="auto"/>
              <w:rPr>
                <w:rFonts w:asciiTheme="majorHAnsi" w:eastAsia="STKaiti" w:hAnsiTheme="majorHAnsi" w:cstheme="majorHAnsi"/>
                <w:sz w:val="18"/>
                <w:szCs w:val="18"/>
                <w:highlight w:val="yellow"/>
                <w:lang w:val="en-GB" w:eastAsia="zh-CN"/>
              </w:rPr>
            </w:pPr>
            <w:r w:rsidRPr="00663F5B">
              <w:rPr>
                <w:rFonts w:asciiTheme="majorHAnsi" w:eastAsia="STKaiti" w:hAnsiTheme="majorHAnsi" w:cstheme="majorHAnsi"/>
                <w:sz w:val="18"/>
                <w:szCs w:val="18"/>
                <w:highlight w:val="yellow"/>
                <w:lang w:val="en-GB" w:eastAsia="zh-CN"/>
              </w:rPr>
              <w:t>Selected companies with the following keywords in their business descriptions:</w:t>
            </w:r>
          </w:p>
          <w:p w14:paraId="6B581A86" w14:textId="5D19515E" w:rsidR="00275530" w:rsidRPr="00663F5B" w:rsidRDefault="003B05E5" w:rsidP="00EC5C19">
            <w:pPr>
              <w:spacing w:line="276" w:lineRule="auto"/>
              <w:rPr>
                <w:rFonts w:asciiTheme="majorHAnsi" w:hAnsiTheme="majorHAnsi" w:cstheme="majorHAnsi"/>
                <w:bCs/>
                <w:i/>
                <w:sz w:val="18"/>
                <w:szCs w:val="18"/>
              </w:rPr>
            </w:pPr>
            <w:r w:rsidRPr="00663F5B">
              <w:rPr>
                <w:rFonts w:asciiTheme="majorHAnsi" w:eastAsia="STKaiti" w:hAnsiTheme="majorHAnsi" w:cstheme="majorHAnsi"/>
                <w:i/>
                <w:sz w:val="18"/>
                <w:szCs w:val="18"/>
                <w:highlight w:val="yellow"/>
                <w:lang w:val="en-GB" w:eastAsia="zh-CN"/>
              </w:rPr>
              <w:t>"medical consumables"</w:t>
            </w:r>
            <w:r w:rsidR="008D59AC" w:rsidRPr="00663F5B">
              <w:rPr>
                <w:rFonts w:asciiTheme="majorHAnsi" w:eastAsia="STKaiti" w:hAnsiTheme="majorHAnsi" w:cstheme="majorHAnsi"/>
                <w:i/>
                <w:sz w:val="18"/>
                <w:szCs w:val="18"/>
                <w:highlight w:val="yellow"/>
                <w:lang w:val="en-GB" w:eastAsia="zh-CN"/>
              </w:rPr>
              <w:t>,</w:t>
            </w:r>
            <w:r w:rsidRPr="00663F5B">
              <w:rPr>
                <w:rFonts w:asciiTheme="majorHAnsi" w:eastAsia="STKaiti" w:hAnsiTheme="majorHAnsi" w:cstheme="majorHAnsi"/>
                <w:i/>
                <w:sz w:val="18"/>
                <w:szCs w:val="18"/>
                <w:highlight w:val="yellow"/>
                <w:lang w:val="en-GB" w:eastAsia="zh-CN"/>
              </w:rPr>
              <w:t xml:space="preserve"> “medical equipment”</w:t>
            </w:r>
            <w:r w:rsidR="008D59AC" w:rsidRPr="00663F5B">
              <w:rPr>
                <w:rFonts w:asciiTheme="majorHAnsi" w:eastAsia="STKaiti" w:hAnsiTheme="majorHAnsi" w:cstheme="majorHAnsi"/>
                <w:i/>
                <w:sz w:val="18"/>
                <w:szCs w:val="18"/>
                <w:highlight w:val="yellow"/>
                <w:lang w:val="en-GB" w:eastAsia="zh-CN"/>
              </w:rPr>
              <w:t xml:space="preserve">, </w:t>
            </w:r>
            <w:r w:rsidRPr="00663F5B">
              <w:rPr>
                <w:rFonts w:asciiTheme="majorHAnsi" w:eastAsia="STKaiti" w:hAnsiTheme="majorHAnsi" w:cstheme="majorHAnsi"/>
                <w:i/>
                <w:sz w:val="18"/>
                <w:szCs w:val="18"/>
                <w:highlight w:val="yellow"/>
                <w:lang w:val="en-GB" w:eastAsia="zh-CN"/>
              </w:rPr>
              <w:t>“medical apparatus”</w:t>
            </w:r>
            <w:r w:rsidRPr="00663F5B">
              <w:rPr>
                <w:rFonts w:asciiTheme="majorHAnsi" w:hAnsiTheme="majorHAnsi" w:cstheme="majorHAnsi"/>
                <w:i/>
                <w:sz w:val="18"/>
                <w:szCs w:val="18"/>
                <w:highlight w:val="yellow"/>
              </w:rPr>
              <w:t>.</w:t>
            </w:r>
          </w:p>
        </w:tc>
      </w:tr>
      <w:tr w:rsidR="005709E4" w:rsidRPr="00722997" w14:paraId="522941F2" w14:textId="77777777" w:rsidTr="00DE163F">
        <w:trPr>
          <w:trHeight w:val="397"/>
        </w:trPr>
        <w:tc>
          <w:tcPr>
            <w:tcW w:w="1334" w:type="pct"/>
            <w:vAlign w:val="center"/>
          </w:tcPr>
          <w:p w14:paraId="17784A10" w14:textId="77777777" w:rsidR="00275530" w:rsidRPr="00663F5B" w:rsidRDefault="00275530" w:rsidP="00EC5C19">
            <w:pPr>
              <w:rPr>
                <w:rFonts w:asciiTheme="majorHAnsi" w:hAnsiTheme="majorHAnsi" w:cstheme="majorHAnsi"/>
                <w:b/>
                <w:bCs/>
                <w:sz w:val="18"/>
                <w:szCs w:val="18"/>
              </w:rPr>
            </w:pPr>
            <w:r w:rsidRPr="00663F5B">
              <w:rPr>
                <w:rFonts w:asciiTheme="majorHAnsi" w:hAnsiTheme="majorHAnsi" w:cstheme="majorHAnsi"/>
                <w:b/>
                <w:bCs/>
                <w:sz w:val="18"/>
                <w:szCs w:val="18"/>
              </w:rPr>
              <w:t>Independence screen</w:t>
            </w:r>
          </w:p>
        </w:tc>
        <w:tc>
          <w:tcPr>
            <w:tcW w:w="3666" w:type="pct"/>
            <w:vAlign w:val="center"/>
          </w:tcPr>
          <w:p w14:paraId="53E4B714" w14:textId="6A8DA41C" w:rsidR="008557C5" w:rsidRPr="00663F5B" w:rsidRDefault="009F2408" w:rsidP="00EC5C19">
            <w:pPr>
              <w:rPr>
                <w:rFonts w:asciiTheme="majorHAnsi" w:hAnsiTheme="majorHAnsi" w:cstheme="majorHAnsi"/>
                <w:bCs/>
                <w:sz w:val="18"/>
                <w:szCs w:val="18"/>
              </w:rPr>
            </w:pPr>
            <w:r w:rsidRPr="00663F5B">
              <w:rPr>
                <w:rFonts w:asciiTheme="majorHAnsi" w:hAnsiTheme="majorHAnsi" w:cstheme="majorHAnsi"/>
                <w:bCs/>
                <w:sz w:val="18"/>
                <w:szCs w:val="18"/>
              </w:rPr>
              <w:t xml:space="preserve">Selected companies classified under the following </w:t>
            </w:r>
            <w:r w:rsidR="00275530" w:rsidRPr="00663F5B">
              <w:rPr>
                <w:rFonts w:asciiTheme="majorHAnsi" w:hAnsiTheme="majorHAnsi" w:cstheme="majorHAnsi"/>
                <w:bCs/>
                <w:sz w:val="18"/>
                <w:szCs w:val="18"/>
              </w:rPr>
              <w:t xml:space="preserve">BvD Independence indicator: </w:t>
            </w:r>
          </w:p>
          <w:p w14:paraId="33566BAB" w14:textId="136D6F24" w:rsidR="007A594A" w:rsidRPr="00663F5B" w:rsidRDefault="00275530" w:rsidP="00AB321B">
            <w:pPr>
              <w:pStyle w:val="ListBullet"/>
              <w:rPr>
                <w:sz w:val="18"/>
                <w:szCs w:val="18"/>
              </w:rPr>
            </w:pPr>
            <w:r w:rsidRPr="00663F5B">
              <w:rPr>
                <w:bCs/>
                <w:sz w:val="18"/>
                <w:szCs w:val="18"/>
              </w:rPr>
              <w:t>A (</w:t>
            </w:r>
            <w:r w:rsidRPr="00663F5B">
              <w:rPr>
                <w:sz w:val="18"/>
                <w:szCs w:val="18"/>
              </w:rPr>
              <w:t>No shareholder with more than 25% of direct or total ownership)</w:t>
            </w:r>
            <w:r w:rsidR="0037225E" w:rsidRPr="00663F5B">
              <w:rPr>
                <w:sz w:val="18"/>
                <w:szCs w:val="18"/>
              </w:rPr>
              <w:t>.</w:t>
            </w:r>
          </w:p>
          <w:p w14:paraId="26B5A7D5" w14:textId="51319B4F" w:rsidR="008C30E9" w:rsidRPr="00663F5B" w:rsidRDefault="0000112C" w:rsidP="00AB321B">
            <w:pPr>
              <w:pStyle w:val="ListBullet"/>
              <w:rPr>
                <w:sz w:val="18"/>
                <w:szCs w:val="18"/>
                <w:highlight w:val="yellow"/>
              </w:rPr>
            </w:pPr>
            <w:r w:rsidRPr="00663F5B">
              <w:rPr>
                <w:sz w:val="18"/>
                <w:szCs w:val="18"/>
                <w:highlight w:val="yellow"/>
              </w:rPr>
              <w:lastRenderedPageBreak/>
              <w:t>B (No shareholder recorded with more than 50% of direct, indirect or total ownership.</w:t>
            </w:r>
            <w:r w:rsidR="008C30E9" w:rsidRPr="00663F5B">
              <w:rPr>
                <w:sz w:val="18"/>
                <w:szCs w:val="18"/>
                <w:highlight w:val="yellow"/>
              </w:rPr>
              <w:t xml:space="preserve"> </w:t>
            </w:r>
            <w:r w:rsidRPr="00663F5B">
              <w:rPr>
                <w:sz w:val="18"/>
                <w:szCs w:val="18"/>
                <w:highlight w:val="yellow"/>
              </w:rPr>
              <w:t xml:space="preserve"> One or more shareholders recorded with more than 25% of direct or total ownership).</w:t>
            </w:r>
          </w:p>
          <w:p w14:paraId="5630E5B3" w14:textId="73B613E0" w:rsidR="007A594A" w:rsidRPr="00663F5B" w:rsidRDefault="007A594A" w:rsidP="00AB321B">
            <w:pPr>
              <w:pStyle w:val="ListBullet"/>
              <w:rPr>
                <w:sz w:val="18"/>
                <w:szCs w:val="18"/>
                <w:highlight w:val="yellow"/>
              </w:rPr>
            </w:pPr>
            <w:r w:rsidRPr="00663F5B">
              <w:rPr>
                <w:sz w:val="18"/>
                <w:szCs w:val="18"/>
                <w:highlight w:val="yellow"/>
              </w:rPr>
              <w:t>U (Unknown shareholder and/or ownership percentage)</w:t>
            </w:r>
            <w:r w:rsidR="0037225E" w:rsidRPr="00663F5B">
              <w:rPr>
                <w:sz w:val="18"/>
                <w:szCs w:val="18"/>
                <w:highlight w:val="yellow"/>
              </w:rPr>
              <w:t>.</w:t>
            </w:r>
          </w:p>
          <w:p w14:paraId="7CBE02B4" w14:textId="71289A29" w:rsidR="008557C5" w:rsidRPr="00663F5B" w:rsidRDefault="0037225E" w:rsidP="00AB321B">
            <w:pPr>
              <w:pStyle w:val="ListBullet"/>
              <w:rPr>
                <w:sz w:val="18"/>
                <w:szCs w:val="18"/>
              </w:rPr>
            </w:pPr>
            <w:r w:rsidRPr="00663F5B">
              <w:rPr>
                <w:rFonts w:eastAsia="MS PMincho"/>
                <w:sz w:val="18"/>
                <w:szCs w:val="18"/>
                <w:highlight w:val="yellow"/>
                <w:lang w:eastAsia="ja-JP"/>
              </w:rPr>
              <w:t>All companies for which all shareholders or all shareholders with a stake greater than 25% are individuals or employees.</w:t>
            </w:r>
          </w:p>
        </w:tc>
      </w:tr>
      <w:tr w:rsidR="005709E4" w:rsidRPr="00722997" w14:paraId="58A65799" w14:textId="77777777" w:rsidTr="00663F5B">
        <w:trPr>
          <w:trHeight w:val="411"/>
        </w:trPr>
        <w:tc>
          <w:tcPr>
            <w:tcW w:w="1334" w:type="pct"/>
            <w:vAlign w:val="center"/>
          </w:tcPr>
          <w:p w14:paraId="1CD6E407" w14:textId="32EE08FD" w:rsidR="00B30304" w:rsidRPr="00663F5B" w:rsidRDefault="00B30304" w:rsidP="00EC5C19">
            <w:pPr>
              <w:rPr>
                <w:rFonts w:asciiTheme="majorHAnsi" w:hAnsiTheme="majorHAnsi" w:cstheme="majorHAnsi"/>
                <w:b/>
                <w:bCs/>
                <w:sz w:val="18"/>
                <w:szCs w:val="18"/>
                <w:highlight w:val="yellow"/>
              </w:rPr>
            </w:pPr>
            <w:r w:rsidRPr="00663F5B">
              <w:rPr>
                <w:rFonts w:asciiTheme="majorHAnsi" w:hAnsiTheme="majorHAnsi" w:cstheme="majorHAnsi"/>
                <w:b/>
                <w:bCs/>
                <w:sz w:val="18"/>
                <w:szCs w:val="18"/>
                <w:highlight w:val="yellow"/>
              </w:rPr>
              <w:t>Manual add</w:t>
            </w:r>
            <w:r w:rsidR="00B7480F" w:rsidRPr="00663F5B">
              <w:rPr>
                <w:rFonts w:asciiTheme="majorHAnsi" w:hAnsiTheme="majorHAnsi" w:cstheme="majorHAnsi"/>
                <w:b/>
                <w:bCs/>
                <w:sz w:val="18"/>
                <w:szCs w:val="18"/>
                <w:highlight w:val="yellow"/>
              </w:rPr>
              <w:t>ition</w:t>
            </w:r>
            <w:r w:rsidR="00B7480F" w:rsidRPr="00663F5B">
              <w:rPr>
                <w:rStyle w:val="FootnoteReference"/>
                <w:rFonts w:asciiTheme="majorHAnsi" w:hAnsiTheme="majorHAnsi" w:cstheme="majorHAnsi"/>
                <w:b/>
                <w:bCs/>
                <w:sz w:val="18"/>
                <w:szCs w:val="18"/>
                <w:highlight w:val="yellow"/>
              </w:rPr>
              <w:footnoteReference w:id="25"/>
            </w:r>
          </w:p>
        </w:tc>
        <w:tc>
          <w:tcPr>
            <w:tcW w:w="3666" w:type="pct"/>
            <w:vAlign w:val="center"/>
          </w:tcPr>
          <w:p w14:paraId="7AF69B35" w14:textId="2B4FC5B5" w:rsidR="00B30304" w:rsidRPr="00663F5B" w:rsidRDefault="001A6608" w:rsidP="002309ED">
            <w:pPr>
              <w:rPr>
                <w:rFonts w:asciiTheme="majorHAnsi" w:hAnsiTheme="majorHAnsi" w:cstheme="majorHAnsi"/>
                <w:bCs/>
                <w:sz w:val="18"/>
                <w:szCs w:val="18"/>
                <w:highlight w:val="yellow"/>
              </w:rPr>
            </w:pPr>
            <w:r w:rsidRPr="00663F5B">
              <w:rPr>
                <w:rFonts w:asciiTheme="majorHAnsi" w:hAnsiTheme="majorHAnsi" w:cstheme="majorHAnsi"/>
                <w:bCs/>
                <w:sz w:val="18"/>
                <w:szCs w:val="18"/>
                <w:highlight w:val="yellow"/>
              </w:rPr>
              <w:t>A</w:t>
            </w:r>
            <w:r w:rsidR="002309ED" w:rsidRPr="00663F5B">
              <w:rPr>
                <w:rFonts w:asciiTheme="majorHAnsi" w:hAnsiTheme="majorHAnsi" w:cstheme="majorHAnsi"/>
                <w:bCs/>
                <w:sz w:val="18"/>
                <w:szCs w:val="18"/>
                <w:highlight w:val="yellow"/>
              </w:rPr>
              <w:t xml:space="preserve"> Vietnamese company, ASIA CHEMICAL CORPORATION, was manually added to the pool of potential comparables</w:t>
            </w:r>
            <w:r w:rsidRPr="00663F5B">
              <w:rPr>
                <w:rFonts w:asciiTheme="majorHAnsi" w:hAnsiTheme="majorHAnsi" w:cstheme="majorHAnsi"/>
                <w:bCs/>
                <w:sz w:val="18"/>
                <w:szCs w:val="18"/>
                <w:highlight w:val="yellow"/>
              </w:rPr>
              <w:t>.</w:t>
            </w:r>
          </w:p>
        </w:tc>
      </w:tr>
      <w:tr w:rsidR="005709E4" w:rsidRPr="00722997" w14:paraId="1CCE491E" w14:textId="77777777" w:rsidTr="00085665">
        <w:trPr>
          <w:trHeight w:val="397"/>
        </w:trPr>
        <w:tc>
          <w:tcPr>
            <w:tcW w:w="5000" w:type="pct"/>
            <w:gridSpan w:val="2"/>
            <w:shd w:val="clear" w:color="auto" w:fill="00338D"/>
            <w:vAlign w:val="center"/>
          </w:tcPr>
          <w:p w14:paraId="76EC2073" w14:textId="4C84BF6F" w:rsidR="00275530" w:rsidRPr="00663F5B" w:rsidRDefault="000F5F64" w:rsidP="00EC5C19">
            <w:pPr>
              <w:spacing w:line="276" w:lineRule="auto"/>
              <w:jc w:val="right"/>
              <w:rPr>
                <w:rFonts w:asciiTheme="majorHAnsi" w:hAnsiTheme="majorHAnsi" w:cstheme="majorHAnsi"/>
                <w:b/>
                <w:i/>
                <w:color w:val="FFFFFF" w:themeColor="background1"/>
                <w:sz w:val="18"/>
                <w:szCs w:val="18"/>
              </w:rPr>
            </w:pPr>
            <w:r w:rsidRPr="00663F5B">
              <w:rPr>
                <w:rFonts w:asciiTheme="majorHAnsi" w:hAnsiTheme="majorHAnsi" w:cstheme="majorHAnsi"/>
                <w:b/>
                <w:i/>
                <w:color w:val="FFFFFF" w:themeColor="background1"/>
                <w:sz w:val="18"/>
                <w:szCs w:val="18"/>
                <w:highlight w:val="yellow"/>
              </w:rPr>
              <w:t>zz</w:t>
            </w:r>
            <w:r w:rsidR="00A717C9" w:rsidRPr="00663F5B">
              <w:rPr>
                <w:rFonts w:asciiTheme="majorHAnsi" w:hAnsiTheme="majorHAnsi" w:cstheme="majorHAnsi"/>
                <w:b/>
                <w:i/>
                <w:color w:val="FFFFFF" w:themeColor="background1"/>
                <w:sz w:val="18"/>
                <w:szCs w:val="18"/>
                <w:highlight w:val="yellow"/>
              </w:rPr>
              <w:t xml:space="preserve"> </w:t>
            </w:r>
            <w:r w:rsidR="00275530" w:rsidRPr="00663F5B">
              <w:rPr>
                <w:rFonts w:asciiTheme="majorHAnsi" w:hAnsiTheme="majorHAnsi" w:cstheme="majorHAnsi"/>
                <w:b/>
                <w:i/>
                <w:color w:val="FFFFFF" w:themeColor="background1"/>
                <w:sz w:val="18"/>
                <w:szCs w:val="18"/>
                <w:highlight w:val="yellow"/>
              </w:rPr>
              <w:t>companies</w:t>
            </w:r>
            <w:r w:rsidR="00275530" w:rsidRPr="00663F5B">
              <w:rPr>
                <w:rFonts w:asciiTheme="majorHAnsi" w:hAnsiTheme="majorHAnsi" w:cstheme="majorHAnsi"/>
                <w:b/>
                <w:i/>
                <w:color w:val="FFFFFF" w:themeColor="background1"/>
                <w:sz w:val="18"/>
                <w:szCs w:val="18"/>
              </w:rPr>
              <w:t xml:space="preserve"> </w:t>
            </w:r>
            <w:r w:rsidR="009F2408" w:rsidRPr="00663F5B">
              <w:rPr>
                <w:rFonts w:asciiTheme="majorHAnsi" w:hAnsiTheme="majorHAnsi" w:cstheme="majorHAnsi"/>
                <w:b/>
                <w:i/>
                <w:color w:val="FFFFFF" w:themeColor="background1"/>
                <w:sz w:val="18"/>
                <w:szCs w:val="18"/>
              </w:rPr>
              <w:t>selected</w:t>
            </w:r>
          </w:p>
        </w:tc>
      </w:tr>
      <w:tr w:rsidR="006F3F28" w:rsidRPr="00722997" w14:paraId="46C63E15" w14:textId="77777777" w:rsidTr="00DE163F">
        <w:trPr>
          <w:trHeight w:val="397"/>
        </w:trPr>
        <w:tc>
          <w:tcPr>
            <w:tcW w:w="1334" w:type="pct"/>
            <w:vMerge w:val="restart"/>
            <w:vAlign w:val="center"/>
          </w:tcPr>
          <w:p w14:paraId="0487C2D9" w14:textId="7B89A401" w:rsidR="006F3F28" w:rsidRPr="00663F5B" w:rsidRDefault="006F3F28" w:rsidP="00EC5C19">
            <w:pPr>
              <w:spacing w:line="276" w:lineRule="auto"/>
              <w:rPr>
                <w:rFonts w:asciiTheme="majorHAnsi" w:eastAsia="PMingLiU" w:hAnsiTheme="majorHAnsi" w:cstheme="majorHAnsi"/>
                <w:b/>
                <w:sz w:val="18"/>
                <w:szCs w:val="18"/>
              </w:rPr>
            </w:pPr>
            <w:r w:rsidRPr="00663F5B">
              <w:rPr>
                <w:rFonts w:asciiTheme="majorHAnsi" w:hAnsiTheme="majorHAnsi" w:cstheme="majorHAnsi"/>
                <w:b/>
                <w:bCs/>
                <w:sz w:val="18"/>
                <w:szCs w:val="18"/>
              </w:rPr>
              <w:t xml:space="preserve">Quantitative screens </w:t>
            </w:r>
          </w:p>
        </w:tc>
        <w:tc>
          <w:tcPr>
            <w:tcW w:w="3666" w:type="pct"/>
            <w:vAlign w:val="center"/>
          </w:tcPr>
          <w:p w14:paraId="674ABBF9" w14:textId="16563267" w:rsidR="006F3F28" w:rsidRPr="00663F5B" w:rsidRDefault="006F3F28" w:rsidP="00EC5C19">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Rejected companies having</w:t>
            </w:r>
            <w:r w:rsidRPr="00663F5B">
              <w:rPr>
                <w:rFonts w:asciiTheme="majorHAnsi" w:hAnsiTheme="majorHAnsi" w:cstheme="majorHAnsi"/>
                <w:sz w:val="18"/>
                <w:szCs w:val="18"/>
              </w:rPr>
              <w:t xml:space="preserve"> </w:t>
            </w:r>
            <w:r w:rsidRPr="00663F5B">
              <w:rPr>
                <w:rFonts w:asciiTheme="majorHAnsi" w:eastAsia="PMingLiU" w:hAnsiTheme="majorHAnsi" w:cstheme="majorHAnsi"/>
                <w:sz w:val="18"/>
                <w:szCs w:val="18"/>
              </w:rPr>
              <w:t xml:space="preserve">less than three </w:t>
            </w:r>
            <w:r w:rsidRPr="00663F5B">
              <w:rPr>
                <w:rFonts w:cs="Arial"/>
                <w:sz w:val="18"/>
                <w:szCs w:val="18"/>
                <w:lang w:eastAsia="zh-CN"/>
              </w:rPr>
              <w:t xml:space="preserve">consecutive years of financial data from </w:t>
            </w:r>
            <w:r w:rsidRPr="00663F5B">
              <w:rPr>
                <w:rFonts w:cs="Arial"/>
                <w:sz w:val="18"/>
                <w:szCs w:val="18"/>
                <w:highlight w:val="yellow"/>
                <w:lang w:eastAsia="zh-CN"/>
              </w:rPr>
              <w:t>20ww</w:t>
            </w:r>
            <w:r w:rsidRPr="00663F5B">
              <w:rPr>
                <w:rFonts w:cs="Arial"/>
                <w:sz w:val="18"/>
                <w:szCs w:val="18"/>
                <w:lang w:eastAsia="zh-CN"/>
              </w:rPr>
              <w:t xml:space="preserve"> to </w:t>
            </w:r>
            <w:r w:rsidRPr="00663F5B">
              <w:rPr>
                <w:rFonts w:cs="Arial"/>
                <w:sz w:val="18"/>
                <w:szCs w:val="18"/>
                <w:highlight w:val="yellow"/>
                <w:lang w:eastAsia="zh-CN"/>
              </w:rPr>
              <w:t>20xx</w:t>
            </w:r>
          </w:p>
        </w:tc>
      </w:tr>
      <w:tr w:rsidR="006F3F28" w:rsidRPr="00722997" w14:paraId="1E4F91DC" w14:textId="77777777" w:rsidTr="00DE163F">
        <w:trPr>
          <w:trHeight w:val="397"/>
        </w:trPr>
        <w:tc>
          <w:tcPr>
            <w:tcW w:w="1334" w:type="pct"/>
            <w:vMerge/>
            <w:vAlign w:val="center"/>
          </w:tcPr>
          <w:p w14:paraId="3A8B3BCC" w14:textId="77777777" w:rsidR="006F3F28" w:rsidRPr="00663F5B" w:rsidRDefault="006F3F28" w:rsidP="00EC5C19">
            <w:pPr>
              <w:spacing w:line="276" w:lineRule="auto"/>
              <w:rPr>
                <w:rFonts w:asciiTheme="majorHAnsi" w:eastAsia="PMingLiU" w:hAnsiTheme="majorHAnsi" w:cstheme="majorHAnsi"/>
                <w:b/>
                <w:sz w:val="18"/>
                <w:szCs w:val="18"/>
              </w:rPr>
            </w:pPr>
          </w:p>
        </w:tc>
        <w:tc>
          <w:tcPr>
            <w:tcW w:w="3666" w:type="pct"/>
            <w:vAlign w:val="center"/>
          </w:tcPr>
          <w:p w14:paraId="0A81D94E" w14:textId="2675B673" w:rsidR="006F3F28" w:rsidRPr="00663F5B" w:rsidRDefault="006F3F28" w:rsidP="00A57EB8">
            <w:pPr>
              <w:spacing w:line="276" w:lineRule="auto"/>
              <w:rPr>
                <w:rFonts w:ascii="Arial" w:hAnsi="Arial" w:cs="Arial"/>
                <w:sz w:val="18"/>
                <w:szCs w:val="18"/>
                <w:lang w:eastAsia="en-US"/>
              </w:rPr>
            </w:pPr>
            <w:r w:rsidRPr="00663F5B">
              <w:rPr>
                <w:rFonts w:asciiTheme="majorHAnsi" w:eastAsia="PMingLiU" w:hAnsiTheme="majorHAnsi" w:cstheme="majorHAnsi"/>
                <w:sz w:val="18"/>
                <w:szCs w:val="18"/>
              </w:rPr>
              <w:t>Rejected companies for having three consecutive years of losses</w:t>
            </w:r>
          </w:p>
        </w:tc>
      </w:tr>
      <w:tr w:rsidR="006F3F28" w:rsidRPr="00722997" w14:paraId="4043EAAC" w14:textId="77777777" w:rsidTr="00DE163F">
        <w:trPr>
          <w:trHeight w:val="397"/>
        </w:trPr>
        <w:tc>
          <w:tcPr>
            <w:tcW w:w="1334" w:type="pct"/>
            <w:vMerge/>
            <w:vAlign w:val="center"/>
          </w:tcPr>
          <w:p w14:paraId="14AEC313" w14:textId="77777777" w:rsidR="006F3F28" w:rsidRPr="00663F5B" w:rsidRDefault="006F3F28" w:rsidP="00EC5C19">
            <w:pPr>
              <w:spacing w:line="276" w:lineRule="auto"/>
              <w:rPr>
                <w:rFonts w:asciiTheme="majorHAnsi" w:eastAsia="PMingLiU" w:hAnsiTheme="majorHAnsi" w:cstheme="majorHAnsi"/>
                <w:b/>
                <w:sz w:val="18"/>
                <w:szCs w:val="18"/>
              </w:rPr>
            </w:pPr>
          </w:p>
        </w:tc>
        <w:tc>
          <w:tcPr>
            <w:tcW w:w="3666" w:type="pct"/>
            <w:vAlign w:val="center"/>
          </w:tcPr>
          <w:p w14:paraId="0F7E75E3" w14:textId="6179A6F0" w:rsidR="006F3F28" w:rsidRPr="00663F5B" w:rsidRDefault="006F3F28" w:rsidP="00EC5C19">
            <w:pPr>
              <w:spacing w:line="276" w:lineRule="auto"/>
              <w:rPr>
                <w:rFonts w:asciiTheme="majorHAnsi" w:hAnsiTheme="majorHAnsi" w:cstheme="majorHAnsi"/>
                <w:i/>
                <w:sz w:val="18"/>
                <w:szCs w:val="18"/>
              </w:rPr>
            </w:pPr>
            <w:r w:rsidRPr="00663F5B">
              <w:rPr>
                <w:rFonts w:asciiTheme="majorHAnsi" w:eastAsia="PMingLiU" w:hAnsiTheme="majorHAnsi" w:cstheme="majorHAnsi"/>
                <w:sz w:val="18"/>
                <w:szCs w:val="18"/>
              </w:rPr>
              <w:t xml:space="preserve">Rejected companies for having </w:t>
            </w:r>
            <w:r w:rsidR="009C6950" w:rsidRPr="00663F5B">
              <w:rPr>
                <w:sz w:val="18"/>
                <w:szCs w:val="18"/>
                <w:highlight w:val="yellow"/>
                <w:lang w:eastAsia="en-US"/>
              </w:rPr>
              <w:t xml:space="preserve">weighted average </w:t>
            </w:r>
            <w:r w:rsidR="00B47572" w:rsidRPr="00663F5B">
              <w:rPr>
                <w:rFonts w:asciiTheme="majorHAnsi" w:eastAsia="PMingLiU" w:hAnsiTheme="majorHAnsi" w:cstheme="majorHAnsi"/>
                <w:sz w:val="18"/>
                <w:szCs w:val="18"/>
              </w:rPr>
              <w:t>(</w:t>
            </w:r>
            <w:r w:rsidR="00B47572" w:rsidRPr="00663F5B">
              <w:rPr>
                <w:rFonts w:asciiTheme="majorHAnsi" w:eastAsia="PMingLiU" w:hAnsiTheme="majorHAnsi" w:cstheme="majorHAnsi"/>
                <w:sz w:val="18"/>
                <w:szCs w:val="18"/>
                <w:highlight w:val="yellow"/>
              </w:rPr>
              <w:t>20ww-20xx</w:t>
            </w:r>
            <w:r w:rsidR="00B47572" w:rsidRPr="00663F5B">
              <w:rPr>
                <w:rFonts w:asciiTheme="majorHAnsi" w:eastAsia="PMingLiU" w:hAnsiTheme="majorHAnsi" w:cstheme="majorHAnsi"/>
                <w:sz w:val="18"/>
                <w:szCs w:val="18"/>
              </w:rPr>
              <w:t>)</w:t>
            </w:r>
            <w:r w:rsidR="009C6950" w:rsidRPr="00663F5B">
              <w:rPr>
                <w:sz w:val="18"/>
                <w:szCs w:val="18"/>
                <w:lang w:eastAsia="en-US"/>
              </w:rPr>
              <w:t xml:space="preserve"> </w:t>
            </w:r>
            <w:r w:rsidRPr="00663F5B">
              <w:rPr>
                <w:rFonts w:asciiTheme="majorHAnsi" w:eastAsia="PMingLiU" w:hAnsiTheme="majorHAnsi" w:cstheme="majorHAnsi"/>
                <w:sz w:val="18"/>
                <w:szCs w:val="18"/>
              </w:rPr>
              <w:t xml:space="preserve">R&amp;D / net sales ratio </w:t>
            </w:r>
            <w:r w:rsidRPr="00663F5B">
              <w:rPr>
                <w:rFonts w:asciiTheme="majorHAnsi" w:hAnsiTheme="majorHAnsi" w:cstheme="majorHAnsi"/>
                <w:sz w:val="18"/>
                <w:szCs w:val="18"/>
              </w:rPr>
              <w:t>greater than</w:t>
            </w:r>
            <w:r w:rsidRPr="00663F5B">
              <w:rPr>
                <w:rFonts w:asciiTheme="majorHAnsi" w:eastAsia="PMingLiU" w:hAnsiTheme="majorHAnsi" w:cstheme="majorHAnsi"/>
                <w:sz w:val="18"/>
                <w:szCs w:val="18"/>
              </w:rPr>
              <w:t xml:space="preserve"> 3%</w:t>
            </w:r>
            <w:r w:rsidR="002F524A" w:rsidRPr="00663F5B">
              <w:rPr>
                <w:rFonts w:asciiTheme="majorHAnsi" w:eastAsia="PMingLiU" w:hAnsiTheme="majorHAnsi" w:cstheme="majorHAnsi"/>
                <w:sz w:val="18"/>
                <w:szCs w:val="18"/>
              </w:rPr>
              <w:t>, as s</w:t>
            </w:r>
            <w:r w:rsidR="004844D1" w:rsidRPr="00663F5B">
              <w:rPr>
                <w:rFonts w:asciiTheme="majorHAnsi" w:eastAsia="PMingLiU" w:hAnsiTheme="majorHAnsi" w:cstheme="majorHAnsi"/>
                <w:sz w:val="18"/>
                <w:szCs w:val="18"/>
              </w:rPr>
              <w:t xml:space="preserve">uch companies </w:t>
            </w:r>
            <w:r w:rsidR="00DC763A" w:rsidRPr="00663F5B">
              <w:rPr>
                <w:rFonts w:asciiTheme="majorHAnsi" w:eastAsia="PMingLiU" w:hAnsiTheme="majorHAnsi" w:cstheme="majorHAnsi"/>
                <w:sz w:val="18"/>
                <w:szCs w:val="18"/>
              </w:rPr>
              <w:t>are</w:t>
            </w:r>
            <w:r w:rsidR="00866F6C" w:rsidRPr="00663F5B">
              <w:rPr>
                <w:rFonts w:asciiTheme="majorHAnsi" w:eastAsia="PMingLiU" w:hAnsiTheme="majorHAnsi" w:cstheme="majorHAnsi"/>
                <w:sz w:val="18"/>
                <w:szCs w:val="18"/>
              </w:rPr>
              <w:t xml:space="preserve"> deemed </w:t>
            </w:r>
            <w:r w:rsidR="00E32768" w:rsidRPr="00663F5B">
              <w:rPr>
                <w:rFonts w:asciiTheme="majorHAnsi" w:eastAsia="PMingLiU" w:hAnsiTheme="majorHAnsi" w:cstheme="majorHAnsi"/>
                <w:sz w:val="18"/>
                <w:szCs w:val="18"/>
              </w:rPr>
              <w:t xml:space="preserve">to </w:t>
            </w:r>
            <w:r w:rsidR="00DC763A" w:rsidRPr="00663F5B">
              <w:rPr>
                <w:rFonts w:asciiTheme="majorHAnsi" w:eastAsia="PMingLiU" w:hAnsiTheme="majorHAnsi" w:cstheme="majorHAnsi"/>
                <w:sz w:val="18"/>
                <w:szCs w:val="18"/>
              </w:rPr>
              <w:t>perform</w:t>
            </w:r>
            <w:r w:rsidR="00E32768" w:rsidRPr="00663F5B">
              <w:rPr>
                <w:rFonts w:asciiTheme="majorHAnsi" w:eastAsia="PMingLiU" w:hAnsiTheme="majorHAnsi" w:cstheme="majorHAnsi"/>
                <w:sz w:val="18"/>
                <w:szCs w:val="18"/>
              </w:rPr>
              <w:t xml:space="preserve"> R&amp;D activities.  </w:t>
            </w:r>
            <w:r w:rsidRPr="00663F5B">
              <w:rPr>
                <w:rFonts w:asciiTheme="majorHAnsi" w:eastAsia="PMingLiU" w:hAnsiTheme="majorHAnsi" w:cstheme="majorHAnsi"/>
                <w:sz w:val="18"/>
                <w:szCs w:val="18"/>
              </w:rPr>
              <w:t xml:space="preserve"> </w:t>
            </w:r>
            <w:r w:rsidRPr="00663F5B">
              <w:rPr>
                <w:rFonts w:asciiTheme="majorHAnsi" w:eastAsia="PMingLiU" w:hAnsiTheme="majorHAnsi" w:cstheme="majorHAnsi"/>
                <w:sz w:val="18"/>
                <w:szCs w:val="18"/>
                <w:highlight w:val="yellow"/>
              </w:rPr>
              <w:t>ABC</w:t>
            </w:r>
            <w:r w:rsidRPr="00663F5B">
              <w:rPr>
                <w:rFonts w:asciiTheme="majorHAnsi" w:eastAsia="PMingLiU" w:hAnsiTheme="majorHAnsi" w:cstheme="majorHAnsi"/>
                <w:sz w:val="18"/>
                <w:szCs w:val="18"/>
              </w:rPr>
              <w:t xml:space="preserve"> </w:t>
            </w:r>
            <w:r w:rsidR="00DC763A" w:rsidRPr="00663F5B">
              <w:rPr>
                <w:rFonts w:asciiTheme="majorHAnsi" w:eastAsia="PMingLiU" w:hAnsiTheme="majorHAnsi" w:cstheme="majorHAnsi"/>
                <w:sz w:val="18"/>
                <w:szCs w:val="18"/>
              </w:rPr>
              <w:t xml:space="preserve">neither </w:t>
            </w:r>
            <w:r w:rsidRPr="00663F5B">
              <w:rPr>
                <w:rFonts w:asciiTheme="majorHAnsi" w:eastAsia="PMingLiU" w:hAnsiTheme="majorHAnsi" w:cstheme="majorHAnsi"/>
                <w:sz w:val="18"/>
                <w:szCs w:val="18"/>
              </w:rPr>
              <w:t>d</w:t>
            </w:r>
            <w:r w:rsidR="00DC763A" w:rsidRPr="00663F5B">
              <w:rPr>
                <w:rFonts w:asciiTheme="majorHAnsi" w:eastAsia="PMingLiU" w:hAnsiTheme="majorHAnsi" w:cstheme="majorHAnsi"/>
                <w:sz w:val="18"/>
                <w:szCs w:val="18"/>
              </w:rPr>
              <w:t xml:space="preserve">evelops nor </w:t>
            </w:r>
            <w:r w:rsidRPr="00663F5B">
              <w:rPr>
                <w:rFonts w:asciiTheme="majorHAnsi" w:eastAsia="PMingLiU" w:hAnsiTheme="majorHAnsi" w:cstheme="majorHAnsi"/>
                <w:sz w:val="18"/>
                <w:szCs w:val="18"/>
              </w:rPr>
              <w:t>own</w:t>
            </w:r>
            <w:r w:rsidR="00DC763A" w:rsidRPr="00663F5B">
              <w:rPr>
                <w:rFonts w:asciiTheme="majorHAnsi" w:eastAsia="PMingLiU" w:hAnsiTheme="majorHAnsi" w:cstheme="majorHAnsi"/>
                <w:sz w:val="18"/>
                <w:szCs w:val="18"/>
              </w:rPr>
              <w:t>s</w:t>
            </w:r>
            <w:r w:rsidRPr="00663F5B">
              <w:rPr>
                <w:rFonts w:asciiTheme="majorHAnsi" w:eastAsia="PMingLiU" w:hAnsiTheme="majorHAnsi" w:cstheme="majorHAnsi"/>
                <w:sz w:val="18"/>
                <w:szCs w:val="18"/>
              </w:rPr>
              <w:t xml:space="preserve"> any valuable intangible assets</w:t>
            </w:r>
            <w:r w:rsidR="00AF7401" w:rsidRPr="00663F5B">
              <w:rPr>
                <w:rFonts w:asciiTheme="majorHAnsi" w:eastAsia="PMingLiU" w:hAnsiTheme="majorHAnsi" w:cstheme="majorHAnsi"/>
                <w:sz w:val="18"/>
                <w:szCs w:val="18"/>
              </w:rPr>
              <w:t>.</w:t>
            </w:r>
          </w:p>
        </w:tc>
      </w:tr>
      <w:tr w:rsidR="006F3F28" w:rsidRPr="00722997" w14:paraId="7CE3C95A" w14:textId="77777777" w:rsidTr="00DE163F">
        <w:trPr>
          <w:trHeight w:val="397"/>
        </w:trPr>
        <w:tc>
          <w:tcPr>
            <w:tcW w:w="1334" w:type="pct"/>
            <w:vMerge/>
            <w:vAlign w:val="center"/>
          </w:tcPr>
          <w:p w14:paraId="02F9D2E3"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451C0ADB" w14:textId="0B675DE8" w:rsidR="006F3F28" w:rsidRPr="00663F5B" w:rsidRDefault="006F3F28" w:rsidP="00640BE3">
            <w:pPr>
              <w:spacing w:line="276" w:lineRule="auto"/>
              <w:rPr>
                <w:rFonts w:asciiTheme="majorHAnsi" w:eastAsia="PMingLiU" w:hAnsiTheme="majorHAnsi" w:cstheme="majorHAnsi"/>
                <w:sz w:val="18"/>
                <w:szCs w:val="18"/>
              </w:rPr>
            </w:pPr>
            <w:r w:rsidRPr="00663F5B">
              <w:rPr>
                <w:rFonts w:asciiTheme="majorHAnsi" w:eastAsia="PMingLiU" w:hAnsiTheme="majorHAnsi" w:cstheme="majorHAnsi"/>
                <w:sz w:val="18"/>
                <w:szCs w:val="18"/>
              </w:rPr>
              <w:t xml:space="preserve">Rejected companies with </w:t>
            </w:r>
            <w:r w:rsidR="00B47572" w:rsidRPr="00663F5B">
              <w:rPr>
                <w:rFonts w:asciiTheme="majorHAnsi" w:eastAsia="PMingLiU" w:hAnsiTheme="majorHAnsi" w:cstheme="majorHAnsi"/>
                <w:sz w:val="18"/>
                <w:szCs w:val="18"/>
              </w:rPr>
              <w:t xml:space="preserve">weighted </w:t>
            </w:r>
            <w:r w:rsidRPr="00663F5B">
              <w:rPr>
                <w:rFonts w:asciiTheme="majorHAnsi" w:eastAsia="PMingLiU" w:hAnsiTheme="majorHAnsi" w:cstheme="majorHAnsi"/>
                <w:sz w:val="18"/>
                <w:szCs w:val="18"/>
              </w:rPr>
              <w:t>average</w:t>
            </w:r>
            <w:r w:rsidR="002725BE" w:rsidRPr="00663F5B">
              <w:rPr>
                <w:rFonts w:asciiTheme="majorHAnsi" w:eastAsia="PMingLiU" w:hAnsiTheme="majorHAnsi" w:cstheme="majorHAnsi"/>
                <w:sz w:val="18"/>
                <w:szCs w:val="18"/>
              </w:rPr>
              <w:t xml:space="preserve"> (</w:t>
            </w:r>
            <w:r w:rsidR="002725BE" w:rsidRPr="00663F5B">
              <w:rPr>
                <w:rFonts w:asciiTheme="majorHAnsi" w:eastAsia="PMingLiU" w:hAnsiTheme="majorHAnsi" w:cstheme="majorHAnsi"/>
                <w:sz w:val="18"/>
                <w:szCs w:val="18"/>
                <w:highlight w:val="yellow"/>
              </w:rPr>
              <w:t>20ww-20xx</w:t>
            </w:r>
            <w:r w:rsidR="002725BE" w:rsidRPr="00663F5B">
              <w:rPr>
                <w:rFonts w:asciiTheme="majorHAnsi" w:eastAsia="PMingLiU" w:hAnsiTheme="majorHAnsi" w:cstheme="majorHAnsi"/>
                <w:sz w:val="18"/>
                <w:szCs w:val="18"/>
              </w:rPr>
              <w:t>)</w:t>
            </w:r>
            <w:r w:rsidRPr="00663F5B">
              <w:rPr>
                <w:rFonts w:asciiTheme="majorHAnsi" w:eastAsia="PMingLiU" w:hAnsiTheme="majorHAnsi" w:cstheme="majorHAnsi"/>
                <w:sz w:val="18"/>
                <w:szCs w:val="18"/>
              </w:rPr>
              <w:t xml:space="preserve"> net sales less than</w:t>
            </w:r>
            <w:r w:rsidR="002725BE" w:rsidRPr="00663F5B">
              <w:rPr>
                <w:rFonts w:asciiTheme="majorHAnsi" w:eastAsia="PMingLiU" w:hAnsiTheme="majorHAnsi" w:cstheme="majorHAnsi"/>
                <w:sz w:val="18"/>
                <w:szCs w:val="18"/>
              </w:rPr>
              <w:t>,</w:t>
            </w:r>
            <w:r w:rsidRPr="00663F5B">
              <w:rPr>
                <w:rFonts w:asciiTheme="majorHAnsi" w:eastAsia="PMingLiU" w:hAnsiTheme="majorHAnsi" w:cstheme="majorHAnsi"/>
                <w:sz w:val="18"/>
                <w:szCs w:val="18"/>
              </w:rPr>
              <w:t xml:space="preserve"> or </w:t>
            </w:r>
            <w:r w:rsidR="002725BE" w:rsidRPr="00663F5B">
              <w:rPr>
                <w:rFonts w:asciiTheme="majorHAnsi" w:eastAsia="PMingLiU" w:hAnsiTheme="majorHAnsi" w:cstheme="majorHAnsi"/>
                <w:sz w:val="18"/>
                <w:szCs w:val="18"/>
              </w:rPr>
              <w:t>greater</w:t>
            </w:r>
            <w:r w:rsidRPr="00663F5B">
              <w:rPr>
                <w:rFonts w:asciiTheme="majorHAnsi" w:eastAsia="PMingLiU" w:hAnsiTheme="majorHAnsi" w:cstheme="majorHAnsi"/>
                <w:sz w:val="18"/>
                <w:szCs w:val="18"/>
              </w:rPr>
              <w:t xml:space="preserve"> than </w:t>
            </w:r>
            <w:r w:rsidRPr="00663F5B">
              <w:rPr>
                <w:rFonts w:asciiTheme="majorHAnsi" w:eastAsia="PMingLiU" w:hAnsiTheme="majorHAnsi" w:cstheme="majorHAnsi"/>
                <w:sz w:val="18"/>
                <w:szCs w:val="18"/>
                <w:highlight w:val="yellow"/>
              </w:rPr>
              <w:t>20 times</w:t>
            </w:r>
            <w:r w:rsidRPr="00663F5B">
              <w:rPr>
                <w:rFonts w:asciiTheme="majorHAnsi" w:eastAsia="PMingLiU" w:hAnsiTheme="majorHAnsi" w:cstheme="majorHAnsi"/>
                <w:sz w:val="18"/>
                <w:szCs w:val="18"/>
              </w:rPr>
              <w:t xml:space="preserve"> of </w:t>
            </w:r>
            <w:r w:rsidRPr="00663F5B">
              <w:rPr>
                <w:rFonts w:asciiTheme="majorHAnsi" w:eastAsia="PMingLiU" w:hAnsiTheme="majorHAnsi" w:cstheme="majorHAnsi"/>
                <w:sz w:val="18"/>
                <w:szCs w:val="18"/>
                <w:highlight w:val="yellow"/>
              </w:rPr>
              <w:t>ABC’s</w:t>
            </w:r>
            <w:r w:rsidRPr="00663F5B">
              <w:rPr>
                <w:rFonts w:asciiTheme="majorHAnsi" w:eastAsia="PMingLiU" w:hAnsiTheme="majorHAnsi" w:cstheme="majorHAnsi"/>
                <w:sz w:val="18"/>
                <w:szCs w:val="18"/>
              </w:rPr>
              <w:t xml:space="preserve"> net sales because significant difference in scale could significantly affect comparability</w:t>
            </w:r>
          </w:p>
        </w:tc>
      </w:tr>
      <w:tr w:rsidR="006F3F28" w:rsidRPr="00722997" w14:paraId="4189E617" w14:textId="77777777" w:rsidTr="00DE163F">
        <w:trPr>
          <w:trHeight w:val="397"/>
        </w:trPr>
        <w:tc>
          <w:tcPr>
            <w:tcW w:w="1334" w:type="pct"/>
            <w:vMerge/>
            <w:vAlign w:val="center"/>
          </w:tcPr>
          <w:p w14:paraId="56B5FE84"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1EF1E925" w14:textId="1C09B52B" w:rsidR="006F3F28" w:rsidRPr="00663F5B" w:rsidRDefault="006F3F28" w:rsidP="003636DB">
            <w:pPr>
              <w:spacing w:line="276" w:lineRule="auto"/>
              <w:rPr>
                <w:rFonts w:asciiTheme="majorHAnsi" w:eastAsia="PMingLiU" w:hAnsiTheme="majorHAnsi" w:cstheme="majorHAnsi"/>
                <w:sz w:val="18"/>
                <w:szCs w:val="18"/>
              </w:rPr>
            </w:pPr>
            <w:r w:rsidRPr="00663F5B">
              <w:rPr>
                <w:rFonts w:asciiTheme="majorHAnsi" w:eastAsia="PMingLiU" w:hAnsiTheme="majorHAnsi" w:cstheme="majorHAnsi"/>
                <w:sz w:val="18"/>
                <w:szCs w:val="18"/>
                <w:highlight w:val="yellow"/>
              </w:rPr>
              <w:t>R</w:t>
            </w:r>
            <w:r w:rsidR="003D2B27" w:rsidRPr="00663F5B">
              <w:rPr>
                <w:rFonts w:asciiTheme="majorHAnsi" w:eastAsia="PMingLiU" w:hAnsiTheme="majorHAnsi" w:cstheme="majorHAnsi"/>
                <w:sz w:val="18"/>
                <w:szCs w:val="18"/>
                <w:highlight w:val="yellow"/>
              </w:rPr>
              <w:t>ejected companies</w:t>
            </w:r>
            <w:r w:rsidR="00846CD0" w:rsidRPr="00663F5B">
              <w:rPr>
                <w:rFonts w:asciiTheme="majorHAnsi" w:eastAsia="PMingLiU" w:hAnsiTheme="majorHAnsi" w:cstheme="majorHAnsi"/>
                <w:sz w:val="18"/>
                <w:szCs w:val="18"/>
                <w:highlight w:val="yellow"/>
              </w:rPr>
              <w:t xml:space="preserve"> </w:t>
            </w:r>
            <w:r w:rsidR="00D87443" w:rsidRPr="00663F5B">
              <w:rPr>
                <w:rFonts w:asciiTheme="majorHAnsi" w:eastAsia="PMingLiU" w:hAnsiTheme="majorHAnsi" w:cstheme="majorHAnsi"/>
                <w:sz w:val="18"/>
                <w:szCs w:val="18"/>
                <w:highlight w:val="yellow"/>
              </w:rPr>
              <w:t>with</w:t>
            </w:r>
            <w:r w:rsidR="00846CD0" w:rsidRPr="00663F5B">
              <w:rPr>
                <w:rFonts w:asciiTheme="majorHAnsi" w:eastAsia="PMingLiU" w:hAnsiTheme="majorHAnsi" w:cstheme="majorHAnsi"/>
                <w:sz w:val="18"/>
                <w:szCs w:val="18"/>
                <w:highlight w:val="yellow"/>
              </w:rPr>
              <w:t xml:space="preserve"> </w:t>
            </w:r>
            <w:r w:rsidR="0045272A" w:rsidRPr="00663F5B">
              <w:rPr>
                <w:rFonts w:asciiTheme="majorHAnsi" w:eastAsia="PMingLiU" w:hAnsiTheme="majorHAnsi" w:cstheme="majorHAnsi"/>
                <w:sz w:val="18"/>
                <w:szCs w:val="18"/>
                <w:highlight w:val="yellow"/>
              </w:rPr>
              <w:t xml:space="preserve">weighted </w:t>
            </w:r>
            <w:r w:rsidR="00D87443" w:rsidRPr="00663F5B">
              <w:rPr>
                <w:rFonts w:asciiTheme="majorHAnsi" w:eastAsia="PMingLiU" w:hAnsiTheme="majorHAnsi" w:cstheme="majorHAnsi"/>
                <w:sz w:val="18"/>
                <w:szCs w:val="18"/>
                <w:highlight w:val="yellow"/>
              </w:rPr>
              <w:t>average (20ww-20xx</w:t>
            </w:r>
            <w:r w:rsidR="00D87443" w:rsidRPr="00663F5B">
              <w:rPr>
                <w:rFonts w:asciiTheme="majorHAnsi" w:eastAsia="PMingLiU" w:hAnsiTheme="majorHAnsi" w:cstheme="majorHAnsi"/>
                <w:sz w:val="18"/>
                <w:szCs w:val="18"/>
              </w:rPr>
              <w:t>)</w:t>
            </w:r>
            <w:r w:rsidR="000E1448" w:rsidRPr="00663F5B">
              <w:rPr>
                <w:rFonts w:asciiTheme="majorHAnsi" w:eastAsia="PMingLiU" w:hAnsiTheme="majorHAnsi" w:cstheme="majorHAnsi"/>
                <w:sz w:val="18"/>
                <w:szCs w:val="18"/>
                <w:highlight w:val="yellow"/>
              </w:rPr>
              <w:t xml:space="preserve"> ratio of </w:t>
            </w:r>
            <w:r w:rsidR="00453E7E" w:rsidRPr="00663F5B">
              <w:rPr>
                <w:rFonts w:asciiTheme="majorHAnsi" w:eastAsia="PMingLiU" w:hAnsiTheme="majorHAnsi" w:cstheme="majorHAnsi"/>
                <w:sz w:val="18"/>
                <w:szCs w:val="18"/>
                <w:highlight w:val="yellow"/>
              </w:rPr>
              <w:t xml:space="preserve">property, plant and equipment </w:t>
            </w:r>
            <w:r w:rsidR="00DF53D2" w:rsidRPr="00663F5B">
              <w:rPr>
                <w:rFonts w:asciiTheme="majorHAnsi" w:eastAsia="PMingLiU" w:hAnsiTheme="majorHAnsi" w:cstheme="majorHAnsi"/>
                <w:sz w:val="18"/>
                <w:szCs w:val="18"/>
                <w:highlight w:val="yellow"/>
              </w:rPr>
              <w:t xml:space="preserve">(PPE) </w:t>
            </w:r>
            <w:r w:rsidR="00B43254" w:rsidRPr="00663F5B">
              <w:rPr>
                <w:rFonts w:asciiTheme="majorHAnsi" w:eastAsia="PMingLiU" w:hAnsiTheme="majorHAnsi" w:cstheme="majorHAnsi"/>
                <w:sz w:val="18"/>
                <w:szCs w:val="18"/>
                <w:highlight w:val="yellow"/>
              </w:rPr>
              <w:t xml:space="preserve">to total assets </w:t>
            </w:r>
            <w:r w:rsidR="009812F1" w:rsidRPr="00663F5B">
              <w:rPr>
                <w:rFonts w:asciiTheme="majorHAnsi" w:eastAsia="PMingLiU" w:hAnsiTheme="majorHAnsi" w:cstheme="majorHAnsi"/>
                <w:sz w:val="18"/>
                <w:szCs w:val="18"/>
                <w:highlight w:val="yellow"/>
              </w:rPr>
              <w:t>greater than // less than</w:t>
            </w:r>
            <w:r w:rsidR="00453E7E" w:rsidRPr="00663F5B">
              <w:rPr>
                <w:rFonts w:asciiTheme="majorHAnsi" w:eastAsia="PMingLiU" w:hAnsiTheme="majorHAnsi" w:cstheme="majorHAnsi"/>
                <w:sz w:val="18"/>
                <w:szCs w:val="18"/>
                <w:highlight w:val="yellow"/>
              </w:rPr>
              <w:t xml:space="preserve"> </w:t>
            </w:r>
            <w:r w:rsidR="009812F1" w:rsidRPr="00663F5B">
              <w:rPr>
                <w:rFonts w:asciiTheme="majorHAnsi" w:eastAsia="PMingLiU" w:hAnsiTheme="majorHAnsi" w:cstheme="majorHAnsi"/>
                <w:sz w:val="18"/>
                <w:szCs w:val="18"/>
                <w:highlight w:val="yellow"/>
              </w:rPr>
              <w:t xml:space="preserve">X%.  </w:t>
            </w:r>
            <w:r w:rsidR="00810CC1" w:rsidRPr="00663F5B">
              <w:rPr>
                <w:rFonts w:asciiTheme="majorHAnsi" w:eastAsia="PMingLiU" w:hAnsiTheme="majorHAnsi" w:cstheme="majorHAnsi"/>
                <w:sz w:val="18"/>
                <w:szCs w:val="18"/>
                <w:highlight w:val="yellow"/>
              </w:rPr>
              <w:t xml:space="preserve">Differences </w:t>
            </w:r>
            <w:r w:rsidR="00BB7034" w:rsidRPr="00663F5B">
              <w:rPr>
                <w:rFonts w:asciiTheme="majorHAnsi" w:eastAsia="PMingLiU" w:hAnsiTheme="majorHAnsi" w:cstheme="majorHAnsi"/>
                <w:sz w:val="18"/>
                <w:szCs w:val="18"/>
                <w:highlight w:val="yellow"/>
              </w:rPr>
              <w:t xml:space="preserve">in the investment and use of PPE </w:t>
            </w:r>
            <w:r w:rsidR="005D1D8D" w:rsidRPr="00663F5B">
              <w:rPr>
                <w:rFonts w:asciiTheme="majorHAnsi" w:eastAsia="PMingLiU" w:hAnsiTheme="majorHAnsi" w:cstheme="majorHAnsi"/>
                <w:sz w:val="18"/>
                <w:szCs w:val="18"/>
                <w:highlight w:val="yellow"/>
              </w:rPr>
              <w:t xml:space="preserve">can significantly impact comparability.  Note that </w:t>
            </w:r>
            <w:r w:rsidR="00810CC1" w:rsidRPr="00663F5B">
              <w:rPr>
                <w:rFonts w:asciiTheme="majorHAnsi" w:eastAsia="PMingLiU" w:hAnsiTheme="majorHAnsi" w:cstheme="majorHAnsi"/>
                <w:sz w:val="18"/>
                <w:szCs w:val="18"/>
                <w:highlight w:val="yellow"/>
              </w:rPr>
              <w:t>ABC’s ratio of PPE to total asset is X%</w:t>
            </w:r>
            <w:r w:rsidR="00B50182" w:rsidRPr="00663F5B">
              <w:rPr>
                <w:rFonts w:asciiTheme="majorHAnsi" w:eastAsia="PMingLiU" w:hAnsiTheme="majorHAnsi" w:cstheme="majorHAnsi"/>
                <w:sz w:val="18"/>
                <w:szCs w:val="18"/>
                <w:highlight w:val="yellow"/>
              </w:rPr>
              <w:t>....</w:t>
            </w:r>
            <w:r w:rsidR="00E75E57" w:rsidRPr="00663F5B">
              <w:rPr>
                <w:rFonts w:asciiTheme="majorHAnsi" w:eastAsia="PMingLiU" w:hAnsiTheme="majorHAnsi" w:cstheme="majorHAnsi"/>
                <w:sz w:val="18"/>
                <w:szCs w:val="18"/>
                <w:highlight w:val="yellow"/>
              </w:rPr>
              <w:t>.</w:t>
            </w:r>
          </w:p>
        </w:tc>
      </w:tr>
      <w:tr w:rsidR="006F3F28" w:rsidRPr="00722997" w14:paraId="15B41DDA" w14:textId="77777777" w:rsidTr="00A903B1">
        <w:trPr>
          <w:trHeight w:val="897"/>
        </w:trPr>
        <w:tc>
          <w:tcPr>
            <w:tcW w:w="1334" w:type="pct"/>
            <w:vMerge/>
            <w:vAlign w:val="center"/>
          </w:tcPr>
          <w:p w14:paraId="16445D13"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57B35441" w14:textId="4B7F8704" w:rsidR="006F3F28" w:rsidRPr="00663F5B" w:rsidRDefault="004323C8">
            <w:pPr>
              <w:spacing w:line="276" w:lineRule="auto"/>
              <w:rPr>
                <w:rFonts w:asciiTheme="majorHAnsi" w:eastAsia="PMingLiU" w:hAnsiTheme="majorHAnsi" w:cstheme="majorHAnsi"/>
                <w:sz w:val="18"/>
                <w:szCs w:val="18"/>
                <w:highlight w:val="yellow"/>
              </w:rPr>
            </w:pPr>
            <w:r w:rsidRPr="00663F5B">
              <w:rPr>
                <w:rFonts w:asciiTheme="majorHAnsi" w:eastAsia="PMingLiU" w:hAnsiTheme="majorHAnsi" w:cstheme="majorHAnsi"/>
                <w:sz w:val="18"/>
                <w:szCs w:val="18"/>
                <w:highlight w:val="yellow"/>
              </w:rPr>
              <w:t xml:space="preserve">Rejected companies for having </w:t>
            </w:r>
            <w:r w:rsidR="006F3F28" w:rsidRPr="00663F5B">
              <w:rPr>
                <w:rFonts w:asciiTheme="majorHAnsi" w:eastAsia="PMingLiU" w:hAnsiTheme="majorHAnsi" w:cstheme="majorHAnsi"/>
                <w:sz w:val="18"/>
                <w:szCs w:val="18"/>
                <w:highlight w:val="yellow"/>
              </w:rPr>
              <w:t xml:space="preserve">operating expenses to </w:t>
            </w:r>
            <w:r w:rsidR="00B50182" w:rsidRPr="00663F5B">
              <w:rPr>
                <w:rFonts w:asciiTheme="majorHAnsi" w:eastAsia="PMingLiU" w:hAnsiTheme="majorHAnsi" w:cstheme="majorHAnsi"/>
                <w:sz w:val="18"/>
                <w:szCs w:val="18"/>
                <w:highlight w:val="yellow"/>
              </w:rPr>
              <w:t xml:space="preserve">net </w:t>
            </w:r>
            <w:r w:rsidR="006F3F28" w:rsidRPr="00663F5B">
              <w:rPr>
                <w:rFonts w:asciiTheme="majorHAnsi" w:eastAsia="PMingLiU" w:hAnsiTheme="majorHAnsi" w:cstheme="majorHAnsi"/>
                <w:sz w:val="18"/>
                <w:szCs w:val="18"/>
                <w:highlight w:val="yellow"/>
              </w:rPr>
              <w:t>sales ratio of more than XXX times of ABC’s (i.e., X%) over the three-year average (20ww-20xx).  Such companies are deemed to perform significant marketing and sales activities which would not be comparable to ABC.</w:t>
            </w:r>
          </w:p>
        </w:tc>
      </w:tr>
      <w:tr w:rsidR="006F3F28" w:rsidRPr="00722997" w14:paraId="3DF03608" w14:textId="77777777" w:rsidTr="00DE163F">
        <w:trPr>
          <w:trHeight w:val="397"/>
        </w:trPr>
        <w:tc>
          <w:tcPr>
            <w:tcW w:w="1334" w:type="pct"/>
            <w:vMerge/>
            <w:vAlign w:val="center"/>
          </w:tcPr>
          <w:p w14:paraId="4413E198" w14:textId="77777777" w:rsidR="006F3F28" w:rsidRPr="00663F5B" w:rsidRDefault="006F3F28" w:rsidP="00640BE3">
            <w:pPr>
              <w:spacing w:line="276" w:lineRule="auto"/>
              <w:rPr>
                <w:rFonts w:asciiTheme="majorHAnsi" w:eastAsia="PMingLiU" w:hAnsiTheme="majorHAnsi" w:cstheme="majorHAnsi"/>
                <w:b/>
                <w:sz w:val="18"/>
                <w:szCs w:val="18"/>
              </w:rPr>
            </w:pPr>
          </w:p>
        </w:tc>
        <w:tc>
          <w:tcPr>
            <w:tcW w:w="3666" w:type="pct"/>
            <w:vAlign w:val="center"/>
          </w:tcPr>
          <w:p w14:paraId="49C24C26" w14:textId="217D62D8" w:rsidR="006F3F28" w:rsidRPr="00663F5B" w:rsidRDefault="00F158DC" w:rsidP="006F3F28">
            <w:pPr>
              <w:spacing w:line="276" w:lineRule="auto"/>
              <w:rPr>
                <w:rFonts w:asciiTheme="majorHAnsi" w:eastAsia="PMingLiU" w:hAnsiTheme="majorHAnsi" w:cstheme="majorHAnsi"/>
                <w:sz w:val="18"/>
                <w:szCs w:val="18"/>
                <w:highlight w:val="yellow"/>
              </w:rPr>
            </w:pPr>
            <w:r w:rsidRPr="00663F5B">
              <w:rPr>
                <w:sz w:val="18"/>
                <w:szCs w:val="18"/>
                <w:highlight w:val="yellow"/>
              </w:rPr>
              <w:t>Rejected companies for</w:t>
            </w:r>
            <w:r w:rsidRPr="00663F5B">
              <w:rPr>
                <w:sz w:val="18"/>
                <w:szCs w:val="18"/>
                <w:highlight w:val="yellow"/>
                <w:lang w:eastAsia="en-US"/>
              </w:rPr>
              <w:t xml:space="preserve"> </w:t>
            </w:r>
            <w:r w:rsidR="000E0D2E" w:rsidRPr="00663F5B">
              <w:rPr>
                <w:sz w:val="18"/>
                <w:szCs w:val="18"/>
                <w:highlight w:val="yellow"/>
                <w:lang w:eastAsia="en-US"/>
              </w:rPr>
              <w:t xml:space="preserve">having </w:t>
            </w:r>
            <w:r w:rsidR="006F3F28" w:rsidRPr="00663F5B">
              <w:rPr>
                <w:sz w:val="18"/>
                <w:szCs w:val="18"/>
                <w:highlight w:val="yellow"/>
                <w:lang w:eastAsia="en-US"/>
              </w:rPr>
              <w:t xml:space="preserve">three-year weighted average </w:t>
            </w:r>
            <w:r w:rsidR="006F3F28" w:rsidRPr="00663F5B">
              <w:rPr>
                <w:rFonts w:asciiTheme="majorHAnsi" w:hAnsiTheme="majorHAnsi" w:cstheme="majorHAnsi"/>
                <w:sz w:val="18"/>
                <w:szCs w:val="18"/>
                <w:highlight w:val="yellow"/>
              </w:rPr>
              <w:t>(</w:t>
            </w:r>
            <w:r w:rsidR="006F3F28" w:rsidRPr="00663F5B">
              <w:rPr>
                <w:rFonts w:asciiTheme="majorHAnsi" w:hAnsiTheme="majorHAnsi" w:cstheme="majorHAnsi"/>
                <w:sz w:val="18"/>
                <w:szCs w:val="18"/>
                <w:highlight w:val="yellow"/>
                <w:lang w:eastAsia="zh-CN"/>
              </w:rPr>
              <w:t>20ww-20xx)</w:t>
            </w:r>
            <w:r w:rsidR="006F3F28" w:rsidRPr="00663F5B">
              <w:rPr>
                <w:sz w:val="18"/>
                <w:szCs w:val="18"/>
                <w:highlight w:val="yellow"/>
                <w:lang w:eastAsia="en-US"/>
              </w:rPr>
              <w:t xml:space="preserve"> invento</w:t>
            </w:r>
            <w:r w:rsidR="005625D4" w:rsidRPr="00663F5B">
              <w:rPr>
                <w:sz w:val="18"/>
                <w:szCs w:val="18"/>
                <w:highlight w:val="yellow"/>
                <w:lang w:eastAsia="en-US"/>
              </w:rPr>
              <w:t>ry</w:t>
            </w:r>
            <w:r w:rsidR="006F3F28" w:rsidRPr="00663F5B">
              <w:rPr>
                <w:sz w:val="18"/>
                <w:szCs w:val="18"/>
                <w:highlight w:val="yellow"/>
                <w:lang w:eastAsia="en-US"/>
              </w:rPr>
              <w:t xml:space="preserve"> to </w:t>
            </w:r>
            <w:r w:rsidR="00B50182" w:rsidRPr="00663F5B">
              <w:rPr>
                <w:sz w:val="18"/>
                <w:szCs w:val="18"/>
                <w:highlight w:val="yellow"/>
                <w:lang w:eastAsia="en-US"/>
              </w:rPr>
              <w:t>n</w:t>
            </w:r>
            <w:r w:rsidR="006F3F28" w:rsidRPr="00663F5B">
              <w:rPr>
                <w:sz w:val="18"/>
                <w:szCs w:val="18"/>
                <w:highlight w:val="yellow"/>
                <w:lang w:eastAsia="en-US"/>
              </w:rPr>
              <w:t xml:space="preserve">et sales ratio greater than X%. </w:t>
            </w:r>
            <w:r w:rsidR="006F3F28" w:rsidRPr="00663F5B">
              <w:rPr>
                <w:sz w:val="18"/>
                <w:szCs w:val="18"/>
                <w:highlight w:val="yellow"/>
              </w:rPr>
              <w:t>Such companies are deemed to hold significant inventories which would not be comparable to ABC.</w:t>
            </w:r>
          </w:p>
        </w:tc>
      </w:tr>
      <w:tr w:rsidR="005709E4" w:rsidRPr="00722997" w14:paraId="14A1F8A6" w14:textId="77777777" w:rsidTr="00085665">
        <w:trPr>
          <w:trHeight w:val="397"/>
        </w:trPr>
        <w:tc>
          <w:tcPr>
            <w:tcW w:w="5000" w:type="pct"/>
            <w:gridSpan w:val="2"/>
            <w:shd w:val="clear" w:color="auto" w:fill="00338D"/>
            <w:vAlign w:val="center"/>
          </w:tcPr>
          <w:p w14:paraId="3FBE5C07" w14:textId="753637C3" w:rsidR="00640BE3" w:rsidRPr="00663F5B" w:rsidRDefault="000F5F64" w:rsidP="00640BE3">
            <w:pPr>
              <w:spacing w:line="276" w:lineRule="auto"/>
              <w:jc w:val="right"/>
              <w:rPr>
                <w:rFonts w:asciiTheme="majorHAnsi" w:eastAsia="PMingLiU" w:hAnsiTheme="majorHAnsi" w:cstheme="majorHAnsi"/>
                <w:sz w:val="18"/>
                <w:szCs w:val="18"/>
              </w:rPr>
            </w:pPr>
            <w:r w:rsidRPr="00663F5B">
              <w:rPr>
                <w:rFonts w:asciiTheme="majorHAnsi" w:hAnsiTheme="majorHAnsi" w:cstheme="majorHAnsi"/>
                <w:b/>
                <w:i/>
                <w:sz w:val="18"/>
                <w:szCs w:val="18"/>
                <w:highlight w:val="yellow"/>
              </w:rPr>
              <w:t>yy</w:t>
            </w:r>
            <w:r w:rsidR="00640BE3" w:rsidRPr="00663F5B">
              <w:rPr>
                <w:rFonts w:asciiTheme="majorHAnsi" w:hAnsiTheme="majorHAnsi" w:cstheme="majorHAnsi"/>
                <w:b/>
                <w:i/>
                <w:sz w:val="18"/>
                <w:szCs w:val="18"/>
                <w:highlight w:val="yellow"/>
              </w:rPr>
              <w:t xml:space="preserve"> companies</w:t>
            </w:r>
            <w:r w:rsidR="00640BE3" w:rsidRPr="00663F5B">
              <w:rPr>
                <w:rFonts w:asciiTheme="majorHAnsi" w:hAnsiTheme="majorHAnsi" w:cstheme="majorHAnsi"/>
                <w:b/>
                <w:i/>
                <w:sz w:val="18"/>
                <w:szCs w:val="18"/>
              </w:rPr>
              <w:t xml:space="preserve"> </w:t>
            </w:r>
            <w:r w:rsidR="009F2408" w:rsidRPr="00663F5B">
              <w:rPr>
                <w:rFonts w:asciiTheme="majorHAnsi" w:hAnsiTheme="majorHAnsi" w:cstheme="majorHAnsi"/>
                <w:b/>
                <w:i/>
                <w:sz w:val="18"/>
                <w:szCs w:val="18"/>
              </w:rPr>
              <w:t>remained</w:t>
            </w:r>
          </w:p>
        </w:tc>
      </w:tr>
      <w:tr w:rsidR="005709E4" w:rsidRPr="00722997" w14:paraId="456A3B37" w14:textId="77777777" w:rsidTr="00DE163F">
        <w:trPr>
          <w:trHeight w:val="397"/>
        </w:trPr>
        <w:tc>
          <w:tcPr>
            <w:tcW w:w="1334" w:type="pct"/>
            <w:vMerge w:val="restart"/>
            <w:vAlign w:val="center"/>
          </w:tcPr>
          <w:p w14:paraId="3A4F4F7F" w14:textId="36528D19" w:rsidR="005709E4" w:rsidRPr="00663F5B" w:rsidRDefault="005709E4" w:rsidP="00145EBB">
            <w:pPr>
              <w:spacing w:line="276" w:lineRule="auto"/>
              <w:rPr>
                <w:rFonts w:asciiTheme="majorHAnsi" w:eastAsia="PMingLiU" w:hAnsiTheme="majorHAnsi" w:cstheme="majorHAnsi"/>
                <w:b/>
                <w:sz w:val="18"/>
                <w:szCs w:val="18"/>
              </w:rPr>
            </w:pPr>
            <w:r w:rsidRPr="00663F5B">
              <w:rPr>
                <w:rFonts w:asciiTheme="majorHAnsi" w:eastAsia="PMingLiU" w:hAnsiTheme="majorHAnsi" w:cstheme="majorHAnsi"/>
                <w:b/>
                <w:sz w:val="18"/>
                <w:szCs w:val="18"/>
              </w:rPr>
              <w:t>Qualitative screen</w:t>
            </w:r>
            <w:r w:rsidR="009F2408" w:rsidRPr="00663F5B">
              <w:rPr>
                <w:rFonts w:asciiTheme="majorHAnsi" w:eastAsia="PMingLiU" w:hAnsiTheme="majorHAnsi" w:cstheme="majorHAnsi"/>
                <w:b/>
                <w:sz w:val="18"/>
                <w:szCs w:val="18"/>
              </w:rPr>
              <w:t>s</w:t>
            </w:r>
          </w:p>
        </w:tc>
        <w:tc>
          <w:tcPr>
            <w:tcW w:w="3666" w:type="pct"/>
            <w:vAlign w:val="center"/>
          </w:tcPr>
          <w:p w14:paraId="0FA98BEA" w14:textId="0C34B5E5" w:rsidR="005709E4" w:rsidRPr="00663F5B" w:rsidRDefault="009F2408" w:rsidP="00145EBB">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 xml:space="preserve">Rejected </w:t>
            </w:r>
            <w:r w:rsidR="005709E4" w:rsidRPr="00663F5B">
              <w:rPr>
                <w:rFonts w:asciiTheme="majorHAnsi" w:eastAsia="PMingLiU" w:hAnsiTheme="majorHAnsi" w:cstheme="majorHAnsi"/>
                <w:sz w:val="18"/>
                <w:szCs w:val="18"/>
              </w:rPr>
              <w:t>companies for non-comparable functions</w:t>
            </w:r>
          </w:p>
        </w:tc>
      </w:tr>
      <w:tr w:rsidR="005709E4" w:rsidRPr="00722997" w14:paraId="6FEEBC32" w14:textId="77777777" w:rsidTr="00DE163F">
        <w:trPr>
          <w:trHeight w:val="397"/>
        </w:trPr>
        <w:tc>
          <w:tcPr>
            <w:tcW w:w="1334" w:type="pct"/>
            <w:vMerge/>
            <w:vAlign w:val="center"/>
          </w:tcPr>
          <w:p w14:paraId="3E350A65" w14:textId="77777777" w:rsidR="005709E4" w:rsidRPr="00663F5B" w:rsidRDefault="005709E4" w:rsidP="00145EBB">
            <w:pPr>
              <w:spacing w:line="276" w:lineRule="auto"/>
              <w:rPr>
                <w:rFonts w:asciiTheme="majorHAnsi" w:eastAsia="PMingLiU" w:hAnsiTheme="majorHAnsi" w:cstheme="majorHAnsi"/>
                <w:b/>
                <w:sz w:val="18"/>
                <w:szCs w:val="18"/>
              </w:rPr>
            </w:pPr>
          </w:p>
        </w:tc>
        <w:tc>
          <w:tcPr>
            <w:tcW w:w="3666" w:type="pct"/>
            <w:vAlign w:val="center"/>
          </w:tcPr>
          <w:p w14:paraId="13DC8BF4" w14:textId="5D32D33A" w:rsidR="005709E4" w:rsidRPr="00663F5B" w:rsidRDefault="009F2408" w:rsidP="00145EBB">
            <w:pPr>
              <w:spacing w:line="276" w:lineRule="auto"/>
              <w:rPr>
                <w:rFonts w:asciiTheme="majorHAnsi" w:hAnsiTheme="majorHAnsi" w:cstheme="majorHAnsi"/>
                <w:b/>
                <w:i/>
                <w:sz w:val="18"/>
                <w:szCs w:val="18"/>
              </w:rPr>
            </w:pPr>
            <w:r w:rsidRPr="00663F5B">
              <w:rPr>
                <w:rFonts w:asciiTheme="majorHAnsi" w:eastAsia="PMingLiU" w:hAnsiTheme="majorHAnsi" w:cstheme="majorHAnsi"/>
                <w:sz w:val="18"/>
                <w:szCs w:val="18"/>
              </w:rPr>
              <w:t xml:space="preserve">Rejected </w:t>
            </w:r>
            <w:r w:rsidR="005709E4" w:rsidRPr="00663F5B">
              <w:rPr>
                <w:rFonts w:asciiTheme="majorHAnsi" w:eastAsia="PMingLiU" w:hAnsiTheme="majorHAnsi" w:cstheme="majorHAnsi"/>
                <w:sz w:val="18"/>
                <w:szCs w:val="18"/>
              </w:rPr>
              <w:t>companies for non-comparable products</w:t>
            </w:r>
          </w:p>
        </w:tc>
      </w:tr>
      <w:tr w:rsidR="005709E4" w:rsidRPr="00722997" w14:paraId="3FF565D1" w14:textId="77777777" w:rsidTr="00DE163F">
        <w:trPr>
          <w:trHeight w:val="397"/>
        </w:trPr>
        <w:tc>
          <w:tcPr>
            <w:tcW w:w="1334" w:type="pct"/>
            <w:vMerge/>
            <w:vAlign w:val="center"/>
          </w:tcPr>
          <w:p w14:paraId="6BE45112"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310705E4" w14:textId="01DE4B64"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lang w:eastAsia="zh-CN"/>
              </w:rPr>
              <w:t xml:space="preserve">Rejected </w:t>
            </w:r>
            <w:r w:rsidR="005709E4" w:rsidRPr="00663F5B">
              <w:rPr>
                <w:rFonts w:asciiTheme="majorHAnsi" w:hAnsiTheme="majorHAnsi" w:cstheme="majorHAnsi"/>
                <w:sz w:val="18"/>
                <w:szCs w:val="18"/>
                <w:lang w:eastAsia="zh-CN"/>
              </w:rPr>
              <w:t xml:space="preserve">companies </w:t>
            </w:r>
            <w:r w:rsidR="006927E5" w:rsidRPr="00663F5B">
              <w:rPr>
                <w:rFonts w:asciiTheme="majorHAnsi" w:hAnsiTheme="majorHAnsi" w:cstheme="majorHAnsi"/>
                <w:sz w:val="18"/>
                <w:szCs w:val="18"/>
                <w:lang w:eastAsia="zh-CN"/>
              </w:rPr>
              <w:t>for being</w:t>
            </w:r>
            <w:r w:rsidR="005709E4" w:rsidRPr="00663F5B">
              <w:rPr>
                <w:rFonts w:asciiTheme="majorHAnsi" w:hAnsiTheme="majorHAnsi" w:cstheme="majorHAnsi"/>
                <w:sz w:val="18"/>
                <w:szCs w:val="18"/>
                <w:lang w:eastAsia="zh-CN"/>
              </w:rPr>
              <w:t xml:space="preserve"> subsidiaries of other companies</w:t>
            </w:r>
          </w:p>
        </w:tc>
      </w:tr>
      <w:tr w:rsidR="005709E4" w:rsidRPr="00722997" w14:paraId="06500D6E" w14:textId="77777777" w:rsidTr="00DE163F">
        <w:trPr>
          <w:trHeight w:val="397"/>
        </w:trPr>
        <w:tc>
          <w:tcPr>
            <w:tcW w:w="1334" w:type="pct"/>
            <w:vMerge/>
            <w:vAlign w:val="center"/>
          </w:tcPr>
          <w:p w14:paraId="26C86057"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7024A971" w14:textId="47FEDD58"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lang w:eastAsia="zh-CN"/>
              </w:rPr>
              <w:t xml:space="preserve">Rejected </w:t>
            </w:r>
            <w:r w:rsidR="005709E4" w:rsidRPr="00663F5B">
              <w:rPr>
                <w:rFonts w:asciiTheme="majorHAnsi" w:hAnsiTheme="majorHAnsi" w:cstheme="majorHAnsi"/>
                <w:sz w:val="18"/>
                <w:szCs w:val="18"/>
                <w:lang w:eastAsia="zh-CN"/>
              </w:rPr>
              <w:t xml:space="preserve">companies </w:t>
            </w:r>
            <w:r w:rsidR="006927E5" w:rsidRPr="00663F5B">
              <w:rPr>
                <w:rFonts w:asciiTheme="majorHAnsi" w:hAnsiTheme="majorHAnsi" w:cstheme="majorHAnsi"/>
                <w:sz w:val="18"/>
                <w:szCs w:val="18"/>
                <w:lang w:eastAsia="zh-CN"/>
              </w:rPr>
              <w:t>for engaging in</w:t>
            </w:r>
            <w:r w:rsidR="005709E4" w:rsidRPr="00663F5B">
              <w:rPr>
                <w:rFonts w:asciiTheme="majorHAnsi" w:hAnsiTheme="majorHAnsi" w:cstheme="majorHAnsi"/>
                <w:sz w:val="18"/>
                <w:szCs w:val="18"/>
                <w:lang w:eastAsia="zh-CN"/>
              </w:rPr>
              <w:t xml:space="preserve"> significant transactions with related parties</w:t>
            </w:r>
          </w:p>
        </w:tc>
      </w:tr>
      <w:tr w:rsidR="005709E4" w:rsidRPr="00722997" w14:paraId="135F290C" w14:textId="77777777" w:rsidTr="00DE163F">
        <w:trPr>
          <w:trHeight w:val="397"/>
        </w:trPr>
        <w:tc>
          <w:tcPr>
            <w:tcW w:w="1334" w:type="pct"/>
            <w:vMerge/>
            <w:vAlign w:val="center"/>
          </w:tcPr>
          <w:p w14:paraId="4386CCA9" w14:textId="77777777" w:rsidR="005709E4" w:rsidRPr="00663F5B" w:rsidRDefault="005709E4" w:rsidP="007D2387">
            <w:pPr>
              <w:spacing w:line="276" w:lineRule="auto"/>
              <w:rPr>
                <w:rFonts w:asciiTheme="majorHAnsi" w:eastAsia="PMingLiU" w:hAnsiTheme="majorHAnsi" w:cstheme="majorHAnsi"/>
                <w:b/>
                <w:sz w:val="18"/>
                <w:szCs w:val="18"/>
              </w:rPr>
            </w:pPr>
          </w:p>
        </w:tc>
        <w:tc>
          <w:tcPr>
            <w:tcW w:w="3666" w:type="pct"/>
          </w:tcPr>
          <w:p w14:paraId="256637B4" w14:textId="177E64A5" w:rsidR="005709E4" w:rsidRPr="00663F5B" w:rsidRDefault="009F2408" w:rsidP="007D2387">
            <w:pPr>
              <w:spacing w:line="276" w:lineRule="auto"/>
              <w:rPr>
                <w:rFonts w:asciiTheme="majorHAnsi" w:eastAsia="PMingLiU" w:hAnsiTheme="majorHAnsi" w:cstheme="majorHAnsi"/>
                <w:sz w:val="18"/>
                <w:szCs w:val="18"/>
              </w:rPr>
            </w:pPr>
            <w:r w:rsidRPr="00663F5B">
              <w:rPr>
                <w:rFonts w:asciiTheme="majorHAnsi" w:hAnsiTheme="majorHAnsi" w:cstheme="majorHAnsi"/>
                <w:sz w:val="18"/>
                <w:szCs w:val="18"/>
              </w:rPr>
              <w:t xml:space="preserve">Rejected </w:t>
            </w:r>
            <w:r w:rsidR="005709E4" w:rsidRPr="00663F5B">
              <w:rPr>
                <w:rFonts w:asciiTheme="majorHAnsi" w:hAnsiTheme="majorHAnsi" w:cstheme="majorHAnsi"/>
                <w:sz w:val="18"/>
                <w:szCs w:val="18"/>
              </w:rPr>
              <w:t xml:space="preserve">companies </w:t>
            </w:r>
            <w:r w:rsidR="00F80977" w:rsidRPr="00663F5B">
              <w:rPr>
                <w:rFonts w:asciiTheme="majorHAnsi" w:hAnsiTheme="majorHAnsi" w:cstheme="majorHAnsi"/>
                <w:sz w:val="18"/>
                <w:szCs w:val="18"/>
              </w:rPr>
              <w:t>for having</w:t>
            </w:r>
            <w:r w:rsidR="005709E4" w:rsidRPr="00663F5B">
              <w:rPr>
                <w:rFonts w:asciiTheme="majorHAnsi" w:hAnsiTheme="majorHAnsi" w:cstheme="majorHAnsi"/>
                <w:sz w:val="18"/>
                <w:szCs w:val="18"/>
              </w:rPr>
              <w:t xml:space="preserve"> insufficient information to assess their comparability</w:t>
            </w:r>
          </w:p>
        </w:tc>
      </w:tr>
      <w:tr w:rsidR="005709E4" w:rsidRPr="00722997" w14:paraId="6D80E1F8" w14:textId="77777777" w:rsidTr="00085665">
        <w:trPr>
          <w:trHeight w:val="397"/>
        </w:trPr>
        <w:tc>
          <w:tcPr>
            <w:tcW w:w="5000" w:type="pct"/>
            <w:gridSpan w:val="2"/>
            <w:shd w:val="clear" w:color="auto" w:fill="00338D"/>
            <w:vAlign w:val="center"/>
          </w:tcPr>
          <w:p w14:paraId="6A58D8C5" w14:textId="66E7D918" w:rsidR="00145EBB" w:rsidRPr="00663F5B" w:rsidRDefault="00A471BF" w:rsidP="00145EBB">
            <w:pPr>
              <w:spacing w:line="276" w:lineRule="auto"/>
              <w:jc w:val="right"/>
              <w:rPr>
                <w:rFonts w:asciiTheme="majorHAnsi" w:eastAsia="PMingLiU" w:hAnsiTheme="majorHAnsi" w:cstheme="majorHAnsi"/>
                <w:sz w:val="18"/>
                <w:szCs w:val="18"/>
              </w:rPr>
            </w:pPr>
            <w:r w:rsidRPr="00663F5B">
              <w:rPr>
                <w:rFonts w:asciiTheme="majorHAnsi" w:hAnsiTheme="majorHAnsi" w:cstheme="majorHAnsi"/>
                <w:b/>
                <w:i/>
                <w:sz w:val="18"/>
                <w:szCs w:val="18"/>
                <w:highlight w:val="yellow"/>
              </w:rPr>
              <w:t>xx</w:t>
            </w:r>
            <w:r w:rsidR="00145EBB" w:rsidRPr="00663F5B">
              <w:rPr>
                <w:rFonts w:asciiTheme="majorHAnsi" w:hAnsiTheme="majorHAnsi" w:cstheme="majorHAnsi"/>
                <w:b/>
                <w:i/>
                <w:sz w:val="18"/>
                <w:szCs w:val="18"/>
                <w:highlight w:val="yellow"/>
              </w:rPr>
              <w:t xml:space="preserve"> companies</w:t>
            </w:r>
            <w:r w:rsidR="00145EBB" w:rsidRPr="00663F5B">
              <w:rPr>
                <w:rFonts w:asciiTheme="majorHAnsi" w:hAnsiTheme="majorHAnsi" w:cstheme="majorHAnsi"/>
                <w:b/>
                <w:i/>
                <w:sz w:val="18"/>
                <w:szCs w:val="18"/>
              </w:rPr>
              <w:t xml:space="preserve"> </w:t>
            </w:r>
            <w:r w:rsidR="009F2408" w:rsidRPr="00663F5B">
              <w:rPr>
                <w:rFonts w:asciiTheme="majorHAnsi" w:hAnsiTheme="majorHAnsi" w:cstheme="majorHAnsi"/>
                <w:b/>
                <w:i/>
                <w:sz w:val="18"/>
                <w:szCs w:val="18"/>
              </w:rPr>
              <w:t>selected</w:t>
            </w:r>
          </w:p>
        </w:tc>
      </w:tr>
    </w:tbl>
    <w:p w14:paraId="3B3534CA" w14:textId="1A15357B" w:rsidR="00264F99" w:rsidRDefault="00264F99" w:rsidP="00EB31D0">
      <w:pPr>
        <w:pStyle w:val="BodyText"/>
        <w:rPr>
          <w:rFonts w:eastAsia="MS PMincho"/>
        </w:rPr>
      </w:pPr>
      <w:r>
        <w:rPr>
          <w:noProof/>
          <w:lang w:eastAsia="en-US"/>
        </w:rPr>
        <mc:AlternateContent>
          <mc:Choice Requires="wps">
            <w:drawing>
              <wp:anchor distT="0" distB="0" distL="114300" distR="114300" simplePos="0" relativeHeight="251658275" behindDoc="0" locked="0" layoutInCell="1" allowOverlap="1" wp14:anchorId="0C18EAE1" wp14:editId="5438E27C">
                <wp:simplePos x="0" y="0"/>
                <wp:positionH relativeFrom="margin">
                  <wp:align>left</wp:align>
                </wp:positionH>
                <wp:positionV relativeFrom="paragraph">
                  <wp:posOffset>401292</wp:posOffset>
                </wp:positionV>
                <wp:extent cx="8395970" cy="467995"/>
                <wp:effectExtent l="0" t="0" r="24130" b="2730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5970" cy="468173"/>
                        </a:xfrm>
                        <a:prstGeom prst="rect">
                          <a:avLst/>
                        </a:prstGeom>
                        <a:solidFill>
                          <a:schemeClr val="bg1">
                            <a:lumMod val="75000"/>
                          </a:schemeClr>
                        </a:solidFill>
                        <a:ln w="9525">
                          <a:solidFill>
                            <a:srgbClr val="000000"/>
                          </a:solidFill>
                          <a:miter lim="800000"/>
                          <a:headEnd/>
                          <a:tailEnd/>
                        </a:ln>
                      </wps:spPr>
                      <wps:txbx>
                        <w:txbxContent>
                          <w:p w14:paraId="1F672CD9" w14:textId="26E696BB" w:rsidR="005D16E1" w:rsidRPr="00146E77" w:rsidRDefault="005D16E1" w:rsidP="00264F99">
                            <w:pPr>
                              <w:pStyle w:val="ListBullet2"/>
                              <w:numPr>
                                <w:ilvl w:val="0"/>
                                <w:numId w:val="0"/>
                              </w:numPr>
                              <w:spacing w:before="40" w:after="40"/>
                              <w:jc w:val="both"/>
                              <w:rPr>
                                <w:iCs/>
                                <w:sz w:val="20"/>
                              </w:rPr>
                            </w:pPr>
                            <w:r>
                              <w:rPr>
                                <w:iCs/>
                                <w:sz w:val="20"/>
                              </w:rPr>
                              <w:t xml:space="preserve">The use of Vietnamese companies is both prioritized by Decree 132 and highly preferred by local tax authority. Thus, the below is </w:t>
                            </w:r>
                            <w:r w:rsidRPr="003E3C41">
                              <w:rPr>
                                <w:b/>
                                <w:bCs/>
                                <w:iCs/>
                                <w:sz w:val="20"/>
                                <w:u w:val="single"/>
                              </w:rPr>
                              <w:t>ONLY</w:t>
                            </w:r>
                            <w:r>
                              <w:rPr>
                                <w:iCs/>
                                <w:sz w:val="20"/>
                              </w:rPr>
                              <w:t xml:space="preserve"> applicable if we cannot identify sufficient Vietnamese comparable companies (i.e. at least 5).</w:t>
                            </w:r>
                          </w:p>
                          <w:p w14:paraId="54304158" w14:textId="7731529B" w:rsidR="005D16E1" w:rsidRPr="00663F5B" w:rsidRDefault="005D16E1" w:rsidP="00264F99">
                            <w:pPr>
                              <w:pStyle w:val="ListBullet2"/>
                              <w:numPr>
                                <w:ilvl w:val="0"/>
                                <w:numId w:val="0"/>
                              </w:numPr>
                              <w:spacing w:before="40" w:after="40"/>
                              <w:jc w:val="both"/>
                              <w:rPr>
                                <w:iCs/>
                                <w:color w:val="FF0000"/>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8EAE1" id="Text Box 12" o:spid="_x0000_s1075" type="#_x0000_t202" style="position:absolute;margin-left:0;margin-top:31.6pt;width:661.1pt;height:36.85pt;z-index:25165827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" fillcolor="#bfbfbf [2412]">
                <v:textbox>
                  <w:txbxContent>
                    <w:p w14:paraId="1F672CD9" w14:textId="26E696BB" w:rsidR="005D16E1" w:rsidRPr="00146E77" w:rsidRDefault="005D16E1" w:rsidP="00264F99">
                      <w:pPr>
                        <w:pStyle w:val="ListBullet2"/>
                        <w:numPr>
                          <w:ilvl w:val="0"/>
                          <w:numId w:val="0"/>
                        </w:numPr>
                        <w:spacing w:before="40" w:after="40"/>
                        <w:jc w:val="both"/>
                        <w:rPr>
                          <w:iCs/>
                          <w:sz w:val="20"/>
                        </w:rPr>
                      </w:pPr>
                      <w:r>
                        <w:rPr>
                          <w:iCs/>
                          <w:sz w:val="20"/>
                        </w:rPr>
                        <w:t xml:space="preserve">The use of Vietnamese companies is both prioritized by Decree 132 and highly preferred by local tax authority. Thus, the below is </w:t>
                      </w:r>
                      <w:r w:rsidRPr="003E3C41">
                        <w:rPr>
                          <w:b/>
                          <w:bCs/>
                          <w:iCs/>
                          <w:sz w:val="20"/>
                          <w:u w:val="single"/>
                        </w:rPr>
                        <w:t>ONLY</w:t>
                      </w:r>
                      <w:r>
                        <w:rPr>
                          <w:iCs/>
                          <w:sz w:val="20"/>
                        </w:rPr>
                        <w:t xml:space="preserve"> applicable if we cannot identify sufficient Vietnamese comparable companies (i.e. at least 5).</w:t>
                      </w:r>
                    </w:p>
                    <w:p w14:paraId="54304158" w14:textId="7731529B" w:rsidR="005D16E1" w:rsidRPr="00663F5B" w:rsidRDefault="005D16E1" w:rsidP="00264F99">
                      <w:pPr>
                        <w:pStyle w:val="ListBullet2"/>
                        <w:numPr>
                          <w:ilvl w:val="0"/>
                          <w:numId w:val="0"/>
                        </w:numPr>
                        <w:spacing w:before="40" w:after="40"/>
                        <w:jc w:val="both"/>
                        <w:rPr>
                          <w:iCs/>
                          <w:color w:val="FF0000"/>
                          <w:sz w:val="20"/>
                        </w:rPr>
                      </w:pPr>
                    </w:p>
                  </w:txbxContent>
                </v:textbox>
                <w10:wrap type="square" anchorx="margin"/>
              </v:shape>
            </w:pict>
          </mc:Fallback>
        </mc:AlternateContent>
      </w:r>
      <w:r w:rsidR="005047B2">
        <w:rPr>
          <w:rFonts w:eastAsia="MS PMincho"/>
        </w:rPr>
        <w:t>As a result</w:t>
      </w:r>
      <w:r w:rsidR="005047B2" w:rsidRPr="00FB667F">
        <w:rPr>
          <w:rFonts w:eastAsia="MS PMincho" w:cs="Arial"/>
          <w:lang w:eastAsia="ja-JP"/>
        </w:rPr>
        <w:t xml:space="preserve"> of </w:t>
      </w:r>
      <w:r w:rsidR="005047B2">
        <w:rPr>
          <w:rFonts w:eastAsia="MS PMincho" w:cs="Arial"/>
          <w:lang w:eastAsia="ja-JP"/>
        </w:rPr>
        <w:t>the above steps</w:t>
      </w:r>
      <w:r w:rsidR="005047B2">
        <w:rPr>
          <w:rFonts w:eastAsia="MS PMincho"/>
        </w:rPr>
        <w:t xml:space="preserve">, </w:t>
      </w:r>
      <w:r w:rsidR="005047B2" w:rsidRPr="00A903B1">
        <w:rPr>
          <w:rFonts w:eastAsia="MS PMincho"/>
          <w:highlight w:val="yellow"/>
        </w:rPr>
        <w:t>xx Vietnamese</w:t>
      </w:r>
      <w:r w:rsidR="00C80480">
        <w:rPr>
          <w:rFonts w:eastAsia="MS PMincho"/>
          <w:highlight w:val="yellow"/>
          <w:lang w:val="vi-VN"/>
        </w:rPr>
        <w:t xml:space="preserve"> </w:t>
      </w:r>
      <w:r w:rsidR="00347622" w:rsidRPr="00A903B1">
        <w:rPr>
          <w:highlight w:val="yellow"/>
        </w:rPr>
        <w:t xml:space="preserve">companies were selected </w:t>
      </w:r>
      <w:r w:rsidR="0061319D" w:rsidRPr="00A903B1">
        <w:rPr>
          <w:highlight w:val="yellow"/>
        </w:rPr>
        <w:t xml:space="preserve">as </w:t>
      </w:r>
      <w:r w:rsidR="0061319D" w:rsidRPr="00A903B1">
        <w:rPr>
          <w:rFonts w:eastAsia="MS PMincho"/>
          <w:highlight w:val="yellow"/>
        </w:rPr>
        <w:t>comparable</w:t>
      </w:r>
      <w:r w:rsidR="005047B2" w:rsidRPr="00A903B1">
        <w:rPr>
          <w:rFonts w:eastAsia="MS PMincho"/>
          <w:highlight w:val="yellow"/>
        </w:rPr>
        <w:t xml:space="preserve"> companies</w:t>
      </w:r>
      <w:r w:rsidR="00DF662D">
        <w:rPr>
          <w:rFonts w:eastAsia="MS PMincho"/>
        </w:rPr>
        <w:t>.</w:t>
      </w:r>
    </w:p>
    <w:p w14:paraId="7F047C50" w14:textId="77777777" w:rsidR="007B6FE9" w:rsidRPr="0097122B" w:rsidRDefault="007B6FE9" w:rsidP="007B6FE9">
      <w:pPr>
        <w:pStyle w:val="AppendixHeading2"/>
      </w:pPr>
      <w:r>
        <w:t>Search for comparable companies in Asia (other than Vietnam)</w:t>
      </w:r>
    </w:p>
    <w:p w14:paraId="63BCADDD" w14:textId="7FC2A75D" w:rsidR="00923508" w:rsidRDefault="004D2257" w:rsidP="003E3C41">
      <w:pPr>
        <w:pStyle w:val="BodyText"/>
        <w:rPr>
          <w:rFonts w:eastAsia="MS PMincho"/>
        </w:rPr>
      </w:pPr>
      <w:r>
        <w:rPr>
          <w:noProof/>
          <w:lang w:eastAsia="en-US"/>
        </w:rPr>
        <mc:AlternateContent>
          <mc:Choice Requires="wps">
            <w:drawing>
              <wp:anchor distT="0" distB="0" distL="114300" distR="114300" simplePos="0" relativeHeight="251658249" behindDoc="0" locked="0" layoutInCell="1" allowOverlap="1" wp14:anchorId="41115061" wp14:editId="1BDCF381">
                <wp:simplePos x="0" y="0"/>
                <wp:positionH relativeFrom="margin">
                  <wp:align>left</wp:align>
                </wp:positionH>
                <wp:positionV relativeFrom="paragraph">
                  <wp:posOffset>989228</wp:posOffset>
                </wp:positionV>
                <wp:extent cx="8456295" cy="500380"/>
                <wp:effectExtent l="0" t="0" r="20955" b="13970"/>
                <wp:wrapSquare wrapText="bothSides"/>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6295" cy="500933"/>
                        </a:xfrm>
                        <a:prstGeom prst="rect">
                          <a:avLst/>
                        </a:prstGeom>
                        <a:solidFill>
                          <a:schemeClr val="bg1">
                            <a:lumMod val="75000"/>
                          </a:schemeClr>
                        </a:solidFill>
                        <a:ln w="9525">
                          <a:solidFill>
                            <a:srgbClr val="000000"/>
                          </a:solidFill>
                          <a:miter lim="800000"/>
                          <a:headEnd/>
                          <a:tailEnd/>
                        </a:ln>
                      </wps:spPr>
                      <wps:txbx>
                        <w:txbxContent>
                          <w:p w14:paraId="05CE2960" w14:textId="6C626138" w:rsidR="005D16E1" w:rsidRDefault="005D16E1">
                            <w:pPr>
                              <w:pStyle w:val="ListBullet2"/>
                              <w:numPr>
                                <w:ilvl w:val="0"/>
                                <w:numId w:val="0"/>
                              </w:numPr>
                              <w:spacing w:before="40" w:after="40"/>
                              <w:jc w:val="both"/>
                              <w:rPr>
                                <w:rFonts w:cs="Arial"/>
                                <w:i/>
                              </w:rPr>
                            </w:pPr>
                            <w:r>
                              <w:t>In certain cases, we may need to modify the strategy for the Asian search (i.e., not consistent with Vietnamese search) for various reasons.  In such case, explanation is needed.  See sample below</w:t>
                            </w:r>
                          </w:p>
                          <w:p w14:paraId="48DF3B20" w14:textId="0AAE5F39" w:rsidR="005D16E1" w:rsidRPr="00FD7287" w:rsidRDefault="005D16E1" w:rsidP="00C45B3C">
                            <w:pPr>
                              <w:pStyle w:val="ListBullet2"/>
                              <w:numPr>
                                <w:ilvl w:val="0"/>
                                <w:numId w:val="0"/>
                              </w:numPr>
                              <w:spacing w:before="40" w:after="40"/>
                              <w:jc w:val="both"/>
                              <w:rPr>
                                <w:i/>
                                <w:sz w:val="20"/>
                              </w:rPr>
                            </w:pPr>
                            <w:r>
                              <w:rPr>
                                <w:rFonts w:cs="Arial"/>
                                <w:i/>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15061" id="Text Box 49" o:spid="_x0000_s1076" type="#_x0000_t202" style="position:absolute;margin-left:0;margin-top:77.9pt;width:665.85pt;height:39.4pt;z-index:2516582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" fillcolor="#bfbfbf [2412]">
                <v:textbox>
                  <w:txbxContent>
                    <w:p w14:paraId="05CE2960" w14:textId="6C626138" w:rsidR="005D16E1" w:rsidRDefault="005D16E1">
                      <w:pPr>
                        <w:pStyle w:val="ListBullet2"/>
                        <w:numPr>
                          <w:ilvl w:val="0"/>
                          <w:numId w:val="0"/>
                        </w:numPr>
                        <w:spacing w:before="40" w:after="40"/>
                        <w:jc w:val="both"/>
                        <w:rPr>
                          <w:rFonts w:cs="Arial"/>
                          <w:i/>
                        </w:rPr>
                      </w:pPr>
                      <w:r>
                        <w:t>In certain cases, we may need to modify the strategy for the Asian search (i.e., not consistent with Vietnamese search) for various reasons.  In such case, explanation is needed.  See sample below</w:t>
                      </w:r>
                    </w:p>
                    <w:p w14:paraId="48DF3B20" w14:textId="0AAE5F39" w:rsidR="005D16E1" w:rsidRPr="00FD7287" w:rsidRDefault="005D16E1" w:rsidP="00C45B3C">
                      <w:pPr>
                        <w:pStyle w:val="ListBullet2"/>
                        <w:numPr>
                          <w:ilvl w:val="0"/>
                          <w:numId w:val="0"/>
                        </w:numPr>
                        <w:spacing w:before="40" w:after="40"/>
                        <w:jc w:val="both"/>
                        <w:rPr>
                          <w:i/>
                          <w:sz w:val="20"/>
                        </w:rPr>
                      </w:pPr>
                      <w:r>
                        <w:rPr>
                          <w:rFonts w:cs="Arial"/>
                          <w:i/>
                        </w:rPr>
                        <w:t xml:space="preserve"> </w:t>
                      </w:r>
                    </w:p>
                  </w:txbxContent>
                </v:textbox>
                <w10:wrap type="square" anchorx="margin"/>
              </v:shape>
            </w:pict>
          </mc:Fallback>
        </mc:AlternateContent>
      </w:r>
      <w:r>
        <w:rPr>
          <w:rFonts w:eastAsia="MS PMincho"/>
        </w:rPr>
        <w:t>As a result</w:t>
      </w:r>
      <w:r w:rsidRPr="00FB667F">
        <w:rPr>
          <w:rFonts w:eastAsia="MS PMincho" w:cs="Arial"/>
          <w:lang w:eastAsia="ja-JP"/>
        </w:rPr>
        <w:t xml:space="preserve"> of </w:t>
      </w:r>
      <w:r>
        <w:rPr>
          <w:rFonts w:eastAsia="MS PMincho" w:cs="Arial"/>
          <w:lang w:eastAsia="ja-JP"/>
        </w:rPr>
        <w:t xml:space="preserve">the above </w:t>
      </w:r>
      <w:r w:rsidR="007B6FE9">
        <w:rPr>
          <w:rFonts w:eastAsia="MS PMincho" w:cs="Arial"/>
          <w:lang w:eastAsia="ja-JP"/>
        </w:rPr>
        <w:t>search for Vietnamese companies</w:t>
      </w:r>
      <w:r>
        <w:rPr>
          <w:rFonts w:eastAsia="MS PMincho"/>
        </w:rPr>
        <w:t xml:space="preserve">, </w:t>
      </w:r>
      <w:r w:rsidRPr="003E3C41">
        <w:rPr>
          <w:rFonts w:eastAsia="MS PMincho"/>
          <w:color w:val="FF0000"/>
          <w:highlight w:val="yellow"/>
        </w:rPr>
        <w:t>[only XX Vietnamese compan</w:t>
      </w:r>
      <w:r>
        <w:rPr>
          <w:rFonts w:eastAsia="MS PMincho"/>
          <w:color w:val="FF0000"/>
          <w:highlight w:val="yellow"/>
        </w:rPr>
        <w:t>y(</w:t>
      </w:r>
      <w:r w:rsidRPr="003E3C41">
        <w:rPr>
          <w:rFonts w:eastAsia="MS PMincho"/>
          <w:color w:val="FF0000"/>
          <w:highlight w:val="yellow"/>
        </w:rPr>
        <w:t>ies</w:t>
      </w:r>
      <w:r>
        <w:rPr>
          <w:rFonts w:eastAsia="MS PMincho"/>
          <w:color w:val="FF0000"/>
          <w:highlight w:val="yellow"/>
        </w:rPr>
        <w:t>) was(were) //</w:t>
      </w:r>
      <w:r w:rsidRPr="003E3C41">
        <w:rPr>
          <w:rFonts w:eastAsia="MS PMincho"/>
          <w:color w:val="FF0000"/>
          <w:highlight w:val="yellow"/>
        </w:rPr>
        <w:t xml:space="preserve"> </w:t>
      </w:r>
      <w:r w:rsidR="003F17F4" w:rsidRPr="00146E77">
        <w:rPr>
          <w:rFonts w:eastAsia="MS PMincho"/>
          <w:color w:val="FF0000"/>
          <w:highlight w:val="yellow"/>
        </w:rPr>
        <w:t xml:space="preserve">there is no Vietnamese </w:t>
      </w:r>
      <w:r w:rsidR="003F17F4" w:rsidRPr="004D2257">
        <w:rPr>
          <w:color w:val="FF0000"/>
          <w:highlight w:val="yellow"/>
        </w:rPr>
        <w:t>company</w:t>
      </w:r>
      <w:r>
        <w:rPr>
          <w:color w:val="FF0000"/>
          <w:highlight w:val="yellow"/>
        </w:rPr>
        <w:t>]</w:t>
      </w:r>
      <w:r w:rsidR="003F17F4" w:rsidRPr="00146E77">
        <w:rPr>
          <w:color w:val="FF0000"/>
          <w:highlight w:val="yellow"/>
        </w:rPr>
        <w:t xml:space="preserve"> </w:t>
      </w:r>
      <w:r w:rsidR="003F17F4" w:rsidRPr="003E3C41">
        <w:t xml:space="preserve">selected as </w:t>
      </w:r>
      <w:r w:rsidR="003F17F4" w:rsidRPr="003E3C41">
        <w:rPr>
          <w:rFonts w:eastAsia="MS PMincho"/>
        </w:rPr>
        <w:t>comparable companies</w:t>
      </w:r>
      <w:r>
        <w:rPr>
          <w:rFonts w:eastAsia="MS PMincho"/>
        </w:rPr>
        <w:t xml:space="preserve">, which does not satisfy the requirements of </w:t>
      </w:r>
      <w:r w:rsidR="00706E15">
        <w:rPr>
          <w:rFonts w:eastAsia="MS PMincho"/>
        </w:rPr>
        <w:t>Clause 3, Article 7, Chapter II of Decree 132</w:t>
      </w:r>
      <w:r w:rsidR="003F17F4" w:rsidRPr="003E3C41">
        <w:rPr>
          <w:rFonts w:eastAsia="MS PMincho"/>
        </w:rPr>
        <w:t>.</w:t>
      </w:r>
      <w:bookmarkStart w:id="1978" w:name="_Toc394494007"/>
      <w:bookmarkStart w:id="1979" w:name="_Toc402433541"/>
      <w:bookmarkStart w:id="1980" w:name="_Toc422838779"/>
      <w:bookmarkStart w:id="1981" w:name="_Toc431389350"/>
      <w:bookmarkStart w:id="1982" w:name="_Toc451015988"/>
      <w:bookmarkStart w:id="1983" w:name="_Toc447229097"/>
      <w:bookmarkStart w:id="1984" w:name="_Toc458670421"/>
      <w:bookmarkStart w:id="1985" w:name="_Toc508216450"/>
      <w:bookmarkStart w:id="1986" w:name="_Toc514923637"/>
      <w:bookmarkStart w:id="1987" w:name="_Toc516668457"/>
      <w:bookmarkStart w:id="1988" w:name="_Toc526104650"/>
      <w:bookmarkStart w:id="1989" w:name="_Toc442109517"/>
      <w:bookmarkEnd w:id="1973"/>
      <w:bookmarkEnd w:id="1974"/>
      <w:bookmarkEnd w:id="1975"/>
      <w:bookmarkEnd w:id="1976"/>
      <w:bookmarkEnd w:id="1977"/>
      <w:r w:rsidR="001A4AA9" w:rsidRPr="003E3C41">
        <w:rPr>
          <w:rFonts w:eastAsia="MS PMincho"/>
        </w:rPr>
        <w:t xml:space="preserve"> </w:t>
      </w:r>
      <w:r w:rsidR="004075F6">
        <w:rPr>
          <w:rFonts w:eastAsia="MS PMincho"/>
        </w:rPr>
        <w:t xml:space="preserve"> </w:t>
      </w:r>
      <w:r w:rsidR="00264F99" w:rsidRPr="003E3C41">
        <w:rPr>
          <w:rFonts w:eastAsia="MS PMincho"/>
        </w:rPr>
        <w:t xml:space="preserve">Therefore, the scope of the search </w:t>
      </w:r>
      <w:r w:rsidRPr="003E3C41">
        <w:rPr>
          <w:rFonts w:eastAsia="MS PMincho"/>
        </w:rPr>
        <w:t>wa</w:t>
      </w:r>
      <w:r w:rsidR="00264F99" w:rsidRPr="003E3C41">
        <w:rPr>
          <w:rFonts w:eastAsia="MS PMincho"/>
        </w:rPr>
        <w:t>s expanded to</w:t>
      </w:r>
      <w:r w:rsidRPr="003E3C41">
        <w:rPr>
          <w:rFonts w:eastAsia="MS PMincho"/>
        </w:rPr>
        <w:t xml:space="preserve"> identify comparable companies in Asia.</w:t>
      </w:r>
      <w:r w:rsidR="001A4AA9" w:rsidRPr="003E3C41">
        <w:rPr>
          <w:rFonts w:eastAsia="MS PMincho"/>
        </w:rPr>
        <w:t xml:space="preserve"> </w:t>
      </w:r>
      <w:bookmarkEnd w:id="1978"/>
      <w:bookmarkEnd w:id="1979"/>
      <w:bookmarkEnd w:id="1980"/>
      <w:bookmarkEnd w:id="1981"/>
      <w:bookmarkEnd w:id="1982"/>
      <w:bookmarkEnd w:id="1983"/>
      <w:bookmarkEnd w:id="1984"/>
      <w:bookmarkEnd w:id="1985"/>
      <w:bookmarkEnd w:id="1986"/>
      <w:bookmarkEnd w:id="1987"/>
      <w:bookmarkEnd w:id="1988"/>
      <w:bookmarkEnd w:id="1989"/>
    </w:p>
    <w:p w14:paraId="07941E94" w14:textId="699B9A29" w:rsidR="00C112AA" w:rsidRDefault="004D2257" w:rsidP="00C112AA">
      <w:pPr>
        <w:pStyle w:val="BodyText"/>
        <w:rPr>
          <w:rFonts w:cs="Arial"/>
        </w:rPr>
      </w:pPr>
      <w:r>
        <w:rPr>
          <w:rFonts w:cs="Arial"/>
        </w:rPr>
        <w:t xml:space="preserve">Specifically, we </w:t>
      </w:r>
      <w:r w:rsidR="00C112AA">
        <w:rPr>
          <w:rFonts w:cs="Arial"/>
        </w:rPr>
        <w:t>selected</w:t>
      </w:r>
      <w:r>
        <w:rPr>
          <w:rFonts w:cs="Arial"/>
        </w:rPr>
        <w:t xml:space="preserve"> listed</w:t>
      </w:r>
      <w:r w:rsidR="00C112AA">
        <w:rPr>
          <w:rFonts w:cs="Arial"/>
        </w:rPr>
        <w:t xml:space="preserve"> companies operating in Asia </w:t>
      </w:r>
      <w:r w:rsidR="00C112AA">
        <w:rPr>
          <w:rFonts w:cs="Arial"/>
          <w:lang w:val="vi-VN"/>
        </w:rPr>
        <w:t>(</w:t>
      </w:r>
      <w:r w:rsidR="00264F99">
        <w:rPr>
          <w:rFonts w:cs="Arial"/>
        </w:rPr>
        <w:t xml:space="preserve">other than </w:t>
      </w:r>
      <w:r w:rsidR="00C112AA">
        <w:rPr>
          <w:rFonts w:cs="Arial"/>
          <w:lang w:val="vi-VN"/>
        </w:rPr>
        <w:t xml:space="preserve">Vietnam) </w:t>
      </w:r>
      <w:r w:rsidR="00C112AA">
        <w:rPr>
          <w:rFonts w:cs="Arial"/>
        </w:rPr>
        <w:t xml:space="preserve">from the </w:t>
      </w:r>
      <w:r w:rsidR="008C73FD">
        <w:rPr>
          <w:rFonts w:cs="Arial"/>
        </w:rPr>
        <w:t xml:space="preserve">TP Cat </w:t>
      </w:r>
      <w:r w:rsidR="00C112AA">
        <w:rPr>
          <w:rFonts w:cs="Arial"/>
        </w:rPr>
        <w:t xml:space="preserve">database and </w:t>
      </w:r>
      <w:r>
        <w:rPr>
          <w:rFonts w:cs="Arial"/>
        </w:rPr>
        <w:t xml:space="preserve">applied </w:t>
      </w:r>
      <w:r w:rsidR="00C112AA">
        <w:rPr>
          <w:rFonts w:cs="Arial"/>
        </w:rPr>
        <w:t>the same screening criteria</w:t>
      </w:r>
      <w:r>
        <w:rPr>
          <w:rFonts w:cs="Arial"/>
        </w:rPr>
        <w:t xml:space="preserve">, as in the search for Vietnamese companies, </w:t>
      </w:r>
      <w:r w:rsidR="00C112AA" w:rsidRPr="00663F5B">
        <w:rPr>
          <w:rFonts w:cs="Arial"/>
          <w:highlight w:val="yellow"/>
        </w:rPr>
        <w:t>except that we did not include companies for which all shareholders or all shareholders with a stake greater than 25% are individuals or employees.</w:t>
      </w:r>
    </w:p>
    <w:p w14:paraId="274E8820" w14:textId="11F66B51" w:rsidR="00C112AA" w:rsidRDefault="00C112AA" w:rsidP="00C112AA">
      <w:pPr>
        <w:pStyle w:val="BodyText"/>
      </w:pPr>
      <w:r>
        <w:rPr>
          <w:rFonts w:eastAsia="MS PMincho"/>
        </w:rPr>
        <w:t xml:space="preserve">As a result, </w:t>
      </w:r>
      <w:r w:rsidR="000559A8" w:rsidRPr="00DA64D5">
        <w:rPr>
          <w:rFonts w:eastAsia="MS PMincho"/>
          <w:highlight w:val="yellow"/>
        </w:rPr>
        <w:t>xx</w:t>
      </w:r>
      <w:r w:rsidR="000559A8">
        <w:rPr>
          <w:rFonts w:eastAsia="MS PMincho"/>
        </w:rPr>
        <w:t xml:space="preserve"> </w:t>
      </w:r>
      <w:r w:rsidR="000559A8">
        <w:t xml:space="preserve">companies in Asia were selected as </w:t>
      </w:r>
      <w:r w:rsidR="000559A8">
        <w:rPr>
          <w:rFonts w:eastAsia="MS PMincho"/>
        </w:rPr>
        <w:t>comparable companies</w:t>
      </w:r>
      <w:r w:rsidR="00DF662D">
        <w:rPr>
          <w:rFonts w:eastAsia="MS PMincho"/>
        </w:rPr>
        <w:t>.</w:t>
      </w:r>
      <w:r w:rsidR="004D2257">
        <w:t xml:space="preserve">  </w:t>
      </w:r>
      <w:r w:rsidR="009976C4">
        <w:t xml:space="preserve">After combining the two searches, a total of </w:t>
      </w:r>
      <w:r w:rsidR="009976C4" w:rsidRPr="00DA64D5">
        <w:rPr>
          <w:highlight w:val="yellow"/>
        </w:rPr>
        <w:t>xx</w:t>
      </w:r>
      <w:r w:rsidR="009976C4">
        <w:t xml:space="preserve"> companies </w:t>
      </w:r>
      <w:r w:rsidR="005D16E1">
        <w:t xml:space="preserve">was </w:t>
      </w:r>
      <w:r w:rsidR="009976C4">
        <w:t>selected as comparable</w:t>
      </w:r>
      <w:r w:rsidR="00C80480">
        <w:rPr>
          <w:lang w:val="vi-VN"/>
        </w:rPr>
        <w:t>s</w:t>
      </w:r>
      <w:r w:rsidR="009976C4">
        <w:t xml:space="preserve"> to </w:t>
      </w:r>
      <w:r w:rsidR="009976C4" w:rsidRPr="00DA64D5">
        <w:rPr>
          <w:highlight w:val="yellow"/>
        </w:rPr>
        <w:t>ABC</w:t>
      </w:r>
      <w:r w:rsidR="009976C4">
        <w:t>.</w:t>
      </w:r>
    </w:p>
    <w:p w14:paraId="6C851172" w14:textId="77777777" w:rsidR="007F2E2A" w:rsidRDefault="007F2E2A" w:rsidP="007F2E2A">
      <w:pPr>
        <w:pStyle w:val="BodyText"/>
      </w:pPr>
      <w:bookmarkStart w:id="1990" w:name="_Toc231180398"/>
      <w:bookmarkStart w:id="1991" w:name="_Toc253578583"/>
      <w:bookmarkStart w:id="1992" w:name="_Toc256673715"/>
      <w:bookmarkStart w:id="1993" w:name="_Toc293924344"/>
      <w:bookmarkStart w:id="1994" w:name="_Toc363553639"/>
      <w:bookmarkStart w:id="1995" w:name="_Toc379897914"/>
      <w:bookmarkStart w:id="1996" w:name="_Toc391643539"/>
      <w:bookmarkStart w:id="1997" w:name="_Toc431389354"/>
      <w:bookmarkStart w:id="1998" w:name="_Toc451015992"/>
      <w:bookmarkStart w:id="1999" w:name="_Toc447229101"/>
      <w:bookmarkStart w:id="2000" w:name="_Toc458670425"/>
      <w:bookmarkStart w:id="2001" w:name="_Toc508216454"/>
      <w:bookmarkStart w:id="2002" w:name="_Toc442109521"/>
      <w:bookmarkStart w:id="2003" w:name="_Toc514923641"/>
      <w:bookmarkStart w:id="2004" w:name="_Toc516668458"/>
      <w:bookmarkStart w:id="2005" w:name="_Toc526104651"/>
    </w:p>
    <w:p w14:paraId="783882CD" w14:textId="375D43B3" w:rsidR="00454C4E" w:rsidRPr="00454C4E" w:rsidRDefault="00454C4E" w:rsidP="00454C4E">
      <w:pPr>
        <w:pStyle w:val="BodyText"/>
        <w:sectPr w:rsidR="00454C4E" w:rsidRPr="00454C4E" w:rsidSect="00C16C00">
          <w:pgSz w:w="16838" w:h="11906" w:orient="landscape" w:code="9"/>
          <w:pgMar w:top="1469" w:right="1800" w:bottom="1469" w:left="1584" w:header="1080" w:footer="706" w:gutter="461"/>
          <w:cols w:space="737"/>
          <w:docGrid w:linePitch="299"/>
        </w:sectPr>
      </w:pPr>
    </w:p>
    <w:p w14:paraId="0EFFD158" w14:textId="62C5AF43" w:rsidR="00D00794" w:rsidRDefault="00C55DC4" w:rsidP="00834EDA">
      <w:pPr>
        <w:pStyle w:val="AppendixHeading2"/>
        <w:ind w:hanging="965"/>
        <w:outlineLvl w:val="1"/>
      </w:pPr>
      <w:r w:rsidRPr="00097323">
        <w:rPr>
          <w:noProof/>
          <w:highlight w:val="yellow"/>
          <w:lang w:eastAsia="en-US"/>
        </w:rPr>
        <w:lastRenderedPageBreak/>
        <mc:AlternateContent>
          <mc:Choice Requires="wps">
            <w:drawing>
              <wp:anchor distT="0" distB="0" distL="114300" distR="114300" simplePos="0" relativeHeight="251658270" behindDoc="0" locked="0" layoutInCell="1" allowOverlap="1" wp14:anchorId="3B86291E" wp14:editId="37431381">
                <wp:simplePos x="0" y="0"/>
                <wp:positionH relativeFrom="margin">
                  <wp:align>right</wp:align>
                </wp:positionH>
                <wp:positionV relativeFrom="paragraph">
                  <wp:posOffset>454838</wp:posOffset>
                </wp:positionV>
                <wp:extent cx="5376545" cy="646430"/>
                <wp:effectExtent l="0" t="0" r="14605" b="20320"/>
                <wp:wrapSquare wrapText="bothSides"/>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646430"/>
                        </a:xfrm>
                        <a:prstGeom prst="rect">
                          <a:avLst/>
                        </a:prstGeom>
                        <a:solidFill>
                          <a:schemeClr val="bg1">
                            <a:lumMod val="75000"/>
                          </a:schemeClr>
                        </a:solidFill>
                        <a:ln w="9525">
                          <a:solidFill>
                            <a:srgbClr val="000000"/>
                          </a:solidFill>
                          <a:miter lim="800000"/>
                          <a:headEnd/>
                          <a:tailEnd/>
                        </a:ln>
                      </wps:spPr>
                      <wps:txbx>
                        <w:txbxContent>
                          <w:p w14:paraId="0EE01194" w14:textId="404DBA6D" w:rsidR="005D16E1" w:rsidRPr="00495D95" w:rsidRDefault="005D16E1" w:rsidP="0011648B">
                            <w:pPr>
                              <w:pStyle w:val="ListBullet2"/>
                              <w:numPr>
                                <w:ilvl w:val="0"/>
                                <w:numId w:val="0"/>
                              </w:numPr>
                              <w:spacing w:before="40" w:after="40"/>
                              <w:jc w:val="both"/>
                              <w:rPr>
                                <w:sz w:val="20"/>
                              </w:rPr>
                            </w:pPr>
                            <w:r>
                              <w:t>To</w:t>
                            </w:r>
                            <w:r w:rsidRPr="00495D95">
                              <w:t xml:space="preserve"> </w:t>
                            </w:r>
                            <w:r w:rsidRPr="007E7A64">
                              <w:t>insert the summary of financial results of selected comps</w:t>
                            </w:r>
                            <w:r>
                              <w:t>.  For Vietnamese listed comps, to use financial data from their audited FS.  For Asian comps/ Vietnamese private comps, to extract</w:t>
                            </w:r>
                            <w:r w:rsidRPr="007E7A64">
                              <w:t xml:space="preserve"> from Module K</w:t>
                            </w:r>
                            <w:r>
                              <w:t>.</w:t>
                            </w:r>
                          </w:p>
                          <w:p w14:paraId="450F0E8B" w14:textId="77777777" w:rsidR="005D16E1" w:rsidRPr="00495D95" w:rsidRDefault="005D16E1" w:rsidP="0011648B">
                            <w:pPr>
                              <w:pStyle w:val="ListBullet2"/>
                              <w:numPr>
                                <w:ilvl w:val="0"/>
                                <w:numId w:val="0"/>
                              </w:numPr>
                              <w:spacing w:before="40" w:after="40"/>
                              <w:jc w:val="both"/>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6291E" id="Text Box 60" o:spid="_x0000_s1077" type="#_x0000_t202" style="position:absolute;left:0;text-align:left;margin-left:372.15pt;margin-top:35.8pt;width:423.35pt;height:50.9pt;z-index:2516582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" fillcolor="#bfbfbf [2412]">
                <v:textbox>
                  <w:txbxContent>
                    <w:p w14:paraId="0EE01194" w14:textId="404DBA6D" w:rsidR="005D16E1" w:rsidRPr="00495D95" w:rsidRDefault="005D16E1" w:rsidP="0011648B">
                      <w:pPr>
                        <w:pStyle w:val="ListBullet2"/>
                        <w:numPr>
                          <w:ilvl w:val="0"/>
                          <w:numId w:val="0"/>
                        </w:numPr>
                        <w:spacing w:before="40" w:after="40"/>
                        <w:jc w:val="both"/>
                        <w:rPr>
                          <w:sz w:val="20"/>
                        </w:rPr>
                      </w:pPr>
                      <w:r>
                        <w:t>To</w:t>
                      </w:r>
                      <w:r w:rsidRPr="00495D95">
                        <w:t xml:space="preserve"> </w:t>
                      </w:r>
                      <w:r w:rsidRPr="007E7A64">
                        <w:t>insert the summary of financial results of selected comps</w:t>
                      </w:r>
                      <w:r>
                        <w:t>.  For Vietnamese listed comps, to use financial data from their audited FS.  For Asian comps/ Vietnamese private comps, to extract</w:t>
                      </w:r>
                      <w:r w:rsidRPr="007E7A64">
                        <w:t xml:space="preserve"> from Module K</w:t>
                      </w:r>
                      <w:r>
                        <w:t>.</w:t>
                      </w:r>
                    </w:p>
                    <w:p w14:paraId="450F0E8B" w14:textId="77777777" w:rsidR="005D16E1" w:rsidRPr="00495D95" w:rsidRDefault="005D16E1" w:rsidP="0011648B">
                      <w:pPr>
                        <w:pStyle w:val="ListBullet2"/>
                        <w:numPr>
                          <w:ilvl w:val="0"/>
                          <w:numId w:val="0"/>
                        </w:numPr>
                        <w:spacing w:before="40" w:after="40"/>
                        <w:jc w:val="both"/>
                        <w:rPr>
                          <w:sz w:val="20"/>
                        </w:rPr>
                      </w:pPr>
                    </w:p>
                  </w:txbxContent>
                </v:textbox>
                <w10:wrap type="square" anchorx="margin"/>
              </v:shape>
            </w:pict>
          </mc:Fallback>
        </mc:AlternateContent>
      </w:r>
      <w:r w:rsidR="00B51448">
        <w:t>Financial data of</w:t>
      </w:r>
      <w:r w:rsidR="00D00794">
        <w:t xml:space="preserve"> comparable companies</w:t>
      </w:r>
      <w:r w:rsidR="00AA71A7">
        <w:rPr>
          <w:rStyle w:val="FootnoteReference"/>
        </w:rPr>
        <w:footnoteReference w:id="26"/>
      </w:r>
    </w:p>
    <w:p w14:paraId="6C368267" w14:textId="7F93A4FD" w:rsidR="002672FB" w:rsidRDefault="002672FB" w:rsidP="00811136">
      <w:pPr>
        <w:pStyle w:val="BodyText"/>
      </w:pPr>
    </w:p>
    <w:p w14:paraId="0D504014" w14:textId="08642917" w:rsidR="00B51448" w:rsidRDefault="00072656" w:rsidP="00B51448">
      <w:pPr>
        <w:pStyle w:val="AppendixHeading2"/>
        <w:ind w:hanging="965"/>
        <w:outlineLvl w:val="1"/>
      </w:pPr>
      <w:r w:rsidRPr="00097323">
        <w:rPr>
          <w:noProof/>
          <w:highlight w:val="yellow"/>
          <w:lang w:eastAsia="en-US"/>
        </w:rPr>
        <mc:AlternateContent>
          <mc:Choice Requires="wps">
            <w:drawing>
              <wp:anchor distT="0" distB="0" distL="114300" distR="114300" simplePos="0" relativeHeight="251658271" behindDoc="0" locked="0" layoutInCell="1" allowOverlap="1" wp14:anchorId="5653425B" wp14:editId="24C23B1E">
                <wp:simplePos x="0" y="0"/>
                <wp:positionH relativeFrom="margin">
                  <wp:align>left</wp:align>
                </wp:positionH>
                <wp:positionV relativeFrom="paragraph">
                  <wp:posOffset>423545</wp:posOffset>
                </wp:positionV>
                <wp:extent cx="5358130" cy="659765"/>
                <wp:effectExtent l="0" t="0" r="13970" b="26035"/>
                <wp:wrapSquare wrapText="bothSides"/>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659958"/>
                        </a:xfrm>
                        <a:prstGeom prst="rect">
                          <a:avLst/>
                        </a:prstGeom>
                        <a:solidFill>
                          <a:schemeClr val="bg1">
                            <a:lumMod val="75000"/>
                          </a:schemeClr>
                        </a:solidFill>
                        <a:ln w="9525">
                          <a:solidFill>
                            <a:srgbClr val="000000"/>
                          </a:solidFill>
                          <a:miter lim="800000"/>
                          <a:headEnd/>
                          <a:tailEnd/>
                        </a:ln>
                      </wps:spPr>
                      <wps:txbx>
                        <w:txbxContent>
                          <w:p w14:paraId="19B3F695" w14:textId="70B86F2C" w:rsidR="005D16E1" w:rsidRPr="003E3C41" w:rsidRDefault="005D16E1" w:rsidP="00072656">
                            <w:pPr>
                              <w:pStyle w:val="ListBullet2"/>
                              <w:numPr>
                                <w:ilvl w:val="0"/>
                                <w:numId w:val="0"/>
                              </w:numPr>
                              <w:spacing w:before="40" w:after="40"/>
                              <w:jc w:val="both"/>
                            </w:pPr>
                            <w:r>
                              <w:t>To insert the table of business description summary extracted from Module K/ Company’s website</w:t>
                            </w:r>
                            <w:r>
                              <w:rPr>
                                <w:lang w:val="vi-VN"/>
                              </w:rPr>
                              <w:t>/ other sources</w:t>
                            </w:r>
                            <w:r>
                              <w:t xml:space="preserve"> for private comps (If there </w:t>
                            </w:r>
                            <w:r>
                              <w:rPr>
                                <w:lang w:val="vi-VN"/>
                              </w:rPr>
                              <w:t>is</w:t>
                            </w:r>
                            <w:r>
                              <w:t xml:space="preserve"> no information from </w:t>
                            </w:r>
                            <w:r w:rsidR="00C332EA">
                              <w:t>TP Cat</w:t>
                            </w:r>
                            <w:r>
                              <w:t>).  Below is the suggested format for Vietnamese companies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3425B" id="Text Box 53" o:spid="_x0000_s1078" type="#_x0000_t202" style="position:absolute;left:0;text-align:left;margin-left:0;margin-top:33.35pt;width:421.9pt;height:51.95pt;z-index:25165827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" fillcolor="#bfbfbf [2412]">
                <v:textbox>
                  <w:txbxContent>
                    <w:p w14:paraId="19B3F695" w14:textId="70B86F2C" w:rsidR="005D16E1" w:rsidRPr="003E3C41" w:rsidRDefault="005D16E1" w:rsidP="00072656">
                      <w:pPr>
                        <w:pStyle w:val="ListBullet2"/>
                        <w:numPr>
                          <w:ilvl w:val="0"/>
                          <w:numId w:val="0"/>
                        </w:numPr>
                        <w:spacing w:before="40" w:after="40"/>
                        <w:jc w:val="both"/>
                      </w:pPr>
                      <w:r>
                        <w:t>To insert the table of business description summary extracted from Module K/ Company’s website</w:t>
                      </w:r>
                      <w:r>
                        <w:rPr>
                          <w:lang w:val="vi-VN"/>
                        </w:rPr>
                        <w:t>/ other sources</w:t>
                      </w:r>
                      <w:r>
                        <w:t xml:space="preserve"> for private comps (If there </w:t>
                      </w:r>
                      <w:r>
                        <w:rPr>
                          <w:lang w:val="vi-VN"/>
                        </w:rPr>
                        <w:t>is</w:t>
                      </w:r>
                      <w:r>
                        <w:t xml:space="preserve"> no information from </w:t>
                      </w:r>
                      <w:r w:rsidR="00C332EA">
                        <w:t>TP Cat</w:t>
                      </w:r>
                      <w:r>
                        <w:t>).  Below is the suggested format for Vietnamese companies only.</w:t>
                      </w:r>
                    </w:p>
                  </w:txbxContent>
                </v:textbox>
                <w10:wrap type="square" anchorx="margin"/>
              </v:shape>
            </w:pict>
          </mc:Fallback>
        </mc:AlternateContent>
      </w:r>
      <w:r w:rsidR="00B51448">
        <w:t xml:space="preserve">Description of comparable companies </w: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1577"/>
        <w:gridCol w:w="1579"/>
        <w:gridCol w:w="1577"/>
        <w:gridCol w:w="1577"/>
        <w:gridCol w:w="1591"/>
      </w:tblGrid>
      <w:tr w:rsidR="00146E77" w:rsidRPr="002009E9" w14:paraId="6810B27E" w14:textId="77777777" w:rsidTr="0057464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1" w:type="pct"/>
            <w:vAlign w:val="center"/>
          </w:tcPr>
          <w:p w14:paraId="300C9B41" w14:textId="66E3013F" w:rsidR="00EA49AA" w:rsidRDefault="00EA49AA" w:rsidP="00511357">
            <w:r>
              <w:t>No</w:t>
            </w:r>
          </w:p>
        </w:tc>
        <w:tc>
          <w:tcPr>
            <w:tcW w:w="928" w:type="pct"/>
            <w:vAlign w:val="center"/>
          </w:tcPr>
          <w:p w14:paraId="45F5C347" w14:textId="0C76439D" w:rsidR="00146E77" w:rsidRPr="002009E9" w:rsidRDefault="00146E77" w:rsidP="00511357">
            <w:pPr>
              <w:cnfStyle w:val="100000000000" w:firstRow="1" w:lastRow="0" w:firstColumn="0" w:lastColumn="0" w:oddVBand="0" w:evenVBand="0" w:oddHBand="0" w:evenHBand="0" w:firstRowFirstColumn="0" w:firstRowLastColumn="0" w:lastRowFirstColumn="0" w:lastRowLastColumn="0"/>
              <w:rPr>
                <w:b w:val="0"/>
              </w:rPr>
            </w:pPr>
            <w:r w:rsidRPr="007B425C">
              <w:t>Company</w:t>
            </w:r>
          </w:p>
        </w:tc>
        <w:tc>
          <w:tcPr>
            <w:tcW w:w="929" w:type="pct"/>
            <w:vAlign w:val="center"/>
          </w:tcPr>
          <w:p w14:paraId="64E02714" w14:textId="0FFB0212" w:rsidR="00146E77" w:rsidRPr="007B425C" w:rsidRDefault="00146E77" w:rsidP="00104247">
            <w:pPr>
              <w:cnfStyle w:val="100000000000" w:firstRow="1" w:lastRow="0" w:firstColumn="0" w:lastColumn="0" w:oddVBand="0" w:evenVBand="0" w:oddHBand="0" w:evenHBand="0" w:firstRowFirstColumn="0" w:firstRowLastColumn="0" w:lastRowFirstColumn="0" w:lastRowLastColumn="0"/>
            </w:pPr>
            <w:r>
              <w:t>Province</w:t>
            </w:r>
          </w:p>
        </w:tc>
        <w:tc>
          <w:tcPr>
            <w:tcW w:w="928" w:type="pct"/>
            <w:vAlign w:val="center"/>
          </w:tcPr>
          <w:p w14:paraId="00515875" w14:textId="2B8B306D" w:rsidR="00146E77" w:rsidRPr="003E3C41" w:rsidRDefault="00146E77" w:rsidP="00104247">
            <w:pPr>
              <w:cnfStyle w:val="100000000000" w:firstRow="1" w:lastRow="0" w:firstColumn="0" w:lastColumn="0" w:oddVBand="0" w:evenVBand="0" w:oddHBand="0" w:evenHBand="0" w:firstRowFirstColumn="0" w:firstRowLastColumn="0" w:lastRowFirstColumn="0" w:lastRowLastColumn="0"/>
              <w:rPr>
                <w:b w:val="0"/>
              </w:rPr>
            </w:pPr>
            <w:r w:rsidRPr="003E3C41">
              <w:rPr>
                <w:lang w:val="vi-VN"/>
              </w:rPr>
              <w:t>Tax code</w:t>
            </w:r>
          </w:p>
        </w:tc>
        <w:tc>
          <w:tcPr>
            <w:tcW w:w="928" w:type="pct"/>
            <w:vAlign w:val="center"/>
          </w:tcPr>
          <w:p w14:paraId="1C0B175B" w14:textId="2468D694" w:rsidR="00146E77" w:rsidRDefault="00146E77" w:rsidP="00104247">
            <w:pPr>
              <w:cnfStyle w:val="100000000000" w:firstRow="1" w:lastRow="0" w:firstColumn="0" w:lastColumn="0" w:oddVBand="0" w:evenVBand="0" w:oddHBand="0" w:evenHBand="0" w:firstRowFirstColumn="0" w:firstRowLastColumn="0" w:lastRowFirstColumn="0" w:lastRowLastColumn="0"/>
            </w:pPr>
            <w:r>
              <w:t>VN SIC Code</w:t>
            </w:r>
          </w:p>
        </w:tc>
        <w:tc>
          <w:tcPr>
            <w:tcW w:w="929" w:type="pct"/>
            <w:vAlign w:val="center"/>
          </w:tcPr>
          <w:p w14:paraId="4BBB35ED" w14:textId="67A4101D" w:rsidR="00146E77" w:rsidRPr="002009E9" w:rsidRDefault="00146E77" w:rsidP="00104247">
            <w:pPr>
              <w:cnfStyle w:val="100000000000" w:firstRow="1" w:lastRow="0" w:firstColumn="0" w:lastColumn="0" w:oddVBand="0" w:evenVBand="0" w:oddHBand="0" w:evenHBand="0" w:firstRowFirstColumn="0" w:firstRowLastColumn="0" w:lastRowFirstColumn="0" w:lastRowLastColumn="0"/>
              <w:rPr>
                <w:b w:val="0"/>
              </w:rPr>
            </w:pPr>
            <w:r>
              <w:t>Business description</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1</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1</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0B4BCF0D"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643527C2" w14:textId="261677B7" w:rsidR="00EA49AA" w:rsidRDefault="00EA49AA" w:rsidP="00511357">
            <w:r>
              <w:t>2</w:t>
            </w:r>
          </w:p>
        </w:tc>
        <w:tc>
          <w:tcPr>
            <w:tcW w:w="928" w:type="pct"/>
            <w:vAlign w:val="center"/>
          </w:tcPr>
          <w:p w14:paraId="42E4B1AE" w14:textId="10428D5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2</w:t>
            </w:r>
          </w:p>
        </w:tc>
        <w:tc>
          <w:tcPr>
            <w:tcW w:w="929" w:type="pct"/>
          </w:tcPr>
          <w:p w14:paraId="1A690BC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5A8133E8" w14:textId="4780271B"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2F344E4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29B12100" w14:textId="0CD70054"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634F9AC"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22C59CBD" w14:textId="67C2EF88" w:rsidR="00EA49AA" w:rsidRDefault="00EA49AA" w:rsidP="00511357">
            <w:r>
              <w:t>3</w:t>
            </w:r>
          </w:p>
        </w:tc>
        <w:tc>
          <w:tcPr>
            <w:tcW w:w="928" w:type="pct"/>
            <w:vAlign w:val="center"/>
          </w:tcPr>
          <w:p w14:paraId="62CAF20D" w14:textId="43DA24E1"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3</w:t>
            </w:r>
          </w:p>
        </w:tc>
        <w:tc>
          <w:tcPr>
            <w:tcW w:w="929" w:type="pct"/>
          </w:tcPr>
          <w:p w14:paraId="4D964A51"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1EB4D0CA" w14:textId="4AF5AA62"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8B2BF12"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19BA96B9" w14:textId="04AB3F94"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1A88024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57ABC2FC" w14:textId="5D647855" w:rsidR="00EA49AA" w:rsidRDefault="00EA49AA" w:rsidP="00511357">
            <w:r>
              <w:t>4</w:t>
            </w:r>
          </w:p>
        </w:tc>
        <w:tc>
          <w:tcPr>
            <w:tcW w:w="928" w:type="pct"/>
            <w:vAlign w:val="center"/>
          </w:tcPr>
          <w:p w14:paraId="1137BD69" w14:textId="51341F90"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4</w:t>
            </w:r>
          </w:p>
        </w:tc>
        <w:tc>
          <w:tcPr>
            <w:tcW w:w="929" w:type="pct"/>
          </w:tcPr>
          <w:p w14:paraId="3EB7013D"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226A3193" w14:textId="19ADE1AA"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3C59DD19"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EFC925E" w14:textId="3C58F91F"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542132FE"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51B1BA3B" w14:textId="77777777" w:rsidR="00EA49AA" w:rsidRDefault="00EA49AA" w:rsidP="00511357"/>
        </w:tc>
        <w:tc>
          <w:tcPr>
            <w:tcW w:w="928" w:type="pct"/>
            <w:vAlign w:val="center"/>
          </w:tcPr>
          <w:p w14:paraId="53728762" w14:textId="1705B9B3"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Company 5</w:t>
            </w:r>
          </w:p>
        </w:tc>
        <w:tc>
          <w:tcPr>
            <w:tcW w:w="929" w:type="pct"/>
          </w:tcPr>
          <w:p w14:paraId="4B95BE6B"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6BC08C0C" w14:textId="0DB749C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04A16ADC"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54C99335" w14:textId="5E83E2D2"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4FA7B45C"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2CD0FCBE" w14:textId="77777777" w:rsidR="00EA49AA" w:rsidRDefault="00EA49AA" w:rsidP="00511357"/>
        </w:tc>
        <w:tc>
          <w:tcPr>
            <w:tcW w:w="928" w:type="pct"/>
            <w:vAlign w:val="center"/>
          </w:tcPr>
          <w:p w14:paraId="717A040B" w14:textId="286459AD" w:rsidR="00146E77" w:rsidRDefault="00146E77" w:rsidP="00511357">
            <w:pPr>
              <w:cnfStyle w:val="000000000000" w:firstRow="0" w:lastRow="0" w:firstColumn="0" w:lastColumn="0" w:oddVBand="0" w:evenVBand="0" w:oddHBand="0" w:evenHBand="0" w:firstRowFirstColumn="0" w:firstRowLastColumn="0" w:lastRowFirstColumn="0" w:lastRowLastColumn="0"/>
            </w:pPr>
            <w:r>
              <w:t>…</w:t>
            </w:r>
          </w:p>
        </w:tc>
        <w:tc>
          <w:tcPr>
            <w:tcW w:w="929" w:type="pct"/>
          </w:tcPr>
          <w:p w14:paraId="70FA17F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vAlign w:val="center"/>
          </w:tcPr>
          <w:p w14:paraId="4575AC27"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8" w:type="pct"/>
          </w:tcPr>
          <w:p w14:paraId="4E5A3D24"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c>
          <w:tcPr>
            <w:tcW w:w="929" w:type="pct"/>
            <w:vAlign w:val="center"/>
          </w:tcPr>
          <w:p w14:paraId="76E87A46"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7116759F" w14:textId="77777777" w:rsidTr="00574648">
        <w:tc>
          <w:tcPr>
            <w:cnfStyle w:val="001000000000" w:firstRow="0" w:lastRow="0" w:firstColumn="1" w:lastColumn="0" w:oddVBand="0" w:evenVBand="0" w:oddHBand="0" w:evenHBand="0" w:firstRowFirstColumn="0" w:firstRowLastColumn="0" w:lastRowFirstColumn="0" w:lastRowLastColumn="0"/>
            <w:tcW w:w="5000" w:type="pct"/>
            <w:gridSpan w:val="6"/>
          </w:tcPr>
          <w:p w14:paraId="29F9D96A" w14:textId="53D6E24B" w:rsidR="00146E77" w:rsidRPr="002009E9" w:rsidRDefault="00146E77" w:rsidP="003E3C41">
            <w:r w:rsidRPr="008755D2">
              <w:rPr>
                <w:rFonts w:asciiTheme="majorHAnsi" w:eastAsia="PMingLiU" w:hAnsiTheme="majorHAnsi" w:cstheme="majorHAnsi"/>
                <w:highlight w:val="yellow"/>
              </w:rPr>
              <w:t>ABC</w:t>
            </w:r>
            <w:r>
              <w:rPr>
                <w:rFonts w:asciiTheme="majorHAnsi" w:eastAsia="PMingLiU" w:hAnsiTheme="majorHAnsi" w:cstheme="majorHAnsi"/>
              </w:rPr>
              <w:t xml:space="preserve">’s VN SIC Code: </w:t>
            </w:r>
            <w:r w:rsidRPr="007331FE">
              <w:rPr>
                <w:rFonts w:asciiTheme="majorHAnsi" w:eastAsia="PMingLiU" w:hAnsiTheme="majorHAnsi" w:cstheme="majorHAnsi"/>
                <w:highlight w:val="yellow"/>
              </w:rPr>
              <w:t>xxx</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7</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LONGAN EXPORT GARMENT JSC</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Long An</w:t>
            </w: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1100123456</w:t>
            </w: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14100</w:t>
            </w: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Apparel &amp; Glove Manufacturer</w:t>
            </w:r>
          </w:p>
        </w:tc>
      </w:tr>
      <w:tr w:rsidR="00146E77" w:rsidRPr="002009E9" w14:paraId="297B169F" w14:textId="77777777" w:rsidTr="00574648">
        <w:tc>
          <w:tcPr>
            <w:cnfStyle w:val="001000000000" w:firstRow="0" w:lastRow="0" w:firstColumn="1" w:lastColumn="0" w:oddVBand="0" w:evenVBand="0" w:oddHBand="0" w:evenHBand="0" w:firstRowFirstColumn="0" w:firstRowLastColumn="0" w:lastRowFirstColumn="0" w:lastRowLastColumn="0"/>
            <w:tcW w:w="351" w:type="pct"/>
          </w:tcPr>
          <w:p w14:paraId="00B30D91" w14:textId="31C6DEF7" w:rsidR="00EA49AA" w:rsidRDefault="00EA49AA" w:rsidP="00511357">
            <w:r>
              <w:t>8</w:t>
            </w:r>
          </w:p>
        </w:tc>
        <w:tc>
          <w:tcPr>
            <w:tcW w:w="928" w:type="pct"/>
            <w:vAlign w:val="center"/>
          </w:tcPr>
          <w:p w14:paraId="053A63F3" w14:textId="57D42598" w:rsidR="00146E77" w:rsidRPr="002009E9" w:rsidRDefault="00146E77" w:rsidP="00511357">
            <w:pPr>
              <w:cnfStyle w:val="000000000000" w:firstRow="0" w:lastRow="0" w:firstColumn="0" w:lastColumn="0" w:oddVBand="0" w:evenVBand="0" w:oddHBand="0" w:evenHBand="0" w:firstRowFirstColumn="0" w:firstRowLastColumn="0" w:lastRowFirstColumn="0" w:lastRowLastColumn="0"/>
            </w:pPr>
            <w:r>
              <w:t>NAM CHAU GARMENT JSC</w:t>
            </w:r>
          </w:p>
        </w:tc>
        <w:tc>
          <w:tcPr>
            <w:tcW w:w="929" w:type="pct"/>
          </w:tcPr>
          <w:p w14:paraId="14060F28"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Dong Nai</w:t>
            </w:r>
          </w:p>
        </w:tc>
        <w:tc>
          <w:tcPr>
            <w:tcW w:w="928" w:type="pct"/>
            <w:vAlign w:val="center"/>
          </w:tcPr>
          <w:p w14:paraId="2C190638" w14:textId="0648057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3600987654</w:t>
            </w:r>
          </w:p>
        </w:tc>
        <w:tc>
          <w:tcPr>
            <w:tcW w:w="928" w:type="pct"/>
          </w:tcPr>
          <w:p w14:paraId="3DDE1BA3" w14:textId="77777777"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14100</w:t>
            </w:r>
          </w:p>
        </w:tc>
        <w:tc>
          <w:tcPr>
            <w:tcW w:w="929" w:type="pct"/>
            <w:vAlign w:val="center"/>
          </w:tcPr>
          <w:p w14:paraId="57105AE0" w14:textId="708BCA55" w:rsidR="00146E77" w:rsidRPr="002009E9" w:rsidRDefault="00146E77" w:rsidP="00511357">
            <w:pPr>
              <w:jc w:val="center"/>
              <w:cnfStyle w:val="000000000000" w:firstRow="0" w:lastRow="0" w:firstColumn="0" w:lastColumn="0" w:oddVBand="0" w:evenVBand="0" w:oddHBand="0" w:evenHBand="0" w:firstRowFirstColumn="0" w:firstRowLastColumn="0" w:lastRowFirstColumn="0" w:lastRowLastColumn="0"/>
            </w:pPr>
            <w:r>
              <w:t>Leather and textile products</w:t>
            </w:r>
          </w:p>
        </w:tc>
      </w:tr>
    </w:tbl>
    <w:p w14:paraId="759988FD" w14:textId="2E106A87" w:rsidR="00EA49AA" w:rsidRDefault="00EA49AA" w:rsidP="00146E77"/>
    <w:p w14:paraId="17D38591" w14:textId="190BCA3B" w:rsidR="00EA49AA" w:rsidRDefault="00EA49AA" w:rsidP="00146E77">
      <w:r w:rsidRPr="00097323">
        <w:rPr>
          <w:noProof/>
          <w:highlight w:val="yellow"/>
          <w:lang w:eastAsia="en-US"/>
        </w:rPr>
        <mc:AlternateContent>
          <mc:Choice Requires="wps">
            <w:drawing>
              <wp:anchor distT="0" distB="0" distL="114300" distR="114300" simplePos="0" relativeHeight="251658276" behindDoc="0" locked="0" layoutInCell="1" allowOverlap="1" wp14:anchorId="1B4BD052" wp14:editId="7459F9B8">
                <wp:simplePos x="0" y="0"/>
                <wp:positionH relativeFrom="margin">
                  <wp:align>left</wp:align>
                </wp:positionH>
                <wp:positionV relativeFrom="paragraph">
                  <wp:posOffset>158750</wp:posOffset>
                </wp:positionV>
                <wp:extent cx="5358130" cy="306705"/>
                <wp:effectExtent l="0" t="0" r="13970" b="17145"/>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130" cy="306705"/>
                        </a:xfrm>
                        <a:prstGeom prst="rect">
                          <a:avLst/>
                        </a:prstGeom>
                        <a:solidFill>
                          <a:schemeClr val="bg1">
                            <a:lumMod val="75000"/>
                          </a:schemeClr>
                        </a:solidFill>
                        <a:ln w="9525">
                          <a:solidFill>
                            <a:srgbClr val="000000"/>
                          </a:solidFill>
                          <a:miter lim="800000"/>
                          <a:headEnd/>
                          <a:tailEnd/>
                        </a:ln>
                      </wps:spPr>
                      <wps:txbx>
                        <w:txbxContent>
                          <w:p w14:paraId="7677A13A" w14:textId="0058883D" w:rsidR="005D16E1" w:rsidRPr="003E3C41" w:rsidRDefault="005D16E1" w:rsidP="00146E77">
                            <w:pPr>
                              <w:pStyle w:val="ListBullet2"/>
                              <w:numPr>
                                <w:ilvl w:val="0"/>
                                <w:numId w:val="0"/>
                              </w:numPr>
                              <w:spacing w:before="40" w:after="40"/>
                              <w:jc w:val="both"/>
                            </w:pPr>
                            <w:r>
                              <w:t>Below is the suggested format for Asian and/or Vietnamese companies.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BD052" id="Text Box 15" o:spid="_x0000_s1079" type="#_x0000_t202" style="position:absolute;margin-left:0;margin-top:12.5pt;width:421.9pt;height:24.15pt;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" fillcolor="#bfbfbf [2412]">
                <v:textbox>
                  <w:txbxContent>
                    <w:p w14:paraId="7677A13A" w14:textId="0058883D" w:rsidR="005D16E1" w:rsidRPr="003E3C41" w:rsidRDefault="005D16E1" w:rsidP="00146E77">
                      <w:pPr>
                        <w:pStyle w:val="ListBullet2"/>
                        <w:numPr>
                          <w:ilvl w:val="0"/>
                          <w:numId w:val="0"/>
                        </w:numPr>
                        <w:spacing w:before="40" w:after="40"/>
                        <w:jc w:val="both"/>
                      </w:pPr>
                      <w:r>
                        <w:t>Below is the suggested format for Asian and/or Vietnamese companies.</w:t>
                      </w:r>
                    </w:p>
                  </w:txbxContent>
                </v:textbox>
                <w10:wrap type="square" anchorx="margin"/>
              </v:shape>
            </w:pict>
          </mc:Fallback>
        </mc:AlternateContent>
      </w:r>
    </w:p>
    <w:tbl>
      <w:tblPr>
        <w:tblStyle w:val="KPMGText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6"/>
        <w:gridCol w:w="2865"/>
        <w:gridCol w:w="1699"/>
        <w:gridCol w:w="1699"/>
        <w:gridCol w:w="1698"/>
      </w:tblGrid>
      <w:tr w:rsidR="00146E77" w:rsidRPr="002009E9" w14:paraId="4004D2E3" w14:textId="77777777" w:rsidTr="0010424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5" w:type="pct"/>
            <w:vAlign w:val="center"/>
          </w:tcPr>
          <w:p w14:paraId="28E44882" w14:textId="576C494E" w:rsidR="00DA04FC" w:rsidRDefault="00DA04FC" w:rsidP="00DA04FC">
            <w:r>
              <w:t>No</w:t>
            </w:r>
          </w:p>
        </w:tc>
        <w:tc>
          <w:tcPr>
            <w:tcW w:w="1686" w:type="pct"/>
            <w:vAlign w:val="center"/>
          </w:tcPr>
          <w:p w14:paraId="068EC647" w14:textId="77AFA89B" w:rsidR="00146E77" w:rsidRPr="002009E9" w:rsidRDefault="00146E77" w:rsidP="00C56E05">
            <w:pPr>
              <w:cnfStyle w:val="100000000000" w:firstRow="1" w:lastRow="0" w:firstColumn="0" w:lastColumn="0" w:oddVBand="0" w:evenVBand="0" w:oddHBand="0" w:evenHBand="0" w:firstRowFirstColumn="0" w:firstRowLastColumn="0" w:lastRowFirstColumn="0" w:lastRowLastColumn="0"/>
              <w:rPr>
                <w:b w:val="0"/>
              </w:rPr>
            </w:pPr>
            <w:r w:rsidRPr="007B425C">
              <w:t>Company</w:t>
            </w:r>
          </w:p>
        </w:tc>
        <w:tc>
          <w:tcPr>
            <w:tcW w:w="1000" w:type="pct"/>
            <w:vAlign w:val="center"/>
          </w:tcPr>
          <w:p w14:paraId="2E5932C3" w14:textId="3F1D11F6" w:rsidR="00146E77" w:rsidRPr="007B425C" w:rsidRDefault="00146E77" w:rsidP="00104247">
            <w:pPr>
              <w:cnfStyle w:val="100000000000" w:firstRow="1" w:lastRow="0" w:firstColumn="0" w:lastColumn="0" w:oddVBand="0" w:evenVBand="0" w:oddHBand="0" w:evenHBand="0" w:firstRowFirstColumn="0" w:firstRowLastColumn="0" w:lastRowFirstColumn="0" w:lastRowLastColumn="0"/>
            </w:pPr>
            <w:r>
              <w:t>Country</w:t>
            </w:r>
          </w:p>
        </w:tc>
        <w:tc>
          <w:tcPr>
            <w:tcW w:w="1000" w:type="pct"/>
            <w:vAlign w:val="center"/>
          </w:tcPr>
          <w:p w14:paraId="5C091496" w14:textId="77777777" w:rsidR="00146E77" w:rsidRPr="001A6F11" w:rsidRDefault="00146E77" w:rsidP="00104247">
            <w:pPr>
              <w:cnfStyle w:val="100000000000" w:firstRow="1" w:lastRow="0" w:firstColumn="0" w:lastColumn="0" w:oddVBand="0" w:evenVBand="0" w:oddHBand="0" w:evenHBand="0" w:firstRowFirstColumn="0" w:firstRowLastColumn="0" w:lastRowFirstColumn="0" w:lastRowLastColumn="0"/>
              <w:rPr>
                <w:b w:val="0"/>
                <w:highlight w:val="yellow"/>
              </w:rPr>
            </w:pPr>
            <w:r w:rsidRPr="001A6F11">
              <w:rPr>
                <w:highlight w:val="yellow"/>
              </w:rPr>
              <w:t>Ticker symbol/</w:t>
            </w:r>
          </w:p>
          <w:p w14:paraId="2EFD39AF" w14:textId="0A00CEC5" w:rsidR="00146E77" w:rsidRPr="00146E77" w:rsidRDefault="00146E77" w:rsidP="00104247">
            <w:pPr>
              <w:cnfStyle w:val="100000000000" w:firstRow="1" w:lastRow="0" w:firstColumn="0" w:lastColumn="0" w:oddVBand="0" w:evenVBand="0" w:oddHBand="0" w:evenHBand="0" w:firstRowFirstColumn="0" w:firstRowLastColumn="0" w:lastRowFirstColumn="0" w:lastRowLastColumn="0"/>
              <w:rPr>
                <w:b w:val="0"/>
              </w:rPr>
            </w:pPr>
            <w:r w:rsidRPr="001A6F11">
              <w:rPr>
                <w:highlight w:val="yellow"/>
              </w:rPr>
              <w:t>Tax code</w:t>
            </w:r>
          </w:p>
        </w:tc>
        <w:tc>
          <w:tcPr>
            <w:tcW w:w="1000" w:type="pct"/>
            <w:vAlign w:val="center"/>
          </w:tcPr>
          <w:p w14:paraId="21471BDE" w14:textId="77777777" w:rsidR="00146E77" w:rsidRPr="002009E9" w:rsidRDefault="00146E77" w:rsidP="00104247">
            <w:pPr>
              <w:cnfStyle w:val="100000000000" w:firstRow="1" w:lastRow="0" w:firstColumn="0" w:lastColumn="0" w:oddVBand="0" w:evenVBand="0" w:oddHBand="0" w:evenHBand="0" w:firstRowFirstColumn="0" w:firstRowLastColumn="0" w:lastRowFirstColumn="0" w:lastRowLastColumn="0"/>
              <w:rPr>
                <w:b w:val="0"/>
              </w:rPr>
            </w:pPr>
            <w:r>
              <w:t>Business description</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1</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406FF71F"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225F5D4E" w14:textId="254718CE" w:rsidR="00DA04FC" w:rsidRDefault="00DA04FC" w:rsidP="00DA04FC">
            <w:r>
              <w:t>2</w:t>
            </w:r>
          </w:p>
        </w:tc>
        <w:tc>
          <w:tcPr>
            <w:tcW w:w="1686" w:type="pct"/>
            <w:vAlign w:val="center"/>
          </w:tcPr>
          <w:p w14:paraId="3DF72A0E" w14:textId="51AAD94E"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2</w:t>
            </w:r>
          </w:p>
        </w:tc>
        <w:tc>
          <w:tcPr>
            <w:tcW w:w="1000" w:type="pct"/>
          </w:tcPr>
          <w:p w14:paraId="4E152C62"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1D54888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14BB51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676D5457"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1DE71537" w14:textId="338F5DA5" w:rsidR="00DA04FC" w:rsidRDefault="00DA04FC" w:rsidP="00DA04FC">
            <w:r>
              <w:t>3</w:t>
            </w:r>
          </w:p>
        </w:tc>
        <w:tc>
          <w:tcPr>
            <w:tcW w:w="1686" w:type="pct"/>
            <w:vAlign w:val="center"/>
          </w:tcPr>
          <w:p w14:paraId="22683515" w14:textId="40086A69"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3</w:t>
            </w:r>
          </w:p>
        </w:tc>
        <w:tc>
          <w:tcPr>
            <w:tcW w:w="1000" w:type="pct"/>
          </w:tcPr>
          <w:p w14:paraId="12C931C9"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4B87A69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2AF3D63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5535EB9"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2CE626C8" w14:textId="1E084F5F" w:rsidR="00DA04FC" w:rsidRDefault="00DA04FC" w:rsidP="00DA04FC">
            <w:r>
              <w:t>4</w:t>
            </w:r>
          </w:p>
        </w:tc>
        <w:tc>
          <w:tcPr>
            <w:tcW w:w="1686" w:type="pct"/>
            <w:vAlign w:val="center"/>
          </w:tcPr>
          <w:p w14:paraId="68498A6F" w14:textId="1119FC06"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4</w:t>
            </w:r>
          </w:p>
        </w:tc>
        <w:tc>
          <w:tcPr>
            <w:tcW w:w="1000" w:type="pct"/>
          </w:tcPr>
          <w:p w14:paraId="6850B5B0"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B571A51"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B89822A"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69174ACE"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0DCC4364" w14:textId="77777777" w:rsidR="00DA04FC" w:rsidRDefault="00DA04FC" w:rsidP="00DA04FC"/>
        </w:tc>
        <w:tc>
          <w:tcPr>
            <w:tcW w:w="1686" w:type="pct"/>
            <w:vAlign w:val="center"/>
          </w:tcPr>
          <w:p w14:paraId="0A65B467" w14:textId="1F07EAED"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Company 5</w:t>
            </w:r>
          </w:p>
        </w:tc>
        <w:tc>
          <w:tcPr>
            <w:tcW w:w="1000" w:type="pct"/>
          </w:tcPr>
          <w:p w14:paraId="7AC69B0C"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0370E13"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3762EC7D"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3E684A15"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3767AA0C" w14:textId="77777777" w:rsidR="00DA04FC" w:rsidRDefault="00DA04FC" w:rsidP="00DA04FC"/>
        </w:tc>
        <w:tc>
          <w:tcPr>
            <w:tcW w:w="1686" w:type="pct"/>
            <w:vAlign w:val="center"/>
          </w:tcPr>
          <w:p w14:paraId="3D9DA10B" w14:textId="305B3E09" w:rsidR="00146E77" w:rsidRDefault="00146E77" w:rsidP="00C56E05">
            <w:pPr>
              <w:cnfStyle w:val="000000000000" w:firstRow="0" w:lastRow="0" w:firstColumn="0" w:lastColumn="0" w:oddVBand="0" w:evenVBand="0" w:oddHBand="0" w:evenHBand="0" w:firstRowFirstColumn="0" w:firstRowLastColumn="0" w:lastRowFirstColumn="0" w:lastRowLastColumn="0"/>
            </w:pPr>
            <w:r>
              <w:t>…</w:t>
            </w:r>
          </w:p>
        </w:tc>
        <w:tc>
          <w:tcPr>
            <w:tcW w:w="1000" w:type="pct"/>
          </w:tcPr>
          <w:p w14:paraId="63380586"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7738E069"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c>
          <w:tcPr>
            <w:tcW w:w="1000" w:type="pct"/>
            <w:vAlign w:val="center"/>
          </w:tcPr>
          <w:p w14:paraId="6EC2B360"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7</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1</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TC-100</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4.20%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8</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2</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TC-101</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4.50%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9</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3</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TC-102</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4.80%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10</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4</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TC-103</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5.10%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11</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5</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TC-104</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5.40%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12</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6</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TC-105</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5.70%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13</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7</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TC-106</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6.00%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14</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8</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TC-107</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6.30%</w:t>
            </w:r>
          </w:p>
        </w:tc>
      </w:tr>
      <w:tr w:rsidR="00146E77" w:rsidRPr="002009E9" w14:paraId="2BB79C62" w14:textId="77777777" w:rsidTr="00104247">
        <w:tc>
          <w:tcPr>
            <w:cnfStyle w:val="001000000000" w:firstRow="0" w:lastRow="0" w:firstColumn="1" w:lastColumn="0" w:oddVBand="0" w:evenVBand="0" w:oddHBand="0" w:evenHBand="0" w:firstRowFirstColumn="0" w:firstRowLastColumn="0" w:lastRowFirstColumn="0" w:lastRowLastColumn="0"/>
            <w:tcW w:w="315" w:type="pct"/>
          </w:tcPr>
          <w:p w14:paraId="48E0EE5F" w14:textId="70451517" w:rsidR="00DA04FC" w:rsidRDefault="00DA04FC" w:rsidP="00DA04FC">
            <w:r>
              <w:t>15</w:t>
            </w:r>
          </w:p>
        </w:tc>
        <w:tc>
          <w:tcPr>
            <w:tcW w:w="1686" w:type="pct"/>
            <w:vAlign w:val="center"/>
          </w:tcPr>
          <w:p w14:paraId="141B33FF" w14:textId="62B15A45" w:rsidR="00146E77" w:rsidRPr="002009E9" w:rsidRDefault="00146E77" w:rsidP="00C56E05">
            <w:pPr>
              <w:cnfStyle w:val="000000000000" w:firstRow="0" w:lastRow="0" w:firstColumn="0" w:lastColumn="0" w:oddVBand="0" w:evenVBand="0" w:oddHBand="0" w:evenHBand="0" w:firstRowFirstColumn="0" w:firstRowLastColumn="0" w:lastRowFirstColumn="0" w:lastRowLastColumn="0"/>
            </w:pPr>
            <w:r>
              <w:t>Peer Company 9</w:t>
            </w:r>
          </w:p>
        </w:tc>
        <w:tc>
          <w:tcPr>
            <w:tcW w:w="1000" w:type="pct"/>
          </w:tcPr>
          <w:p w14:paraId="72A675D5"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Vietnam</w:t>
            </w:r>
          </w:p>
        </w:tc>
        <w:tc>
          <w:tcPr>
            <w:tcW w:w="1000" w:type="pct"/>
            <w:vAlign w:val="center"/>
          </w:tcPr>
          <w:p w14:paraId="77034F0E"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TC-108</w:t>
            </w:r>
          </w:p>
        </w:tc>
        <w:tc>
          <w:tcPr>
            <w:tcW w:w="1000" w:type="pct"/>
            <w:vAlign w:val="center"/>
          </w:tcPr>
          <w:p w14:paraId="027DB5E4" w14:textId="77777777" w:rsidR="00146E77" w:rsidRPr="002009E9" w:rsidRDefault="00146E77" w:rsidP="00C56E05">
            <w:pPr>
              <w:jc w:val="center"/>
              <w:cnfStyle w:val="000000000000" w:firstRow="0" w:lastRow="0" w:firstColumn="0" w:lastColumn="0" w:oddVBand="0" w:evenVBand="0" w:oddHBand="0" w:evenHBand="0" w:firstRowFirstColumn="0" w:firstRowLastColumn="0" w:lastRowFirstColumn="0" w:lastRowLastColumn="0"/>
            </w:pPr>
            <w:r>
              <w:t>6.60%</w:t>
            </w:r>
          </w:p>
        </w:tc>
      </w:tr>
    </w:tbl>
    <w:p w14:paraId="26D87A99" w14:textId="62328CD5" w:rsidR="00B51448" w:rsidRDefault="00B51448">
      <w:pPr>
        <w:pStyle w:val="AppendixHeading2"/>
        <w:ind w:hanging="965"/>
        <w:outlineLvl w:val="1"/>
      </w:pPr>
      <w:r>
        <w:t>Selection and rejection matrix</w:t>
      </w:r>
    </w:p>
    <w:p w14:paraId="5E4B80CE" w14:textId="550F5AEF" w:rsidR="00D00794" w:rsidRDefault="00F51CF0" w:rsidP="004A6AD8">
      <w:pPr>
        <w:pStyle w:val="BodyText"/>
      </w:pPr>
      <w:r>
        <w:t xml:space="preserve">A summary of the reasons for selection and rejection of each company is external to this </w:t>
      </w:r>
      <w:r w:rsidR="00C80480">
        <w:rPr>
          <w:lang w:val="vi-VN"/>
        </w:rPr>
        <w:t>Local File</w:t>
      </w:r>
      <w:r w:rsidR="00C80480">
        <w:t xml:space="preserve"> </w:t>
      </w:r>
      <w:r>
        <w:t xml:space="preserve">and </w:t>
      </w:r>
      <w:r w:rsidR="0042234C">
        <w:t>will</w:t>
      </w:r>
      <w:r>
        <w:t xml:space="preserve"> be provided upon request.</w:t>
      </w:r>
    </w:p>
    <w:p w14:paraId="54D4AC22" w14:textId="77777777" w:rsidR="00B51448" w:rsidRDefault="00B51448"/>
    <w:p w14:paraId="3689A934" w14:textId="22B9861B" w:rsidR="00716B3E" w:rsidRDefault="00497693" w:rsidP="002C2A18">
      <w:pPr>
        <w:pStyle w:val="AppendixHeading"/>
        <w:pageBreakBefore w:val="0"/>
        <w:ind w:hanging="965"/>
        <w:outlineLvl w:val="0"/>
      </w:pPr>
      <w:bookmarkStart w:id="2006" w:name="_Toc37958458"/>
      <w:bookmarkStart w:id="2007" w:name="_Toc38003494"/>
      <w:bookmarkStart w:id="2008" w:name="_Toc38003822"/>
      <w:bookmarkStart w:id="2009" w:name="_Toc38003956"/>
      <w:bookmarkStart w:id="2010" w:name="_Toc38004091"/>
      <w:bookmarkStart w:id="2011" w:name="_Toc38004225"/>
      <w:bookmarkStart w:id="2012" w:name="_Toc38005611"/>
      <w:bookmarkStart w:id="2013" w:name="_Toc38008012"/>
      <w:bookmarkStart w:id="2014" w:name="_Toc37860646"/>
      <w:bookmarkStart w:id="2015" w:name="_Toc37860647"/>
      <w:bookmarkStart w:id="2016" w:name="_Toc37860648"/>
      <w:bookmarkStart w:id="2017" w:name="_Toc294163091"/>
      <w:bookmarkStart w:id="2018" w:name="_Toc294163092"/>
      <w:bookmarkStart w:id="2019" w:name="_Toc294163093"/>
      <w:bookmarkStart w:id="2020" w:name="_Toc294163094"/>
      <w:bookmarkStart w:id="2021" w:name="_Toc294163095"/>
      <w:bookmarkStart w:id="2022" w:name="_Toc294163096"/>
      <w:bookmarkStart w:id="2023" w:name="_Toc294163097"/>
      <w:bookmarkStart w:id="2024" w:name="_Toc294163098"/>
      <w:bookmarkStart w:id="2025" w:name="_Toc294163099"/>
      <w:bookmarkStart w:id="2026" w:name="_Toc294163100"/>
      <w:bookmarkStart w:id="2027" w:name="_Toc294163101"/>
      <w:bookmarkStart w:id="2028" w:name="_Toc294163103"/>
      <w:bookmarkStart w:id="2029" w:name="_Toc294163104"/>
      <w:bookmarkStart w:id="2030" w:name="_Toc294163105"/>
      <w:bookmarkStart w:id="2031" w:name="_Toc294163106"/>
      <w:bookmarkStart w:id="2032" w:name="_Toc294163107"/>
      <w:bookmarkStart w:id="2033" w:name="_Toc294163108"/>
      <w:bookmarkStart w:id="2034" w:name="_Toc294163110"/>
      <w:bookmarkStart w:id="2035" w:name="_Toc294163111"/>
      <w:bookmarkStart w:id="2036" w:name="_Toc294163112"/>
      <w:bookmarkStart w:id="2037" w:name="_Toc294163113"/>
      <w:bookmarkStart w:id="2038" w:name="_Toc294163114"/>
      <w:bookmarkStart w:id="2039" w:name="_Toc294163115"/>
      <w:bookmarkStart w:id="2040" w:name="_Toc294163116"/>
      <w:bookmarkStart w:id="2041" w:name="_Toc294163118"/>
      <w:bookmarkStart w:id="2042" w:name="_Toc294163119"/>
      <w:bookmarkStart w:id="2043" w:name="_Toc294163120"/>
      <w:bookmarkStart w:id="2044" w:name="_Toc294163121"/>
      <w:bookmarkStart w:id="2045" w:name="_Toc294163122"/>
      <w:bookmarkStart w:id="2046" w:name="_Toc294163123"/>
      <w:bookmarkStart w:id="2047" w:name="_Elimination_of_the"/>
      <w:bookmarkStart w:id="2048" w:name="_Toc425415075"/>
      <w:bookmarkStart w:id="2049" w:name="_Toc425415076"/>
      <w:bookmarkStart w:id="2050" w:name="_Toc425415077"/>
      <w:bookmarkStart w:id="2051" w:name="_Toc425415080"/>
      <w:bookmarkStart w:id="2052" w:name="_Toc425415081"/>
      <w:bookmarkStart w:id="2053" w:name="_Toc425415082"/>
      <w:bookmarkStart w:id="2054" w:name="_Toc425415083"/>
      <w:bookmarkStart w:id="2055" w:name="_Toc425415086"/>
      <w:bookmarkStart w:id="2056" w:name="_Toc421872662"/>
      <w:bookmarkStart w:id="2057" w:name="_Toc421872663"/>
      <w:bookmarkStart w:id="2058" w:name="_Toc421872664"/>
      <w:bookmarkStart w:id="2059" w:name="_Toc421872665"/>
      <w:bookmarkStart w:id="2060" w:name="_Toc421872666"/>
      <w:bookmarkStart w:id="2061" w:name="_Toc421872667"/>
      <w:bookmarkStart w:id="2062" w:name="_Toc421872668"/>
      <w:bookmarkStart w:id="2063" w:name="_Toc421872669"/>
      <w:bookmarkStart w:id="2064" w:name="_Toc421872670"/>
      <w:bookmarkStart w:id="2065" w:name="_Toc421872671"/>
      <w:bookmarkStart w:id="2066" w:name="_Toc421872672"/>
      <w:bookmarkStart w:id="2067" w:name="_Toc421872673"/>
      <w:bookmarkStart w:id="2068" w:name="_Toc421872674"/>
      <w:bookmarkStart w:id="2069" w:name="_Toc421872675"/>
      <w:bookmarkStart w:id="2070" w:name="_Toc421872676"/>
      <w:bookmarkStart w:id="2071" w:name="_Toc421872677"/>
      <w:bookmarkStart w:id="2072" w:name="_Toc421872678"/>
      <w:bookmarkStart w:id="2073" w:name="_Toc421872679"/>
      <w:bookmarkStart w:id="2074" w:name="_Toc427154654"/>
      <w:bookmarkStart w:id="2075" w:name="_Toc427156150"/>
      <w:bookmarkStart w:id="2076" w:name="_Toc427154655"/>
      <w:bookmarkStart w:id="2077" w:name="_Toc427156151"/>
      <w:bookmarkStart w:id="2078" w:name="_Toc427154659"/>
      <w:bookmarkStart w:id="2079" w:name="_Toc427156155"/>
      <w:bookmarkStart w:id="2080" w:name="_Toc458589215"/>
      <w:bookmarkStart w:id="2081" w:name="_Toc458589216"/>
      <w:bookmarkStart w:id="2082" w:name="_Toc37860649"/>
      <w:bookmarkStart w:id="2083" w:name="_Toc37860660"/>
      <w:bookmarkStart w:id="2084" w:name="_Toc37860716"/>
      <w:bookmarkStart w:id="2085" w:name="_Toc37860727"/>
      <w:bookmarkStart w:id="2086" w:name="_Toc37860797"/>
      <w:bookmarkStart w:id="2087" w:name="_Toc37860805"/>
      <w:bookmarkStart w:id="2088" w:name="_Toc37860875"/>
      <w:bookmarkStart w:id="2089" w:name="_Toc37860901"/>
      <w:bookmarkStart w:id="2090" w:name="_Toc37860902"/>
      <w:bookmarkStart w:id="2091" w:name="_Toc37860910"/>
      <w:bookmarkStart w:id="2092" w:name="_Toc37860980"/>
      <w:bookmarkStart w:id="2093" w:name="_Toc37861006"/>
      <w:bookmarkStart w:id="2094" w:name="_Toc37861007"/>
      <w:bookmarkStart w:id="2095" w:name="_Toc71205174"/>
      <w:bookmarkStart w:id="2096" w:name="_Ref69810536"/>
      <w:bookmarkStart w:id="2097" w:name="_Toc147743211"/>
      <w:bookmarkStart w:id="2098" w:name="_Ref508966486"/>
      <w:bookmarkStart w:id="2099" w:name="_Toc514923647"/>
      <w:bookmarkStart w:id="2100" w:name="_Toc516668460"/>
      <w:bookmarkStart w:id="2101" w:name="_Toc526104653"/>
      <w:bookmarkStart w:id="2102" w:name="_Ref37690539"/>
      <w:bookmarkStart w:id="2103" w:name="_Ref37690540"/>
      <w:bookmarkStart w:id="2104" w:name="_Ref37690541"/>
      <w:bookmarkStart w:id="2105" w:name="_Ref497901501"/>
      <w:bookmarkStart w:id="2106" w:name="_Ref498504135"/>
      <w:bookmarkStart w:id="2107" w:name="_Toc508216460"/>
      <w:bookmarkEnd w:id="1297"/>
      <w:bookmarkEnd w:id="1298"/>
      <w:bookmarkEnd w:id="1299"/>
      <w:bookmarkEnd w:id="1300"/>
      <w:bookmarkEnd w:id="1301"/>
      <w:bookmarkEnd w:id="1302"/>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r w:rsidRPr="00097323">
        <w:rPr>
          <w:noProof/>
          <w:highlight w:val="yellow"/>
          <w:lang w:eastAsia="en-US"/>
        </w:rPr>
        <w:lastRenderedPageBreak/>
        <mc:AlternateContent>
          <mc:Choice Requires="wps">
            <w:drawing>
              <wp:anchor distT="0" distB="0" distL="114300" distR="114300" simplePos="0" relativeHeight="251658274" behindDoc="0" locked="0" layoutInCell="1" allowOverlap="1" wp14:anchorId="5974D7E0" wp14:editId="26A06D23">
                <wp:simplePos x="0" y="0"/>
                <wp:positionH relativeFrom="margin">
                  <wp:align>left</wp:align>
                </wp:positionH>
                <wp:positionV relativeFrom="paragraph">
                  <wp:posOffset>933524</wp:posOffset>
                </wp:positionV>
                <wp:extent cx="5376545" cy="499110"/>
                <wp:effectExtent l="0" t="0" r="14605" b="1524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6545" cy="499730"/>
                        </a:xfrm>
                        <a:prstGeom prst="rect">
                          <a:avLst/>
                        </a:prstGeom>
                        <a:solidFill>
                          <a:schemeClr val="bg1">
                            <a:lumMod val="75000"/>
                          </a:schemeClr>
                        </a:solidFill>
                        <a:ln w="9525">
                          <a:solidFill>
                            <a:srgbClr val="000000"/>
                          </a:solidFill>
                          <a:miter lim="800000"/>
                          <a:headEnd/>
                          <a:tailEnd/>
                        </a:ln>
                      </wps:spPr>
                      <wps:txbx>
                        <w:txbxContent>
                          <w:p w14:paraId="29AD7F11" w14:textId="3E36F77A" w:rsidR="005D16E1" w:rsidRPr="00495D95" w:rsidRDefault="005D16E1" w:rsidP="00497693">
                            <w:pPr>
                              <w:pStyle w:val="ListBullet2"/>
                              <w:numPr>
                                <w:ilvl w:val="0"/>
                                <w:numId w:val="0"/>
                              </w:numPr>
                              <w:spacing w:before="40" w:after="40"/>
                              <w:jc w:val="both"/>
                              <w:rPr>
                                <w:sz w:val="20"/>
                              </w:rPr>
                            </w:pPr>
                            <w:r>
                              <w:t>To insert the table summary the interest rates on short-term/ medium – to long-term loans downloaded from SBV (where appropriate).</w:t>
                            </w:r>
                          </w:p>
                          <w:p w14:paraId="238BBAD0" w14:textId="77777777" w:rsidR="005D16E1" w:rsidRPr="00495D95" w:rsidRDefault="005D16E1" w:rsidP="00497693">
                            <w:pPr>
                              <w:pStyle w:val="ListBullet2"/>
                              <w:numPr>
                                <w:ilvl w:val="0"/>
                                <w:numId w:val="0"/>
                              </w:numPr>
                              <w:spacing w:before="40" w:after="40"/>
                              <w:jc w:val="both"/>
                              <w:rPr>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4D7E0" id="Text Box 20" o:spid="_x0000_s1080" type="#_x0000_t202" style="position:absolute;left:0;text-align:left;margin-left:0;margin-top:73.5pt;width:423.35pt;height:39.3pt;z-index:25165827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" fillcolor="#bfbfbf [2412]">
                <v:textbox>
                  <w:txbxContent>
                    <w:p w14:paraId="29AD7F11" w14:textId="3E36F77A" w:rsidR="005D16E1" w:rsidRPr="00495D95" w:rsidRDefault="005D16E1" w:rsidP="00497693">
                      <w:pPr>
                        <w:pStyle w:val="ListBullet2"/>
                        <w:numPr>
                          <w:ilvl w:val="0"/>
                          <w:numId w:val="0"/>
                        </w:numPr>
                        <w:spacing w:before="40" w:after="40"/>
                        <w:jc w:val="both"/>
                        <w:rPr>
                          <w:sz w:val="20"/>
                        </w:rPr>
                      </w:pPr>
                      <w:r>
                        <w:t>To insert the table summary the interest rates on short-term/ medium – to long-term loans downloaded from SBV (where appropriate).</w:t>
                      </w:r>
                    </w:p>
                    <w:p w14:paraId="238BBAD0" w14:textId="77777777" w:rsidR="005D16E1" w:rsidRPr="00495D95" w:rsidRDefault="005D16E1" w:rsidP="00497693">
                      <w:pPr>
                        <w:pStyle w:val="ListBullet2"/>
                        <w:numPr>
                          <w:ilvl w:val="0"/>
                          <w:numId w:val="0"/>
                        </w:numPr>
                        <w:spacing w:before="40" w:after="40"/>
                        <w:jc w:val="both"/>
                        <w:rPr>
                          <w:sz w:val="20"/>
                        </w:rPr>
                      </w:pPr>
                    </w:p>
                  </w:txbxContent>
                </v:textbox>
                <w10:wrap type="square" anchorx="margin"/>
              </v:shape>
            </w:pict>
          </mc:Fallback>
        </mc:AlternateContent>
      </w:r>
      <w:r w:rsidR="007D6D99">
        <w:t xml:space="preserve">Information on interest rates on </w:t>
      </w:r>
      <w:r w:rsidR="007D6D99" w:rsidRPr="00B7497E">
        <w:rPr>
          <w:highlight w:val="yellow"/>
        </w:rPr>
        <w:t>short-term</w:t>
      </w:r>
      <w:r w:rsidR="009763D5" w:rsidRPr="00B7497E">
        <w:rPr>
          <w:highlight w:val="yellow"/>
        </w:rPr>
        <w:t xml:space="preserve">/ </w:t>
      </w:r>
      <w:r w:rsidR="009763D5">
        <w:rPr>
          <w:highlight w:val="yellow"/>
        </w:rPr>
        <w:t xml:space="preserve">medium- to </w:t>
      </w:r>
      <w:r w:rsidR="009763D5" w:rsidRPr="00B7497E">
        <w:rPr>
          <w:highlight w:val="yellow"/>
        </w:rPr>
        <w:t>long-term</w:t>
      </w:r>
      <w:r w:rsidR="007D6D99">
        <w:t xml:space="preserve"> loans in USD as announced by the State Bank</w:t>
      </w:r>
      <w:r w:rsidR="00146E77">
        <w:t xml:space="preserve"> of Vietnam</w:t>
      </w:r>
      <w:r w:rsidR="007D6D99">
        <w:t xml:space="preserve"> in </w:t>
      </w:r>
      <w:r w:rsidR="007D6D99" w:rsidRPr="00B7497E">
        <w:rPr>
          <w:highlight w:val="yellow"/>
        </w:rPr>
        <w:t>FY20</w:t>
      </w:r>
      <w:bookmarkEnd w:id="2095"/>
      <w:bookmarkEnd w:id="2096"/>
      <w:r w:rsidR="002E3743" w:rsidRPr="00B7497E">
        <w:rPr>
          <w:highlight w:val="yellow"/>
        </w:rPr>
        <w:t>xx</w:t>
      </w:r>
      <w:bookmarkEnd w:id="2097"/>
    </w:p>
    <w:p w14:paraId="679977E3" w14:textId="5EBC98F1" w:rsidR="003362AD" w:rsidRDefault="003362AD">
      <w:r>
        <w:br w:type="page"/>
      </w:r>
    </w:p>
    <w:p w14:paraId="021F0116" w14:textId="00682615" w:rsidR="00923508" w:rsidRPr="00366A4F" w:rsidRDefault="00923508" w:rsidP="003E3C41">
      <w:pPr>
        <w:pStyle w:val="AppendixHeading"/>
        <w:pageBreakBefore w:val="0"/>
        <w:ind w:hanging="965"/>
        <w:outlineLvl w:val="0"/>
      </w:pPr>
      <w:bookmarkStart w:id="2108" w:name="_Toc147743212"/>
      <w:r w:rsidRPr="00366A4F">
        <w:lastRenderedPageBreak/>
        <w:t>APAs and other tax rulings</w:t>
      </w:r>
      <w:bookmarkEnd w:id="2098"/>
      <w:bookmarkEnd w:id="2099"/>
      <w:bookmarkEnd w:id="2100"/>
      <w:bookmarkEnd w:id="2101"/>
      <w:bookmarkEnd w:id="2102"/>
      <w:bookmarkEnd w:id="2103"/>
      <w:bookmarkEnd w:id="2104"/>
      <w:bookmarkEnd w:id="2108"/>
    </w:p>
    <w:bookmarkEnd w:id="2105"/>
    <w:bookmarkEnd w:id="2106"/>
    <w:bookmarkEnd w:id="2107"/>
    <w:p w14:paraId="368BC844" w14:textId="4EEB1AC2" w:rsidR="00FB4868" w:rsidRPr="00882B1E" w:rsidRDefault="00FB4868" w:rsidP="00B54A9D">
      <w:pPr>
        <w:pStyle w:val="BodyText"/>
      </w:pPr>
      <w:r>
        <w:rPr>
          <w:iCs/>
          <w:color w:val="000000"/>
        </w:rPr>
        <w:t xml:space="preserve">During </w:t>
      </w:r>
      <w:r w:rsidRPr="00733166">
        <w:rPr>
          <w:rFonts w:cs="Arial"/>
          <w:highlight w:val="yellow"/>
        </w:rPr>
        <w:t>FY20xx</w:t>
      </w:r>
      <w:r>
        <w:rPr>
          <w:iCs/>
          <w:color w:val="000000"/>
        </w:rPr>
        <w:t xml:space="preserve">, the Group did not have any </w:t>
      </w:r>
      <w:r w:rsidRPr="002E2E99">
        <w:rPr>
          <w:iCs/>
          <w:color w:val="000000"/>
        </w:rPr>
        <w:t xml:space="preserve">unilateral and bilateral/multilateral APAs and other tax rulings </w:t>
      </w:r>
      <w:r>
        <w:rPr>
          <w:iCs/>
          <w:color w:val="000000"/>
        </w:rPr>
        <w:t xml:space="preserve">with </w:t>
      </w:r>
      <w:r w:rsidR="001218C8">
        <w:rPr>
          <w:iCs/>
          <w:color w:val="000000"/>
        </w:rPr>
        <w:t xml:space="preserve">the </w:t>
      </w:r>
      <w:r w:rsidR="00000734">
        <w:rPr>
          <w:iCs/>
          <w:color w:val="000000"/>
        </w:rPr>
        <w:t xml:space="preserve">competent </w:t>
      </w:r>
      <w:r w:rsidR="001218C8">
        <w:rPr>
          <w:iCs/>
          <w:color w:val="000000"/>
        </w:rPr>
        <w:t xml:space="preserve">authorities of </w:t>
      </w:r>
      <w:r>
        <w:rPr>
          <w:iCs/>
          <w:color w:val="000000"/>
        </w:rPr>
        <w:t>Vietnam</w:t>
      </w:r>
      <w:r w:rsidRPr="002E2E99">
        <w:rPr>
          <w:iCs/>
          <w:color w:val="000000"/>
        </w:rPr>
        <w:t xml:space="preserve"> </w:t>
      </w:r>
      <w:r w:rsidR="001218C8">
        <w:rPr>
          <w:iCs/>
          <w:color w:val="000000"/>
        </w:rPr>
        <w:t xml:space="preserve">in connection with </w:t>
      </w:r>
      <w:r w:rsidR="00236D61">
        <w:rPr>
          <w:iCs/>
          <w:color w:val="000000"/>
        </w:rPr>
        <w:t xml:space="preserve">respect to </w:t>
      </w:r>
      <w:r w:rsidR="001218C8">
        <w:rPr>
          <w:iCs/>
          <w:color w:val="000000"/>
        </w:rPr>
        <w:t xml:space="preserve">the </w:t>
      </w:r>
      <w:r w:rsidRPr="002E2E99">
        <w:rPr>
          <w:iCs/>
          <w:color w:val="000000"/>
        </w:rPr>
        <w:t>controlled transactions described</w:t>
      </w:r>
      <w:r>
        <w:rPr>
          <w:iCs/>
          <w:color w:val="000000"/>
        </w:rPr>
        <w:t xml:space="preserve"> in this Local File</w:t>
      </w:r>
      <w:r w:rsidR="00000734">
        <w:rPr>
          <w:iCs/>
          <w:color w:val="000000"/>
        </w:rPr>
        <w:t>.</w:t>
      </w:r>
    </w:p>
    <w:sectPr w:rsidR="00FB4868" w:rsidRPr="00882B1E" w:rsidSect="004F52F3">
      <w:pgSz w:w="11906" w:h="16838" w:code="9"/>
      <w:pgMar w:top="1800" w:right="1469" w:bottom="1584" w:left="1469" w:header="1080" w:footer="706" w:gutter="461"/>
      <w:cols w:space="7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1DE83" w14:textId="77777777" w:rsidR="00B82517" w:rsidRDefault="00B82517">
      <w:r>
        <w:separator/>
      </w:r>
    </w:p>
  </w:endnote>
  <w:endnote w:type="continuationSeparator" w:id="0">
    <w:p w14:paraId="0EDFB6AB" w14:textId="77777777" w:rsidR="00B82517" w:rsidRDefault="00B82517">
      <w:r>
        <w:continuationSeparator/>
      </w:r>
    </w:p>
  </w:endnote>
  <w:endnote w:type="continuationNotice" w:id="1">
    <w:p w14:paraId="49BEE83F" w14:textId="77777777" w:rsidR="00B82517" w:rsidRDefault="00B825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9999999">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1" w:fontKey="{0351724B-5BB6-48AA-925E-3D199F30BDB4}"/>
    <w:embedBold r:id="rId2" w:fontKey="{489211ED-F094-46DA-A9B6-7FEF11AEAE5F}"/>
  </w:font>
  <w:font w:name="KPMG Extralight">
    <w:charset w:val="00"/>
    <w:family w:val="swiss"/>
    <w:pitch w:val="variable"/>
    <w:sig w:usb0="00000287" w:usb1="00000000" w:usb2="00000000" w:usb3="00000000" w:csb0="0000009F" w:csb1="00000000"/>
    <w:embedRegular r:id="rId3" w:fontKey="{2F849338-F89B-4A32-AF4D-F4EEF2344E84}"/>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embedRegular r:id="rId4" w:fontKey="{3F43104F-FB0C-48CE-BD83-7182D2F13D80}"/>
    <w:embedBold r:id="rId5" w:fontKey="{1A934F51-94F7-41BE-BCF3-07B084FB2786}"/>
    <w:embedItalic r:id="rId6" w:fontKey="{1696AC4B-18AD-4E44-8A56-1D33BE06CFB6}"/>
  </w:font>
  <w:font w:name="Segoe UI">
    <w:altName w:val="Segoe UI"/>
    <w:panose1 w:val="020B0502040204020203"/>
    <w:charset w:val="00"/>
    <w:family w:val="swiss"/>
    <w:pitch w:val="variable"/>
    <w:sig w:usb0="E4002EFF" w:usb1="C000E47F" w:usb2="00000009" w:usb3="00000000" w:csb0="000001FF" w:csb1="00000000"/>
    <w:embedRegular r:id="rId7" w:fontKey="{3B8100EF-9A46-450A-9301-A9763041857B}"/>
  </w:font>
  <w:font w:name="Univers for KPMG Light">
    <w:altName w:val="Calibri"/>
    <w:panose1 w:val="020B0403020202020204"/>
    <w:charset w:val="00"/>
    <w:family w:val="swiss"/>
    <w:pitch w:val="variable"/>
    <w:sig w:usb0="800002AF" w:usb1="5000204A" w:usb2="00000000" w:usb3="00000000" w:csb0="0000009F" w:csb1="00000000"/>
    <w:embedRegular r:id="rId8" w:fontKey="{5AC342A9-066D-44D2-83C6-36EC7C2868B7}"/>
    <w:embedBold r:id="rId9" w:fontKey="{48786E7A-462E-4AAE-8D9F-5F7295A48E80}"/>
  </w:font>
  <w:font w:name="Univers 45 Light">
    <w:panose1 w:val="00000000000000000000"/>
    <w:charset w:val="00"/>
    <w:family w:val="auto"/>
    <w:pitch w:val="variable"/>
    <w:sig w:usb0="80000023" w:usb1="00000000" w:usb2="00000000" w:usb3="00000000" w:csb0="00000001" w:csb1="00000000"/>
    <w:embedRegular r:id="rId10" w:fontKey="{0554E6E4-4A46-44F5-84E1-C9203A524353}"/>
    <w:embedBold r:id="rId11" w:fontKey="{CFBC58F1-358C-4DBA-8BB0-BFD3749CB632}"/>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2" w:fontKey="{5E20B5AD-DA18-4CBA-856E-F59EDA26E634}"/>
  </w:font>
  <w:font w:name="Minion Pro">
    <w:altName w:val="Times New Roman"/>
    <w:panose1 w:val="00000000000000000000"/>
    <w:charset w:val="00"/>
    <w:family w:val="roman"/>
    <w:notTrueType/>
    <w:pitch w:val="default"/>
    <w:sig w:usb0="00000001" w:usb1="00000000" w:usb2="00000000" w:usb3="00000000" w:csb0="00000101" w:csb1="00000000"/>
  </w:font>
  <w:font w:name="Times">
    <w:panose1 w:val="02020603050405020304"/>
    <w:charset w:val="00"/>
    <w:family w:val="roman"/>
    <w:pitch w:val="variable"/>
    <w:sig w:usb0="E0002EFF" w:usb1="C000785B" w:usb2="00000009" w:usb3="00000000" w:csb0="000001FF" w:csb1="00000000"/>
    <w:embedRegular r:id="rId13" w:fontKey="{36926781-6C82-4F2C-A67E-1ABECBA31F95}"/>
  </w:font>
  <w:font w:name="KPMG Logo">
    <w:panose1 w:val="05000000000000000000"/>
    <w:charset w:val="00"/>
    <w:family w:val="auto"/>
    <w:pitch w:val="variable"/>
    <w:sig w:usb0="00000003" w:usb1="00000000" w:usb2="00000000" w:usb3="00000000" w:csb0="00000001" w:csb1="00000000"/>
    <w:embedRegular r:id="rId14" w:fontKey="{8DD38966-4DA1-4F9B-8826-25205E4C8EA8}"/>
  </w:font>
  <w:font w:name="Tms Rmn">
    <w:panose1 w:val="02020603040505020304"/>
    <w:charset w:val="00"/>
    <w:family w:val="roman"/>
    <w:notTrueType/>
    <w:pitch w:val="variable"/>
    <w:sig w:usb0="00000003" w:usb1="00000000" w:usb2="00000000" w:usb3="00000000" w:csb0="00000001" w:csb1="00000000"/>
  </w:font>
  <w:font w:name="KPMG Bold">
    <w:panose1 w:val="020B0803030202040204"/>
    <w:charset w:val="00"/>
    <w:family w:val="swiss"/>
    <w:pitch w:val="variable"/>
    <w:sig w:usb0="00000287" w:usb1="00000000" w:usb2="00000000" w:usb3="00000000" w:csb0="0000009F" w:csb1="00000000"/>
    <w:embedRegular r:id="rId15" w:fontKey="{5E830732-F88E-4D13-B30E-2B86592C65C5}"/>
  </w:font>
  <w:font w:name="KPMG Light">
    <w:charset w:val="00"/>
    <w:family w:val="swiss"/>
    <w:pitch w:val="variable"/>
    <w:sig w:usb0="00000287" w:usb1="00000000" w:usb2="00000000" w:usb3="00000000" w:csb0="0000009F" w:csb1="00000000"/>
    <w:embedBold r:id="rId16" w:fontKey="{ACE066B6-92EB-4947-9839-283999BEA157}"/>
  </w:font>
  <w:font w:name="Univers 55">
    <w:panose1 w:val="02000000000000000000"/>
    <w:charset w:val="00"/>
    <w:family w:val="auto"/>
    <w:pitch w:val="variable"/>
    <w:sig w:usb0="80000023" w:usb1="00000000" w:usb2="00000000" w:usb3="00000000" w:csb0="00000001" w:csb1="00000000"/>
    <w:embedRegular r:id="rId17" w:fontKey="{F1AE496D-075A-44D9-A1C0-7F0CF099C462}"/>
  </w:font>
  <w:font w:name="MS Mincho">
    <w:altName w:val="ＭＳ 明朝"/>
    <w:panose1 w:val="02020609040205080304"/>
    <w:charset w:val="80"/>
    <w:family w:val="modern"/>
    <w:pitch w:val="fixed"/>
    <w:sig w:usb0="A00002BF" w:usb1="68C7FCFB" w:usb2="00000010" w:usb3="00000000" w:csb0="0002009F" w:csb1="00000000"/>
  </w:font>
  <w:font w:name="Modern H Light">
    <w:altName w:val="Arial Unicode MS"/>
    <w:charset w:val="81"/>
    <w:family w:val="modern"/>
    <w:pitch w:val="variable"/>
    <w:sig w:usb0="00000000" w:usb1="29DF7CFB" w:usb2="00000010" w:usb3="00000000" w:csb0="001E019F" w:csb1="00000000"/>
  </w:font>
  <w:font w:name="STKaiti">
    <w:charset w:val="86"/>
    <w:family w:val="auto"/>
    <w:pitch w:val="variable"/>
    <w:sig w:usb0="00000287" w:usb1="080F0000" w:usb2="00000010" w:usb3="00000000" w:csb0="0004009F" w:csb1="00000000"/>
  </w:font>
  <w:font w:name="MS PMincho">
    <w:charset w:val="80"/>
    <w:family w:val="roman"/>
    <w:pitch w:val="variable"/>
    <w:sig w:usb0="E00002FF" w:usb1="6AC7FDFB" w:usb2="08000012" w:usb3="00000000" w:csb0="0002009F" w:csb1="00000000"/>
  </w:font>
  <w:font w:name="PMingLiU">
    <w:altName w:val="新細明體"/>
    <w:panose1 w:val="020203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C3AA" w14:textId="17313C4C" w:rsidR="005D16E1" w:rsidRDefault="005D16E1">
    <w:pPr>
      <w:pStyle w:val="Footer"/>
      <w:framePr w:hSpace="181" w:wrap="around" w:vAnchor="text" w:hAnchor="text" w:xAlign="right" w:y="1"/>
    </w:pPr>
    <w:r>
      <w:fldChar w:fldCharType="begin"/>
    </w:r>
    <w:r>
      <w:instrText xml:space="preserve"> FILENAME </w:instrText>
    </w:r>
    <w:r>
      <w:fldChar w:fldCharType="separate"/>
    </w:r>
    <w:r>
      <w:rPr>
        <w:noProof/>
      </w:rPr>
      <w:t>Client-19-Template-Local File for FY20XX-MANUFACTURER-EN-RddmmyyyyKPMG - 09092019</w:t>
    </w:r>
    <w:r>
      <w:rPr>
        <w:noProof/>
      </w:rPr>
      <w:fldChar w:fldCharType="end"/>
    </w:r>
    <w:r>
      <w:t xml:space="preserve"> - </w:t>
    </w:r>
    <w:r>
      <w:fldChar w:fldCharType="begin"/>
    </w:r>
    <w:r>
      <w:instrText xml:space="preserve"> SAVEDATE  \@ </w:instrText>
    </w:r>
    <w:r>
      <w:fldChar w:fldCharType="begin"/>
    </w:r>
    <w:r>
      <w:instrText xml:space="preserve"> DOCPROPERTY "KISDateFmt" </w:instrText>
    </w:r>
    <w:r>
      <w:fldChar w:fldCharType="separate"/>
    </w:r>
    <w:r>
      <w:instrText>d MMMM yyyy</w:instrText>
    </w:r>
    <w:r>
      <w:fldChar w:fldCharType="end"/>
    </w:r>
    <w:r>
      <w:instrText xml:space="preserve"> </w:instrText>
    </w:r>
    <w:r>
      <w:fldChar w:fldCharType="separate"/>
    </w:r>
    <w:r w:rsidR="003F758F">
      <w:rPr>
        <w:noProof/>
      </w:rPr>
      <w:t>25 May 2026</w:t>
    </w:r>
    <w:r>
      <w:fldChar w:fldCharType="end"/>
    </w:r>
  </w:p>
  <w:p w14:paraId="11EE0F67" w14:textId="0B067694" w:rsidR="005D16E1" w:rsidRDefault="005D16E1">
    <w:pPr>
      <w:pStyle w:val="Footer"/>
    </w:pPr>
    <w:r>
      <w:rPr>
        <w:noProof/>
        <w:sz w:val="20"/>
        <w:lang w:eastAsia="en-US"/>
      </w:rPr>
      <mc:AlternateContent>
        <mc:Choice Requires="wps">
          <w:drawing>
            <wp:anchor distT="0" distB="0" distL="114300" distR="114300" simplePos="0" relativeHeight="251658240" behindDoc="0" locked="0" layoutInCell="1" allowOverlap="1" wp14:anchorId="3D86AFE1" wp14:editId="73162FD0">
              <wp:simplePos x="0" y="0"/>
              <wp:positionH relativeFrom="column">
                <wp:align>center</wp:align>
              </wp:positionH>
              <wp:positionV relativeFrom="page">
                <wp:align>bottom</wp:align>
              </wp:positionV>
              <wp:extent cx="2423795" cy="4038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59DC3E" w14:textId="501CD6D8" w:rsidR="005D16E1" w:rsidRPr="002E0312" w:rsidRDefault="005D16E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3F758F">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3F758F">
                            <w:rPr>
                              <w:rFonts w:ascii="Univers 55" w:hAnsi="Univers 55" w:cs="Arial"/>
                              <w:noProof/>
                              <w:sz w:val="12"/>
                            </w:rPr>
                            <w:t>KPMG Tax and Advisory Limited Branch</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44D70B09" w:rsidR="005D16E1" w:rsidRDefault="005D16E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0284996"/>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6AFE1" id="_x0000_t202" coordsize="21600,21600" o:spt="202" path="m,l,21600r21600,l21600,xe">
              <v:stroke joinstyle="miter"/>
              <v:path gradientshapeok="t" o:connecttype="rect"/>
            </v:shapetype>
            <v:shape id="Text Box 9" o:spid="_x0000_s1083" type="#_x0000_t202" style="position:absolute;margin-left:0;margin-top:0;width:190.85pt;height:31.8pt;z-index:25165824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" filled="f" stroked="f">
              <v:textbox>
                <w:txbxContent>
                  <w:p w14:paraId="3459DC3E" w14:textId="501CD6D8" w:rsidR="005D16E1" w:rsidRPr="002E0312" w:rsidRDefault="005D16E1" w:rsidP="00452F79">
                    <w:pPr>
                      <w:jc w:val="center"/>
                      <w:rPr>
                        <w:rFonts w:cs="Arial"/>
                        <w:sz w:val="12"/>
                      </w:rPr>
                    </w:pP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SAVEDATE \@ "yyyy" </w:instrText>
                    </w:r>
                    <w:r>
                      <w:rPr>
                        <w:rFonts w:ascii="Univers 55" w:hAnsi="Univers 55" w:cs="Arial"/>
                        <w:sz w:val="12"/>
                      </w:rPr>
                      <w:fldChar w:fldCharType="separate"/>
                    </w:r>
                    <w:r w:rsidR="003F758F">
                      <w:rPr>
                        <w:rFonts w:ascii="Univers 55" w:hAnsi="Univers 55" w:cs="Arial"/>
                        <w:noProof/>
                        <w:sz w:val="12"/>
                      </w:rPr>
                      <w:t>2026</w:t>
                    </w:r>
                    <w:r>
                      <w:rPr>
                        <w:rFonts w:ascii="Univers 55" w:hAnsi="Univers 55" w:cs="Arial"/>
                        <w:sz w:val="12"/>
                      </w:rPr>
                      <w:fldChar w:fldCharType="end"/>
                    </w:r>
                    <w:r>
                      <w:rPr>
                        <w:rFonts w:ascii="Univers 55" w:hAnsi="Univers 55" w:cs="Arial"/>
                        <w:sz w:val="12"/>
                      </w:rPr>
                      <w:t xml:space="preserve"> </w:t>
                    </w:r>
                    <w:r>
                      <w:rPr>
                        <w:rFonts w:ascii="Univers 55" w:hAnsi="Univers 55" w:cs="Arial"/>
                        <w:sz w:val="12"/>
                      </w:rPr>
                      <w:fldChar w:fldCharType="begin"/>
                    </w:r>
                    <w:r>
                      <w:rPr>
                        <w:rFonts w:ascii="Univers 55" w:hAnsi="Univers 55" w:cs="Arial"/>
                        <w:sz w:val="12"/>
                      </w:rPr>
                      <w:instrText xml:space="preserve"> if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&lt;&gt; "" "</w:instrText>
                    </w:r>
                    <w:r>
                      <w:rPr>
                        <w:rFonts w:ascii="Univers 55" w:hAnsi="Univers 55" w:cs="Arial"/>
                        <w:sz w:val="12"/>
                      </w:rPr>
                      <w:fldChar w:fldCharType="begin"/>
                    </w:r>
                    <w:r>
                      <w:rPr>
                        <w:rFonts w:ascii="Univers 55" w:hAnsi="Univers 55" w:cs="Arial"/>
                        <w:sz w:val="12"/>
                      </w:rPr>
                      <w:instrText xml:space="preserve"> DOCPROPERTY "KISFirmPrtName" </w:instrText>
                    </w:r>
                    <w:r>
                      <w:rPr>
                        <w:rFonts w:ascii="Univers 55" w:hAnsi="Univers 55" w:cs="Arial"/>
                        <w:sz w:val="12"/>
                      </w:rPr>
                      <w:fldChar w:fldCharType="separate"/>
                    </w:r>
                    <w:r>
                      <w:rPr>
                        <w:rFonts w:ascii="Univers 55" w:hAnsi="Univers 55" w:cs="Arial"/>
                        <w:sz w:val="12"/>
                      </w:rPr>
                      <w:instrText>KPMG Tax and Advisory Limited Branch</w:instrText>
                    </w:r>
                    <w:r>
                      <w:rPr>
                        <w:rFonts w:ascii="Univers 55" w:hAnsi="Univers 55" w:cs="Arial"/>
                        <w:sz w:val="12"/>
                      </w:rPr>
                      <w:fldChar w:fldCharType="end"/>
                    </w:r>
                    <w:r>
                      <w:rPr>
                        <w:rFonts w:ascii="Univers 55" w:hAnsi="Univers 55" w:cs="Arial"/>
                        <w:sz w:val="12"/>
                      </w:rPr>
                      <w:instrText xml:space="preserve">" "KPMG </w:instrText>
                    </w:r>
                    <w:r>
                      <w:rPr>
                        <w:rFonts w:ascii="Univers 55" w:hAnsi="Univers 55" w:cs="Arial"/>
                        <w:sz w:val="12"/>
                      </w:rPr>
                      <w:fldChar w:fldCharType="begin"/>
                    </w:r>
                    <w:r>
                      <w:rPr>
                        <w:rFonts w:ascii="Univers 55" w:hAnsi="Univers 55" w:cs="Arial"/>
                        <w:sz w:val="12"/>
                      </w:rPr>
                      <w:instrText xml:space="preserve"> DOCPROPERTY "KISSvcPrtName" </w:instrText>
                    </w:r>
                    <w:r>
                      <w:rPr>
                        <w:rFonts w:ascii="Univers 55" w:hAnsi="Univers 55" w:cs="Arial"/>
                        <w:sz w:val="12"/>
                      </w:rPr>
                      <w:fldChar w:fldCharType="separate"/>
                    </w:r>
                    <w:r>
                      <w:rPr>
                        <w:rFonts w:ascii="Univers 55" w:hAnsi="Univers 55" w:cs="Arial"/>
                        <w:sz w:val="12"/>
                      </w:rPr>
                      <w:instrText>Core service or market</w:instrText>
                    </w:r>
                    <w:r>
                      <w:rPr>
                        <w:rFonts w:ascii="Univers 55" w:hAnsi="Univers 55" w:cs="Arial"/>
                        <w:sz w:val="12"/>
                      </w:rPr>
                      <w:fldChar w:fldCharType="end"/>
                    </w:r>
                    <w:r>
                      <w:rPr>
                        <w:rFonts w:ascii="Univers 55" w:hAnsi="Univers 55" w:cs="Arial"/>
                        <w:sz w:val="12"/>
                      </w:rPr>
                      <w:instrText xml:space="preserve">" </w:instrText>
                    </w:r>
                    <w:r>
                      <w:rPr>
                        <w:rFonts w:ascii="Univers 55" w:hAnsi="Univers 55" w:cs="Arial"/>
                        <w:sz w:val="12"/>
                      </w:rPr>
                      <w:fldChar w:fldCharType="separate"/>
                    </w:r>
                    <w:r w:rsidR="003F758F">
                      <w:rPr>
                        <w:rFonts w:ascii="Univers 55" w:hAnsi="Univers 55" w:cs="Arial"/>
                        <w:noProof/>
                        <w:sz w:val="12"/>
                      </w:rPr>
                      <w:t>KPMG Tax and Advisory Limited Branch</w:t>
                    </w:r>
                    <w:r>
                      <w:rPr>
                        <w:rFonts w:ascii="Univers 55" w:hAnsi="Univers 55" w:cs="Arial"/>
                        <w:sz w:val="12"/>
                      </w:rPr>
                      <w:fldChar w:fldCharType="end"/>
                    </w:r>
                    <w:r>
                      <w:rPr>
                        <w:rFonts w:ascii="Univers 55" w:hAnsi="Univers 55" w:cs="Arial"/>
                        <w:sz w:val="12"/>
                      </w:rPr>
                      <w:t>. All rights reserved.</w:t>
                    </w:r>
                    <w:r w:rsidRPr="00452F79">
                      <w:rPr>
                        <w:rFonts w:cs="Arial"/>
                        <w:sz w:val="12"/>
                      </w:rPr>
                      <w:t xml:space="preserve"> </w:t>
                    </w:r>
                  </w:p>
                  <w:p w14:paraId="766306FF" w14:textId="44D70B09" w:rsidR="005D16E1" w:rsidRDefault="005D16E1" w:rsidP="00452F79">
                    <w:pPr>
                      <w:jc w:val="center"/>
                      <w:rPr>
                        <w:rFonts w:ascii="Univers 55" w:hAnsi="Univers 55"/>
                        <w:sz w:val="12"/>
                      </w:rPr>
                    </w:pPr>
                    <w:r>
                      <w:rPr>
                        <w:rFonts w:cs="Arial"/>
                        <w:b/>
                        <w:bCs/>
                        <w:sz w:val="12"/>
                      </w:rPr>
                      <w:fldChar w:fldCharType="begin"/>
                    </w:r>
                    <w:r>
                      <w:rPr>
                        <w:rFonts w:cs="Arial"/>
                        <w:b/>
                        <w:bCs/>
                        <w:sz w:val="12"/>
                      </w:rPr>
                      <w:instrText xml:space="preserve"> DOCPROPERTY  KISDocClassMsg </w:instrText>
                    </w:r>
                    <w:r>
                      <w:rPr>
                        <w:rFonts w:cs="Arial"/>
                        <w:b/>
                        <w:bCs/>
                        <w:sz w:val="12"/>
                      </w:rPr>
                      <w:fldChar w:fldCharType="separate"/>
                    </w:r>
                    <w:r>
                      <w:rPr>
                        <w:rFonts w:cs="Arial"/>
                        <w:b/>
                        <w:bCs/>
                        <w:sz w:val="12"/>
                      </w:rPr>
                      <w:t xml:space="preserve">Document classification: </w:t>
                    </w:r>
                    <w:r>
                      <w:rPr>
                        <w:rFonts w:cs="Arial"/>
                        <w:b/>
                        <w:bCs/>
                        <w:sz w:val="12"/>
                      </w:rPr>
                      <w:fldChar w:fldCharType="end"/>
                    </w:r>
                    <w:sdt>
                      <w:sdtPr>
                        <w:rPr>
                          <w:rFonts w:cs="Arial"/>
                          <w:b/>
                          <w:bCs/>
                          <w:sz w:val="12"/>
                        </w:rPr>
                        <w:alias w:val="Category"/>
                        <w:tag w:val="Category"/>
                        <w:id w:val="-720284996"/>
                        <w:dataBinding w:prefixMappings="xmlns:ns0='http://purl.org/dc/elements/1.1/' xmlns:ns1='http://schemas.openxmlformats.org/package/2006/metadata/core-properties' " w:xpath="/ns1:coreProperties[1]/ns1:category[1]" w:storeItemID="{6C3C8BC8-F283-45AE-878A-BAB7291924A1}"/>
                        <w:text/>
                      </w:sdtPr>
                      <w:sdtContent>
                        <w:r w:rsidRPr="002E0312">
                          <w:rPr>
                            <w:rFonts w:cs="Arial"/>
                            <w:b/>
                            <w:bCs/>
                            <w:sz w:val="12"/>
                            <w:lang w:val="en-CA"/>
                          </w:rPr>
                          <w:t>KPMG Confidential</w:t>
                        </w:r>
                      </w:sdtContent>
                    </w:sdt>
                  </w:p>
                </w:txbxContent>
              </v:textbox>
              <w10:wrap anchory="page"/>
            </v:shape>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E959" w14:textId="77777777" w:rsidR="004B426B" w:rsidRDefault="004B42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B039E" w14:textId="77777777" w:rsidR="004B426B" w:rsidRDefault="004B42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278A9" w14:textId="77777777" w:rsidR="005D16E1" w:rsidRDefault="005D16E1">
    <w:pPr>
      <w:pStyle w:val="Footer"/>
      <w:framePr w:hSpace="181" w:wrap="around" w:vAnchor="text" w:hAnchor="text" w:xAlign="right" w:y="1"/>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p w14:paraId="18EB9A14" w14:textId="77777777" w:rsidR="005D16E1" w:rsidRDefault="005D16E1" w:rsidP="00F571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C6C6" w14:textId="77777777" w:rsidR="005D16E1" w:rsidRDefault="005D16E1">
    <w:pPr>
      <w:pStyle w:val="Footer"/>
      <w:framePr w:hSpace="181" w:wrap="around" w:vAnchor="text" w:hAnchor="text" w:xAlign="right" w:y="1"/>
    </w:pPr>
    <w:r>
      <w:rPr>
        <w:rStyle w:val="PageNumber"/>
      </w:rPr>
      <w:pgNum/>
    </w:r>
  </w:p>
  <w:p w14:paraId="0E958262" w14:textId="77777777" w:rsidR="005D16E1" w:rsidRDefault="005D16E1">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96A6" w14:textId="77777777" w:rsidR="00B82517" w:rsidRDefault="00B82517">
      <w:r>
        <w:separator/>
      </w:r>
    </w:p>
  </w:footnote>
  <w:footnote w:type="continuationSeparator" w:id="0">
    <w:p w14:paraId="17A3260F" w14:textId="77777777" w:rsidR="00B82517" w:rsidRDefault="00B82517">
      <w:r>
        <w:continuationSeparator/>
      </w:r>
    </w:p>
  </w:footnote>
  <w:footnote w:type="continuationNotice" w:id="1">
    <w:p w14:paraId="040A31C4" w14:textId="77777777" w:rsidR="00B82517" w:rsidRDefault="00B82517"/>
  </w:footnote>
  <w:footnote w:id="2">
    <w:p w14:paraId="77CCC64D" w14:textId="1D80B3E1" w:rsidR="00A546D7" w:rsidRDefault="00A546D7">
      <w:pPr>
        <w:pStyle w:val="FootnoteText"/>
      </w:pPr>
      <w:r>
        <w:rPr>
          <w:rStyle w:val="FootnoteReference"/>
        </w:rPr>
        <w:footnoteRef/>
      </w:r>
      <w:r>
        <w:t xml:space="preserve"> Per the guidance of Decree 132, the calculation of </w:t>
      </w:r>
      <w:r w:rsidRPr="008230FD">
        <w:rPr>
          <w:highlight w:val="yellow"/>
        </w:rPr>
        <w:t>[NCP/OM…]</w:t>
      </w:r>
      <w:r>
        <w:t xml:space="preserve"> does not include </w:t>
      </w:r>
      <w:r w:rsidRPr="00A24381">
        <w:rPr>
          <w:highlight w:val="yellow"/>
        </w:rPr>
        <w:t>interest expenses</w:t>
      </w:r>
      <w:r>
        <w:t>.  The reasonableness of the transfer prices applied in those transaction(s) is separately discussed in Section 4 of this Local File.</w:t>
      </w:r>
    </w:p>
  </w:footnote>
  <w:footnote w:id="3">
    <w:p w14:paraId="6B3E0215" w14:textId="3FCDC805" w:rsidR="00EF76BD" w:rsidRDefault="00EF76BD" w:rsidP="00EF76BD">
      <w:pPr>
        <w:pStyle w:val="FootnoteText"/>
      </w:pPr>
      <w:r>
        <w:rPr>
          <w:rStyle w:val="FootnoteReference"/>
        </w:rPr>
        <w:footnoteRef/>
      </w:r>
      <w:r>
        <w:t xml:space="preserve"> </w:t>
      </w:r>
      <w:r w:rsidR="008B270C">
        <w:t>Under</w:t>
      </w:r>
      <w:r>
        <w:t xml:space="preserve"> </w:t>
      </w:r>
      <w:r w:rsidR="00311B15" w:rsidRPr="00311B15">
        <w:t>Clause 2, Article 8 of Decree 132</w:t>
      </w:r>
      <w:r w:rsidR="00311B15">
        <w:t>: “</w:t>
      </w:r>
      <w:r w:rsidRPr="00104247">
        <w:rPr>
          <w:i/>
        </w:rPr>
        <w:t>In case where the transfer price, profit ratio, profit allocation ratio of taxpayer falls within the standard arm’s length range of the independent comparables, taxpayer is not required to adjust the transfer price, profit ratio, profit allocation ratio to determine the transfer prices in the related party transactions</w:t>
      </w:r>
      <w:r w:rsidR="00311B15">
        <w:rPr>
          <w:i/>
          <w:iCs/>
        </w:rPr>
        <w:t>”</w:t>
      </w:r>
    </w:p>
  </w:footnote>
  <w:footnote w:id="4">
    <w:p w14:paraId="28860EBC" w14:textId="5263A03B" w:rsidR="005D16E1" w:rsidRDefault="005D16E1" w:rsidP="003F64A6">
      <w:pPr>
        <w:pStyle w:val="FootnoteText"/>
      </w:pPr>
      <w:r>
        <w:rPr>
          <w:rStyle w:val="FootnoteReference"/>
        </w:rPr>
        <w:footnoteRef/>
      </w:r>
      <w:r>
        <w:t xml:space="preserve"> </w:t>
      </w:r>
      <w:r>
        <w:rPr>
          <w:lang w:val="vi-VN"/>
        </w:rPr>
        <w:t xml:space="preserve">Source: </w:t>
      </w:r>
      <w:r w:rsidRPr="004F52F3">
        <w:rPr>
          <w:highlight w:val="yellow"/>
        </w:rPr>
        <w:t>ABC</w:t>
      </w:r>
      <w:r>
        <w:t xml:space="preserve">’s audited financial statements for </w:t>
      </w:r>
      <w:r w:rsidRPr="00B54A9D">
        <w:rPr>
          <w:highlight w:val="yellow"/>
        </w:rPr>
        <w:t>FY</w:t>
      </w:r>
      <w:r w:rsidRPr="004F52F3">
        <w:rPr>
          <w:highlight w:val="yellow"/>
        </w:rPr>
        <w:t>20xx</w:t>
      </w:r>
    </w:p>
  </w:footnote>
  <w:footnote w:id="5">
    <w:p w14:paraId="0F2AF42E" w14:textId="27748E72" w:rsidR="005D16E1" w:rsidRPr="00663F5B" w:rsidRDefault="005D16E1">
      <w:pPr>
        <w:pStyle w:val="FootnoteText"/>
        <w:rPr>
          <w:lang w:val="vi-VN"/>
        </w:rPr>
      </w:pPr>
      <w:r>
        <w:rPr>
          <w:rStyle w:val="FootnoteReference"/>
        </w:rPr>
        <w:footnoteRef/>
      </w:r>
      <w:r>
        <w:t xml:space="preserve"> </w:t>
      </w:r>
      <w:r w:rsidRPr="00663F5B">
        <w:rPr>
          <w:iCs/>
          <w:szCs w:val="18"/>
        </w:rPr>
        <w:t>Source: FY20</w:t>
      </w:r>
      <w:r w:rsidRPr="00663F5B">
        <w:rPr>
          <w:iCs/>
          <w:szCs w:val="18"/>
          <w:highlight w:val="yellow"/>
        </w:rPr>
        <w:t>xx</w:t>
      </w:r>
      <w:r w:rsidRPr="00663F5B">
        <w:rPr>
          <w:iCs/>
          <w:szCs w:val="18"/>
        </w:rPr>
        <w:t xml:space="preserve"> TP Disclosure Appendix I</w:t>
      </w:r>
    </w:p>
  </w:footnote>
  <w:footnote w:id="6">
    <w:p w14:paraId="34562A28" w14:textId="543452CE" w:rsidR="007A51C5" w:rsidRDefault="007A51C5">
      <w:pPr>
        <w:pStyle w:val="FootnoteText"/>
      </w:pPr>
      <w:r>
        <w:rPr>
          <w:rStyle w:val="FootnoteReference"/>
        </w:rPr>
        <w:footnoteRef/>
      </w:r>
      <w:r>
        <w:t xml:space="preserve"> Following definitions on the relationship of related parties as stipulated in Article 5 of Decree 132</w:t>
      </w:r>
      <w:ins w:id="644" w:author="KPMG VN" w:date="2025-06-12T10:39:00Z" w16du:dateUtc="2025-06-12T03:39:00Z">
        <w:r w:rsidR="00AE409B">
          <w:t xml:space="preserve"> an</w:t>
        </w:r>
      </w:ins>
      <w:ins w:id="645" w:author="KPMG VN" w:date="2025-06-12T10:40:00Z" w16du:dateUtc="2025-06-12T03:40:00Z">
        <w:r w:rsidR="00AE409B">
          <w:t xml:space="preserve">d </w:t>
        </w:r>
        <w:r w:rsidR="00C27888">
          <w:t>Article 1</w:t>
        </w:r>
      </w:ins>
      <w:ins w:id="646" w:author="KPMG VN" w:date="2025-06-12T10:55:00Z" w16du:dateUtc="2025-06-12T03:55:00Z">
        <w:del w:id="647" w:author="KPMG" w:date="2025-06-12T17:10:00Z" w16du:dateUtc="2025-06-12T10:10:00Z">
          <w:r w:rsidR="004B438E" w:rsidDel="00562D08">
            <w:delText>,</w:delText>
          </w:r>
        </w:del>
      </w:ins>
      <w:ins w:id="648" w:author="KPMG" w:date="2025-06-12T17:10:00Z" w16du:dateUtc="2025-06-12T10:10:00Z">
        <w:r w:rsidR="00562D08">
          <w:t xml:space="preserve"> of</w:t>
        </w:r>
      </w:ins>
      <w:ins w:id="649" w:author="KPMG VN" w:date="2025-06-12T10:40:00Z" w16du:dateUtc="2025-06-12T03:40:00Z">
        <w:r w:rsidR="00C27888">
          <w:t xml:space="preserve"> Decree 20/2025</w:t>
        </w:r>
      </w:ins>
    </w:p>
  </w:footnote>
  <w:footnote w:id="7">
    <w:p w14:paraId="52EB6879" w14:textId="72F52539" w:rsidR="005D16E1" w:rsidRDefault="005D16E1" w:rsidP="00CC0184">
      <w:pPr>
        <w:pStyle w:val="FootnoteText"/>
      </w:pPr>
      <w:r>
        <w:rPr>
          <w:rStyle w:val="FootnoteReference"/>
        </w:rPr>
        <w:footnoteRef/>
      </w:r>
      <w:r>
        <w:t xml:space="preserve"> </w:t>
      </w:r>
      <w:r>
        <w:rPr>
          <w:lang w:val="vi-VN"/>
        </w:rPr>
        <w:t xml:space="preserve">Source: </w:t>
      </w:r>
      <w:r>
        <w:t>SBV</w:t>
      </w:r>
      <w:r w:rsidRPr="00F6172B">
        <w:t>’s published report on lending rates offered by commercial banks to enterprises in Vietnam (http://www.sbv.gov.vn/)</w:t>
      </w:r>
    </w:p>
  </w:footnote>
  <w:footnote w:id="8">
    <w:p w14:paraId="4FEDBE13" w14:textId="42C47FA1" w:rsidR="005D16E1" w:rsidRDefault="005D16E1">
      <w:pPr>
        <w:pStyle w:val="FootnoteText"/>
      </w:pPr>
      <w:r>
        <w:rPr>
          <w:rStyle w:val="FootnoteReference"/>
        </w:rPr>
        <w:footnoteRef/>
      </w:r>
      <w:r>
        <w:t xml:space="preserve"> Non-routine assets refer to assets that are unique to the Company and have the potential to generate super-normal profits through its use, such as marketing intangibles.</w:t>
      </w:r>
    </w:p>
  </w:footnote>
  <w:footnote w:id="9">
    <w:p w14:paraId="116C9D7A" w14:textId="2C6DD618" w:rsidR="005D16E1" w:rsidRDefault="005D16E1">
      <w:pPr>
        <w:pStyle w:val="FootnoteText"/>
      </w:pPr>
      <w:r>
        <w:rPr>
          <w:rStyle w:val="FootnoteReference"/>
        </w:rPr>
        <w:footnoteRef/>
      </w:r>
      <w:r>
        <w:t xml:space="preserve"> Defined as net operating profit before interest and corporate income taxes, and excludes financial income and financial expenses.</w:t>
      </w:r>
    </w:p>
  </w:footnote>
  <w:footnote w:id="10">
    <w:p w14:paraId="035EEEDE" w14:textId="54B3E97B" w:rsidR="005D16E1" w:rsidRDefault="005D16E1">
      <w:pPr>
        <w:pStyle w:val="FootnoteText"/>
      </w:pPr>
      <w:r>
        <w:rPr>
          <w:rStyle w:val="FootnoteReference"/>
        </w:rPr>
        <w:footnoteRef/>
      </w:r>
      <w:r>
        <w:t xml:space="preserve"> Defined as net operating profit before interest and corporate income taxes, and excludes financial income and financial expenses.</w:t>
      </w:r>
    </w:p>
  </w:footnote>
  <w:footnote w:id="11">
    <w:p w14:paraId="648F624C" w14:textId="77777777" w:rsidR="005D16E1" w:rsidRDefault="005D16E1" w:rsidP="00B902BD">
      <w:pPr>
        <w:pStyle w:val="FootnoteText"/>
      </w:pPr>
      <w:r>
        <w:rPr>
          <w:rStyle w:val="FootnoteReference"/>
        </w:rPr>
        <w:footnoteRef/>
      </w:r>
      <w:r>
        <w:t xml:space="preserve"> Defined as net operating profit before interest and corporate income taxes, and excludes financial income and financial expenses.</w:t>
      </w:r>
    </w:p>
  </w:footnote>
  <w:footnote w:id="12">
    <w:p w14:paraId="608A16CF" w14:textId="77777777" w:rsidR="005D16E1" w:rsidRDefault="005D16E1" w:rsidP="00470CDD">
      <w:pPr>
        <w:pStyle w:val="FootnoteText"/>
      </w:pPr>
      <w:r>
        <w:rPr>
          <w:rStyle w:val="FootnoteReference"/>
        </w:rPr>
        <w:footnoteRef/>
      </w:r>
      <w:r>
        <w:t xml:space="preserve"> </w:t>
      </w:r>
      <w:r w:rsidRPr="00025A53">
        <w:t xml:space="preserve">Clause 2, Article 9 of Decree 132 stipulates: </w:t>
      </w:r>
      <w:r w:rsidRPr="00025A53">
        <w:rPr>
          <w:i/>
        </w:rPr>
        <w:t>“</w:t>
      </w:r>
      <w:r w:rsidRPr="00025A53">
        <w:rPr>
          <w:rFonts w:asciiTheme="majorHAnsi" w:hAnsiTheme="majorHAnsi"/>
          <w:i/>
        </w:rPr>
        <w:t xml:space="preserve">The expansion of period for collecting figures and data of the independent comparable companies must not exceed one (1) fiscal year </w:t>
      </w:r>
      <w:r w:rsidRPr="00025A53">
        <w:rPr>
          <w:rFonts w:asciiTheme="majorHAnsi" w:hAnsiTheme="majorHAnsi" w:cstheme="majorHAnsi"/>
          <w:i/>
        </w:rPr>
        <w:t>in comparison with</w:t>
      </w:r>
      <w:r w:rsidRPr="00025A53">
        <w:rPr>
          <w:rFonts w:asciiTheme="majorHAnsi" w:hAnsiTheme="majorHAnsi"/>
          <w:i/>
        </w:rPr>
        <w:t xml:space="preserve"> the </w:t>
      </w:r>
      <w:r w:rsidRPr="00025A53">
        <w:rPr>
          <w:rFonts w:asciiTheme="majorHAnsi" w:hAnsiTheme="majorHAnsi" w:cstheme="majorHAnsi"/>
          <w:i/>
        </w:rPr>
        <w:t>taxpayer’s fiscal year</w:t>
      </w:r>
      <w:r w:rsidRPr="00025A53">
        <w:rPr>
          <w:i/>
        </w:rPr>
        <w:t xml:space="preserve"> </w:t>
      </w:r>
      <w:r w:rsidRPr="00025A53">
        <w:rPr>
          <w:rFonts w:asciiTheme="majorHAnsi" w:hAnsiTheme="majorHAnsi"/>
          <w:i/>
        </w:rPr>
        <w:t>when applying the transfer pricing method as stipulated under Article 14 of this Decree (i.e. CPM).</w:t>
      </w:r>
      <w:r w:rsidRPr="00025A53">
        <w:rPr>
          <w:i/>
        </w:rPr>
        <w:t>”</w:t>
      </w:r>
    </w:p>
  </w:footnote>
  <w:footnote w:id="13">
    <w:p w14:paraId="35DF4AB4" w14:textId="42B58C51" w:rsidR="005D16E1" w:rsidRDefault="005D16E1" w:rsidP="00F6587D">
      <w:pPr>
        <w:pStyle w:val="FootnoteText"/>
      </w:pPr>
      <w:r>
        <w:rPr>
          <w:rStyle w:val="FootnoteReference"/>
        </w:rPr>
        <w:footnoteRef/>
      </w:r>
      <w:r>
        <w:t xml:space="preserve"> </w:t>
      </w:r>
      <w:r w:rsidRPr="006077D0">
        <w:t xml:space="preserve">We compared the </w:t>
      </w:r>
      <w:r w:rsidRPr="00AC21D7">
        <w:rPr>
          <w:highlight w:val="yellow"/>
        </w:rPr>
        <w:t>PLI</w:t>
      </w:r>
      <w:r w:rsidRPr="006077D0">
        <w:t xml:space="preserve"> results of comparable companies with that of </w:t>
      </w:r>
      <w:r w:rsidRPr="00206FAD">
        <w:rPr>
          <w:highlight w:val="yellow"/>
        </w:rPr>
        <w:t>ABC’s</w:t>
      </w:r>
      <w:r w:rsidRPr="006077D0">
        <w:t xml:space="preserve"> according to financial year.  Since comparable companies may have different fiscal year-end dates, we aligned the fiscal year-end dates of comparable companies that closely match that of </w:t>
      </w:r>
      <w:r w:rsidRPr="00206FAD">
        <w:rPr>
          <w:highlight w:val="yellow"/>
        </w:rPr>
        <w:t>ABC</w:t>
      </w:r>
      <w:r w:rsidRPr="006077D0">
        <w:t xml:space="preserve">.  For example, companies with fiscal years ending between </w:t>
      </w:r>
      <w:r w:rsidRPr="00AC21D7">
        <w:rPr>
          <w:highlight w:val="yellow"/>
        </w:rPr>
        <w:t>0</w:t>
      </w:r>
      <w:r w:rsidRPr="00E725E8">
        <w:rPr>
          <w:highlight w:val="yellow"/>
        </w:rPr>
        <w:t>1 June 20</w:t>
      </w:r>
      <w:r>
        <w:rPr>
          <w:highlight w:val="yellow"/>
          <w:lang w:val="vi-VN"/>
        </w:rPr>
        <w:t>20</w:t>
      </w:r>
      <w:r w:rsidRPr="00E725E8">
        <w:rPr>
          <w:highlight w:val="yellow"/>
        </w:rPr>
        <w:t xml:space="preserve"> to 31 May 20</w:t>
      </w:r>
      <w:r>
        <w:rPr>
          <w:highlight w:val="yellow"/>
        </w:rPr>
        <w:t>2</w:t>
      </w:r>
      <w:r>
        <w:rPr>
          <w:highlight w:val="yellow"/>
          <w:lang w:val="vi-VN"/>
        </w:rPr>
        <w:t>1</w:t>
      </w:r>
      <w:r w:rsidRPr="006077D0">
        <w:t xml:space="preserve"> are mapped as </w:t>
      </w:r>
      <w:r w:rsidRPr="00E725E8">
        <w:rPr>
          <w:highlight w:val="yellow"/>
        </w:rPr>
        <w:t>FY20</w:t>
      </w:r>
      <w:r>
        <w:rPr>
          <w:highlight w:val="yellow"/>
          <w:lang w:val="vi-VN"/>
        </w:rPr>
        <w:t>20</w:t>
      </w:r>
      <w:r w:rsidRPr="006077D0">
        <w:t xml:space="preserve"> and so on</w:t>
      </w:r>
      <w:r w:rsidRPr="00D22E90">
        <w:t>.</w:t>
      </w:r>
    </w:p>
  </w:footnote>
  <w:footnote w:id="14">
    <w:p w14:paraId="68C612C9" w14:textId="6794D1E7" w:rsidR="005D16E1" w:rsidRDefault="005D16E1">
      <w:pPr>
        <w:pStyle w:val="FootnoteText"/>
      </w:pPr>
      <w:r>
        <w:rPr>
          <w:rStyle w:val="FootnoteReference"/>
        </w:rPr>
        <w:footnoteRef/>
      </w:r>
      <w:r>
        <w:t xml:space="preserve"> </w:t>
      </w:r>
      <w:r w:rsidRPr="00663F5B">
        <w:rPr>
          <w:highlight w:val="yellow"/>
        </w:rPr>
        <w:t xml:space="preserve">Pursuant to the guidance of Decree 132, indirect costs were allocated based on </w:t>
      </w:r>
      <w:r w:rsidRPr="008B2CAE">
        <w:rPr>
          <w:highlight w:val="yellow"/>
        </w:rPr>
        <w:t xml:space="preserve">[Sales, </w:t>
      </w:r>
      <w:r w:rsidRPr="008B2CAE">
        <w:rPr>
          <w:highlight w:val="yellow"/>
          <w:lang w:val="vi-VN"/>
        </w:rPr>
        <w:t>Cost of goods sold</w:t>
      </w:r>
      <w:r w:rsidRPr="008B2CAE">
        <w:rPr>
          <w:highlight w:val="yellow"/>
        </w:rPr>
        <w:t>]</w:t>
      </w:r>
    </w:p>
  </w:footnote>
  <w:footnote w:id="15">
    <w:p w14:paraId="411A7D34" w14:textId="042AAAF4" w:rsidR="005D16E1" w:rsidRPr="00663F5B" w:rsidRDefault="005D16E1">
      <w:pPr>
        <w:pStyle w:val="FootnoteText"/>
        <w:rPr>
          <w:lang w:val="vi-VN"/>
        </w:rPr>
      </w:pPr>
      <w:r>
        <w:rPr>
          <w:rStyle w:val="FootnoteReference"/>
        </w:rPr>
        <w:footnoteRef/>
      </w:r>
      <w:r>
        <w:t xml:space="preserve"> </w:t>
      </w:r>
      <w:r>
        <w:rPr>
          <w:lang w:val="vi-VN"/>
        </w:rPr>
        <w:t xml:space="preserve">Source: ABC’s audited financial statements for </w:t>
      </w:r>
      <w:r w:rsidRPr="00663F5B">
        <w:rPr>
          <w:highlight w:val="yellow"/>
          <w:lang w:val="vi-VN"/>
        </w:rPr>
        <w:t>FY20xx</w:t>
      </w:r>
    </w:p>
  </w:footnote>
  <w:footnote w:id="16">
    <w:p w14:paraId="348D080F" w14:textId="6586FE40" w:rsidR="003334C1" w:rsidRDefault="003334C1">
      <w:pPr>
        <w:pStyle w:val="FootnoteText"/>
      </w:pPr>
      <w:r>
        <w:rPr>
          <w:rStyle w:val="FootnoteReference"/>
        </w:rPr>
        <w:footnoteRef/>
      </w:r>
      <w:r>
        <w:t xml:space="preserve"> Clause 1 and Clause 2, Article 13 of Decree 132</w:t>
      </w:r>
    </w:p>
  </w:footnote>
  <w:footnote w:id="17">
    <w:p w14:paraId="6834D1D8" w14:textId="6A7F7AE4" w:rsidR="007B360B" w:rsidRDefault="007B360B">
      <w:pPr>
        <w:pStyle w:val="FootnoteText"/>
      </w:pPr>
      <w:r>
        <w:rPr>
          <w:rStyle w:val="FootnoteReference"/>
        </w:rPr>
        <w:footnoteRef/>
      </w:r>
      <w:r>
        <w:t xml:space="preserve"> Clause 1, Article 14 of Decree 132</w:t>
      </w:r>
    </w:p>
  </w:footnote>
  <w:footnote w:id="18">
    <w:p w14:paraId="11048FDC" w14:textId="184675B3" w:rsidR="007B360B" w:rsidRDefault="007B360B">
      <w:pPr>
        <w:pStyle w:val="FootnoteText"/>
      </w:pPr>
      <w:r>
        <w:rPr>
          <w:rStyle w:val="FootnoteReference"/>
        </w:rPr>
        <w:footnoteRef/>
      </w:r>
      <w:r>
        <w:t xml:space="preserve"> Point a, Clause 1, Article 14 of Decree 132</w:t>
      </w:r>
    </w:p>
  </w:footnote>
  <w:footnote w:id="19">
    <w:p w14:paraId="591B09F0" w14:textId="3EEDC68F" w:rsidR="00D26540" w:rsidRDefault="00D26540">
      <w:pPr>
        <w:pStyle w:val="FootnoteText"/>
      </w:pPr>
      <w:r>
        <w:rPr>
          <w:rStyle w:val="FootnoteReference"/>
        </w:rPr>
        <w:footnoteRef/>
      </w:r>
      <w:r>
        <w:t xml:space="preserve"> Point b, Clause 1, Article 14 of Decree 132</w:t>
      </w:r>
    </w:p>
  </w:footnote>
  <w:footnote w:id="20">
    <w:p w14:paraId="7AB8A334" w14:textId="01D52011" w:rsidR="006279AF" w:rsidRDefault="006279AF">
      <w:pPr>
        <w:pStyle w:val="FootnoteText"/>
      </w:pPr>
      <w:r>
        <w:rPr>
          <w:rStyle w:val="FootnoteReference"/>
        </w:rPr>
        <w:footnoteRef/>
      </w:r>
      <w:r>
        <w:t xml:space="preserve"> Point c, Clause 1, Article 14 of Decree 132</w:t>
      </w:r>
    </w:p>
  </w:footnote>
  <w:footnote w:id="21">
    <w:p w14:paraId="0584D729" w14:textId="38A9926F" w:rsidR="009F489D" w:rsidRDefault="009F489D">
      <w:pPr>
        <w:pStyle w:val="FootnoteText"/>
      </w:pPr>
      <w:r>
        <w:rPr>
          <w:rStyle w:val="FootnoteReference"/>
        </w:rPr>
        <w:footnoteRef/>
      </w:r>
      <w:r>
        <w:t xml:space="preserve"> Point a, Clause 1 and Clause 2, Article 15 of Decree 132</w:t>
      </w:r>
    </w:p>
  </w:footnote>
  <w:footnote w:id="22">
    <w:p w14:paraId="7301B5B9" w14:textId="23538B42" w:rsidR="005D16E1" w:rsidRDefault="005D16E1">
      <w:pPr>
        <w:pStyle w:val="FootnoteText"/>
      </w:pPr>
      <w:r>
        <w:rPr>
          <w:rStyle w:val="FootnoteReference"/>
        </w:rPr>
        <w:footnoteRef/>
      </w:r>
      <w:r w:rsidRPr="00B507E8">
        <w:t xml:space="preserve"> </w:t>
      </w:r>
      <w:r w:rsidR="00957275" w:rsidRPr="00235E4B">
        <w:t>The TP Cat database contains financial information on over seven million of public and private companies in the Asia- Pacific region.  The TP Cat database also incorporates a sophisticated feature that allows us to search businesses listed in the database by industry description and gives us the ability to set automated select / reject criteria.  Furthermore, it also provides financial information that is disclosed in the audited financial statements of the companies including the ownership details of the company and names of subsidiaries</w:t>
      </w:r>
      <w:r w:rsidRPr="00B507E8">
        <w:t>.</w:t>
      </w:r>
    </w:p>
  </w:footnote>
  <w:footnote w:id="23">
    <w:p w14:paraId="43F871D4" w14:textId="77777777" w:rsidR="005D16E1" w:rsidRPr="00AB6D44" w:rsidRDefault="005D16E1" w:rsidP="008557C5">
      <w:pPr>
        <w:pStyle w:val="FootnoteText"/>
        <w:rPr>
          <w:szCs w:val="18"/>
        </w:rPr>
      </w:pPr>
      <w:r w:rsidRPr="00AB6D44">
        <w:rPr>
          <w:rStyle w:val="FootnoteReference"/>
          <w:szCs w:val="18"/>
        </w:rPr>
        <w:footnoteRef/>
      </w:r>
      <w:r>
        <w:rPr>
          <w:szCs w:val="18"/>
          <w:lang w:eastAsia="zh-CN"/>
        </w:rPr>
        <w:t>Standard Industrial Classification (“</w:t>
      </w:r>
      <w:r w:rsidRPr="00425612">
        <w:rPr>
          <w:rFonts w:hint="eastAsia"/>
          <w:b/>
          <w:szCs w:val="18"/>
          <w:lang w:eastAsia="zh-CN"/>
        </w:rPr>
        <w:t>SIC</w:t>
      </w:r>
      <w:r>
        <w:rPr>
          <w:szCs w:val="18"/>
          <w:lang w:eastAsia="zh-CN"/>
        </w:rPr>
        <w:t>”)</w:t>
      </w:r>
      <w:r w:rsidRPr="00AB6D44">
        <w:rPr>
          <w:rFonts w:hint="eastAsia"/>
          <w:szCs w:val="18"/>
          <w:lang w:eastAsia="zh-CN"/>
        </w:rPr>
        <w:t xml:space="preserve"> </w:t>
      </w:r>
      <w:r>
        <w:rPr>
          <w:szCs w:val="18"/>
          <w:lang w:eastAsia="zh-CN"/>
        </w:rPr>
        <w:t xml:space="preserve">is a system </w:t>
      </w:r>
      <w:r w:rsidRPr="00AB6D44">
        <w:rPr>
          <w:rFonts w:hint="eastAsia"/>
          <w:szCs w:val="18"/>
          <w:lang w:eastAsia="zh-CN"/>
        </w:rPr>
        <w:t>classify</w:t>
      </w:r>
      <w:r>
        <w:rPr>
          <w:szCs w:val="18"/>
          <w:lang w:eastAsia="zh-CN"/>
        </w:rPr>
        <w:t>ing</w:t>
      </w:r>
      <w:r w:rsidRPr="00AB6D44">
        <w:rPr>
          <w:rFonts w:hint="eastAsia"/>
          <w:szCs w:val="18"/>
          <w:lang w:eastAsia="zh-CN"/>
        </w:rPr>
        <w:t xml:space="preserve"> companies based on their economic activities and products</w:t>
      </w:r>
      <w:r>
        <w:rPr>
          <w:szCs w:val="18"/>
          <w:lang w:eastAsia="zh-CN"/>
        </w:rPr>
        <w:t xml:space="preserve"> by a four-digit code.  The system is established in 1937 in the United States and its codes are referred to as US SIC codes.</w:t>
      </w:r>
    </w:p>
  </w:footnote>
  <w:footnote w:id="24">
    <w:p w14:paraId="6D6905AE" w14:textId="77777777" w:rsidR="005D16E1" w:rsidRDefault="005D16E1" w:rsidP="000A7459">
      <w:pPr>
        <w:pStyle w:val="FootnoteText"/>
      </w:pPr>
      <w:r>
        <w:rPr>
          <w:rStyle w:val="FootnoteReference"/>
        </w:rPr>
        <w:footnoteRef/>
      </w:r>
      <w:r>
        <w:t xml:space="preserve"> </w:t>
      </w:r>
      <w:r w:rsidRPr="000F2AE0">
        <w:rPr>
          <w:highlight w:val="yellow"/>
        </w:rPr>
        <w:t>North American Industry Classification System (“</w:t>
      </w:r>
      <w:r w:rsidRPr="000F2AE0">
        <w:rPr>
          <w:b/>
          <w:bCs/>
          <w:highlight w:val="yellow"/>
        </w:rPr>
        <w:t>NAICS</w:t>
      </w:r>
      <w:r w:rsidRPr="000F2AE0">
        <w:rPr>
          <w:highlight w:val="yellow"/>
        </w:rPr>
        <w:t>”) is used by businesses and governments to classify and measure economic activity in the United States, Canada, and Mexico.  NAICS is 6-digit code system that is currently the standard used by federal statistical agencies in classifying establishments (individual business locations).  NAICS organizes establishments into industries according to the similarity in the processes used to produce goods or services.</w:t>
      </w:r>
    </w:p>
  </w:footnote>
  <w:footnote w:id="25">
    <w:p w14:paraId="70DBA17B" w14:textId="57123399" w:rsidR="005D16E1" w:rsidRDefault="005D16E1">
      <w:pPr>
        <w:pStyle w:val="FootnoteText"/>
      </w:pPr>
      <w:r>
        <w:rPr>
          <w:rStyle w:val="FootnoteReference"/>
        </w:rPr>
        <w:footnoteRef/>
      </w:r>
      <w:r>
        <w:t xml:space="preserve"> </w:t>
      </w:r>
      <w:r>
        <w:rPr>
          <w:rFonts w:eastAsia="MS PMincho" w:cs="Arial"/>
          <w:highlight w:val="yellow"/>
          <w:lang w:eastAsia="ja-JP"/>
        </w:rPr>
        <w:t xml:space="preserve">The reason for manually adding old companies is because these companies were previously selected in the previous transfer pricing report / Local File, and these companies comparable to ABC with respect to functions.  This company was no longer contained in the </w:t>
      </w:r>
      <w:r w:rsidR="008C73FD">
        <w:rPr>
          <w:rFonts w:eastAsia="MS PMincho" w:cs="Arial"/>
          <w:highlight w:val="yellow"/>
          <w:lang w:eastAsia="ja-JP"/>
        </w:rPr>
        <w:t xml:space="preserve">TP Cat </w:t>
      </w:r>
      <w:r>
        <w:rPr>
          <w:rFonts w:eastAsia="MS PMincho" w:cs="Arial"/>
          <w:highlight w:val="yellow"/>
          <w:lang w:eastAsia="ja-JP"/>
        </w:rPr>
        <w:t xml:space="preserve">database based on the search strategy used above.  </w:t>
      </w:r>
      <w:r w:rsidRPr="00B54A9D">
        <w:rPr>
          <w:rFonts w:eastAsia="MS PMincho" w:cs="Arial"/>
          <w:highlight w:val="yellow"/>
          <w:lang w:eastAsia="ja-JP"/>
        </w:rPr>
        <w:t xml:space="preserve">Therefore, </w:t>
      </w:r>
      <w:r>
        <w:rPr>
          <w:rFonts w:eastAsia="MS PMincho" w:cs="Arial"/>
          <w:highlight w:val="yellow"/>
          <w:lang w:eastAsia="ja-JP"/>
        </w:rPr>
        <w:t xml:space="preserve">since it was previously selected as a comparable company, </w:t>
      </w:r>
      <w:r w:rsidRPr="00B54A9D">
        <w:rPr>
          <w:rFonts w:eastAsia="MS PMincho" w:cs="Arial"/>
          <w:highlight w:val="yellow"/>
          <w:lang w:eastAsia="ja-JP"/>
        </w:rPr>
        <w:t xml:space="preserve">it was manually added to the </w:t>
      </w:r>
      <w:r>
        <w:rPr>
          <w:rFonts w:eastAsia="MS PMincho" w:cs="Arial"/>
          <w:highlight w:val="yellow"/>
          <w:lang w:eastAsia="ja-JP"/>
        </w:rPr>
        <w:t>set</w:t>
      </w:r>
      <w:r w:rsidRPr="00B54A9D">
        <w:rPr>
          <w:rFonts w:eastAsia="MS PMincho" w:cs="Arial"/>
          <w:highlight w:val="yellow"/>
          <w:lang w:eastAsia="ja-JP"/>
        </w:rPr>
        <w:t xml:space="preserve"> for further screening</w:t>
      </w:r>
      <w:r>
        <w:rPr>
          <w:rFonts w:eastAsia="MS PMincho" w:cs="Arial"/>
          <w:highlight w:val="yellow"/>
          <w:lang w:eastAsia="ja-JP"/>
        </w:rPr>
        <w:t xml:space="preserve"> consideration</w:t>
      </w:r>
      <w:r w:rsidRPr="00B54A9D">
        <w:rPr>
          <w:rFonts w:eastAsia="MS PMincho" w:cs="Arial"/>
          <w:highlight w:val="yellow"/>
          <w:lang w:eastAsia="ja-JP"/>
        </w:rPr>
        <w:t>.</w:t>
      </w:r>
    </w:p>
  </w:footnote>
  <w:footnote w:id="26">
    <w:p w14:paraId="54E18B42" w14:textId="70525F81" w:rsidR="005D16E1" w:rsidRDefault="005D16E1">
      <w:pPr>
        <w:pStyle w:val="FootnoteText"/>
      </w:pPr>
      <w:r>
        <w:rPr>
          <w:rStyle w:val="FootnoteReference"/>
        </w:rPr>
        <w:footnoteRef/>
      </w:r>
      <w:r>
        <w:t xml:space="preserve"> </w:t>
      </w:r>
      <w:r w:rsidRPr="00663F5B">
        <w:rPr>
          <w:highlight w:val="yellow"/>
        </w:rPr>
        <w:t xml:space="preserve">Information is obtained from audited financial statements for Vietnamese </w:t>
      </w:r>
      <w:r w:rsidRPr="005E40BD">
        <w:rPr>
          <w:highlight w:val="yellow"/>
        </w:rPr>
        <w:t>listed</w:t>
      </w:r>
      <w:r w:rsidRPr="00663F5B">
        <w:rPr>
          <w:highlight w:val="yellow"/>
        </w:rPr>
        <w:t xml:space="preserve"> comparable companies and from </w:t>
      </w:r>
      <w:r w:rsidR="008C73FD">
        <w:rPr>
          <w:highlight w:val="yellow"/>
        </w:rPr>
        <w:t>TP Cat</w:t>
      </w:r>
      <w:r w:rsidR="008C73FD" w:rsidRPr="00663F5B">
        <w:rPr>
          <w:highlight w:val="yellow"/>
        </w:rPr>
        <w:t xml:space="preserve"> </w:t>
      </w:r>
      <w:r w:rsidRPr="00663F5B">
        <w:rPr>
          <w:highlight w:val="yellow"/>
        </w:rPr>
        <w:t xml:space="preserve">database for </w:t>
      </w:r>
      <w:r w:rsidRPr="005E40BD">
        <w:rPr>
          <w:highlight w:val="yellow"/>
        </w:rPr>
        <w:t>Asian comparable companies</w:t>
      </w:r>
      <w:r w:rsidRPr="00663F5B">
        <w:rPr>
          <w:highlight w:val="yellow"/>
        </w:rPr>
        <w:t xml:space="preserve">/ </w:t>
      </w:r>
      <w:r w:rsidRPr="005E40BD">
        <w:rPr>
          <w:highlight w:val="yellow"/>
        </w:rPr>
        <w:t>Vietnamese private comparable companies</w:t>
      </w:r>
      <w:r w:rsidRPr="00663F5B">
        <w:rPr>
          <w:highlight w:val="yello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5D16E1" w14:paraId="336C2F5A" w14:textId="77777777" w:rsidTr="00AA4493">
      <w:trPr>
        <w:trHeight w:hRule="exact" w:val="222"/>
      </w:trPr>
      <w:tc>
        <w:tcPr>
          <w:tcW w:w="7938" w:type="dxa"/>
        </w:tcPr>
        <w:p w14:paraId="3E35DD00" w14:textId="0A9D3D5E" w:rsidR="005D16E1" w:rsidRDefault="005D16E1" w:rsidP="00AA4493">
          <w:pPr>
            <w:pStyle w:val="Header"/>
            <w:framePr w:hSpace="187" w:wrap="around" w:vAnchor="text" w:hAnchor="margin" w:x="1" w:y="506"/>
            <w:rPr>
              <w:b/>
            </w:rPr>
          </w:pPr>
          <w:r>
            <w:rPr>
              <w:b/>
            </w:rPr>
            <w:fldChar w:fldCharType="begin"/>
          </w:r>
          <w:r>
            <w:rPr>
              <w:b/>
            </w:rPr>
            <w:instrText xml:space="preserve"> DocProperty KISClient \* charformat </w:instrText>
          </w:r>
          <w:r>
            <w:rPr>
              <w:b/>
            </w:rPr>
            <w:fldChar w:fldCharType="separate"/>
          </w:r>
          <w:r>
            <w:rPr>
              <w:b/>
            </w:rPr>
            <w:t>ABC Vietnam Co., Ltd.</w:t>
          </w:r>
          <w:r>
            <w:rPr>
              <w:b/>
            </w:rPr>
            <w:fldChar w:fldCharType="end"/>
          </w:r>
        </w:p>
      </w:tc>
    </w:tr>
    <w:tr w:rsidR="005D16E1" w14:paraId="2CCCB66D" w14:textId="77777777" w:rsidTr="00AA4493">
      <w:trPr>
        <w:trHeight w:hRule="exact" w:val="222"/>
      </w:trPr>
      <w:tc>
        <w:tcPr>
          <w:tcW w:w="7938" w:type="dxa"/>
        </w:tcPr>
        <w:p w14:paraId="58616E2E" w14:textId="59E6704F" w:rsidR="005D16E1" w:rsidRDefault="005D16E1" w:rsidP="00AA4493">
          <w:pPr>
            <w:pStyle w:val="Header"/>
            <w:framePr w:hSpace="187" w:wrap="around" w:vAnchor="text" w:hAnchor="margin" w:x="1" w:y="506"/>
          </w:pPr>
          <w:r>
            <w:fldChar w:fldCharType="begin"/>
          </w:r>
          <w:r>
            <w:instrText xml:space="preserve"> DocProperty KISSubject  \* charformat </w:instrText>
          </w:r>
          <w:r>
            <w:fldChar w:fldCharType="separate"/>
          </w:r>
          <w:r>
            <w:t>Local File</w:t>
          </w:r>
          <w:r>
            <w:fldChar w:fldCharType="end"/>
          </w:r>
        </w:p>
      </w:tc>
    </w:tr>
    <w:tr w:rsidR="005D16E1" w14:paraId="45ED7909" w14:textId="77777777" w:rsidTr="00AA4493">
      <w:trPr>
        <w:trHeight w:val="452"/>
      </w:trPr>
      <w:tc>
        <w:tcPr>
          <w:tcW w:w="7938" w:type="dxa"/>
        </w:tcPr>
        <w:p w14:paraId="447F33A9" w14:textId="13A764B6" w:rsidR="005D16E1" w:rsidRDefault="005D16E1" w:rsidP="00AA4493">
          <w:pPr>
            <w:pStyle w:val="Header"/>
            <w:framePr w:hSpace="187" w:wrap="around" w:vAnchor="text" w:hAnchor="margin" w:x="1" w:y="506"/>
          </w:pPr>
          <w:r>
            <w:fldChar w:fldCharType="begin"/>
          </w:r>
          <w:r>
            <w:instrText xml:space="preserve"> DOCPROPERTY "KISHdrInfoA" </w:instrText>
          </w:r>
          <w:r>
            <w:fldChar w:fldCharType="separate"/>
          </w:r>
          <w:r>
            <w:t>For the year ended DD MM YYYY</w:t>
          </w:r>
          <w:r>
            <w:fldChar w:fldCharType="end"/>
          </w:r>
          <w:r>
            <w:fldChar w:fldCharType="begin"/>
          </w:r>
          <w:r>
            <w:instrText xml:space="preserve"> IF </w:instrText>
          </w:r>
          <w:r>
            <w:fldChar w:fldCharType="begin"/>
          </w:r>
          <w:r>
            <w:instrText xml:space="preserve"> DOCPROPERTY "KISHdrInfoA" </w:instrText>
          </w:r>
          <w:r>
            <w:fldChar w:fldCharType="separate"/>
          </w:r>
          <w:r>
            <w:instrText>For the year ended DD MM YYYY</w:instrText>
          </w:r>
          <w:r>
            <w:fldChar w:fldCharType="end"/>
          </w:r>
          <w:r>
            <w:instrText xml:space="preserve"> &lt;&gt; "" "</w:instrText>
          </w:r>
        </w:p>
        <w:p w14:paraId="2DD372F0" w14:textId="77777777" w:rsidR="003F758F" w:rsidRDefault="005D16E1" w:rsidP="00AA4493">
          <w:pPr>
            <w:pStyle w:val="Header"/>
            <w:framePr w:hSpace="187" w:wrap="around" w:vAnchor="text" w:hAnchor="margin" w:x="1" w:y="506"/>
            <w:rPr>
              <w:noProof/>
            </w:rPr>
          </w:pPr>
          <w:r>
            <w:instrText xml:space="preserve">" </w:instrText>
          </w:r>
          <w:r>
            <w:fldChar w:fldCharType="separate"/>
          </w:r>
        </w:p>
        <w:p w14:paraId="61E5BF6C" w14:textId="143752B2" w:rsidR="005D16E1" w:rsidRDefault="005D16E1" w:rsidP="00452F79">
          <w:pPr>
            <w:pStyle w:val="Header"/>
            <w:framePr w:hSpace="187" w:wrap="around" w:vAnchor="text" w:hAnchor="margin" w:x="1" w:y="506"/>
          </w:pPr>
          <w:r>
            <w:fldChar w:fldCharType="end"/>
          </w:r>
          <w:r>
            <w:fldChar w:fldCharType="begin"/>
          </w:r>
          <w:r>
            <w:instrText xml:space="preserve"> DocProperty KISHdrInfo \* charformat </w:instrText>
          </w:r>
          <w:r>
            <w:fldChar w:fldCharType="end"/>
          </w:r>
        </w:p>
      </w:tc>
    </w:tr>
  </w:tbl>
  <w:p w14:paraId="42493033" w14:textId="02E6F314" w:rsidR="005D16E1" w:rsidRPr="008761B8" w:rsidRDefault="00D46D07" w:rsidP="003B6206">
    <w:pPr>
      <w:pStyle w:val="Header"/>
      <w:framePr w:w="4536" w:h="618" w:hRule="exact" w:hSpace="187" w:wrap="around" w:vAnchor="page" w:hAnchor="margin" w:x="-112" w:y="579"/>
      <w:tabs>
        <w:tab w:val="left" w:pos="284"/>
        <w:tab w:val="right" w:pos="8789"/>
      </w:tabs>
      <w:rPr>
        <w:rFonts w:cs="Arial"/>
        <w:sz w:val="43"/>
        <w:szCs w:val="44"/>
      </w:rPr>
    </w:pPr>
    <w:r>
      <w:rPr>
        <w:noProof/>
      </w:rPr>
      <mc:AlternateContent>
        <mc:Choice Requires="wps">
          <w:drawing>
            <wp:anchor distT="0" distB="0" distL="114300" distR="114300" simplePos="0" relativeHeight="251658241" behindDoc="1" locked="0" layoutInCell="0" allowOverlap="1" wp14:anchorId="7EE8965B" wp14:editId="4411B4EE">
              <wp:simplePos x="0" y="0"/>
              <wp:positionH relativeFrom="margin">
                <wp:align>center</wp:align>
              </wp:positionH>
              <wp:positionV relativeFrom="margin">
                <wp:align>center</wp:align>
              </wp:positionV>
              <wp:extent cx="4078605" cy="1630680"/>
              <wp:effectExtent l="0" t="0" r="0" b="0"/>
              <wp:wrapNone/>
              <wp:docPr id="27" name="Text Box 2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048DB81"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EE8965B" id="_x0000_t202" coordsize="21600,21600" o:spt="202" path="m,l,21600r21600,l21600,xe">
              <v:stroke joinstyle="miter"/>
              <v:path gradientshapeok="t" o:connecttype="rect"/>
            </v:shapetype>
            <v:shape id="Text Box 27" o:spid="_x0000_s1081" type="#_x0000_t202" style="position:absolute;margin-left:0;margin-top:0;width:321.15pt;height:128.4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" o:allowincell="f" filled="f" stroked="f">
              <v:stroke joinstyle="round"/>
              <o:lock v:ext="edit" rotation="t" aspectratio="t" verticies="t" adjusthandles="t" grouping="t" shapetype="t"/>
              <v:textbox>
                <w:txbxContent>
                  <w:p w14:paraId="6048DB81"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r w:rsidR="005D16E1">
      <w:rPr>
        <w:rFonts w:cs="Arial"/>
        <w:noProof/>
        <w:sz w:val="43"/>
        <w:szCs w:val="44"/>
      </w:rPr>
      <w:fldChar w:fldCharType="begin"/>
    </w:r>
    <w:r w:rsidR="005D16E1">
      <w:rPr>
        <w:rFonts w:cs="Arial"/>
        <w:noProof/>
        <w:sz w:val="43"/>
        <w:szCs w:val="44"/>
      </w:rPr>
      <w:instrText xml:space="preserve"> REF  FPLogo </w:instrText>
    </w:r>
    <w:r w:rsidR="005D16E1">
      <w:rPr>
        <w:rFonts w:cs="Arial"/>
        <w:noProof/>
        <w:sz w:val="43"/>
        <w:szCs w:val="44"/>
      </w:rPr>
      <w:fldChar w:fldCharType="separate"/>
    </w:r>
    <w:r w:rsidR="005D16E1">
      <w:rPr>
        <w:rFonts w:cs="Arial"/>
        <w:b/>
        <w:bCs/>
        <w:noProof/>
        <w:sz w:val="43"/>
        <w:szCs w:val="44"/>
      </w:rPr>
      <w:t>Error! Reference source not found.</w:t>
    </w:r>
    <w:r w:rsidR="005D16E1">
      <w:rPr>
        <w:rFonts w:cs="Arial"/>
        <w:noProof/>
        <w:sz w:val="43"/>
        <w:szCs w:val="44"/>
      </w:rPr>
      <w:fldChar w:fldCharType="end"/>
    </w:r>
  </w:p>
  <w:p w14:paraId="0CCAFDE1" w14:textId="77777777" w:rsidR="005D16E1" w:rsidRDefault="005D16E1" w:rsidP="00884874">
    <w:pPr>
      <w:pStyle w:val="Header"/>
    </w:pPr>
  </w:p>
  <w:p w14:paraId="627A630C" w14:textId="77777777" w:rsidR="005D16E1" w:rsidRPr="00884874" w:rsidRDefault="005D16E1" w:rsidP="008848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C2D69" w14:textId="71080A4C" w:rsidR="005D16E1" w:rsidRDefault="00D46D07" w:rsidP="0011133E">
    <w:pPr>
      <w:pStyle w:val="Header"/>
      <w:tabs>
        <w:tab w:val="left" w:pos="284"/>
        <w:tab w:val="right" w:pos="8789"/>
      </w:tabs>
    </w:pPr>
    <w:r>
      <w:rPr>
        <w:noProof/>
      </w:rPr>
      <mc:AlternateContent>
        <mc:Choice Requires="wps">
          <w:drawing>
            <wp:anchor distT="0" distB="0" distL="114300" distR="114300" simplePos="0" relativeHeight="251658242" behindDoc="1" locked="0" layoutInCell="0" allowOverlap="1" wp14:anchorId="36C818DD" wp14:editId="7656F7F5">
              <wp:simplePos x="0" y="0"/>
              <wp:positionH relativeFrom="margin">
                <wp:align>center</wp:align>
              </wp:positionH>
              <wp:positionV relativeFrom="margin">
                <wp:align>center</wp:align>
              </wp:positionV>
              <wp:extent cx="4078605" cy="1630680"/>
              <wp:effectExtent l="0" t="0" r="0" b="0"/>
              <wp:wrapNone/>
              <wp:docPr id="26" name="Text Box 2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37D9A48"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6C818DD" id="_x0000_t202" coordsize="21600,21600" o:spt="202" path="m,l,21600r21600,l21600,xe">
              <v:stroke joinstyle="miter"/>
              <v:path gradientshapeok="t" o:connecttype="rect"/>
            </v:shapetype>
            <v:shape id="Text Box 26" o:spid="_x0000_s1082" type="#_x0000_t202" style="position:absolute;margin-left:0;margin-top:0;width:321.15pt;height:128.4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PlHQ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" o:allowincell="f" filled="f" stroked="f">
              <v:stroke joinstyle="round"/>
              <o:lock v:ext="edit" rotation="t" aspectratio="t" verticies="t" adjusthandles="t" grouping="t" shapetype="t"/>
              <v:textbox>
                <w:txbxContent>
                  <w:p w14:paraId="437D9A48"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8D90" w14:textId="360469E5" w:rsidR="005D16E1" w:rsidRDefault="00D46D07">
    <w:pPr>
      <w:pStyle w:val="Header"/>
    </w:pPr>
    <w:r>
      <w:rPr>
        <w:noProof/>
      </w:rPr>
      <mc:AlternateContent>
        <mc:Choice Requires="wps">
          <w:drawing>
            <wp:anchor distT="0" distB="0" distL="114300" distR="114300" simplePos="0" relativeHeight="251658243" behindDoc="1" locked="0" layoutInCell="0" allowOverlap="1" wp14:anchorId="26392D02" wp14:editId="0173689F">
              <wp:simplePos x="0" y="0"/>
              <wp:positionH relativeFrom="margin">
                <wp:align>center</wp:align>
              </wp:positionH>
              <wp:positionV relativeFrom="margin">
                <wp:align>center</wp:align>
              </wp:positionV>
              <wp:extent cx="4078605" cy="1630680"/>
              <wp:effectExtent l="0" t="0" r="0" b="0"/>
              <wp:wrapNone/>
              <wp:docPr id="25" name="Text Box 25"/>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11F723"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6392D02" id="_x0000_t202" coordsize="21600,21600" o:spt="202" path="m,l,21600r21600,l21600,xe">
              <v:stroke joinstyle="miter"/>
              <v:path gradientshapeok="t" o:connecttype="rect"/>
            </v:shapetype>
            <v:shape id="Text Box 25" o:spid="_x0000_s1084" type="#_x0000_t202" style="position:absolute;margin-left:0;margin-top:0;width:321.15pt;height:128.4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FaIAIAACUEAAAOAAAAZHJzL2Uyb0RvYy54bWysU01z0zAUvDPDf9DoTuy0NAR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6+LdOTy2g6QamY&#10;hv0pAfgBwrH4unwznZRXlHDsjSeX5WSaM1KwKqGlCTsf4p0EQ9Kmph5dyLBsdx9iYnc+MlBN7A48&#10;Y7/uiRY1vUw6EvM1iD1y7zCBNQ3ft8xLdHtrbgADi+4pD+YJI77wWf2RwKp/Yt4NFCKyX7bHBGYe&#10;OYqCWGaSIeIZgUyLwd6xllxl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CcsKFa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4811F723"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4869" w14:textId="625F416B" w:rsidR="005D16E1" w:rsidRDefault="00D46D07">
    <w:pPr>
      <w:pStyle w:val="Header"/>
    </w:pPr>
    <w:r>
      <w:rPr>
        <w:noProof/>
      </w:rPr>
      <mc:AlternateContent>
        <mc:Choice Requires="wps">
          <w:drawing>
            <wp:anchor distT="0" distB="0" distL="114300" distR="114300" simplePos="0" relativeHeight="251658244" behindDoc="1" locked="0" layoutInCell="0" allowOverlap="1" wp14:anchorId="7F5D90B0" wp14:editId="43813D8E">
              <wp:simplePos x="0" y="0"/>
              <wp:positionH relativeFrom="margin">
                <wp:align>center</wp:align>
              </wp:positionH>
              <wp:positionV relativeFrom="margin">
                <wp:align>center</wp:align>
              </wp:positionV>
              <wp:extent cx="4078605" cy="1630680"/>
              <wp:effectExtent l="0" t="0" r="0" b="0"/>
              <wp:wrapNone/>
              <wp:docPr id="24" name="Text Box 2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8437DA4"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F5D90B0" id="_x0000_t202" coordsize="21600,21600" o:spt="202" path="m,l,21600r21600,l21600,xe">
              <v:stroke joinstyle="miter"/>
              <v:path gradientshapeok="t" o:connecttype="rect"/>
            </v:shapetype>
            <v:shape id="Text Box 24" o:spid="_x0000_s1085" type="#_x0000_t202" style="position:absolute;margin-left:0;margin-top:0;width:321.15pt;height:128.4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DEhlh4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48437DA4"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71" w:type="dxa"/>
      </w:tblCellMar>
      <w:tblLook w:val="0000" w:firstRow="0" w:lastRow="0" w:firstColumn="0" w:lastColumn="0" w:noHBand="0" w:noVBand="0"/>
    </w:tblPr>
    <w:tblGrid>
      <w:gridCol w:w="7938"/>
    </w:tblGrid>
    <w:tr w:rsidR="005D16E1" w14:paraId="5C00DF22" w14:textId="77777777" w:rsidTr="00AA4493">
      <w:trPr>
        <w:trHeight w:hRule="exact" w:val="222"/>
      </w:trPr>
      <w:tc>
        <w:tcPr>
          <w:tcW w:w="7938" w:type="dxa"/>
        </w:tcPr>
        <w:p w14:paraId="2695CDB2" w14:textId="1BD9BCF9" w:rsidR="005D16E1" w:rsidRPr="00510A89" w:rsidRDefault="005D16E1" w:rsidP="00AA4493">
          <w:pPr>
            <w:pStyle w:val="Header"/>
            <w:framePr w:hSpace="187" w:wrap="around" w:vAnchor="text" w:hAnchor="margin" w:x="1" w:y="506"/>
            <w:rPr>
              <w:b/>
              <w:highlight w:val="yellow"/>
            </w:rPr>
          </w:pPr>
          <w:r w:rsidRPr="00510A89">
            <w:rPr>
              <w:b/>
              <w:highlight w:val="yellow"/>
            </w:rPr>
            <w:fldChar w:fldCharType="begin"/>
          </w:r>
          <w:r w:rsidRPr="00510A89">
            <w:rPr>
              <w:b/>
              <w:highlight w:val="yellow"/>
            </w:rPr>
            <w:instrText xml:space="preserve"> DocProperty KISClient \* charformat </w:instrText>
          </w:r>
          <w:r w:rsidRPr="00510A89">
            <w:rPr>
              <w:b/>
              <w:highlight w:val="yellow"/>
            </w:rPr>
            <w:fldChar w:fldCharType="separate"/>
          </w:r>
          <w:r>
            <w:rPr>
              <w:b/>
              <w:highlight w:val="yellow"/>
            </w:rPr>
            <w:t>ABC Vietnam Co., Ltd.</w:t>
          </w:r>
          <w:r w:rsidRPr="00510A89">
            <w:rPr>
              <w:b/>
              <w:highlight w:val="yellow"/>
            </w:rPr>
            <w:fldChar w:fldCharType="end"/>
          </w:r>
        </w:p>
      </w:tc>
    </w:tr>
    <w:tr w:rsidR="005D16E1" w14:paraId="5EABB564" w14:textId="77777777" w:rsidTr="00AA4493">
      <w:trPr>
        <w:trHeight w:hRule="exact" w:val="222"/>
      </w:trPr>
      <w:tc>
        <w:tcPr>
          <w:tcW w:w="7938" w:type="dxa"/>
        </w:tcPr>
        <w:p w14:paraId="287D0168" w14:textId="4B82AA81" w:rsidR="005D16E1" w:rsidRDefault="005D16E1" w:rsidP="00AA4493">
          <w:pPr>
            <w:pStyle w:val="Header"/>
            <w:framePr w:hSpace="187" w:wrap="around" w:vAnchor="text" w:hAnchor="margin" w:x="1" w:y="506"/>
          </w:pPr>
          <w:r>
            <w:fldChar w:fldCharType="begin"/>
          </w:r>
          <w:r>
            <w:instrText xml:space="preserve"> DocProperty KISSubject  \* charformat </w:instrText>
          </w:r>
          <w:r>
            <w:fldChar w:fldCharType="separate"/>
          </w:r>
          <w:r>
            <w:t>Local File</w:t>
          </w:r>
          <w:r>
            <w:fldChar w:fldCharType="end"/>
          </w:r>
        </w:p>
      </w:tc>
    </w:tr>
    <w:tr w:rsidR="005D16E1" w14:paraId="4E8868FD" w14:textId="77777777" w:rsidTr="00AA4493">
      <w:trPr>
        <w:trHeight w:val="452"/>
      </w:trPr>
      <w:tc>
        <w:tcPr>
          <w:tcW w:w="7938" w:type="dxa"/>
        </w:tcPr>
        <w:p w14:paraId="040853ED" w14:textId="63E9AF90" w:rsidR="005D16E1" w:rsidRDefault="005D16E1" w:rsidP="00452F79">
          <w:pPr>
            <w:pStyle w:val="Header"/>
            <w:framePr w:hSpace="187" w:wrap="around" w:vAnchor="text" w:hAnchor="margin" w:x="1" w:y="506"/>
          </w:pPr>
          <w:r>
            <w:fldChar w:fldCharType="begin"/>
          </w:r>
          <w:r>
            <w:instrText xml:space="preserve"> DOCPROPERTY "KISHdrInfoA" </w:instrText>
          </w:r>
          <w:r>
            <w:fldChar w:fldCharType="separate"/>
          </w:r>
          <w:r>
            <w:t xml:space="preserve">For the year ended </w:t>
          </w:r>
          <w:r w:rsidRPr="00510A89">
            <w:rPr>
              <w:highlight w:val="yellow"/>
            </w:rPr>
            <w:t>DD MM YYYY</w:t>
          </w:r>
          <w:r>
            <w:fldChar w:fldCharType="end"/>
          </w:r>
        </w:p>
      </w:tc>
    </w:tr>
  </w:tbl>
  <w:p w14:paraId="62308D19" w14:textId="7B5D8DCB" w:rsidR="005D16E1" w:rsidRDefault="00D46D07" w:rsidP="00F571A7">
    <w:pPr>
      <w:pStyle w:val="Header"/>
    </w:pPr>
    <w:r>
      <w:rPr>
        <w:noProof/>
      </w:rPr>
      <mc:AlternateContent>
        <mc:Choice Requires="wps">
          <w:drawing>
            <wp:anchor distT="0" distB="0" distL="114300" distR="114300" simplePos="0" relativeHeight="251658245" behindDoc="1" locked="0" layoutInCell="0" allowOverlap="1" wp14:anchorId="74D6E319" wp14:editId="5023475A">
              <wp:simplePos x="0" y="0"/>
              <wp:positionH relativeFrom="margin">
                <wp:align>center</wp:align>
              </wp:positionH>
              <wp:positionV relativeFrom="margin">
                <wp:align>center</wp:align>
              </wp:positionV>
              <wp:extent cx="4078605" cy="1630680"/>
              <wp:effectExtent l="0" t="0" r="0" b="0"/>
              <wp:wrapNone/>
              <wp:docPr id="21" name="Text Box 21"/>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1C4D6C"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4D6E319" id="_x0000_t202" coordsize="21600,21600" o:spt="202" path="m,l,21600r21600,l21600,xe">
              <v:stroke joinstyle="miter"/>
              <v:path gradientshapeok="t" o:connecttype="rect"/>
            </v:shapetype>
            <v:shape id="Text Box 21" o:spid="_x0000_s1086" type="#_x0000_t202" style="position:absolute;margin-left:0;margin-top:0;width:321.15pt;height:128.4pt;rotation:-45;z-index:-251658235;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KV9V0E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711C4D6C"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6F3A" w14:textId="4F15A27A" w:rsidR="005D16E1" w:rsidRDefault="00D46D07">
    <w:pPr>
      <w:pStyle w:val="Header"/>
    </w:pPr>
    <w:r>
      <w:rPr>
        <w:noProof/>
      </w:rPr>
      <mc:AlternateContent>
        <mc:Choice Requires="wps">
          <w:drawing>
            <wp:anchor distT="0" distB="0" distL="114300" distR="114300" simplePos="0" relativeHeight="251658246" behindDoc="1" locked="0" layoutInCell="0" allowOverlap="1" wp14:anchorId="2AEB881A" wp14:editId="74753A08">
              <wp:simplePos x="0" y="0"/>
              <wp:positionH relativeFrom="margin">
                <wp:align>center</wp:align>
              </wp:positionH>
              <wp:positionV relativeFrom="margin">
                <wp:align>center</wp:align>
              </wp:positionV>
              <wp:extent cx="4078605" cy="1630680"/>
              <wp:effectExtent l="0" t="0" r="0" b="0"/>
              <wp:wrapNone/>
              <wp:docPr id="19" name="Text Box 19"/>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667D7E"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EB881A" id="_x0000_t202" coordsize="21600,21600" o:spt="202" path="m,l,21600r21600,l21600,xe">
              <v:stroke joinstyle="miter"/>
              <v:path gradientshapeok="t" o:connecttype="rect"/>
            </v:shapetype>
            <v:shape id="Text Box 19" o:spid="_x0000_s1087" type="#_x0000_t202" style="position:absolute;margin-left:0;margin-top:0;width:321.15pt;height:128.4pt;rotation:-45;z-index:-25165823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BShHw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6rm06QjMV+D2hP3nhJYc/y+FUGT21t7BRRYcq8JYB8o4suQ1R8JrIYHEfxIIRL7u+6YwMwj&#10;R1ExJ2wyRD0SkO0o2DvRsYvsxIHpeHjkfEBNdx0sycXGZEEnnqMgymLWOf43Key/vudTp7978RM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BmYFKE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20667D7E"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73F6" w14:textId="0C06F45F" w:rsidR="005D16E1" w:rsidRDefault="00D46D07">
    <w:pPr>
      <w:pStyle w:val="Header"/>
    </w:pPr>
    <w:r>
      <w:rPr>
        <w:noProof/>
      </w:rPr>
      <mc:AlternateContent>
        <mc:Choice Requires="wps">
          <w:drawing>
            <wp:anchor distT="0" distB="0" distL="114300" distR="114300" simplePos="0" relativeHeight="251658247" behindDoc="1" locked="0" layoutInCell="0" allowOverlap="1" wp14:anchorId="3F983938" wp14:editId="50404C27">
              <wp:simplePos x="0" y="0"/>
              <wp:positionH relativeFrom="margin">
                <wp:align>center</wp:align>
              </wp:positionH>
              <wp:positionV relativeFrom="margin">
                <wp:align>center</wp:align>
              </wp:positionV>
              <wp:extent cx="4078605" cy="1630680"/>
              <wp:effectExtent l="0" t="0" r="0" b="0"/>
              <wp:wrapNone/>
              <wp:docPr id="18" name="Text Box 18"/>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AB0510"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F983938" id="_x0000_t202" coordsize="21600,21600" o:spt="202" path="m,l,21600r21600,l21600,xe">
              <v:stroke joinstyle="miter"/>
              <v:path gradientshapeok="t" o:connecttype="rect"/>
            </v:shapetype>
            <v:shape id="Text Box 18" o:spid="_x0000_s1088" type="#_x0000_t202" style="position:absolute;margin-left:0;margin-top:0;width:321.15pt;height:128.4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X+IAIAACUEAAAOAAAAZHJzL2Uyb0RvYy54bWysU01z0zAUvDPDf9DoTuwUmgZ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6+LdOTy2g6QamY&#10;hv0pAfgBwrH4pryaTspLSjj2xpPX5WSaM1KwKqGlCTsf4p0EQ9Kmph5dyLBsdx9iYnc+MlBN7A48&#10;Y7/uiRY1vUo6EvM1iD1y7zCBNQ3ft8xLdHtrbgADi+4pD+YJI77wWf2RwKp/Yt4NFCKyX7bHBGYe&#10;OYqCWGaSIeIZgUyLwd6xllxm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CNxNX+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27AB0510"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4111"/>
    </w:tblGrid>
    <w:tr w:rsidR="005D16E1" w14:paraId="792B1383" w14:textId="77777777" w:rsidTr="00270865">
      <w:trPr>
        <w:trHeight w:hRule="exact" w:val="220"/>
      </w:trPr>
      <w:tc>
        <w:tcPr>
          <w:tcW w:w="4111" w:type="dxa"/>
        </w:tcPr>
        <w:p w14:paraId="50C6E424" w14:textId="7AE48EBD" w:rsidR="005D16E1" w:rsidRDefault="005D16E1" w:rsidP="00270865">
          <w:pPr>
            <w:pStyle w:val="Header"/>
            <w:rPr>
              <w:b/>
            </w:rPr>
          </w:pPr>
          <w:r w:rsidRPr="00510A89">
            <w:rPr>
              <w:b/>
              <w:highlight w:val="yellow"/>
            </w:rPr>
            <w:fldChar w:fldCharType="begin"/>
          </w:r>
          <w:r w:rsidRPr="00510A89">
            <w:rPr>
              <w:b/>
              <w:highlight w:val="yellow"/>
            </w:rPr>
            <w:instrText xml:space="preserve"> DocProperty KISClient \* charformat </w:instrText>
          </w:r>
          <w:r w:rsidRPr="00510A89">
            <w:rPr>
              <w:b/>
              <w:highlight w:val="yellow"/>
            </w:rPr>
            <w:fldChar w:fldCharType="separate"/>
          </w:r>
          <w:r>
            <w:rPr>
              <w:b/>
              <w:highlight w:val="yellow"/>
            </w:rPr>
            <w:t>ABC Vietnam Co., Ltd.</w:t>
          </w:r>
          <w:r w:rsidRPr="00510A89">
            <w:rPr>
              <w:b/>
              <w:highlight w:val="yellow"/>
            </w:rPr>
            <w:fldChar w:fldCharType="end"/>
          </w:r>
        </w:p>
      </w:tc>
    </w:tr>
    <w:tr w:rsidR="005D16E1" w14:paraId="6C2635A9" w14:textId="77777777" w:rsidTr="00270865">
      <w:trPr>
        <w:trHeight w:hRule="exact" w:val="220"/>
      </w:trPr>
      <w:tc>
        <w:tcPr>
          <w:tcW w:w="4111" w:type="dxa"/>
        </w:tcPr>
        <w:p w14:paraId="04989203" w14:textId="490AA7FF" w:rsidR="005D16E1" w:rsidRDefault="005D16E1" w:rsidP="00270865">
          <w:pPr>
            <w:pStyle w:val="Header"/>
          </w:pPr>
          <w:r>
            <w:fldChar w:fldCharType="begin"/>
          </w:r>
          <w:r>
            <w:instrText xml:space="preserve"> DocProperty KISSubject  \* charformat </w:instrText>
          </w:r>
          <w:r>
            <w:fldChar w:fldCharType="separate"/>
          </w:r>
          <w:r>
            <w:t>Local File</w:t>
          </w:r>
          <w:r>
            <w:fldChar w:fldCharType="end"/>
          </w:r>
        </w:p>
      </w:tc>
    </w:tr>
    <w:tr w:rsidR="005D16E1" w14:paraId="5AF254F3" w14:textId="77777777" w:rsidTr="00270865">
      <w:tc>
        <w:tcPr>
          <w:tcW w:w="4111" w:type="dxa"/>
        </w:tcPr>
        <w:p w14:paraId="10E5738F" w14:textId="3B599FEC" w:rsidR="005D16E1" w:rsidRDefault="005D16E1" w:rsidP="00270865">
          <w:pPr>
            <w:pStyle w:val="Header"/>
          </w:pPr>
          <w:r>
            <w:fldChar w:fldCharType="begin"/>
          </w:r>
          <w:r>
            <w:instrText xml:space="preserve"> DOCPROPERTY "KISHdrInfoA" </w:instrText>
          </w:r>
          <w:r>
            <w:fldChar w:fldCharType="separate"/>
          </w:r>
          <w:r>
            <w:t xml:space="preserve">For the year ended </w:t>
          </w:r>
          <w:r w:rsidRPr="00510A89">
            <w:rPr>
              <w:highlight w:val="yellow"/>
            </w:rPr>
            <w:t>DD MM YYYY</w:t>
          </w:r>
          <w:r>
            <w:fldChar w:fldCharType="end"/>
          </w:r>
          <w:r>
            <w:fldChar w:fldCharType="begin"/>
          </w:r>
          <w:r>
            <w:instrText xml:space="preserve"> IF </w:instrText>
          </w:r>
          <w:r>
            <w:fldChar w:fldCharType="begin"/>
          </w:r>
          <w:r>
            <w:instrText xml:space="preserve"> DOCPROPERTY "KISHdrInfoA" </w:instrText>
          </w:r>
          <w:r>
            <w:fldChar w:fldCharType="separate"/>
          </w:r>
          <w:r>
            <w:instrText>For the year ended DD MM YYYY</w:instrText>
          </w:r>
          <w:r>
            <w:fldChar w:fldCharType="end"/>
          </w:r>
          <w:r>
            <w:instrText xml:space="preserve"> &lt;&gt; "" "</w:instrText>
          </w:r>
        </w:p>
        <w:p w14:paraId="72948E09" w14:textId="00179E09" w:rsidR="005D16E1" w:rsidRDefault="005D16E1" w:rsidP="00270865">
          <w:pPr>
            <w:pStyle w:val="Header"/>
            <w:rPr>
              <w:noProof/>
            </w:rPr>
          </w:pPr>
          <w:r>
            <w:instrText xml:space="preserve">" </w:instrText>
          </w:r>
          <w:r>
            <w:fldChar w:fldCharType="separate"/>
          </w:r>
        </w:p>
        <w:p w14:paraId="7CAB83F5" w14:textId="77777777" w:rsidR="005D16E1" w:rsidRDefault="005D16E1" w:rsidP="00270865">
          <w:pPr>
            <w:pStyle w:val="Header"/>
          </w:pPr>
          <w:r>
            <w:fldChar w:fldCharType="end"/>
          </w:r>
          <w:r>
            <w:t xml:space="preserve"> </w:t>
          </w:r>
        </w:p>
      </w:tc>
    </w:tr>
  </w:tbl>
  <w:p w14:paraId="1DB1CD5D" w14:textId="01D99005" w:rsidR="005D16E1" w:rsidRDefault="00D46D07">
    <w:pPr>
      <w:pStyle w:val="Header"/>
    </w:pPr>
    <w:r>
      <w:rPr>
        <w:noProof/>
      </w:rPr>
      <mc:AlternateContent>
        <mc:Choice Requires="wps">
          <w:drawing>
            <wp:anchor distT="0" distB="0" distL="114300" distR="114300" simplePos="0" relativeHeight="251658248" behindDoc="1" locked="0" layoutInCell="0" allowOverlap="1" wp14:anchorId="2A88D81B" wp14:editId="4DB648C3">
              <wp:simplePos x="0" y="0"/>
              <wp:positionH relativeFrom="margin">
                <wp:align>center</wp:align>
              </wp:positionH>
              <wp:positionV relativeFrom="margin">
                <wp:align>center</wp:align>
              </wp:positionV>
              <wp:extent cx="4078605" cy="1630680"/>
              <wp:effectExtent l="0" t="0" r="0" b="0"/>
              <wp:wrapNone/>
              <wp:docPr id="17" name="Text Box 1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4C495B"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A88D81B" id="_x0000_t202" coordsize="21600,21600" o:spt="202" path="m,l,21600r21600,l21600,xe">
              <v:stroke joinstyle="miter"/>
              <v:path gradientshapeok="t" o:connecttype="rect"/>
            </v:shapetype>
            <v:shape id="Text Box 17" o:spid="_x0000_s1089" type="#_x0000_t202" style="position:absolute;margin-left:0;margin-top:0;width:321.15pt;height:128.4pt;rotation:-45;z-index:-2516582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" o:allowincell="f" filled="f" stroked="f">
              <v:stroke joinstyle="round"/>
              <o:lock v:ext="edit" rotation="t" aspectratio="t" verticies="t" adjusthandles="t" grouping="t" shapetype="t"/>
              <v:textbox>
                <w:txbxContent>
                  <w:p w14:paraId="194C495B"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4BF8" w14:textId="1276C970" w:rsidR="005D16E1" w:rsidRDefault="00D46D07">
    <w:pPr>
      <w:pStyle w:val="Header"/>
    </w:pPr>
    <w:r>
      <w:rPr>
        <w:noProof/>
      </w:rPr>
      <mc:AlternateContent>
        <mc:Choice Requires="wps">
          <w:drawing>
            <wp:anchor distT="0" distB="0" distL="114300" distR="114300" simplePos="0" relativeHeight="251658249" behindDoc="1" locked="0" layoutInCell="0" allowOverlap="1" wp14:anchorId="495650D4" wp14:editId="65123D73">
              <wp:simplePos x="0" y="0"/>
              <wp:positionH relativeFrom="margin">
                <wp:align>center</wp:align>
              </wp:positionH>
              <wp:positionV relativeFrom="margin">
                <wp:align>center</wp:align>
              </wp:positionV>
              <wp:extent cx="4078605" cy="1630680"/>
              <wp:effectExtent l="0" t="0" r="0" b="0"/>
              <wp:wrapNone/>
              <wp:docPr id="14" name="Text Box 14"/>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4078605" cy="16306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5B80DD5"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95650D4" id="_x0000_t202" coordsize="21600,21600" o:spt="202" path="m,l,21600r21600,l21600,xe">
              <v:stroke joinstyle="miter"/>
              <v:path gradientshapeok="t" o:connecttype="rect"/>
            </v:shapetype>
            <v:shape id="Text Box 14" o:spid="_x0000_s1090" type="#_x0000_t202" style="position:absolute;margin-left:0;margin-top:0;width:321.15pt;height:128.4pt;rotation:-45;z-index:-251658231;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" o:allowincell="f" filled="f" stroked="f">
              <v:stroke joinstyle="round"/>
              <o:lock v:ext="edit" rotation="t" aspectratio="t" verticies="t" adjusthandles="t" grouping="t" shapetype="t"/>
              <v:textbox>
                <w:txbxContent>
                  <w:p w14:paraId="55B80DD5" w14:textId="77777777" w:rsidR="00D46D07" w:rsidRDefault="00D46D07" w:rsidP="00D46D07">
                    <w:pPr>
                      <w:jc w:val="center"/>
                      <w:rPr>
                        <w:rFonts w:ascii="Arial" w:hAnsi="Arial" w:cs="Arial"/>
                        <w:color w:val="C0C0C0"/>
                        <w:sz w:val="16"/>
                        <w:szCs w:val="16"/>
                        <w:lang w:val="en-GB"/>
                        <w14:textFill>
                          <w14:solidFill>
                            <w14:srgbClr w14:val="C0C0C0">
                              <w14:alpha w14:val="50000"/>
                            </w14:srgbClr>
                          </w14:solidFill>
                        </w14:textFill>
                      </w:rPr>
                    </w:pPr>
                    <w:r>
                      <w:rPr>
                        <w:rFonts w:ascii="Arial" w:hAnsi="Arial" w:cs="Arial"/>
                        <w:color w:val="C0C0C0"/>
                        <w:sz w:val="16"/>
                        <w:szCs w:val="16"/>
                        <w:lang w:val="en-GB"/>
                        <w14:textFill>
                          <w14:solidFill>
                            <w14:srgbClr w14:val="C0C0C0">
                              <w14:alpha w14:val="50000"/>
                            </w14:srgb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0A67CE6"/>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C28B1E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DA2FAF"/>
    <w:multiLevelType w:val="multilevel"/>
    <w:tmpl w:val="CED8B35A"/>
    <w:lvl w:ilvl="0">
      <w:start w:val="1"/>
      <w:numFmt w:val="decimal"/>
      <w:pStyle w:val="Heading1"/>
      <w:lvlText w:val="%1"/>
      <w:lvlJc w:val="left"/>
      <w:pPr>
        <w:tabs>
          <w:tab w:val="num" w:pos="0"/>
        </w:tabs>
        <w:ind w:left="0" w:hanging="964"/>
      </w:pPr>
    </w:lvl>
    <w:lvl w:ilvl="1">
      <w:start w:val="1"/>
      <w:numFmt w:val="decimal"/>
      <w:pStyle w:val="Heading2"/>
      <w:lvlText w:val="%1.%2"/>
      <w:lvlJc w:val="left"/>
      <w:pPr>
        <w:tabs>
          <w:tab w:val="num" w:pos="0"/>
        </w:tabs>
        <w:ind w:left="0" w:hanging="964"/>
      </w:pPr>
    </w:lvl>
    <w:lvl w:ilvl="2">
      <w:start w:val="1"/>
      <w:numFmt w:val="decimal"/>
      <w:pStyle w:val="Heading3"/>
      <w:lvlText w:val="%1.%2.%3"/>
      <w:lvlJc w:val="left"/>
      <w:pPr>
        <w:tabs>
          <w:tab w:val="num" w:pos="0"/>
        </w:tabs>
        <w:ind w:left="0" w:hanging="964"/>
      </w:pPr>
    </w:lvl>
    <w:lvl w:ilvl="3">
      <w:start w:val="1"/>
      <w:numFmt w:val="decimal"/>
      <w:pStyle w:val="Heading4"/>
      <w:lvlText w:val="%1.%2.%3.%4"/>
      <w:lvlJc w:val="left"/>
      <w:pPr>
        <w:tabs>
          <w:tab w:val="num" w:pos="20"/>
        </w:tabs>
        <w:ind w:left="0" w:hanging="9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AD6666"/>
    <w:multiLevelType w:val="multilevel"/>
    <w:tmpl w:val="535A3180"/>
    <w:lvl w:ilvl="0">
      <w:start w:val="1"/>
      <w:numFmt w:val="bullet"/>
      <w:lvlText w:val="—"/>
      <w:lvlJc w:val="left"/>
      <w:pPr>
        <w:tabs>
          <w:tab w:val="num" w:pos="340"/>
        </w:tabs>
        <w:ind w:left="340" w:hanging="340"/>
      </w:pPr>
      <w:rPr>
        <w:rFonts w:ascii="Arial" w:hAnsi="Arial" w:cs="Arial" w:hint="default"/>
        <w:color w:val="auto"/>
        <w:sz w:val="24"/>
        <w:szCs w:val="22"/>
      </w:rPr>
    </w:lvl>
    <w:lvl w:ilvl="1">
      <w:start w:val="1"/>
      <w:numFmt w:val="bullet"/>
      <w:lvlText w:val="-"/>
      <w:lvlJc w:val="left"/>
      <w:pPr>
        <w:tabs>
          <w:tab w:val="num" w:pos="680"/>
        </w:tabs>
        <w:ind w:left="680" w:hanging="340"/>
      </w:pPr>
      <w:rPr>
        <w:rFonts w:ascii="Arial" w:hAnsi="Arial" w:hint="default"/>
      </w:rPr>
    </w:lvl>
    <w:lvl w:ilvl="2">
      <w:start w:val="1"/>
      <w:numFmt w:val="bullet"/>
      <w:lvlText w:val="—"/>
      <w:lvlJc w:val="left"/>
      <w:pPr>
        <w:tabs>
          <w:tab w:val="num" w:pos="1020"/>
        </w:tabs>
        <w:ind w:left="1020" w:hanging="340"/>
      </w:pPr>
      <w:rPr>
        <w:rFonts w:ascii="Arial" w:hAnsi="Arial"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pStyle w:val="ListBullet5"/>
      <w:lvlText w:val="—"/>
      <w:lvlJc w:val="left"/>
      <w:pPr>
        <w:tabs>
          <w:tab w:val="num" w:pos="1700"/>
        </w:tabs>
        <w:ind w:left="1700" w:hanging="340"/>
      </w:pPr>
      <w:rPr>
        <w:rFonts w:ascii="Arial" w:hAnsi="Arial" w:hint="default"/>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Symbol" w:hAnsi="Symbol" w:hint="default"/>
      </w:rPr>
    </w:lvl>
    <w:lvl w:ilvl="7">
      <w:start w:val="1"/>
      <w:numFmt w:val="bullet"/>
      <w:lvlText w:val="o"/>
      <w:lvlJc w:val="left"/>
      <w:pPr>
        <w:tabs>
          <w:tab w:val="num" w:pos="2720"/>
        </w:tabs>
        <w:ind w:left="2720" w:hanging="340"/>
      </w:pPr>
      <w:rPr>
        <w:rFonts w:ascii="Courier New" w:hAnsi="Courier New" w:hint="default"/>
      </w:rPr>
    </w:lvl>
    <w:lvl w:ilvl="8">
      <w:start w:val="1"/>
      <w:numFmt w:val="bullet"/>
      <w:lvlText w:val=""/>
      <w:lvlJc w:val="left"/>
      <w:pPr>
        <w:tabs>
          <w:tab w:val="num" w:pos="3060"/>
        </w:tabs>
        <w:ind w:left="3060" w:hanging="340"/>
      </w:pPr>
      <w:rPr>
        <w:rFonts w:ascii="Wingdings" w:hAnsi="Wingdings" w:hint="default"/>
      </w:rPr>
    </w:lvl>
  </w:abstractNum>
  <w:abstractNum w:abstractNumId="4" w15:restartNumberingAfterBreak="0">
    <w:nsid w:val="032439E9"/>
    <w:multiLevelType w:val="singleLevel"/>
    <w:tmpl w:val="292CBFA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7190880"/>
    <w:multiLevelType w:val="hybridMultilevel"/>
    <w:tmpl w:val="9CD04958"/>
    <w:lvl w:ilvl="0" w:tplc="0409000B">
      <w:start w:val="1"/>
      <w:numFmt w:val="bullet"/>
      <w:lvlText w:val=""/>
      <w:lvlJc w:val="left"/>
      <w:pPr>
        <w:tabs>
          <w:tab w:val="num" w:pos="340"/>
        </w:tabs>
        <w:ind w:left="340" w:hanging="340"/>
      </w:pPr>
      <w:rPr>
        <w:rFonts w:ascii="Wingdings" w:hAnsi="Wingdings"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55A88"/>
    <w:multiLevelType w:val="hybridMultilevel"/>
    <w:tmpl w:val="17382734"/>
    <w:lvl w:ilvl="0" w:tplc="9E349A32">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6E5BE7"/>
    <w:multiLevelType w:val="hybridMultilevel"/>
    <w:tmpl w:val="59D81220"/>
    <w:lvl w:ilvl="0" w:tplc="2922845C">
      <w:start w:val="3"/>
      <w:numFmt w:val="bullet"/>
      <w:lvlText w:val="-"/>
      <w:lvlJc w:val="left"/>
      <w:pPr>
        <w:ind w:left="700" w:hanging="360"/>
      </w:pPr>
      <w:rPr>
        <w:rFonts w:ascii="Arial" w:eastAsia="Times New Roman" w:hAnsi="Arial" w:cs="Aria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8" w15:restartNumberingAfterBreak="0">
    <w:nsid w:val="19383DBE"/>
    <w:multiLevelType w:val="hybridMultilevel"/>
    <w:tmpl w:val="5DB8C820"/>
    <w:lvl w:ilvl="0" w:tplc="5B22A814">
      <w:start w:val="1"/>
      <w:numFmt w:val="bullet"/>
      <w:pStyle w:val="ListBullet2"/>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pStyle w:val="ListBullet4"/>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 w15:restartNumberingAfterBreak="0">
    <w:nsid w:val="22A12D91"/>
    <w:multiLevelType w:val="singleLevel"/>
    <w:tmpl w:val="99468D1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2536466A"/>
    <w:multiLevelType w:val="hybridMultilevel"/>
    <w:tmpl w:val="3ACCEDE6"/>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26A82F74"/>
    <w:multiLevelType w:val="multilevel"/>
    <w:tmpl w:val="C50ABDDC"/>
    <w:lvl w:ilvl="0">
      <w:start w:val="1"/>
      <w:numFmt w:val="decimal"/>
      <w:pStyle w:val="Numberedbullet"/>
      <w:lvlText w:val="%1."/>
      <w:lvlJc w:val="left"/>
      <w:pPr>
        <w:tabs>
          <w:tab w:val="num" w:pos="644"/>
        </w:tabs>
        <w:ind w:left="644" w:hanging="360"/>
      </w:pPr>
      <w:rPr>
        <w:rFonts w:ascii="Arial" w:hAnsi="Arial" w:hint="default"/>
        <w:b/>
        <w:i w:val="0"/>
        <w:color w:val="auto"/>
        <w:sz w:val="16"/>
      </w:rPr>
    </w:lvl>
    <w:lvl w:ilvl="1">
      <w:start w:val="1"/>
      <w:numFmt w:val="lowerLetter"/>
      <w:pStyle w:val="Alphabullet"/>
      <w:lvlText w:val="%2)"/>
      <w:lvlJc w:val="left"/>
      <w:pPr>
        <w:tabs>
          <w:tab w:val="num" w:pos="1004"/>
        </w:tabs>
        <w:ind w:left="1004" w:hanging="360"/>
      </w:pPr>
      <w:rPr>
        <w:rFonts w:ascii="Arial" w:hAnsi="Arial" w:hint="default"/>
        <w:b/>
        <w:i w:val="0"/>
        <w:color w:val="auto"/>
        <w:sz w:val="16"/>
      </w:rPr>
    </w:lvl>
    <w:lvl w:ilvl="2">
      <w:start w:val="1"/>
      <w:numFmt w:val="lowerRoman"/>
      <w:lvlText w:val="%3)"/>
      <w:lvlJc w:val="left"/>
      <w:pPr>
        <w:tabs>
          <w:tab w:val="num" w:pos="1364"/>
        </w:tabs>
        <w:ind w:left="1364" w:hanging="360"/>
      </w:pPr>
      <w:rPr>
        <w:rFonts w:hint="default"/>
      </w:rPr>
    </w:lvl>
    <w:lvl w:ilvl="3">
      <w:start w:val="1"/>
      <w:numFmt w:val="decimal"/>
      <w:lvlText w:val="(%4)"/>
      <w:lvlJc w:val="left"/>
      <w:pPr>
        <w:tabs>
          <w:tab w:val="num" w:pos="1724"/>
        </w:tabs>
        <w:ind w:left="1724" w:hanging="360"/>
      </w:pPr>
      <w:rPr>
        <w:rFonts w:hint="default"/>
      </w:rPr>
    </w:lvl>
    <w:lvl w:ilvl="4">
      <w:start w:val="1"/>
      <w:numFmt w:val="lowerLetter"/>
      <w:lvlText w:val="(%5)"/>
      <w:lvlJc w:val="left"/>
      <w:pPr>
        <w:tabs>
          <w:tab w:val="num" w:pos="2084"/>
        </w:tabs>
        <w:ind w:left="2084" w:hanging="360"/>
      </w:pPr>
      <w:rPr>
        <w:rFonts w:hint="default"/>
      </w:rPr>
    </w:lvl>
    <w:lvl w:ilvl="5">
      <w:start w:val="1"/>
      <w:numFmt w:val="lowerRoman"/>
      <w:lvlText w:val="(%6)"/>
      <w:lvlJc w:val="left"/>
      <w:pPr>
        <w:tabs>
          <w:tab w:val="num" w:pos="2444"/>
        </w:tabs>
        <w:ind w:left="2444" w:hanging="360"/>
      </w:pPr>
      <w:rPr>
        <w:rFonts w:hint="default"/>
      </w:rPr>
    </w:lvl>
    <w:lvl w:ilvl="6">
      <w:start w:val="1"/>
      <w:numFmt w:val="decimal"/>
      <w:lvlText w:val="%7."/>
      <w:lvlJc w:val="left"/>
      <w:pPr>
        <w:tabs>
          <w:tab w:val="num" w:pos="2804"/>
        </w:tabs>
        <w:ind w:left="2804" w:hanging="360"/>
      </w:pPr>
      <w:rPr>
        <w:rFonts w:hint="default"/>
      </w:rPr>
    </w:lvl>
    <w:lvl w:ilvl="7">
      <w:start w:val="1"/>
      <w:numFmt w:val="lowerLetter"/>
      <w:lvlText w:val="%8."/>
      <w:lvlJc w:val="left"/>
      <w:pPr>
        <w:tabs>
          <w:tab w:val="num" w:pos="3164"/>
        </w:tabs>
        <w:ind w:left="3164" w:hanging="360"/>
      </w:pPr>
      <w:rPr>
        <w:rFonts w:hint="default"/>
      </w:rPr>
    </w:lvl>
    <w:lvl w:ilvl="8">
      <w:start w:val="1"/>
      <w:numFmt w:val="lowerRoman"/>
      <w:lvlText w:val="%9."/>
      <w:lvlJc w:val="left"/>
      <w:pPr>
        <w:tabs>
          <w:tab w:val="num" w:pos="3524"/>
        </w:tabs>
        <w:ind w:left="3524" w:hanging="360"/>
      </w:pPr>
      <w:rPr>
        <w:rFonts w:hint="default"/>
      </w:rPr>
    </w:lvl>
  </w:abstractNum>
  <w:abstractNum w:abstractNumId="12" w15:restartNumberingAfterBreak="0">
    <w:nsid w:val="286C6356"/>
    <w:multiLevelType w:val="hybridMultilevel"/>
    <w:tmpl w:val="9894DE88"/>
    <w:lvl w:ilvl="0" w:tplc="93162A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2B1ACC"/>
    <w:multiLevelType w:val="hybridMultilevel"/>
    <w:tmpl w:val="E2042D60"/>
    <w:lvl w:ilvl="0" w:tplc="17A43EE2">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F015D4"/>
    <w:multiLevelType w:val="hybridMultilevel"/>
    <w:tmpl w:val="5D6C6450"/>
    <w:name w:val="KIDS4"/>
    <w:lvl w:ilvl="0" w:tplc="4C5E141C">
      <w:start w:val="1"/>
      <w:numFmt w:val="bullet"/>
      <w:pStyle w:val="ListBullet"/>
      <w:lvlText w:val="—"/>
      <w:lvlJc w:val="left"/>
      <w:pPr>
        <w:tabs>
          <w:tab w:val="num" w:pos="340"/>
        </w:tabs>
        <w:ind w:left="340" w:hanging="340"/>
      </w:pPr>
      <w:rPr>
        <w:rFonts w:ascii="Arial" w:hAnsi="Arial" w:cs="Arial"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8F42F7"/>
    <w:multiLevelType w:val="singleLevel"/>
    <w:tmpl w:val="3CFE3C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306F514E"/>
    <w:multiLevelType w:val="multilevel"/>
    <w:tmpl w:val="1C4E2640"/>
    <w:lvl w:ilvl="0">
      <w:start w:val="1"/>
      <w:numFmt w:val="decimal"/>
      <w:pStyle w:val="List"/>
      <w:lvlText w:val="%1"/>
      <w:lvlJc w:val="left"/>
      <w:pPr>
        <w:tabs>
          <w:tab w:val="num" w:pos="567"/>
        </w:tabs>
        <w:ind w:left="567" w:hanging="567"/>
      </w:pPr>
      <w:rPr>
        <w:rFonts w:asciiTheme="minorHAnsi" w:hAnsiTheme="minorHAnsi" w:hint="default"/>
      </w:rPr>
    </w:lvl>
    <w:lvl w:ilvl="1">
      <w:start w:val="1"/>
      <w:numFmt w:val="decimal"/>
      <w:pStyle w:val="List2"/>
      <w:lvlText w:val="%1.%2"/>
      <w:lvlJc w:val="left"/>
      <w:pPr>
        <w:tabs>
          <w:tab w:val="num" w:pos="567"/>
        </w:tabs>
        <w:ind w:left="567" w:hanging="567"/>
      </w:pPr>
      <w:rPr>
        <w:rFonts w:asciiTheme="minorHAnsi" w:hAnsiTheme="minorHAnsi" w:hint="default"/>
      </w:rPr>
    </w:lvl>
    <w:lvl w:ilvl="2">
      <w:start w:val="1"/>
      <w:numFmt w:val="decimal"/>
      <w:pStyle w:val="List3"/>
      <w:lvlText w:val="%1.%2.%3"/>
      <w:lvlJc w:val="left"/>
      <w:pPr>
        <w:tabs>
          <w:tab w:val="num" w:pos="567"/>
        </w:tabs>
        <w:ind w:left="567" w:hanging="567"/>
      </w:pPr>
      <w:rPr>
        <w:rFonts w:asciiTheme="minorHAnsi" w:hAnsiTheme="minorHAnsi" w:hint="default"/>
      </w:rPr>
    </w:lvl>
    <w:lvl w:ilvl="3">
      <w:start w:val="1"/>
      <w:numFmt w:val="decimal"/>
      <w:lvlText w:val="%1.%2.%3.%4"/>
      <w:lvlJc w:val="left"/>
      <w:pPr>
        <w:tabs>
          <w:tab w:val="num" w:pos="567"/>
        </w:tabs>
        <w:ind w:left="567" w:hanging="567"/>
      </w:pPr>
      <w:rPr>
        <w:rFonts w:hint="default"/>
      </w:rPr>
    </w:lvl>
    <w:lvl w:ilvl="4">
      <w:start w:val="1"/>
      <w:numFmt w:val="bullet"/>
      <w:lvlText w:val="—"/>
      <w:lvlJc w:val="left"/>
      <w:pPr>
        <w:tabs>
          <w:tab w:val="num" w:pos="567"/>
        </w:tabs>
        <w:ind w:left="567" w:hanging="567"/>
      </w:pPr>
      <w:rPr>
        <w:rFonts w:ascii="Times New Roman" w:hAnsi="Times New Roman" w:cs="Times New Roman" w:hint="default"/>
        <w:color w:val="auto"/>
      </w:rPr>
    </w:lvl>
    <w:lvl w:ilvl="5">
      <w:start w:val="1"/>
      <w:numFmt w:val="bullet"/>
      <w:lvlText w:val="-"/>
      <w:lvlJc w:val="left"/>
      <w:pPr>
        <w:tabs>
          <w:tab w:val="num" w:pos="567"/>
        </w:tabs>
        <w:ind w:left="567" w:hanging="567"/>
      </w:pPr>
      <w:rPr>
        <w:rFonts w:ascii="Arial" w:hAnsi="Arial" w:hint="default"/>
      </w:rPr>
    </w:lvl>
    <w:lvl w:ilvl="6">
      <w:start w:val="1"/>
      <w:numFmt w:val="bullet"/>
      <w:lvlText w:val="—"/>
      <w:lvlJc w:val="left"/>
      <w:pPr>
        <w:tabs>
          <w:tab w:val="num" w:pos="567"/>
        </w:tabs>
        <w:ind w:left="567" w:hanging="567"/>
      </w:pPr>
      <w:rPr>
        <w:rFonts w:ascii="Arial" w:hAnsi="Arial" w:hint="default"/>
      </w:rPr>
    </w:lvl>
    <w:lvl w:ilvl="7">
      <w:start w:val="1"/>
      <w:numFmt w:val="bullet"/>
      <w:lvlText w:val="-"/>
      <w:lvlJc w:val="left"/>
      <w:pPr>
        <w:tabs>
          <w:tab w:val="num" w:pos="567"/>
        </w:tabs>
        <w:ind w:left="567" w:hanging="567"/>
      </w:pPr>
      <w:rPr>
        <w:rFonts w:ascii="Arial" w:hAnsi="Arial" w:hint="default"/>
      </w:rPr>
    </w:lvl>
    <w:lvl w:ilvl="8">
      <w:start w:val="1"/>
      <w:numFmt w:val="bullet"/>
      <w:lvlText w:val="—"/>
      <w:lvlJc w:val="left"/>
      <w:pPr>
        <w:tabs>
          <w:tab w:val="num" w:pos="567"/>
        </w:tabs>
        <w:ind w:left="567" w:hanging="567"/>
      </w:pPr>
      <w:rPr>
        <w:rFonts w:ascii="Arial" w:hAnsi="Arial" w:hint="default"/>
      </w:rPr>
    </w:lvl>
  </w:abstractNum>
  <w:abstractNum w:abstractNumId="17" w15:restartNumberingAfterBreak="0">
    <w:nsid w:val="35B64EC0"/>
    <w:multiLevelType w:val="hybridMultilevel"/>
    <w:tmpl w:val="D32CC752"/>
    <w:name w:val="KIDS3"/>
    <w:lvl w:ilvl="0" w:tplc="F542AB22">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43989"/>
    <w:multiLevelType w:val="singleLevel"/>
    <w:tmpl w:val="DFCE9D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3F056902"/>
    <w:multiLevelType w:val="hybridMultilevel"/>
    <w:tmpl w:val="F4DE7A70"/>
    <w:name w:val="KIDS2"/>
    <w:lvl w:ilvl="0" w:tplc="7F78B792">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1F4A0F"/>
    <w:multiLevelType w:val="hybridMultilevel"/>
    <w:tmpl w:val="6FF472B8"/>
    <w:lvl w:ilvl="0" w:tplc="70804FB0">
      <w:start w:val="4"/>
      <w:numFmt w:val="bullet"/>
      <w:lvlText w:val="-"/>
      <w:lvlJc w:val="left"/>
      <w:pPr>
        <w:ind w:left="720" w:hanging="360"/>
      </w:pPr>
      <w:rPr>
        <w:rFonts w:ascii="Georgia" w:eastAsiaTheme="minorEastAsia" w:hAnsi="Georgia"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FF723D0"/>
    <w:multiLevelType w:val="hybridMultilevel"/>
    <w:tmpl w:val="4CFA67CE"/>
    <w:name w:val="KIDS"/>
    <w:lvl w:ilvl="0" w:tplc="D988F07C">
      <w:start w:val="1"/>
      <w:numFmt w:val="bullet"/>
      <w:lvlText w:val="—"/>
      <w:lvlJc w:val="left"/>
      <w:pPr>
        <w:tabs>
          <w:tab w:val="num" w:pos="340"/>
        </w:tabs>
        <w:ind w:left="340" w:hanging="340"/>
      </w:pPr>
      <w:rPr>
        <w:rFonts w:ascii="Arial"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F0883"/>
    <w:multiLevelType w:val="hybridMultilevel"/>
    <w:tmpl w:val="83747E16"/>
    <w:lvl w:ilvl="0" w:tplc="935EEC8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0C22B0"/>
    <w:multiLevelType w:val="hybridMultilevel"/>
    <w:tmpl w:val="CC94D55E"/>
    <w:lvl w:ilvl="0" w:tplc="53B604AA">
      <w:start w:val="1"/>
      <w:numFmt w:val="bullet"/>
      <w:lvlText w:val="—"/>
      <w:lvlJc w:val="left"/>
      <w:pPr>
        <w:ind w:left="360" w:hanging="360"/>
      </w:pPr>
      <w:rPr>
        <w:rFonts w:ascii="Arial" w:hAnsi="Arial" w:cs="Aria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48027B"/>
    <w:multiLevelType w:val="hybridMultilevel"/>
    <w:tmpl w:val="2146C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8E0854"/>
    <w:multiLevelType w:val="singleLevel"/>
    <w:tmpl w:val="6490829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55030F8F"/>
    <w:multiLevelType w:val="singleLevel"/>
    <w:tmpl w:val="2BB6499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597B1993"/>
    <w:multiLevelType w:val="multilevel"/>
    <w:tmpl w:val="08B692F0"/>
    <w:lvl w:ilvl="0">
      <w:start w:val="1"/>
      <w:numFmt w:val="upperLetter"/>
      <w:pStyle w:val="AppendixHeading"/>
      <w:lvlText w:val="%1"/>
      <w:lvlJc w:val="left"/>
      <w:pPr>
        <w:tabs>
          <w:tab w:val="num" w:pos="0"/>
        </w:tabs>
        <w:ind w:left="0" w:hanging="964"/>
      </w:pPr>
    </w:lvl>
    <w:lvl w:ilvl="1">
      <w:start w:val="1"/>
      <w:numFmt w:val="decimal"/>
      <w:pStyle w:val="AppendixHeading2"/>
      <w:lvlText w:val="%1.%2"/>
      <w:lvlJc w:val="left"/>
      <w:pPr>
        <w:tabs>
          <w:tab w:val="num" w:pos="0"/>
        </w:tabs>
        <w:ind w:left="0" w:hanging="964"/>
      </w:pPr>
      <w:rPr>
        <w:i w:val="0"/>
      </w:rPr>
    </w:lvl>
    <w:lvl w:ilvl="2">
      <w:start w:val="1"/>
      <w:numFmt w:val="decimal"/>
      <w:pStyle w:val="AppendixHeading3"/>
      <w:lvlText w:val="%1.%2.%3"/>
      <w:lvlJc w:val="left"/>
      <w:pPr>
        <w:tabs>
          <w:tab w:val="num" w:pos="0"/>
        </w:tabs>
        <w:ind w:left="0" w:hanging="964"/>
      </w:pPr>
    </w:lvl>
    <w:lvl w:ilvl="3">
      <w:start w:val="1"/>
      <w:numFmt w:val="decimal"/>
      <w:pStyle w:val="AppendixHeading4"/>
      <w:lvlText w:val="%1.%2.%3.%4"/>
      <w:lvlJc w:val="left"/>
      <w:pPr>
        <w:tabs>
          <w:tab w:val="num" w:pos="0"/>
        </w:tabs>
        <w:ind w:left="0" w:hanging="964"/>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8" w15:restartNumberingAfterBreak="0">
    <w:nsid w:val="59B41AFA"/>
    <w:multiLevelType w:val="multilevel"/>
    <w:tmpl w:val="8CBA46AE"/>
    <w:lvl w:ilvl="0">
      <w:start w:val="1"/>
      <w:numFmt w:val="bullet"/>
      <w:lvlText w:val=""/>
      <w:lvlJc w:val="left"/>
      <w:pPr>
        <w:tabs>
          <w:tab w:val="num" w:pos="567"/>
        </w:tabs>
        <w:ind w:left="567" w:hanging="567"/>
      </w:pPr>
      <w:rPr>
        <w:rFonts w:ascii="Symbol" w:hAnsi="Symbol" w:hint="default"/>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Georgia" w:hAnsi="Georgia" w:hint="default"/>
        <w:b/>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decimal"/>
      <w:pStyle w:val="ListNumber9"/>
      <w:lvlText w:val="%9."/>
      <w:lvlJc w:val="left"/>
      <w:pPr>
        <w:tabs>
          <w:tab w:val="num" w:pos="5103"/>
        </w:tabs>
        <w:ind w:left="5103" w:hanging="567"/>
      </w:pPr>
      <w:rPr>
        <w:rFonts w:hint="default"/>
        <w:sz w:val="20"/>
      </w:rPr>
    </w:lvl>
  </w:abstractNum>
  <w:abstractNum w:abstractNumId="29" w15:restartNumberingAfterBreak="0">
    <w:nsid w:val="5BFF1F7C"/>
    <w:multiLevelType w:val="hybridMultilevel"/>
    <w:tmpl w:val="0576EA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A2211D"/>
    <w:multiLevelType w:val="singleLevel"/>
    <w:tmpl w:val="04090005"/>
    <w:lvl w:ilvl="0">
      <w:start w:val="1"/>
      <w:numFmt w:val="bullet"/>
      <w:lvlText w:val=""/>
      <w:lvlJc w:val="left"/>
      <w:pPr>
        <w:ind w:left="360" w:hanging="360"/>
      </w:pPr>
      <w:rPr>
        <w:rFonts w:ascii="Wingdings" w:hAnsi="Wingdings" w:hint="default"/>
        <w:color w:val="auto"/>
        <w:sz w:val="24"/>
      </w:rPr>
    </w:lvl>
  </w:abstractNum>
  <w:abstractNum w:abstractNumId="31" w15:restartNumberingAfterBreak="0">
    <w:nsid w:val="63F27DFF"/>
    <w:multiLevelType w:val="multilevel"/>
    <w:tmpl w:val="CAD851DE"/>
    <w:lvl w:ilvl="0">
      <w:start w:val="1"/>
      <w:numFmt w:val="decimal"/>
      <w:lvlText w:val="%1."/>
      <w:lvlJc w:val="left"/>
      <w:pPr>
        <w:ind w:left="624" w:hanging="284"/>
      </w:pPr>
      <w:rPr>
        <w:rFonts w:hint="default"/>
        <w:color w:val="auto"/>
        <w:sz w:val="20"/>
        <w:szCs w:val="20"/>
      </w:rPr>
    </w:lvl>
    <w:lvl w:ilvl="1">
      <w:start w:val="1"/>
      <w:numFmt w:val="bullet"/>
      <w:lvlText w:val="–"/>
      <w:lvlJc w:val="left"/>
      <w:pPr>
        <w:ind w:left="907" w:hanging="283"/>
      </w:pPr>
      <w:rPr>
        <w:rFonts w:ascii="Arial" w:hAnsi="Arial" w:hint="default"/>
        <w:color w:val="auto"/>
      </w:rPr>
    </w:lvl>
    <w:lvl w:ilvl="2">
      <w:start w:val="1"/>
      <w:numFmt w:val="bullet"/>
      <w:lvlRestart w:val="1"/>
      <w:lvlText w:val="■"/>
      <w:lvlJc w:val="left"/>
      <w:pPr>
        <w:tabs>
          <w:tab w:val="num" w:pos="1191"/>
        </w:tabs>
        <w:ind w:left="1191" w:hanging="284"/>
      </w:pPr>
      <w:rPr>
        <w:rFonts w:ascii="Arial" w:hAnsi="Arial" w:hint="default"/>
        <w:color w:val="auto"/>
      </w:rPr>
    </w:lvl>
    <w:lvl w:ilvl="3">
      <w:start w:val="1"/>
      <w:numFmt w:val="bullet"/>
      <w:lvlText w:val="–"/>
      <w:lvlJc w:val="left"/>
      <w:pPr>
        <w:ind w:left="1474" w:hanging="283"/>
      </w:pPr>
      <w:rPr>
        <w:rFonts w:ascii="Arial" w:hAnsi="Arial" w:hint="default"/>
        <w:color w:val="auto"/>
      </w:rPr>
    </w:lvl>
    <w:lvl w:ilvl="4">
      <w:start w:val="1"/>
      <w:numFmt w:val="bullet"/>
      <w:lvlText w:val="■"/>
      <w:lvlJc w:val="left"/>
      <w:pPr>
        <w:ind w:left="2041" w:hanging="281"/>
      </w:pPr>
      <w:rPr>
        <w:rFonts w:ascii="Arial" w:hAnsi="Arial" w:hint="default"/>
        <w:color w:val="auto"/>
      </w:rPr>
    </w:lvl>
    <w:lvl w:ilvl="5">
      <w:start w:val="1"/>
      <w:numFmt w:val="bullet"/>
      <w:lvlText w:val="–"/>
      <w:lvlJc w:val="left"/>
      <w:pPr>
        <w:ind w:left="2406" w:hanging="362"/>
      </w:pPr>
      <w:rPr>
        <w:rFonts w:ascii="Arial" w:hAnsi="Arial" w:hint="default"/>
        <w:color w:val="auto"/>
      </w:rPr>
    </w:lvl>
    <w:lvl w:ilvl="6">
      <w:start w:val="1"/>
      <w:numFmt w:val="bullet"/>
      <w:lvlText w:val=""/>
      <w:lvlJc w:val="left"/>
      <w:pPr>
        <w:ind w:left="2690" w:hanging="362"/>
      </w:pPr>
      <w:rPr>
        <w:rFonts w:ascii="Symbol" w:hAnsi="Symbol" w:hint="default"/>
      </w:rPr>
    </w:lvl>
    <w:lvl w:ilvl="7">
      <w:start w:val="1"/>
      <w:numFmt w:val="bullet"/>
      <w:lvlText w:val="o"/>
      <w:lvlJc w:val="left"/>
      <w:pPr>
        <w:ind w:left="2974" w:hanging="362"/>
      </w:pPr>
      <w:rPr>
        <w:rFonts w:ascii="Courier New" w:hAnsi="Courier New" w:cs="Courier New" w:hint="default"/>
      </w:rPr>
    </w:lvl>
    <w:lvl w:ilvl="8">
      <w:start w:val="1"/>
      <w:numFmt w:val="bullet"/>
      <w:lvlText w:val=""/>
      <w:lvlJc w:val="left"/>
      <w:pPr>
        <w:ind w:left="3258" w:hanging="362"/>
      </w:pPr>
      <w:rPr>
        <w:rFonts w:ascii="Wingdings" w:hAnsi="Wingdings" w:hint="default"/>
      </w:rPr>
    </w:lvl>
  </w:abstractNum>
  <w:abstractNum w:abstractNumId="32" w15:restartNumberingAfterBreak="0">
    <w:nsid w:val="672D6F49"/>
    <w:multiLevelType w:val="multilevel"/>
    <w:tmpl w:val="905697E2"/>
    <w:lvl w:ilvl="0">
      <w:start w:val="1"/>
      <w:numFmt w:val="bullet"/>
      <w:pStyle w:val="Bullet"/>
      <w:lvlText w:val="■"/>
      <w:lvlJc w:val="left"/>
      <w:pPr>
        <w:ind w:left="284" w:hanging="284"/>
      </w:pPr>
      <w:rPr>
        <w:rFonts w:ascii="Arial" w:hAnsi="Arial" w:hint="default"/>
        <w:color w:val="auto"/>
        <w:sz w:val="24"/>
      </w:rPr>
    </w:lvl>
    <w:lvl w:ilvl="1">
      <w:start w:val="1"/>
      <w:numFmt w:val="bullet"/>
      <w:lvlText w:val="–"/>
      <w:lvlJc w:val="left"/>
      <w:pPr>
        <w:ind w:left="567" w:hanging="283"/>
      </w:pPr>
      <w:rPr>
        <w:rFonts w:ascii="Arial" w:hAnsi="Arial" w:hint="default"/>
        <w:color w:val="auto"/>
      </w:rPr>
    </w:lvl>
    <w:lvl w:ilvl="2">
      <w:start w:val="1"/>
      <w:numFmt w:val="bullet"/>
      <w:lvlRestart w:val="1"/>
      <w:lvlText w:val="■"/>
      <w:lvlJc w:val="left"/>
      <w:pPr>
        <w:tabs>
          <w:tab w:val="num" w:pos="851"/>
        </w:tabs>
        <w:ind w:left="851" w:hanging="284"/>
      </w:pPr>
      <w:rPr>
        <w:rFonts w:ascii="Arial" w:hAnsi="Arial" w:hint="default"/>
        <w:color w:val="auto"/>
      </w:rPr>
    </w:lvl>
    <w:lvl w:ilvl="3">
      <w:start w:val="1"/>
      <w:numFmt w:val="bullet"/>
      <w:lvlText w:val="–"/>
      <w:lvlJc w:val="left"/>
      <w:pPr>
        <w:ind w:left="1134" w:hanging="283"/>
      </w:pPr>
      <w:rPr>
        <w:rFonts w:ascii="Arial" w:hAnsi="Arial" w:hint="default"/>
        <w:color w:val="auto"/>
      </w:rPr>
    </w:lvl>
    <w:lvl w:ilvl="4">
      <w:start w:val="1"/>
      <w:numFmt w:val="bullet"/>
      <w:lvlText w:val="■"/>
      <w:lvlJc w:val="left"/>
      <w:pPr>
        <w:ind w:left="1701" w:hanging="281"/>
      </w:pPr>
      <w:rPr>
        <w:rFonts w:ascii="Arial" w:hAnsi="Arial" w:hint="default"/>
        <w:color w:val="auto"/>
      </w:rPr>
    </w:lvl>
    <w:lvl w:ilvl="5">
      <w:start w:val="1"/>
      <w:numFmt w:val="bullet"/>
      <w:lvlText w:val="–"/>
      <w:lvlJc w:val="left"/>
      <w:pPr>
        <w:ind w:left="2066" w:hanging="362"/>
      </w:pPr>
      <w:rPr>
        <w:rFonts w:ascii="Arial" w:hAnsi="Arial" w:hint="default"/>
        <w:color w:val="auto"/>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33" w15:restartNumberingAfterBreak="0">
    <w:nsid w:val="6B7B211F"/>
    <w:multiLevelType w:val="hybridMultilevel"/>
    <w:tmpl w:val="D1CE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C66967"/>
    <w:multiLevelType w:val="multilevel"/>
    <w:tmpl w:val="2D846E78"/>
    <w:lvl w:ilvl="0">
      <w:start w:val="1"/>
      <w:numFmt w:val="decimal"/>
      <w:pStyle w:val="ListNumber"/>
      <w:lvlText w:val="%1"/>
      <w:lvlJc w:val="left"/>
      <w:pPr>
        <w:tabs>
          <w:tab w:val="num" w:pos="340"/>
        </w:tabs>
        <w:ind w:left="340" w:hanging="340"/>
      </w:pPr>
      <w:rPr>
        <w:rFonts w:asciiTheme="minorHAnsi" w:hAnsiTheme="minorHAnsi" w:hint="default"/>
        <w:sz w:val="22"/>
      </w:rPr>
    </w:lvl>
    <w:lvl w:ilvl="1">
      <w:start w:val="1"/>
      <w:numFmt w:val="lowerLetter"/>
      <w:pStyle w:val="ListNumber2"/>
      <w:lvlText w:val="%2)"/>
      <w:lvlJc w:val="left"/>
      <w:pPr>
        <w:tabs>
          <w:tab w:val="num" w:pos="680"/>
        </w:tabs>
        <w:ind w:left="680" w:hanging="340"/>
      </w:pPr>
      <w:rPr>
        <w:rFonts w:hint="default"/>
      </w:rPr>
    </w:lvl>
    <w:lvl w:ilvl="2">
      <w:start w:val="1"/>
      <w:numFmt w:val="bullet"/>
      <w:lvlText w:val="—"/>
      <w:lvlJc w:val="left"/>
      <w:pPr>
        <w:tabs>
          <w:tab w:val="num" w:pos="1020"/>
        </w:tabs>
        <w:ind w:left="1020" w:hanging="340"/>
      </w:pPr>
      <w:rPr>
        <w:rFonts w:asciiTheme="minorHAnsi" w:hAnsiTheme="minorHAnsi" w:cs="Times New Roman" w:hint="default"/>
        <w:color w:val="auto"/>
      </w:rPr>
    </w:lvl>
    <w:lvl w:ilvl="3">
      <w:start w:val="1"/>
      <w:numFmt w:val="bullet"/>
      <w:lvlText w:val="-"/>
      <w:lvlJc w:val="left"/>
      <w:pPr>
        <w:tabs>
          <w:tab w:val="num" w:pos="1360"/>
        </w:tabs>
        <w:ind w:left="1360" w:hanging="340"/>
      </w:pPr>
      <w:rPr>
        <w:rFonts w:ascii="Arial" w:hAnsi="Arial" w:hint="default"/>
      </w:rPr>
    </w:lvl>
    <w:lvl w:ilvl="4">
      <w:start w:val="1"/>
      <w:numFmt w:val="bullet"/>
      <w:lvlText w:val="—"/>
      <w:lvlJc w:val="left"/>
      <w:pPr>
        <w:tabs>
          <w:tab w:val="num" w:pos="1700"/>
        </w:tabs>
        <w:ind w:left="1700" w:hanging="340"/>
      </w:pPr>
      <w:rPr>
        <w:rFonts w:asciiTheme="minorHAnsi" w:hAnsiTheme="minorHAnsi" w:cs="Times New Roman" w:hint="default"/>
        <w:color w:val="auto"/>
      </w:rPr>
    </w:lvl>
    <w:lvl w:ilvl="5">
      <w:start w:val="1"/>
      <w:numFmt w:val="bullet"/>
      <w:lvlText w:val="-"/>
      <w:lvlJc w:val="left"/>
      <w:pPr>
        <w:tabs>
          <w:tab w:val="num" w:pos="2040"/>
        </w:tabs>
        <w:ind w:left="2040" w:hanging="340"/>
      </w:pPr>
      <w:rPr>
        <w:rFonts w:ascii="Arial" w:hAnsi="Arial" w:hint="default"/>
      </w:rPr>
    </w:lvl>
    <w:lvl w:ilvl="6">
      <w:start w:val="1"/>
      <w:numFmt w:val="bullet"/>
      <w:lvlText w:val="—"/>
      <w:lvlJc w:val="left"/>
      <w:pPr>
        <w:tabs>
          <w:tab w:val="num" w:pos="2380"/>
        </w:tabs>
        <w:ind w:left="2380" w:hanging="340"/>
      </w:pPr>
      <w:rPr>
        <w:rFonts w:ascii="Arial" w:hAnsi="Arial" w:hint="default"/>
      </w:rPr>
    </w:lvl>
    <w:lvl w:ilvl="7">
      <w:start w:val="1"/>
      <w:numFmt w:val="bullet"/>
      <w:lvlText w:val="-"/>
      <w:lvlJc w:val="left"/>
      <w:pPr>
        <w:tabs>
          <w:tab w:val="num" w:pos="2720"/>
        </w:tabs>
        <w:ind w:left="2720" w:hanging="340"/>
      </w:pPr>
      <w:rPr>
        <w:rFonts w:ascii="Arial" w:hAnsi="Arial" w:hint="default"/>
      </w:rPr>
    </w:lvl>
    <w:lvl w:ilvl="8">
      <w:start w:val="1"/>
      <w:numFmt w:val="bullet"/>
      <w:lvlText w:val="—"/>
      <w:lvlJc w:val="left"/>
      <w:pPr>
        <w:tabs>
          <w:tab w:val="num" w:pos="3060"/>
        </w:tabs>
        <w:ind w:left="3060" w:hanging="340"/>
      </w:pPr>
      <w:rPr>
        <w:rFonts w:ascii="Arial" w:hAnsi="Arial" w:hint="default"/>
      </w:rPr>
    </w:lvl>
  </w:abstractNum>
  <w:abstractNum w:abstractNumId="35" w15:restartNumberingAfterBreak="0">
    <w:nsid w:val="6C4030FF"/>
    <w:multiLevelType w:val="singleLevel"/>
    <w:tmpl w:val="BD840EE4"/>
    <w:lvl w:ilvl="0">
      <w:start w:val="1"/>
      <w:numFmt w:val="bullet"/>
      <w:lvlText w:val="-"/>
      <w:lvlJc w:val="left"/>
      <w:pPr>
        <w:tabs>
          <w:tab w:val="num" w:pos="680"/>
        </w:tabs>
        <w:ind w:left="680" w:hanging="340"/>
      </w:pPr>
      <w:rPr>
        <w:rFonts w:ascii="Times New Roman" w:hAnsi="Times New Roman" w:hint="default"/>
      </w:rPr>
    </w:lvl>
  </w:abstractNum>
  <w:abstractNum w:abstractNumId="36"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7" w15:restartNumberingAfterBreak="0">
    <w:nsid w:val="71C31726"/>
    <w:multiLevelType w:val="hybridMultilevel"/>
    <w:tmpl w:val="5F582C80"/>
    <w:lvl w:ilvl="0" w:tplc="04090001">
      <w:start w:val="1"/>
      <w:numFmt w:val="bullet"/>
      <w:lvlText w:val=""/>
      <w:lvlJc w:val="left"/>
      <w:pPr>
        <w:ind w:left="720" w:hanging="360"/>
      </w:pPr>
      <w:rPr>
        <w:rFonts w:ascii="Symbol" w:hAnsi="Symbol" w:hint="default"/>
      </w:rPr>
    </w:lvl>
    <w:lvl w:ilvl="1" w:tplc="B16AD716">
      <w:numFmt w:val="bullet"/>
      <w:lvlText w:val="-"/>
      <w:lvlJc w:val="left"/>
      <w:pPr>
        <w:ind w:left="1440" w:hanging="360"/>
      </w:pPr>
      <w:rPr>
        <w:rFonts w:ascii="Georgia" w:eastAsiaTheme="minorHAnsi" w:hAnsi="Georgia"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1C3A02"/>
    <w:multiLevelType w:val="hybridMultilevel"/>
    <w:tmpl w:val="CEAAF836"/>
    <w:lvl w:ilvl="0" w:tplc="AD9CC35A">
      <w:start w:val="1"/>
      <w:numFmt w:val="bullet"/>
      <w:lvlText w:val="-"/>
      <w:lvlJc w:val="left"/>
      <w:pPr>
        <w:tabs>
          <w:tab w:val="num" w:pos="680"/>
        </w:tabs>
        <w:ind w:left="680" w:hanging="340"/>
      </w:pPr>
      <w:rPr>
        <w:rFonts w:ascii="9999999" w:hAnsi="9999999"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9" w15:restartNumberingAfterBreak="0">
    <w:nsid w:val="755457E4"/>
    <w:multiLevelType w:val="multilevel"/>
    <w:tmpl w:val="0DDCF6B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15:restartNumberingAfterBreak="0">
    <w:nsid w:val="7AC949E4"/>
    <w:multiLevelType w:val="singleLevel"/>
    <w:tmpl w:val="9FEA72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7D3F3988"/>
    <w:multiLevelType w:val="hybridMultilevel"/>
    <w:tmpl w:val="1802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3956391">
    <w:abstractNumId w:val="3"/>
  </w:num>
  <w:num w:numId="2" w16cid:durableId="316881308">
    <w:abstractNumId w:val="35"/>
  </w:num>
  <w:num w:numId="3" w16cid:durableId="814375730">
    <w:abstractNumId w:val="34"/>
  </w:num>
  <w:num w:numId="4" w16cid:durableId="2021080210">
    <w:abstractNumId w:val="16"/>
  </w:num>
  <w:num w:numId="5" w16cid:durableId="2028285360">
    <w:abstractNumId w:val="32"/>
  </w:num>
  <w:num w:numId="6" w16cid:durableId="1668626903">
    <w:abstractNumId w:val="11"/>
  </w:num>
  <w:num w:numId="7" w16cid:durableId="2049066206">
    <w:abstractNumId w:val="36"/>
  </w:num>
  <w:num w:numId="8" w16cid:durableId="1907179125">
    <w:abstractNumId w:val="31"/>
  </w:num>
  <w:num w:numId="9" w16cid:durableId="1162627256">
    <w:abstractNumId w:val="38"/>
  </w:num>
  <w:num w:numId="10" w16cid:durableId="951941778">
    <w:abstractNumId w:val="8"/>
  </w:num>
  <w:num w:numId="11" w16cid:durableId="145243931">
    <w:abstractNumId w:val="2"/>
  </w:num>
  <w:num w:numId="12" w16cid:durableId="826551632">
    <w:abstractNumId w:val="27"/>
  </w:num>
  <w:num w:numId="13" w16cid:durableId="568344280">
    <w:abstractNumId w:val="19"/>
  </w:num>
  <w:num w:numId="14" w16cid:durableId="1121418241">
    <w:abstractNumId w:val="30"/>
  </w:num>
  <w:num w:numId="15" w16cid:durableId="1642274722">
    <w:abstractNumId w:val="12"/>
  </w:num>
  <w:num w:numId="16" w16cid:durableId="19356600">
    <w:abstractNumId w:val="1"/>
  </w:num>
  <w:num w:numId="17" w16cid:durableId="1111239210">
    <w:abstractNumId w:val="39"/>
  </w:num>
  <w:num w:numId="18" w16cid:durableId="1292516251">
    <w:abstractNumId w:val="13"/>
  </w:num>
  <w:num w:numId="19" w16cid:durableId="1836872536">
    <w:abstractNumId w:val="6"/>
  </w:num>
  <w:num w:numId="20" w16cid:durableId="690257146">
    <w:abstractNumId w:val="0"/>
  </w:num>
  <w:num w:numId="21" w16cid:durableId="1073238650">
    <w:abstractNumId w:val="2"/>
  </w:num>
  <w:num w:numId="22" w16cid:durableId="340200124">
    <w:abstractNumId w:val="2"/>
  </w:num>
  <w:num w:numId="23" w16cid:durableId="1600985208">
    <w:abstractNumId w:val="27"/>
  </w:num>
  <w:num w:numId="24" w16cid:durableId="1702516196">
    <w:abstractNumId w:val="27"/>
  </w:num>
  <w:num w:numId="25" w16cid:durableId="1890025152">
    <w:abstractNumId w:val="27"/>
  </w:num>
  <w:num w:numId="26" w16cid:durableId="1803768606">
    <w:abstractNumId w:val="27"/>
  </w:num>
  <w:num w:numId="27" w16cid:durableId="1413624895">
    <w:abstractNumId w:val="27"/>
  </w:num>
  <w:num w:numId="28" w16cid:durableId="8718904">
    <w:abstractNumId w:val="27"/>
  </w:num>
  <w:num w:numId="29" w16cid:durableId="588078043">
    <w:abstractNumId w:val="27"/>
  </w:num>
  <w:num w:numId="30" w16cid:durableId="1924877596">
    <w:abstractNumId w:val="41"/>
  </w:num>
  <w:num w:numId="31" w16cid:durableId="446701589">
    <w:abstractNumId w:val="7"/>
  </w:num>
  <w:num w:numId="32" w16cid:durableId="494228397">
    <w:abstractNumId w:val="19"/>
  </w:num>
  <w:num w:numId="33" w16cid:durableId="1328679245">
    <w:abstractNumId w:val="27"/>
  </w:num>
  <w:num w:numId="34" w16cid:durableId="187842124">
    <w:abstractNumId w:val="17"/>
  </w:num>
  <w:num w:numId="35" w16cid:durableId="1695421347">
    <w:abstractNumId w:val="14"/>
  </w:num>
  <w:num w:numId="36" w16cid:durableId="759253619">
    <w:abstractNumId w:val="27"/>
  </w:num>
  <w:num w:numId="37" w16cid:durableId="695085841">
    <w:abstractNumId w:val="27"/>
  </w:num>
  <w:num w:numId="38" w16cid:durableId="827867351">
    <w:abstractNumId w:val="27"/>
  </w:num>
  <w:num w:numId="39" w16cid:durableId="1387266111">
    <w:abstractNumId w:val="2"/>
  </w:num>
  <w:num w:numId="40" w16cid:durableId="1964775138">
    <w:abstractNumId w:val="2"/>
  </w:num>
  <w:num w:numId="41" w16cid:durableId="1509716953">
    <w:abstractNumId w:val="2"/>
  </w:num>
  <w:num w:numId="42" w16cid:durableId="1618025457">
    <w:abstractNumId w:val="20"/>
  </w:num>
  <w:num w:numId="43" w16cid:durableId="1288926520">
    <w:abstractNumId w:val="33"/>
  </w:num>
  <w:num w:numId="44" w16cid:durableId="108360219">
    <w:abstractNumId w:val="23"/>
  </w:num>
  <w:num w:numId="45" w16cid:durableId="1578831053">
    <w:abstractNumId w:val="2"/>
  </w:num>
  <w:num w:numId="46" w16cid:durableId="1255043972">
    <w:abstractNumId w:val="15"/>
  </w:num>
  <w:num w:numId="47" w16cid:durableId="385492066">
    <w:abstractNumId w:val="29"/>
  </w:num>
  <w:num w:numId="48" w16cid:durableId="1958179261">
    <w:abstractNumId w:val="5"/>
  </w:num>
  <w:num w:numId="49" w16cid:durableId="1423406149">
    <w:abstractNumId w:val="27"/>
  </w:num>
  <w:num w:numId="50" w16cid:durableId="830413841">
    <w:abstractNumId w:val="27"/>
  </w:num>
  <w:num w:numId="51" w16cid:durableId="1555852863">
    <w:abstractNumId w:val="40"/>
  </w:num>
  <w:num w:numId="52" w16cid:durableId="297027394">
    <w:abstractNumId w:val="2"/>
  </w:num>
  <w:num w:numId="53" w16cid:durableId="483745056">
    <w:abstractNumId w:val="13"/>
  </w:num>
  <w:num w:numId="54" w16cid:durableId="1232234699">
    <w:abstractNumId w:val="27"/>
  </w:num>
  <w:num w:numId="55" w16cid:durableId="1947350768">
    <w:abstractNumId w:val="24"/>
  </w:num>
  <w:num w:numId="56" w16cid:durableId="325019051">
    <w:abstractNumId w:val="27"/>
  </w:num>
  <w:num w:numId="57" w16cid:durableId="2086028548">
    <w:abstractNumId w:val="2"/>
  </w:num>
  <w:num w:numId="58" w16cid:durableId="760177898">
    <w:abstractNumId w:val="37"/>
  </w:num>
  <w:num w:numId="59" w16cid:durableId="1285308851">
    <w:abstractNumId w:val="28"/>
  </w:num>
  <w:num w:numId="60" w16cid:durableId="1151754690">
    <w:abstractNumId w:val="2"/>
  </w:num>
  <w:num w:numId="61" w16cid:durableId="853110986">
    <w:abstractNumId w:val="14"/>
  </w:num>
  <w:num w:numId="62" w16cid:durableId="1718625482">
    <w:abstractNumId w:val="25"/>
  </w:num>
  <w:num w:numId="63" w16cid:durableId="1064333691">
    <w:abstractNumId w:val="26"/>
  </w:num>
  <w:num w:numId="64" w16cid:durableId="333916777">
    <w:abstractNumId w:val="18"/>
  </w:num>
  <w:num w:numId="65" w16cid:durableId="1905875840">
    <w:abstractNumId w:val="14"/>
  </w:num>
  <w:num w:numId="66" w16cid:durableId="1754622690">
    <w:abstractNumId w:val="14"/>
  </w:num>
  <w:num w:numId="67" w16cid:durableId="129717279">
    <w:abstractNumId w:val="4"/>
  </w:num>
  <w:num w:numId="68" w16cid:durableId="2130317639">
    <w:abstractNumId w:val="9"/>
  </w:num>
  <w:num w:numId="69" w16cid:durableId="1589459484">
    <w:abstractNumId w:val="10"/>
  </w:num>
  <w:num w:numId="70" w16cid:durableId="657853392">
    <w:abstractNumId w:val="22"/>
  </w:num>
  <w:num w:numId="71" w16cid:durableId="1604604916">
    <w:abstractNumId w:val="10"/>
  </w:num>
  <w:num w:numId="72" w16cid:durableId="227345694">
    <w:abstractNumId w:val="2"/>
  </w:num>
  <w:num w:numId="73" w16cid:durableId="690834758">
    <w:abstractNumId w:val="27"/>
  </w:num>
  <w:num w:numId="74" w16cid:durableId="2055039845">
    <w:abstractNumId w:val="27"/>
  </w:num>
  <w:num w:numId="75" w16cid:durableId="666597469">
    <w:abstractNumId w:val="27"/>
  </w:num>
  <w:numIdMacAtCleanup w:val="7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PMG VN">
    <w15:presenceInfo w15:providerId="None" w15:userId="KPMG VN"/>
  </w15:person>
  <w15:person w15:author="KPMG">
    <w15:presenceInfo w15:providerId="None" w15:userId="KPM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BrandText" w:val="KPMG Vietnam"/>
    <w:docVar w:name="CoName" w:val="ABC Vietnam Co., Ltd."/>
    <w:docVar w:name="FirmName" w:val="KPMG Tax and Advisory Limited Branch"/>
    <w:docVar w:name="HdrInfoA" w:val="For the year ended DD MM YYYY"/>
    <w:docVar w:name="Heading1PageBreaks" w:val="Off"/>
    <w:docVar w:name="KISDocType" w:val="Report"/>
    <w:docVar w:name="KISFilledIn" w:val="Y"/>
    <w:docVar w:name="KISVer" w:val="5.2"/>
    <w:docVar w:name="Num3Paras" w:val="No"/>
    <w:docVar w:name="OffIndex" w:val=" 0"/>
    <w:docVar w:name="OffName" w:val="KPMG HCM (English)"/>
    <w:docVar w:name="Orientation" w:val="Portrait"/>
    <w:docVar w:name="ReportName" w:val="Local File"/>
    <w:docVar w:name="RepSubTitle" w:val="For the year ended DD MM YYYY"/>
    <w:docVar w:name="ReptStyle" w:val=" 0"/>
  </w:docVars>
  <w:rsids>
    <w:rsidRoot w:val="00017C9C"/>
    <w:rsid w:val="00000103"/>
    <w:rsid w:val="00000734"/>
    <w:rsid w:val="00000BD8"/>
    <w:rsid w:val="00001002"/>
    <w:rsid w:val="0000112C"/>
    <w:rsid w:val="00001434"/>
    <w:rsid w:val="000020EE"/>
    <w:rsid w:val="00002464"/>
    <w:rsid w:val="0000338B"/>
    <w:rsid w:val="00003827"/>
    <w:rsid w:val="00003AC2"/>
    <w:rsid w:val="00003F43"/>
    <w:rsid w:val="00004126"/>
    <w:rsid w:val="00004630"/>
    <w:rsid w:val="000048D6"/>
    <w:rsid w:val="00004CFC"/>
    <w:rsid w:val="00004F00"/>
    <w:rsid w:val="00005751"/>
    <w:rsid w:val="0000601C"/>
    <w:rsid w:val="000068C6"/>
    <w:rsid w:val="000069FA"/>
    <w:rsid w:val="00006ED9"/>
    <w:rsid w:val="0000724C"/>
    <w:rsid w:val="00007AAE"/>
    <w:rsid w:val="00007B6B"/>
    <w:rsid w:val="0001065F"/>
    <w:rsid w:val="00012BC3"/>
    <w:rsid w:val="00013095"/>
    <w:rsid w:val="000140C3"/>
    <w:rsid w:val="0001434F"/>
    <w:rsid w:val="00015AC1"/>
    <w:rsid w:val="00015E83"/>
    <w:rsid w:val="00016F19"/>
    <w:rsid w:val="00017C9C"/>
    <w:rsid w:val="00017E56"/>
    <w:rsid w:val="0002018A"/>
    <w:rsid w:val="000203A1"/>
    <w:rsid w:val="0002043D"/>
    <w:rsid w:val="0002045F"/>
    <w:rsid w:val="00021359"/>
    <w:rsid w:val="00021421"/>
    <w:rsid w:val="0002152F"/>
    <w:rsid w:val="00021783"/>
    <w:rsid w:val="00021A50"/>
    <w:rsid w:val="00021AE3"/>
    <w:rsid w:val="00023501"/>
    <w:rsid w:val="000242AA"/>
    <w:rsid w:val="0002441F"/>
    <w:rsid w:val="000248AE"/>
    <w:rsid w:val="0002491A"/>
    <w:rsid w:val="000250E0"/>
    <w:rsid w:val="000255B3"/>
    <w:rsid w:val="0002576F"/>
    <w:rsid w:val="00025779"/>
    <w:rsid w:val="000258FB"/>
    <w:rsid w:val="000264D2"/>
    <w:rsid w:val="0002686F"/>
    <w:rsid w:val="00026908"/>
    <w:rsid w:val="00027AA9"/>
    <w:rsid w:val="0003046A"/>
    <w:rsid w:val="00030714"/>
    <w:rsid w:val="00030A32"/>
    <w:rsid w:val="0003115A"/>
    <w:rsid w:val="00031484"/>
    <w:rsid w:val="00031BFF"/>
    <w:rsid w:val="00031C1C"/>
    <w:rsid w:val="00032326"/>
    <w:rsid w:val="000329F7"/>
    <w:rsid w:val="00032AE0"/>
    <w:rsid w:val="00033DAB"/>
    <w:rsid w:val="0003491E"/>
    <w:rsid w:val="000352A9"/>
    <w:rsid w:val="000353D9"/>
    <w:rsid w:val="000359F2"/>
    <w:rsid w:val="00035B7C"/>
    <w:rsid w:val="00036222"/>
    <w:rsid w:val="00037F38"/>
    <w:rsid w:val="0004009E"/>
    <w:rsid w:val="0004077E"/>
    <w:rsid w:val="000414A3"/>
    <w:rsid w:val="00041E2B"/>
    <w:rsid w:val="0004232E"/>
    <w:rsid w:val="000429DD"/>
    <w:rsid w:val="00042F50"/>
    <w:rsid w:val="00042F57"/>
    <w:rsid w:val="0004395D"/>
    <w:rsid w:val="00044585"/>
    <w:rsid w:val="00044AB7"/>
    <w:rsid w:val="00045186"/>
    <w:rsid w:val="00046167"/>
    <w:rsid w:val="00046E79"/>
    <w:rsid w:val="00047262"/>
    <w:rsid w:val="00047733"/>
    <w:rsid w:val="00047C7D"/>
    <w:rsid w:val="00050183"/>
    <w:rsid w:val="000517A3"/>
    <w:rsid w:val="00051874"/>
    <w:rsid w:val="00052B3F"/>
    <w:rsid w:val="00053422"/>
    <w:rsid w:val="00054233"/>
    <w:rsid w:val="000542A2"/>
    <w:rsid w:val="00054932"/>
    <w:rsid w:val="00054A69"/>
    <w:rsid w:val="000551CA"/>
    <w:rsid w:val="000559A8"/>
    <w:rsid w:val="00055B12"/>
    <w:rsid w:val="0005625B"/>
    <w:rsid w:val="000567D8"/>
    <w:rsid w:val="00056C64"/>
    <w:rsid w:val="00057250"/>
    <w:rsid w:val="00057932"/>
    <w:rsid w:val="00057AB7"/>
    <w:rsid w:val="00057C1D"/>
    <w:rsid w:val="0006042E"/>
    <w:rsid w:val="000604C8"/>
    <w:rsid w:val="00060992"/>
    <w:rsid w:val="00060D97"/>
    <w:rsid w:val="00061394"/>
    <w:rsid w:val="00062202"/>
    <w:rsid w:val="00062C91"/>
    <w:rsid w:val="000632D8"/>
    <w:rsid w:val="00063355"/>
    <w:rsid w:val="00063585"/>
    <w:rsid w:val="00063A6A"/>
    <w:rsid w:val="00063F3A"/>
    <w:rsid w:val="00064402"/>
    <w:rsid w:val="00064605"/>
    <w:rsid w:val="00065A33"/>
    <w:rsid w:val="00065C40"/>
    <w:rsid w:val="00065C5F"/>
    <w:rsid w:val="00065DC8"/>
    <w:rsid w:val="00066B0C"/>
    <w:rsid w:val="00066DF0"/>
    <w:rsid w:val="00066E01"/>
    <w:rsid w:val="00066F66"/>
    <w:rsid w:val="000678D7"/>
    <w:rsid w:val="00067A84"/>
    <w:rsid w:val="0007091F"/>
    <w:rsid w:val="00070C69"/>
    <w:rsid w:val="00070D68"/>
    <w:rsid w:val="0007164D"/>
    <w:rsid w:val="000717CA"/>
    <w:rsid w:val="00071BF1"/>
    <w:rsid w:val="0007242E"/>
    <w:rsid w:val="00072656"/>
    <w:rsid w:val="000728A4"/>
    <w:rsid w:val="00073375"/>
    <w:rsid w:val="000738FC"/>
    <w:rsid w:val="00073F9E"/>
    <w:rsid w:val="000746EB"/>
    <w:rsid w:val="00074B64"/>
    <w:rsid w:val="00074DAD"/>
    <w:rsid w:val="000752F2"/>
    <w:rsid w:val="00076B7E"/>
    <w:rsid w:val="00077008"/>
    <w:rsid w:val="000774BC"/>
    <w:rsid w:val="0007787F"/>
    <w:rsid w:val="000802C1"/>
    <w:rsid w:val="00080AF1"/>
    <w:rsid w:val="00081D0A"/>
    <w:rsid w:val="00081DFC"/>
    <w:rsid w:val="00082926"/>
    <w:rsid w:val="00082F88"/>
    <w:rsid w:val="00083157"/>
    <w:rsid w:val="0008349F"/>
    <w:rsid w:val="00083710"/>
    <w:rsid w:val="0008521B"/>
    <w:rsid w:val="00085665"/>
    <w:rsid w:val="00085D83"/>
    <w:rsid w:val="00086124"/>
    <w:rsid w:val="00087015"/>
    <w:rsid w:val="0008730D"/>
    <w:rsid w:val="00087479"/>
    <w:rsid w:val="0009034B"/>
    <w:rsid w:val="00090B8B"/>
    <w:rsid w:val="0009120B"/>
    <w:rsid w:val="0009161B"/>
    <w:rsid w:val="0009161C"/>
    <w:rsid w:val="00091DC2"/>
    <w:rsid w:val="00091EF5"/>
    <w:rsid w:val="00092154"/>
    <w:rsid w:val="000925F7"/>
    <w:rsid w:val="00093065"/>
    <w:rsid w:val="000938F2"/>
    <w:rsid w:val="00094E0F"/>
    <w:rsid w:val="00095B0D"/>
    <w:rsid w:val="00096284"/>
    <w:rsid w:val="00096335"/>
    <w:rsid w:val="000967E5"/>
    <w:rsid w:val="00097034"/>
    <w:rsid w:val="000972D4"/>
    <w:rsid w:val="00097323"/>
    <w:rsid w:val="00097607"/>
    <w:rsid w:val="000A125F"/>
    <w:rsid w:val="000A1E7B"/>
    <w:rsid w:val="000A2846"/>
    <w:rsid w:val="000A30D4"/>
    <w:rsid w:val="000A3DB5"/>
    <w:rsid w:val="000A40BE"/>
    <w:rsid w:val="000A4381"/>
    <w:rsid w:val="000A4697"/>
    <w:rsid w:val="000A5BB7"/>
    <w:rsid w:val="000A64FF"/>
    <w:rsid w:val="000A6DCA"/>
    <w:rsid w:val="000A7459"/>
    <w:rsid w:val="000A766B"/>
    <w:rsid w:val="000A789E"/>
    <w:rsid w:val="000B0859"/>
    <w:rsid w:val="000B09B9"/>
    <w:rsid w:val="000B1239"/>
    <w:rsid w:val="000B18D4"/>
    <w:rsid w:val="000B23DA"/>
    <w:rsid w:val="000B297C"/>
    <w:rsid w:val="000B30E3"/>
    <w:rsid w:val="000B35DA"/>
    <w:rsid w:val="000B3DEA"/>
    <w:rsid w:val="000B45E3"/>
    <w:rsid w:val="000B52FD"/>
    <w:rsid w:val="000B5825"/>
    <w:rsid w:val="000B5CF7"/>
    <w:rsid w:val="000B63DF"/>
    <w:rsid w:val="000B6E76"/>
    <w:rsid w:val="000B7409"/>
    <w:rsid w:val="000B78BA"/>
    <w:rsid w:val="000B793A"/>
    <w:rsid w:val="000C0323"/>
    <w:rsid w:val="000C0ED5"/>
    <w:rsid w:val="000C0F48"/>
    <w:rsid w:val="000C146F"/>
    <w:rsid w:val="000C1920"/>
    <w:rsid w:val="000C2015"/>
    <w:rsid w:val="000C21E4"/>
    <w:rsid w:val="000C25A5"/>
    <w:rsid w:val="000C2796"/>
    <w:rsid w:val="000C2C4C"/>
    <w:rsid w:val="000C3DE6"/>
    <w:rsid w:val="000C3F77"/>
    <w:rsid w:val="000C41E6"/>
    <w:rsid w:val="000C4840"/>
    <w:rsid w:val="000C4FC0"/>
    <w:rsid w:val="000C523E"/>
    <w:rsid w:val="000C54F6"/>
    <w:rsid w:val="000C5760"/>
    <w:rsid w:val="000C5CDF"/>
    <w:rsid w:val="000C60B1"/>
    <w:rsid w:val="000C6DE1"/>
    <w:rsid w:val="000C79A9"/>
    <w:rsid w:val="000D0822"/>
    <w:rsid w:val="000D0A06"/>
    <w:rsid w:val="000D0BAD"/>
    <w:rsid w:val="000D179D"/>
    <w:rsid w:val="000D1915"/>
    <w:rsid w:val="000D1AA0"/>
    <w:rsid w:val="000D1F60"/>
    <w:rsid w:val="000D2428"/>
    <w:rsid w:val="000D2589"/>
    <w:rsid w:val="000D3566"/>
    <w:rsid w:val="000D3E8C"/>
    <w:rsid w:val="000D4001"/>
    <w:rsid w:val="000D47BB"/>
    <w:rsid w:val="000D49E3"/>
    <w:rsid w:val="000D55E2"/>
    <w:rsid w:val="000D5CAF"/>
    <w:rsid w:val="000D6C1F"/>
    <w:rsid w:val="000D6CDC"/>
    <w:rsid w:val="000D6D3D"/>
    <w:rsid w:val="000D7730"/>
    <w:rsid w:val="000D7A0B"/>
    <w:rsid w:val="000D7B82"/>
    <w:rsid w:val="000E0776"/>
    <w:rsid w:val="000E0D2E"/>
    <w:rsid w:val="000E0F8E"/>
    <w:rsid w:val="000E1448"/>
    <w:rsid w:val="000E1469"/>
    <w:rsid w:val="000E1ABB"/>
    <w:rsid w:val="000E1D1F"/>
    <w:rsid w:val="000E1F80"/>
    <w:rsid w:val="000E204F"/>
    <w:rsid w:val="000E2B28"/>
    <w:rsid w:val="000E2C3A"/>
    <w:rsid w:val="000E3579"/>
    <w:rsid w:val="000E3A2D"/>
    <w:rsid w:val="000E3D2A"/>
    <w:rsid w:val="000E3E06"/>
    <w:rsid w:val="000E5161"/>
    <w:rsid w:val="000E52E6"/>
    <w:rsid w:val="000E604E"/>
    <w:rsid w:val="000E6C7D"/>
    <w:rsid w:val="000E7809"/>
    <w:rsid w:val="000E7E21"/>
    <w:rsid w:val="000F074C"/>
    <w:rsid w:val="000F144C"/>
    <w:rsid w:val="000F2405"/>
    <w:rsid w:val="000F2AE0"/>
    <w:rsid w:val="000F3A94"/>
    <w:rsid w:val="000F3C04"/>
    <w:rsid w:val="000F3E4C"/>
    <w:rsid w:val="000F3FEF"/>
    <w:rsid w:val="000F4A74"/>
    <w:rsid w:val="000F4F64"/>
    <w:rsid w:val="000F525F"/>
    <w:rsid w:val="000F5617"/>
    <w:rsid w:val="000F5E37"/>
    <w:rsid w:val="000F5F64"/>
    <w:rsid w:val="000F6819"/>
    <w:rsid w:val="000F7647"/>
    <w:rsid w:val="001010FF"/>
    <w:rsid w:val="00101EC0"/>
    <w:rsid w:val="0010386C"/>
    <w:rsid w:val="001039BF"/>
    <w:rsid w:val="00103EF6"/>
    <w:rsid w:val="00103F4D"/>
    <w:rsid w:val="00103FEB"/>
    <w:rsid w:val="0010417D"/>
    <w:rsid w:val="00104247"/>
    <w:rsid w:val="00104586"/>
    <w:rsid w:val="0010471B"/>
    <w:rsid w:val="00104B33"/>
    <w:rsid w:val="001050E8"/>
    <w:rsid w:val="001053F7"/>
    <w:rsid w:val="00105648"/>
    <w:rsid w:val="001056E2"/>
    <w:rsid w:val="00105CBE"/>
    <w:rsid w:val="00105F9B"/>
    <w:rsid w:val="00106201"/>
    <w:rsid w:val="00106916"/>
    <w:rsid w:val="00107B68"/>
    <w:rsid w:val="0011001A"/>
    <w:rsid w:val="001100B0"/>
    <w:rsid w:val="001100D5"/>
    <w:rsid w:val="001104A3"/>
    <w:rsid w:val="00110C2B"/>
    <w:rsid w:val="00110E93"/>
    <w:rsid w:val="0011133E"/>
    <w:rsid w:val="00111472"/>
    <w:rsid w:val="00111628"/>
    <w:rsid w:val="00111737"/>
    <w:rsid w:val="0011204D"/>
    <w:rsid w:val="00112492"/>
    <w:rsid w:val="001126FC"/>
    <w:rsid w:val="001129C7"/>
    <w:rsid w:val="00112D06"/>
    <w:rsid w:val="001134CE"/>
    <w:rsid w:val="001140AE"/>
    <w:rsid w:val="001144B7"/>
    <w:rsid w:val="00114715"/>
    <w:rsid w:val="00114FC2"/>
    <w:rsid w:val="00115170"/>
    <w:rsid w:val="001151FF"/>
    <w:rsid w:val="00115445"/>
    <w:rsid w:val="0011559A"/>
    <w:rsid w:val="001155BC"/>
    <w:rsid w:val="00115822"/>
    <w:rsid w:val="00116472"/>
    <w:rsid w:val="0011648B"/>
    <w:rsid w:val="0011680E"/>
    <w:rsid w:val="00116E09"/>
    <w:rsid w:val="0011769E"/>
    <w:rsid w:val="001177B9"/>
    <w:rsid w:val="00117929"/>
    <w:rsid w:val="00117C45"/>
    <w:rsid w:val="00120C34"/>
    <w:rsid w:val="0012156D"/>
    <w:rsid w:val="001218C8"/>
    <w:rsid w:val="001227C0"/>
    <w:rsid w:val="001228F0"/>
    <w:rsid w:val="001232E4"/>
    <w:rsid w:val="001244B6"/>
    <w:rsid w:val="0012538C"/>
    <w:rsid w:val="001261AE"/>
    <w:rsid w:val="001269B9"/>
    <w:rsid w:val="00126BD6"/>
    <w:rsid w:val="0012723D"/>
    <w:rsid w:val="0012796B"/>
    <w:rsid w:val="00127B33"/>
    <w:rsid w:val="001301D3"/>
    <w:rsid w:val="00130A76"/>
    <w:rsid w:val="00131849"/>
    <w:rsid w:val="001319AA"/>
    <w:rsid w:val="00131C14"/>
    <w:rsid w:val="00132DF9"/>
    <w:rsid w:val="00133410"/>
    <w:rsid w:val="00133605"/>
    <w:rsid w:val="001339BA"/>
    <w:rsid w:val="00133A22"/>
    <w:rsid w:val="00133FB1"/>
    <w:rsid w:val="001348C7"/>
    <w:rsid w:val="00134D3F"/>
    <w:rsid w:val="00134FB5"/>
    <w:rsid w:val="0013507C"/>
    <w:rsid w:val="0013672C"/>
    <w:rsid w:val="00136965"/>
    <w:rsid w:val="00136BA6"/>
    <w:rsid w:val="001374E0"/>
    <w:rsid w:val="00137D83"/>
    <w:rsid w:val="00140D96"/>
    <w:rsid w:val="001412A3"/>
    <w:rsid w:val="001412E7"/>
    <w:rsid w:val="00141547"/>
    <w:rsid w:val="0014165A"/>
    <w:rsid w:val="00141C5E"/>
    <w:rsid w:val="00142B85"/>
    <w:rsid w:val="0014305F"/>
    <w:rsid w:val="0014364D"/>
    <w:rsid w:val="001443C8"/>
    <w:rsid w:val="00144DCC"/>
    <w:rsid w:val="00144F6D"/>
    <w:rsid w:val="00145060"/>
    <w:rsid w:val="001450DC"/>
    <w:rsid w:val="0014568C"/>
    <w:rsid w:val="00145A61"/>
    <w:rsid w:val="00145EBB"/>
    <w:rsid w:val="00145F6D"/>
    <w:rsid w:val="0014650F"/>
    <w:rsid w:val="001466FD"/>
    <w:rsid w:val="00146A0B"/>
    <w:rsid w:val="00146E77"/>
    <w:rsid w:val="0014725B"/>
    <w:rsid w:val="001475C8"/>
    <w:rsid w:val="00147B2A"/>
    <w:rsid w:val="00147FEB"/>
    <w:rsid w:val="0015043D"/>
    <w:rsid w:val="00150A81"/>
    <w:rsid w:val="00150B09"/>
    <w:rsid w:val="00151AE1"/>
    <w:rsid w:val="00152447"/>
    <w:rsid w:val="00152DC5"/>
    <w:rsid w:val="00152F97"/>
    <w:rsid w:val="00153820"/>
    <w:rsid w:val="00154644"/>
    <w:rsid w:val="00154E23"/>
    <w:rsid w:val="00155BFB"/>
    <w:rsid w:val="0015610B"/>
    <w:rsid w:val="0015627F"/>
    <w:rsid w:val="00157363"/>
    <w:rsid w:val="00157978"/>
    <w:rsid w:val="00157F58"/>
    <w:rsid w:val="00160240"/>
    <w:rsid w:val="00160A96"/>
    <w:rsid w:val="001612D8"/>
    <w:rsid w:val="00161F55"/>
    <w:rsid w:val="00162E63"/>
    <w:rsid w:val="00162FFD"/>
    <w:rsid w:val="0016466C"/>
    <w:rsid w:val="00164E7A"/>
    <w:rsid w:val="00165969"/>
    <w:rsid w:val="0016617D"/>
    <w:rsid w:val="00166D38"/>
    <w:rsid w:val="00166DD2"/>
    <w:rsid w:val="00167FDC"/>
    <w:rsid w:val="00170522"/>
    <w:rsid w:val="00170E5B"/>
    <w:rsid w:val="00171B91"/>
    <w:rsid w:val="00171FD3"/>
    <w:rsid w:val="0017273F"/>
    <w:rsid w:val="00173A5C"/>
    <w:rsid w:val="0017419D"/>
    <w:rsid w:val="00174AC6"/>
    <w:rsid w:val="00174E93"/>
    <w:rsid w:val="00175532"/>
    <w:rsid w:val="0017567E"/>
    <w:rsid w:val="00177448"/>
    <w:rsid w:val="00177DDC"/>
    <w:rsid w:val="00177E38"/>
    <w:rsid w:val="00180240"/>
    <w:rsid w:val="001823F0"/>
    <w:rsid w:val="001826C3"/>
    <w:rsid w:val="00182A8B"/>
    <w:rsid w:val="001834C2"/>
    <w:rsid w:val="00183C59"/>
    <w:rsid w:val="00183D99"/>
    <w:rsid w:val="00183FBD"/>
    <w:rsid w:val="001856AB"/>
    <w:rsid w:val="00185974"/>
    <w:rsid w:val="00185BA7"/>
    <w:rsid w:val="00185CD6"/>
    <w:rsid w:val="00185F02"/>
    <w:rsid w:val="001867ED"/>
    <w:rsid w:val="0018791D"/>
    <w:rsid w:val="00187AB0"/>
    <w:rsid w:val="00187EA1"/>
    <w:rsid w:val="00190209"/>
    <w:rsid w:val="0019036C"/>
    <w:rsid w:val="001905D4"/>
    <w:rsid w:val="001907FB"/>
    <w:rsid w:val="00190CA5"/>
    <w:rsid w:val="00190EA2"/>
    <w:rsid w:val="00191153"/>
    <w:rsid w:val="00191207"/>
    <w:rsid w:val="00191EC7"/>
    <w:rsid w:val="00191EF4"/>
    <w:rsid w:val="00191FEA"/>
    <w:rsid w:val="0019276B"/>
    <w:rsid w:val="00192776"/>
    <w:rsid w:val="00192A1F"/>
    <w:rsid w:val="00192FA5"/>
    <w:rsid w:val="0019384C"/>
    <w:rsid w:val="00194F0B"/>
    <w:rsid w:val="00195453"/>
    <w:rsid w:val="0019596B"/>
    <w:rsid w:val="0019640D"/>
    <w:rsid w:val="0019643E"/>
    <w:rsid w:val="0019657E"/>
    <w:rsid w:val="00196B31"/>
    <w:rsid w:val="00196E6E"/>
    <w:rsid w:val="00196E75"/>
    <w:rsid w:val="00197115"/>
    <w:rsid w:val="001A0722"/>
    <w:rsid w:val="001A0B1A"/>
    <w:rsid w:val="001A0EF7"/>
    <w:rsid w:val="001A11C7"/>
    <w:rsid w:val="001A16DE"/>
    <w:rsid w:val="001A30B8"/>
    <w:rsid w:val="001A438E"/>
    <w:rsid w:val="001A4AA9"/>
    <w:rsid w:val="001A5A37"/>
    <w:rsid w:val="001A5BE5"/>
    <w:rsid w:val="001A5D19"/>
    <w:rsid w:val="001A6007"/>
    <w:rsid w:val="001A651F"/>
    <w:rsid w:val="001A6608"/>
    <w:rsid w:val="001A6D3B"/>
    <w:rsid w:val="001A6E6D"/>
    <w:rsid w:val="001A6EFC"/>
    <w:rsid w:val="001A6F11"/>
    <w:rsid w:val="001A7859"/>
    <w:rsid w:val="001B018D"/>
    <w:rsid w:val="001B064D"/>
    <w:rsid w:val="001B086F"/>
    <w:rsid w:val="001B091F"/>
    <w:rsid w:val="001B096B"/>
    <w:rsid w:val="001B112B"/>
    <w:rsid w:val="001B1B29"/>
    <w:rsid w:val="001B1B46"/>
    <w:rsid w:val="001B289B"/>
    <w:rsid w:val="001B41BD"/>
    <w:rsid w:val="001B41F3"/>
    <w:rsid w:val="001B4AB3"/>
    <w:rsid w:val="001B4BED"/>
    <w:rsid w:val="001B4C28"/>
    <w:rsid w:val="001B5361"/>
    <w:rsid w:val="001B5376"/>
    <w:rsid w:val="001B581E"/>
    <w:rsid w:val="001B604B"/>
    <w:rsid w:val="001B6B1C"/>
    <w:rsid w:val="001B6E73"/>
    <w:rsid w:val="001C0B31"/>
    <w:rsid w:val="001C1297"/>
    <w:rsid w:val="001C32A3"/>
    <w:rsid w:val="001C33FB"/>
    <w:rsid w:val="001C37D7"/>
    <w:rsid w:val="001C49E5"/>
    <w:rsid w:val="001C5526"/>
    <w:rsid w:val="001C627E"/>
    <w:rsid w:val="001C6493"/>
    <w:rsid w:val="001C71D0"/>
    <w:rsid w:val="001C7276"/>
    <w:rsid w:val="001C7611"/>
    <w:rsid w:val="001C7639"/>
    <w:rsid w:val="001C76A6"/>
    <w:rsid w:val="001C7836"/>
    <w:rsid w:val="001D14CE"/>
    <w:rsid w:val="001D15B5"/>
    <w:rsid w:val="001D2BB5"/>
    <w:rsid w:val="001D2BEA"/>
    <w:rsid w:val="001D2F94"/>
    <w:rsid w:val="001D37F7"/>
    <w:rsid w:val="001D45E7"/>
    <w:rsid w:val="001D49E4"/>
    <w:rsid w:val="001D4B4B"/>
    <w:rsid w:val="001D4B79"/>
    <w:rsid w:val="001D4B89"/>
    <w:rsid w:val="001D4C3D"/>
    <w:rsid w:val="001D4E9B"/>
    <w:rsid w:val="001D598A"/>
    <w:rsid w:val="001D5DF7"/>
    <w:rsid w:val="001D5EC2"/>
    <w:rsid w:val="001D5F34"/>
    <w:rsid w:val="001D5F90"/>
    <w:rsid w:val="001D653B"/>
    <w:rsid w:val="001D6B0E"/>
    <w:rsid w:val="001D6BA0"/>
    <w:rsid w:val="001D73F2"/>
    <w:rsid w:val="001D7876"/>
    <w:rsid w:val="001D790D"/>
    <w:rsid w:val="001D7F74"/>
    <w:rsid w:val="001E0854"/>
    <w:rsid w:val="001E0F00"/>
    <w:rsid w:val="001E1CA1"/>
    <w:rsid w:val="001E1EB0"/>
    <w:rsid w:val="001E2556"/>
    <w:rsid w:val="001E32D7"/>
    <w:rsid w:val="001E36C7"/>
    <w:rsid w:val="001E39DD"/>
    <w:rsid w:val="001E3A6A"/>
    <w:rsid w:val="001E4274"/>
    <w:rsid w:val="001E53EF"/>
    <w:rsid w:val="001E55C5"/>
    <w:rsid w:val="001E5EF0"/>
    <w:rsid w:val="001E7242"/>
    <w:rsid w:val="001E72A3"/>
    <w:rsid w:val="001E74A6"/>
    <w:rsid w:val="001E795F"/>
    <w:rsid w:val="001F0BB7"/>
    <w:rsid w:val="001F0EBE"/>
    <w:rsid w:val="001F2118"/>
    <w:rsid w:val="001F215E"/>
    <w:rsid w:val="001F2492"/>
    <w:rsid w:val="001F2F23"/>
    <w:rsid w:val="001F33AA"/>
    <w:rsid w:val="001F3DD9"/>
    <w:rsid w:val="001F3E83"/>
    <w:rsid w:val="001F4859"/>
    <w:rsid w:val="001F5448"/>
    <w:rsid w:val="001F562A"/>
    <w:rsid w:val="001F7732"/>
    <w:rsid w:val="0020002B"/>
    <w:rsid w:val="002002C0"/>
    <w:rsid w:val="00200CC7"/>
    <w:rsid w:val="00201019"/>
    <w:rsid w:val="0020102B"/>
    <w:rsid w:val="0020177F"/>
    <w:rsid w:val="00201FD0"/>
    <w:rsid w:val="0020276A"/>
    <w:rsid w:val="0020309F"/>
    <w:rsid w:val="00203B11"/>
    <w:rsid w:val="002059CF"/>
    <w:rsid w:val="00205A8E"/>
    <w:rsid w:val="00205E72"/>
    <w:rsid w:val="002069A2"/>
    <w:rsid w:val="00206FAD"/>
    <w:rsid w:val="00207063"/>
    <w:rsid w:val="00207578"/>
    <w:rsid w:val="00207768"/>
    <w:rsid w:val="00207D43"/>
    <w:rsid w:val="002103F6"/>
    <w:rsid w:val="002104C9"/>
    <w:rsid w:val="00210718"/>
    <w:rsid w:val="00210B4C"/>
    <w:rsid w:val="00211458"/>
    <w:rsid w:val="00211553"/>
    <w:rsid w:val="00211B96"/>
    <w:rsid w:val="002123EE"/>
    <w:rsid w:val="00213456"/>
    <w:rsid w:val="00213D8D"/>
    <w:rsid w:val="002147AB"/>
    <w:rsid w:val="00214B3E"/>
    <w:rsid w:val="00214E87"/>
    <w:rsid w:val="0021503A"/>
    <w:rsid w:val="00215162"/>
    <w:rsid w:val="002151BB"/>
    <w:rsid w:val="002160FA"/>
    <w:rsid w:val="002167C6"/>
    <w:rsid w:val="00216D70"/>
    <w:rsid w:val="0021705E"/>
    <w:rsid w:val="00217131"/>
    <w:rsid w:val="00217FB0"/>
    <w:rsid w:val="00220B74"/>
    <w:rsid w:val="00220E2B"/>
    <w:rsid w:val="002210F1"/>
    <w:rsid w:val="0022187A"/>
    <w:rsid w:val="00221D76"/>
    <w:rsid w:val="00221DA6"/>
    <w:rsid w:val="0022301B"/>
    <w:rsid w:val="00223892"/>
    <w:rsid w:val="00224206"/>
    <w:rsid w:val="002245DB"/>
    <w:rsid w:val="002246BC"/>
    <w:rsid w:val="00224C6B"/>
    <w:rsid w:val="002250B1"/>
    <w:rsid w:val="00225BF6"/>
    <w:rsid w:val="0022684C"/>
    <w:rsid w:val="0022699F"/>
    <w:rsid w:val="00226B26"/>
    <w:rsid w:val="002270A4"/>
    <w:rsid w:val="0022722F"/>
    <w:rsid w:val="00227475"/>
    <w:rsid w:val="002275E6"/>
    <w:rsid w:val="00227A36"/>
    <w:rsid w:val="00227B0B"/>
    <w:rsid w:val="00227E29"/>
    <w:rsid w:val="00230100"/>
    <w:rsid w:val="00230939"/>
    <w:rsid w:val="002309ED"/>
    <w:rsid w:val="00230B86"/>
    <w:rsid w:val="0023184C"/>
    <w:rsid w:val="0023193E"/>
    <w:rsid w:val="00231BF8"/>
    <w:rsid w:val="00231C62"/>
    <w:rsid w:val="002321E6"/>
    <w:rsid w:val="00232956"/>
    <w:rsid w:val="00232E8F"/>
    <w:rsid w:val="00233CA7"/>
    <w:rsid w:val="00233D29"/>
    <w:rsid w:val="00234673"/>
    <w:rsid w:val="00234835"/>
    <w:rsid w:val="00234B41"/>
    <w:rsid w:val="00235051"/>
    <w:rsid w:val="00236781"/>
    <w:rsid w:val="002367E4"/>
    <w:rsid w:val="00236D61"/>
    <w:rsid w:val="00237629"/>
    <w:rsid w:val="00240C8E"/>
    <w:rsid w:val="0024129F"/>
    <w:rsid w:val="00241C77"/>
    <w:rsid w:val="00241E6E"/>
    <w:rsid w:val="00241FB2"/>
    <w:rsid w:val="002425ED"/>
    <w:rsid w:val="00242AE4"/>
    <w:rsid w:val="00242E3A"/>
    <w:rsid w:val="0024356E"/>
    <w:rsid w:val="002436DA"/>
    <w:rsid w:val="00244308"/>
    <w:rsid w:val="002444FC"/>
    <w:rsid w:val="00244955"/>
    <w:rsid w:val="00244B83"/>
    <w:rsid w:val="00244D11"/>
    <w:rsid w:val="00245284"/>
    <w:rsid w:val="0024530A"/>
    <w:rsid w:val="002459CF"/>
    <w:rsid w:val="00245E7D"/>
    <w:rsid w:val="00245E9E"/>
    <w:rsid w:val="00246E43"/>
    <w:rsid w:val="00246EFF"/>
    <w:rsid w:val="00247757"/>
    <w:rsid w:val="00247AFD"/>
    <w:rsid w:val="00247C44"/>
    <w:rsid w:val="00250282"/>
    <w:rsid w:val="00250441"/>
    <w:rsid w:val="00250A27"/>
    <w:rsid w:val="00250CD7"/>
    <w:rsid w:val="00251035"/>
    <w:rsid w:val="00251210"/>
    <w:rsid w:val="00251370"/>
    <w:rsid w:val="00251582"/>
    <w:rsid w:val="00251E2F"/>
    <w:rsid w:val="00251E58"/>
    <w:rsid w:val="00251FA1"/>
    <w:rsid w:val="00252023"/>
    <w:rsid w:val="0025215A"/>
    <w:rsid w:val="00253375"/>
    <w:rsid w:val="00253D6F"/>
    <w:rsid w:val="00254F9C"/>
    <w:rsid w:val="00255C8A"/>
    <w:rsid w:val="002563C8"/>
    <w:rsid w:val="00256715"/>
    <w:rsid w:val="00256A65"/>
    <w:rsid w:val="00256CEB"/>
    <w:rsid w:val="002574AE"/>
    <w:rsid w:val="00257A55"/>
    <w:rsid w:val="00257F52"/>
    <w:rsid w:val="00257FA9"/>
    <w:rsid w:val="002614C9"/>
    <w:rsid w:val="002616BE"/>
    <w:rsid w:val="00261C91"/>
    <w:rsid w:val="00261DC1"/>
    <w:rsid w:val="00262007"/>
    <w:rsid w:val="002623BA"/>
    <w:rsid w:val="00263109"/>
    <w:rsid w:val="00263302"/>
    <w:rsid w:val="002635E9"/>
    <w:rsid w:val="00263774"/>
    <w:rsid w:val="00263BC2"/>
    <w:rsid w:val="0026477B"/>
    <w:rsid w:val="00264F99"/>
    <w:rsid w:val="00265A5B"/>
    <w:rsid w:val="00265A97"/>
    <w:rsid w:val="00265C8E"/>
    <w:rsid w:val="00265D94"/>
    <w:rsid w:val="00266921"/>
    <w:rsid w:val="002672AA"/>
    <w:rsid w:val="002672FB"/>
    <w:rsid w:val="00267445"/>
    <w:rsid w:val="002705DA"/>
    <w:rsid w:val="00270865"/>
    <w:rsid w:val="00271098"/>
    <w:rsid w:val="00271134"/>
    <w:rsid w:val="00271391"/>
    <w:rsid w:val="0027166F"/>
    <w:rsid w:val="002717C9"/>
    <w:rsid w:val="002725BE"/>
    <w:rsid w:val="00272C36"/>
    <w:rsid w:val="00272D5D"/>
    <w:rsid w:val="00272E80"/>
    <w:rsid w:val="002730F4"/>
    <w:rsid w:val="002730FE"/>
    <w:rsid w:val="00273856"/>
    <w:rsid w:val="00273B33"/>
    <w:rsid w:val="00274737"/>
    <w:rsid w:val="002748AA"/>
    <w:rsid w:val="00274D6E"/>
    <w:rsid w:val="0027509C"/>
    <w:rsid w:val="0027546D"/>
    <w:rsid w:val="00275530"/>
    <w:rsid w:val="00275C2C"/>
    <w:rsid w:val="00275D83"/>
    <w:rsid w:val="00276ACC"/>
    <w:rsid w:val="002775CB"/>
    <w:rsid w:val="00277678"/>
    <w:rsid w:val="00277E7E"/>
    <w:rsid w:val="00280035"/>
    <w:rsid w:val="002806C6"/>
    <w:rsid w:val="00280A46"/>
    <w:rsid w:val="00281110"/>
    <w:rsid w:val="0028112E"/>
    <w:rsid w:val="002813ED"/>
    <w:rsid w:val="00281A3C"/>
    <w:rsid w:val="0028200D"/>
    <w:rsid w:val="00282258"/>
    <w:rsid w:val="002826DE"/>
    <w:rsid w:val="0028303B"/>
    <w:rsid w:val="00283233"/>
    <w:rsid w:val="002845F0"/>
    <w:rsid w:val="0028470F"/>
    <w:rsid w:val="00284BA1"/>
    <w:rsid w:val="00284D00"/>
    <w:rsid w:val="00284FE0"/>
    <w:rsid w:val="00285041"/>
    <w:rsid w:val="00285950"/>
    <w:rsid w:val="00285AC5"/>
    <w:rsid w:val="00285DA8"/>
    <w:rsid w:val="002863F5"/>
    <w:rsid w:val="0028666D"/>
    <w:rsid w:val="002867CB"/>
    <w:rsid w:val="00286B24"/>
    <w:rsid w:val="00286C3A"/>
    <w:rsid w:val="00287826"/>
    <w:rsid w:val="00287853"/>
    <w:rsid w:val="002878ED"/>
    <w:rsid w:val="002900FB"/>
    <w:rsid w:val="00292663"/>
    <w:rsid w:val="00293AAE"/>
    <w:rsid w:val="00294730"/>
    <w:rsid w:val="002952BD"/>
    <w:rsid w:val="00295873"/>
    <w:rsid w:val="0029598F"/>
    <w:rsid w:val="00295992"/>
    <w:rsid w:val="00295B13"/>
    <w:rsid w:val="00296091"/>
    <w:rsid w:val="0029692D"/>
    <w:rsid w:val="002969FF"/>
    <w:rsid w:val="00296B55"/>
    <w:rsid w:val="00296FD9"/>
    <w:rsid w:val="00297106"/>
    <w:rsid w:val="002A02BE"/>
    <w:rsid w:val="002A0411"/>
    <w:rsid w:val="002A0AC4"/>
    <w:rsid w:val="002A0C6F"/>
    <w:rsid w:val="002A1AA1"/>
    <w:rsid w:val="002A1D44"/>
    <w:rsid w:val="002A1DC2"/>
    <w:rsid w:val="002A29D6"/>
    <w:rsid w:val="002A2C6E"/>
    <w:rsid w:val="002A304C"/>
    <w:rsid w:val="002A468C"/>
    <w:rsid w:val="002A485B"/>
    <w:rsid w:val="002A4D08"/>
    <w:rsid w:val="002A6236"/>
    <w:rsid w:val="002A6570"/>
    <w:rsid w:val="002A67B5"/>
    <w:rsid w:val="002A69D4"/>
    <w:rsid w:val="002A6BAC"/>
    <w:rsid w:val="002A7069"/>
    <w:rsid w:val="002A7DCC"/>
    <w:rsid w:val="002A7E2F"/>
    <w:rsid w:val="002B07AD"/>
    <w:rsid w:val="002B0FDF"/>
    <w:rsid w:val="002B1606"/>
    <w:rsid w:val="002B2DA1"/>
    <w:rsid w:val="002B30CA"/>
    <w:rsid w:val="002B30CF"/>
    <w:rsid w:val="002B386F"/>
    <w:rsid w:val="002B3A6C"/>
    <w:rsid w:val="002B3C51"/>
    <w:rsid w:val="002B435D"/>
    <w:rsid w:val="002B5693"/>
    <w:rsid w:val="002B5B4D"/>
    <w:rsid w:val="002B65BA"/>
    <w:rsid w:val="002B70D3"/>
    <w:rsid w:val="002B7527"/>
    <w:rsid w:val="002B768A"/>
    <w:rsid w:val="002B7C5E"/>
    <w:rsid w:val="002B7CF0"/>
    <w:rsid w:val="002C037D"/>
    <w:rsid w:val="002C061F"/>
    <w:rsid w:val="002C06F5"/>
    <w:rsid w:val="002C07D3"/>
    <w:rsid w:val="002C121F"/>
    <w:rsid w:val="002C12C4"/>
    <w:rsid w:val="002C12C6"/>
    <w:rsid w:val="002C181F"/>
    <w:rsid w:val="002C1DCF"/>
    <w:rsid w:val="002C220D"/>
    <w:rsid w:val="002C2A18"/>
    <w:rsid w:val="002C2A41"/>
    <w:rsid w:val="002C2F03"/>
    <w:rsid w:val="002C2F6D"/>
    <w:rsid w:val="002C30C4"/>
    <w:rsid w:val="002C366C"/>
    <w:rsid w:val="002C3692"/>
    <w:rsid w:val="002C4599"/>
    <w:rsid w:val="002C4F66"/>
    <w:rsid w:val="002C511C"/>
    <w:rsid w:val="002C60B5"/>
    <w:rsid w:val="002C60D6"/>
    <w:rsid w:val="002C6CF7"/>
    <w:rsid w:val="002C7309"/>
    <w:rsid w:val="002C7806"/>
    <w:rsid w:val="002C7ECD"/>
    <w:rsid w:val="002C7FC0"/>
    <w:rsid w:val="002D0505"/>
    <w:rsid w:val="002D098C"/>
    <w:rsid w:val="002D1357"/>
    <w:rsid w:val="002D14B8"/>
    <w:rsid w:val="002D1752"/>
    <w:rsid w:val="002D1A71"/>
    <w:rsid w:val="002D24CE"/>
    <w:rsid w:val="002D303A"/>
    <w:rsid w:val="002D467A"/>
    <w:rsid w:val="002D52BF"/>
    <w:rsid w:val="002D5A0B"/>
    <w:rsid w:val="002D61C5"/>
    <w:rsid w:val="002D6603"/>
    <w:rsid w:val="002D6788"/>
    <w:rsid w:val="002D717C"/>
    <w:rsid w:val="002D7223"/>
    <w:rsid w:val="002E0312"/>
    <w:rsid w:val="002E0532"/>
    <w:rsid w:val="002E05A3"/>
    <w:rsid w:val="002E06B6"/>
    <w:rsid w:val="002E0772"/>
    <w:rsid w:val="002E0D7C"/>
    <w:rsid w:val="002E185F"/>
    <w:rsid w:val="002E1A73"/>
    <w:rsid w:val="002E1B1F"/>
    <w:rsid w:val="002E2897"/>
    <w:rsid w:val="002E2AED"/>
    <w:rsid w:val="002E30AC"/>
    <w:rsid w:val="002E318E"/>
    <w:rsid w:val="002E3449"/>
    <w:rsid w:val="002E3743"/>
    <w:rsid w:val="002E3764"/>
    <w:rsid w:val="002E38FE"/>
    <w:rsid w:val="002E3E51"/>
    <w:rsid w:val="002E5104"/>
    <w:rsid w:val="002E510B"/>
    <w:rsid w:val="002E5180"/>
    <w:rsid w:val="002E52B7"/>
    <w:rsid w:val="002E61D7"/>
    <w:rsid w:val="002E655F"/>
    <w:rsid w:val="002E6B43"/>
    <w:rsid w:val="002E7BA3"/>
    <w:rsid w:val="002F062A"/>
    <w:rsid w:val="002F0F19"/>
    <w:rsid w:val="002F2371"/>
    <w:rsid w:val="002F2568"/>
    <w:rsid w:val="002F280C"/>
    <w:rsid w:val="002F29AF"/>
    <w:rsid w:val="002F335C"/>
    <w:rsid w:val="002F3A2A"/>
    <w:rsid w:val="002F3D36"/>
    <w:rsid w:val="002F524A"/>
    <w:rsid w:val="002F7937"/>
    <w:rsid w:val="00300304"/>
    <w:rsid w:val="00301036"/>
    <w:rsid w:val="00301352"/>
    <w:rsid w:val="00301960"/>
    <w:rsid w:val="003019E8"/>
    <w:rsid w:val="00301A43"/>
    <w:rsid w:val="00301E12"/>
    <w:rsid w:val="00302711"/>
    <w:rsid w:val="00302B32"/>
    <w:rsid w:val="00304426"/>
    <w:rsid w:val="00304B3F"/>
    <w:rsid w:val="003057CE"/>
    <w:rsid w:val="00305A73"/>
    <w:rsid w:val="00306260"/>
    <w:rsid w:val="003066F7"/>
    <w:rsid w:val="003069B9"/>
    <w:rsid w:val="00307376"/>
    <w:rsid w:val="003074C6"/>
    <w:rsid w:val="00307DB4"/>
    <w:rsid w:val="00307DF2"/>
    <w:rsid w:val="00310486"/>
    <w:rsid w:val="00310BF9"/>
    <w:rsid w:val="003112DA"/>
    <w:rsid w:val="00311877"/>
    <w:rsid w:val="00311B15"/>
    <w:rsid w:val="00312618"/>
    <w:rsid w:val="00313C1A"/>
    <w:rsid w:val="003143B1"/>
    <w:rsid w:val="003146C3"/>
    <w:rsid w:val="00314D41"/>
    <w:rsid w:val="00315A17"/>
    <w:rsid w:val="003163C6"/>
    <w:rsid w:val="00316618"/>
    <w:rsid w:val="00316708"/>
    <w:rsid w:val="00316A4B"/>
    <w:rsid w:val="00316C22"/>
    <w:rsid w:val="00317221"/>
    <w:rsid w:val="00317431"/>
    <w:rsid w:val="003179CF"/>
    <w:rsid w:val="00317B41"/>
    <w:rsid w:val="00317D2D"/>
    <w:rsid w:val="00317DC9"/>
    <w:rsid w:val="00320365"/>
    <w:rsid w:val="003205F1"/>
    <w:rsid w:val="003209FC"/>
    <w:rsid w:val="00320B71"/>
    <w:rsid w:val="00320B84"/>
    <w:rsid w:val="00320BC3"/>
    <w:rsid w:val="00320D66"/>
    <w:rsid w:val="003211AE"/>
    <w:rsid w:val="00321882"/>
    <w:rsid w:val="00321ECC"/>
    <w:rsid w:val="00322012"/>
    <w:rsid w:val="00322866"/>
    <w:rsid w:val="00322D37"/>
    <w:rsid w:val="00323224"/>
    <w:rsid w:val="00323685"/>
    <w:rsid w:val="00323DD1"/>
    <w:rsid w:val="003249C1"/>
    <w:rsid w:val="00325990"/>
    <w:rsid w:val="0032711D"/>
    <w:rsid w:val="003274B5"/>
    <w:rsid w:val="00327716"/>
    <w:rsid w:val="003279B5"/>
    <w:rsid w:val="00330C9C"/>
    <w:rsid w:val="00331642"/>
    <w:rsid w:val="00333441"/>
    <w:rsid w:val="003334C1"/>
    <w:rsid w:val="00333A57"/>
    <w:rsid w:val="00333B1E"/>
    <w:rsid w:val="0033452D"/>
    <w:rsid w:val="00335418"/>
    <w:rsid w:val="003362AD"/>
    <w:rsid w:val="003364B2"/>
    <w:rsid w:val="00336533"/>
    <w:rsid w:val="0033654F"/>
    <w:rsid w:val="00336EA3"/>
    <w:rsid w:val="00336FD3"/>
    <w:rsid w:val="00337058"/>
    <w:rsid w:val="003402BB"/>
    <w:rsid w:val="00340BD0"/>
    <w:rsid w:val="00340DDC"/>
    <w:rsid w:val="0034116E"/>
    <w:rsid w:val="00341DA2"/>
    <w:rsid w:val="00341F5B"/>
    <w:rsid w:val="00342122"/>
    <w:rsid w:val="00342776"/>
    <w:rsid w:val="00342786"/>
    <w:rsid w:val="00343591"/>
    <w:rsid w:val="00343B29"/>
    <w:rsid w:val="003445E9"/>
    <w:rsid w:val="0034464D"/>
    <w:rsid w:val="0034541B"/>
    <w:rsid w:val="00345512"/>
    <w:rsid w:val="0034593C"/>
    <w:rsid w:val="00345D1D"/>
    <w:rsid w:val="003460F8"/>
    <w:rsid w:val="00346558"/>
    <w:rsid w:val="003466FC"/>
    <w:rsid w:val="00346858"/>
    <w:rsid w:val="00347356"/>
    <w:rsid w:val="003473B6"/>
    <w:rsid w:val="00347622"/>
    <w:rsid w:val="00350A69"/>
    <w:rsid w:val="003512DD"/>
    <w:rsid w:val="0035184C"/>
    <w:rsid w:val="00351BA0"/>
    <w:rsid w:val="00351EEA"/>
    <w:rsid w:val="003525FC"/>
    <w:rsid w:val="00352893"/>
    <w:rsid w:val="0035350A"/>
    <w:rsid w:val="003542EC"/>
    <w:rsid w:val="0035533C"/>
    <w:rsid w:val="0035550B"/>
    <w:rsid w:val="0035569F"/>
    <w:rsid w:val="003561F0"/>
    <w:rsid w:val="00356710"/>
    <w:rsid w:val="00356ADC"/>
    <w:rsid w:val="00356EE1"/>
    <w:rsid w:val="003572AD"/>
    <w:rsid w:val="0035761F"/>
    <w:rsid w:val="00357A47"/>
    <w:rsid w:val="00357DDD"/>
    <w:rsid w:val="003600FC"/>
    <w:rsid w:val="003606AD"/>
    <w:rsid w:val="00360869"/>
    <w:rsid w:val="00360B02"/>
    <w:rsid w:val="00360BAE"/>
    <w:rsid w:val="00361083"/>
    <w:rsid w:val="00361879"/>
    <w:rsid w:val="003618BB"/>
    <w:rsid w:val="00362E12"/>
    <w:rsid w:val="0036333C"/>
    <w:rsid w:val="003636DB"/>
    <w:rsid w:val="00364382"/>
    <w:rsid w:val="003649C9"/>
    <w:rsid w:val="00365722"/>
    <w:rsid w:val="00365ED6"/>
    <w:rsid w:val="00365F7C"/>
    <w:rsid w:val="00366229"/>
    <w:rsid w:val="00366743"/>
    <w:rsid w:val="00366DAC"/>
    <w:rsid w:val="003672CA"/>
    <w:rsid w:val="003674C3"/>
    <w:rsid w:val="00367783"/>
    <w:rsid w:val="00367BD8"/>
    <w:rsid w:val="00367D02"/>
    <w:rsid w:val="00370584"/>
    <w:rsid w:val="00370719"/>
    <w:rsid w:val="00370828"/>
    <w:rsid w:val="00370D90"/>
    <w:rsid w:val="00370E1B"/>
    <w:rsid w:val="0037171C"/>
    <w:rsid w:val="00371995"/>
    <w:rsid w:val="0037225E"/>
    <w:rsid w:val="00372A66"/>
    <w:rsid w:val="00372B31"/>
    <w:rsid w:val="00374987"/>
    <w:rsid w:val="0037547C"/>
    <w:rsid w:val="00375D1A"/>
    <w:rsid w:val="00375E8F"/>
    <w:rsid w:val="00375E9B"/>
    <w:rsid w:val="00375F67"/>
    <w:rsid w:val="003765AC"/>
    <w:rsid w:val="003768C3"/>
    <w:rsid w:val="00376B4B"/>
    <w:rsid w:val="00377037"/>
    <w:rsid w:val="00377AE1"/>
    <w:rsid w:val="00380D7C"/>
    <w:rsid w:val="0038170A"/>
    <w:rsid w:val="00381B39"/>
    <w:rsid w:val="00381C8C"/>
    <w:rsid w:val="003825D4"/>
    <w:rsid w:val="00383309"/>
    <w:rsid w:val="003842F4"/>
    <w:rsid w:val="003843B7"/>
    <w:rsid w:val="0038468E"/>
    <w:rsid w:val="00384A00"/>
    <w:rsid w:val="00385354"/>
    <w:rsid w:val="00385785"/>
    <w:rsid w:val="003857B2"/>
    <w:rsid w:val="00385A7F"/>
    <w:rsid w:val="0038696B"/>
    <w:rsid w:val="00387388"/>
    <w:rsid w:val="00387A8A"/>
    <w:rsid w:val="00387B82"/>
    <w:rsid w:val="00390650"/>
    <w:rsid w:val="00390898"/>
    <w:rsid w:val="00391EEE"/>
    <w:rsid w:val="00392B97"/>
    <w:rsid w:val="00393498"/>
    <w:rsid w:val="00393654"/>
    <w:rsid w:val="00393989"/>
    <w:rsid w:val="0039458C"/>
    <w:rsid w:val="003951BF"/>
    <w:rsid w:val="0039536A"/>
    <w:rsid w:val="00396590"/>
    <w:rsid w:val="0039692F"/>
    <w:rsid w:val="00397186"/>
    <w:rsid w:val="00397496"/>
    <w:rsid w:val="0039779B"/>
    <w:rsid w:val="003979F3"/>
    <w:rsid w:val="00397A96"/>
    <w:rsid w:val="00397D8E"/>
    <w:rsid w:val="003A0088"/>
    <w:rsid w:val="003A102A"/>
    <w:rsid w:val="003A10C5"/>
    <w:rsid w:val="003A1355"/>
    <w:rsid w:val="003A1907"/>
    <w:rsid w:val="003A2022"/>
    <w:rsid w:val="003A2245"/>
    <w:rsid w:val="003A2E7F"/>
    <w:rsid w:val="003A2F8D"/>
    <w:rsid w:val="003A3259"/>
    <w:rsid w:val="003A338D"/>
    <w:rsid w:val="003A3621"/>
    <w:rsid w:val="003A3A8B"/>
    <w:rsid w:val="003A3C23"/>
    <w:rsid w:val="003A3EA0"/>
    <w:rsid w:val="003A3F64"/>
    <w:rsid w:val="003A4121"/>
    <w:rsid w:val="003A48F3"/>
    <w:rsid w:val="003A4929"/>
    <w:rsid w:val="003A4990"/>
    <w:rsid w:val="003A4AAD"/>
    <w:rsid w:val="003A52AD"/>
    <w:rsid w:val="003A5D4B"/>
    <w:rsid w:val="003A5DE3"/>
    <w:rsid w:val="003A5F16"/>
    <w:rsid w:val="003A65AB"/>
    <w:rsid w:val="003A780E"/>
    <w:rsid w:val="003A7C82"/>
    <w:rsid w:val="003A7D0E"/>
    <w:rsid w:val="003B038C"/>
    <w:rsid w:val="003B0528"/>
    <w:rsid w:val="003B05E5"/>
    <w:rsid w:val="003B071E"/>
    <w:rsid w:val="003B076E"/>
    <w:rsid w:val="003B0ADA"/>
    <w:rsid w:val="003B1DBE"/>
    <w:rsid w:val="003B2B5C"/>
    <w:rsid w:val="003B34E7"/>
    <w:rsid w:val="003B3870"/>
    <w:rsid w:val="003B3BB5"/>
    <w:rsid w:val="003B44C9"/>
    <w:rsid w:val="003B4599"/>
    <w:rsid w:val="003B45F8"/>
    <w:rsid w:val="003B4B9C"/>
    <w:rsid w:val="003B4F64"/>
    <w:rsid w:val="003B54B5"/>
    <w:rsid w:val="003B5588"/>
    <w:rsid w:val="003B5617"/>
    <w:rsid w:val="003B6206"/>
    <w:rsid w:val="003B62A8"/>
    <w:rsid w:val="003B6415"/>
    <w:rsid w:val="003B6BD8"/>
    <w:rsid w:val="003B70EE"/>
    <w:rsid w:val="003B7350"/>
    <w:rsid w:val="003B7980"/>
    <w:rsid w:val="003C17ED"/>
    <w:rsid w:val="003C2332"/>
    <w:rsid w:val="003C26E0"/>
    <w:rsid w:val="003C2845"/>
    <w:rsid w:val="003C3020"/>
    <w:rsid w:val="003C32B5"/>
    <w:rsid w:val="003C3F89"/>
    <w:rsid w:val="003C4195"/>
    <w:rsid w:val="003C479D"/>
    <w:rsid w:val="003C4F2E"/>
    <w:rsid w:val="003C7A0E"/>
    <w:rsid w:val="003D084E"/>
    <w:rsid w:val="003D171D"/>
    <w:rsid w:val="003D17CB"/>
    <w:rsid w:val="003D192F"/>
    <w:rsid w:val="003D1CA6"/>
    <w:rsid w:val="003D1E10"/>
    <w:rsid w:val="003D254A"/>
    <w:rsid w:val="003D2B27"/>
    <w:rsid w:val="003D2F5B"/>
    <w:rsid w:val="003D39C5"/>
    <w:rsid w:val="003D47FD"/>
    <w:rsid w:val="003D5357"/>
    <w:rsid w:val="003D61EA"/>
    <w:rsid w:val="003D7F14"/>
    <w:rsid w:val="003E00BF"/>
    <w:rsid w:val="003E0826"/>
    <w:rsid w:val="003E0AF8"/>
    <w:rsid w:val="003E106F"/>
    <w:rsid w:val="003E120F"/>
    <w:rsid w:val="003E1300"/>
    <w:rsid w:val="003E25D4"/>
    <w:rsid w:val="003E3A52"/>
    <w:rsid w:val="003E3C41"/>
    <w:rsid w:val="003E41C7"/>
    <w:rsid w:val="003E4486"/>
    <w:rsid w:val="003E499C"/>
    <w:rsid w:val="003E4AA1"/>
    <w:rsid w:val="003E503F"/>
    <w:rsid w:val="003E52F2"/>
    <w:rsid w:val="003E61D0"/>
    <w:rsid w:val="003E62B8"/>
    <w:rsid w:val="003E64F7"/>
    <w:rsid w:val="003E70CD"/>
    <w:rsid w:val="003E7CC1"/>
    <w:rsid w:val="003F0DB6"/>
    <w:rsid w:val="003F17F4"/>
    <w:rsid w:val="003F19C3"/>
    <w:rsid w:val="003F1AA8"/>
    <w:rsid w:val="003F1D23"/>
    <w:rsid w:val="003F2989"/>
    <w:rsid w:val="003F315D"/>
    <w:rsid w:val="003F357E"/>
    <w:rsid w:val="003F42DE"/>
    <w:rsid w:val="003F4934"/>
    <w:rsid w:val="003F4DF0"/>
    <w:rsid w:val="003F5CAB"/>
    <w:rsid w:val="003F5FAB"/>
    <w:rsid w:val="003F64A6"/>
    <w:rsid w:val="003F749E"/>
    <w:rsid w:val="003F74A2"/>
    <w:rsid w:val="003F758F"/>
    <w:rsid w:val="003F7DFD"/>
    <w:rsid w:val="004001D4"/>
    <w:rsid w:val="0040040F"/>
    <w:rsid w:val="00400668"/>
    <w:rsid w:val="004008E7"/>
    <w:rsid w:val="004010F0"/>
    <w:rsid w:val="00401373"/>
    <w:rsid w:val="00401C31"/>
    <w:rsid w:val="0040237E"/>
    <w:rsid w:val="00403764"/>
    <w:rsid w:val="00403F7C"/>
    <w:rsid w:val="0040448D"/>
    <w:rsid w:val="004045DF"/>
    <w:rsid w:val="004046E5"/>
    <w:rsid w:val="0040474A"/>
    <w:rsid w:val="00404D34"/>
    <w:rsid w:val="004063D4"/>
    <w:rsid w:val="00406444"/>
    <w:rsid w:val="0040645F"/>
    <w:rsid w:val="004065BE"/>
    <w:rsid w:val="00406796"/>
    <w:rsid w:val="00406DDB"/>
    <w:rsid w:val="00406F56"/>
    <w:rsid w:val="00406F5A"/>
    <w:rsid w:val="004075F6"/>
    <w:rsid w:val="004103ED"/>
    <w:rsid w:val="00410598"/>
    <w:rsid w:val="0041168E"/>
    <w:rsid w:val="00411F5C"/>
    <w:rsid w:val="00412463"/>
    <w:rsid w:val="00412C8A"/>
    <w:rsid w:val="00412F1D"/>
    <w:rsid w:val="004134C0"/>
    <w:rsid w:val="00413BC5"/>
    <w:rsid w:val="004141E3"/>
    <w:rsid w:val="00414B3A"/>
    <w:rsid w:val="0041540C"/>
    <w:rsid w:val="00416306"/>
    <w:rsid w:val="004167D0"/>
    <w:rsid w:val="00416841"/>
    <w:rsid w:val="00416BAE"/>
    <w:rsid w:val="00417982"/>
    <w:rsid w:val="00417A2D"/>
    <w:rsid w:val="00417D26"/>
    <w:rsid w:val="00417FB7"/>
    <w:rsid w:val="00420668"/>
    <w:rsid w:val="00421511"/>
    <w:rsid w:val="00421AA6"/>
    <w:rsid w:val="00421B1E"/>
    <w:rsid w:val="0042234C"/>
    <w:rsid w:val="00422561"/>
    <w:rsid w:val="00423432"/>
    <w:rsid w:val="004238FF"/>
    <w:rsid w:val="00423C12"/>
    <w:rsid w:val="0042478F"/>
    <w:rsid w:val="00424F2B"/>
    <w:rsid w:val="00425612"/>
    <w:rsid w:val="00425CE3"/>
    <w:rsid w:val="00426832"/>
    <w:rsid w:val="004268BF"/>
    <w:rsid w:val="00426E30"/>
    <w:rsid w:val="00426EF5"/>
    <w:rsid w:val="00427D2E"/>
    <w:rsid w:val="004303CA"/>
    <w:rsid w:val="00430485"/>
    <w:rsid w:val="004308DC"/>
    <w:rsid w:val="00430941"/>
    <w:rsid w:val="00430FFF"/>
    <w:rsid w:val="00431844"/>
    <w:rsid w:val="00431913"/>
    <w:rsid w:val="00431B17"/>
    <w:rsid w:val="004323C8"/>
    <w:rsid w:val="00432DA3"/>
    <w:rsid w:val="00432E58"/>
    <w:rsid w:val="00433563"/>
    <w:rsid w:val="0043373F"/>
    <w:rsid w:val="00433A4B"/>
    <w:rsid w:val="004342B7"/>
    <w:rsid w:val="0043458C"/>
    <w:rsid w:val="004345E7"/>
    <w:rsid w:val="00434998"/>
    <w:rsid w:val="004349D1"/>
    <w:rsid w:val="004353DB"/>
    <w:rsid w:val="004356D2"/>
    <w:rsid w:val="0043657B"/>
    <w:rsid w:val="00436CF5"/>
    <w:rsid w:val="00437062"/>
    <w:rsid w:val="004378E7"/>
    <w:rsid w:val="00440070"/>
    <w:rsid w:val="004401E6"/>
    <w:rsid w:val="004404FC"/>
    <w:rsid w:val="004407ED"/>
    <w:rsid w:val="004408EE"/>
    <w:rsid w:val="00440943"/>
    <w:rsid w:val="00440A86"/>
    <w:rsid w:val="004414A4"/>
    <w:rsid w:val="0044191D"/>
    <w:rsid w:val="00441929"/>
    <w:rsid w:val="004419D5"/>
    <w:rsid w:val="00441ADB"/>
    <w:rsid w:val="00441CC5"/>
    <w:rsid w:val="00441D1D"/>
    <w:rsid w:val="00441F3C"/>
    <w:rsid w:val="0044257E"/>
    <w:rsid w:val="00442C55"/>
    <w:rsid w:val="00443349"/>
    <w:rsid w:val="0044364D"/>
    <w:rsid w:val="004444BB"/>
    <w:rsid w:val="0044460B"/>
    <w:rsid w:val="00444F2D"/>
    <w:rsid w:val="00445010"/>
    <w:rsid w:val="004459B3"/>
    <w:rsid w:val="00445BEC"/>
    <w:rsid w:val="00445F93"/>
    <w:rsid w:val="004463DD"/>
    <w:rsid w:val="0044697D"/>
    <w:rsid w:val="004472A1"/>
    <w:rsid w:val="00447440"/>
    <w:rsid w:val="00447D09"/>
    <w:rsid w:val="00450B87"/>
    <w:rsid w:val="00451307"/>
    <w:rsid w:val="004514DC"/>
    <w:rsid w:val="00451F5F"/>
    <w:rsid w:val="0045272A"/>
    <w:rsid w:val="00452F79"/>
    <w:rsid w:val="00453233"/>
    <w:rsid w:val="0045360E"/>
    <w:rsid w:val="00453E20"/>
    <w:rsid w:val="00453E7E"/>
    <w:rsid w:val="0045401A"/>
    <w:rsid w:val="0045420A"/>
    <w:rsid w:val="00454406"/>
    <w:rsid w:val="00454C4E"/>
    <w:rsid w:val="00454F1B"/>
    <w:rsid w:val="00457DC5"/>
    <w:rsid w:val="0046053A"/>
    <w:rsid w:val="0046054D"/>
    <w:rsid w:val="004606E0"/>
    <w:rsid w:val="0046085A"/>
    <w:rsid w:val="0046107F"/>
    <w:rsid w:val="00461412"/>
    <w:rsid w:val="004618A1"/>
    <w:rsid w:val="0046335E"/>
    <w:rsid w:val="00463511"/>
    <w:rsid w:val="004639DB"/>
    <w:rsid w:val="00463BCA"/>
    <w:rsid w:val="00464512"/>
    <w:rsid w:val="004647A6"/>
    <w:rsid w:val="00464E1F"/>
    <w:rsid w:val="00465598"/>
    <w:rsid w:val="00465B7F"/>
    <w:rsid w:val="00466252"/>
    <w:rsid w:val="004662F8"/>
    <w:rsid w:val="004664ED"/>
    <w:rsid w:val="004669BC"/>
    <w:rsid w:val="00466B14"/>
    <w:rsid w:val="004670DA"/>
    <w:rsid w:val="00467164"/>
    <w:rsid w:val="00467623"/>
    <w:rsid w:val="00467988"/>
    <w:rsid w:val="00470CD9"/>
    <w:rsid w:val="00470CDD"/>
    <w:rsid w:val="00470F9B"/>
    <w:rsid w:val="00471242"/>
    <w:rsid w:val="00471BF5"/>
    <w:rsid w:val="00471C2D"/>
    <w:rsid w:val="00471F36"/>
    <w:rsid w:val="00472B1D"/>
    <w:rsid w:val="0047329D"/>
    <w:rsid w:val="00473750"/>
    <w:rsid w:val="004742B0"/>
    <w:rsid w:val="00474630"/>
    <w:rsid w:val="00475077"/>
    <w:rsid w:val="00475338"/>
    <w:rsid w:val="004758A3"/>
    <w:rsid w:val="00475B4A"/>
    <w:rsid w:val="00475E5F"/>
    <w:rsid w:val="00476178"/>
    <w:rsid w:val="0047642E"/>
    <w:rsid w:val="0047653C"/>
    <w:rsid w:val="00476989"/>
    <w:rsid w:val="00476A78"/>
    <w:rsid w:val="0047716A"/>
    <w:rsid w:val="004776F6"/>
    <w:rsid w:val="00480331"/>
    <w:rsid w:val="0048042A"/>
    <w:rsid w:val="00480860"/>
    <w:rsid w:val="00480D6D"/>
    <w:rsid w:val="00481544"/>
    <w:rsid w:val="00481C85"/>
    <w:rsid w:val="00481F22"/>
    <w:rsid w:val="00483A45"/>
    <w:rsid w:val="00483B7E"/>
    <w:rsid w:val="00483E87"/>
    <w:rsid w:val="004840C3"/>
    <w:rsid w:val="004844D1"/>
    <w:rsid w:val="00485027"/>
    <w:rsid w:val="0048513D"/>
    <w:rsid w:val="004865E0"/>
    <w:rsid w:val="0048661C"/>
    <w:rsid w:val="00486AA1"/>
    <w:rsid w:val="004879CA"/>
    <w:rsid w:val="00487A4A"/>
    <w:rsid w:val="0049018B"/>
    <w:rsid w:val="004907C0"/>
    <w:rsid w:val="00490BF8"/>
    <w:rsid w:val="0049117C"/>
    <w:rsid w:val="0049206B"/>
    <w:rsid w:val="00492242"/>
    <w:rsid w:val="00492996"/>
    <w:rsid w:val="004947E5"/>
    <w:rsid w:val="0049487C"/>
    <w:rsid w:val="0049499D"/>
    <w:rsid w:val="00494BFA"/>
    <w:rsid w:val="0049505A"/>
    <w:rsid w:val="00495086"/>
    <w:rsid w:val="00495D95"/>
    <w:rsid w:val="00495E2C"/>
    <w:rsid w:val="0049625D"/>
    <w:rsid w:val="004971C6"/>
    <w:rsid w:val="00497693"/>
    <w:rsid w:val="00497D95"/>
    <w:rsid w:val="004A031B"/>
    <w:rsid w:val="004A04BA"/>
    <w:rsid w:val="004A05C3"/>
    <w:rsid w:val="004A086B"/>
    <w:rsid w:val="004A0A87"/>
    <w:rsid w:val="004A0BBB"/>
    <w:rsid w:val="004A107C"/>
    <w:rsid w:val="004A142A"/>
    <w:rsid w:val="004A1511"/>
    <w:rsid w:val="004A19BC"/>
    <w:rsid w:val="004A2469"/>
    <w:rsid w:val="004A2F83"/>
    <w:rsid w:val="004A3AD6"/>
    <w:rsid w:val="004A3DD2"/>
    <w:rsid w:val="004A4325"/>
    <w:rsid w:val="004A4471"/>
    <w:rsid w:val="004A4F7F"/>
    <w:rsid w:val="004A534A"/>
    <w:rsid w:val="004A5ADC"/>
    <w:rsid w:val="004A5AF2"/>
    <w:rsid w:val="004A5EF1"/>
    <w:rsid w:val="004A6AD8"/>
    <w:rsid w:val="004A73A6"/>
    <w:rsid w:val="004A743C"/>
    <w:rsid w:val="004A74C7"/>
    <w:rsid w:val="004A76B5"/>
    <w:rsid w:val="004A7D46"/>
    <w:rsid w:val="004B007F"/>
    <w:rsid w:val="004B0187"/>
    <w:rsid w:val="004B134E"/>
    <w:rsid w:val="004B1903"/>
    <w:rsid w:val="004B1B59"/>
    <w:rsid w:val="004B2692"/>
    <w:rsid w:val="004B30D4"/>
    <w:rsid w:val="004B3211"/>
    <w:rsid w:val="004B3848"/>
    <w:rsid w:val="004B3ADE"/>
    <w:rsid w:val="004B3C08"/>
    <w:rsid w:val="004B426B"/>
    <w:rsid w:val="004B438E"/>
    <w:rsid w:val="004B4416"/>
    <w:rsid w:val="004B474F"/>
    <w:rsid w:val="004B4ABC"/>
    <w:rsid w:val="004B5E24"/>
    <w:rsid w:val="004B6D5C"/>
    <w:rsid w:val="004B6D9A"/>
    <w:rsid w:val="004C037B"/>
    <w:rsid w:val="004C15F2"/>
    <w:rsid w:val="004C2865"/>
    <w:rsid w:val="004C2B72"/>
    <w:rsid w:val="004C34C2"/>
    <w:rsid w:val="004C4083"/>
    <w:rsid w:val="004C452D"/>
    <w:rsid w:val="004C45C2"/>
    <w:rsid w:val="004C4DB3"/>
    <w:rsid w:val="004C4EDD"/>
    <w:rsid w:val="004C58C8"/>
    <w:rsid w:val="004C5DDF"/>
    <w:rsid w:val="004C63BE"/>
    <w:rsid w:val="004C64DB"/>
    <w:rsid w:val="004C6985"/>
    <w:rsid w:val="004C6FAC"/>
    <w:rsid w:val="004C738A"/>
    <w:rsid w:val="004C7836"/>
    <w:rsid w:val="004C7A00"/>
    <w:rsid w:val="004C7AF4"/>
    <w:rsid w:val="004C7C16"/>
    <w:rsid w:val="004D029D"/>
    <w:rsid w:val="004D063C"/>
    <w:rsid w:val="004D11E0"/>
    <w:rsid w:val="004D11E1"/>
    <w:rsid w:val="004D153B"/>
    <w:rsid w:val="004D2257"/>
    <w:rsid w:val="004D2321"/>
    <w:rsid w:val="004D24D9"/>
    <w:rsid w:val="004D2784"/>
    <w:rsid w:val="004D2E85"/>
    <w:rsid w:val="004D2F35"/>
    <w:rsid w:val="004D3481"/>
    <w:rsid w:val="004D36FF"/>
    <w:rsid w:val="004D3A93"/>
    <w:rsid w:val="004D3BA4"/>
    <w:rsid w:val="004D3D44"/>
    <w:rsid w:val="004D3DA4"/>
    <w:rsid w:val="004D49B2"/>
    <w:rsid w:val="004D4A6B"/>
    <w:rsid w:val="004D64CF"/>
    <w:rsid w:val="004D77E1"/>
    <w:rsid w:val="004D788A"/>
    <w:rsid w:val="004D7902"/>
    <w:rsid w:val="004E1250"/>
    <w:rsid w:val="004E1431"/>
    <w:rsid w:val="004E155B"/>
    <w:rsid w:val="004E1866"/>
    <w:rsid w:val="004E3089"/>
    <w:rsid w:val="004E314A"/>
    <w:rsid w:val="004E36CD"/>
    <w:rsid w:val="004E3D66"/>
    <w:rsid w:val="004E3D86"/>
    <w:rsid w:val="004E53CD"/>
    <w:rsid w:val="004E556A"/>
    <w:rsid w:val="004E5734"/>
    <w:rsid w:val="004E5D05"/>
    <w:rsid w:val="004E5E47"/>
    <w:rsid w:val="004E64D4"/>
    <w:rsid w:val="004E6DDA"/>
    <w:rsid w:val="004E73DD"/>
    <w:rsid w:val="004E78CF"/>
    <w:rsid w:val="004E79C9"/>
    <w:rsid w:val="004E7F71"/>
    <w:rsid w:val="004F0100"/>
    <w:rsid w:val="004F0109"/>
    <w:rsid w:val="004F060B"/>
    <w:rsid w:val="004F0697"/>
    <w:rsid w:val="004F06CA"/>
    <w:rsid w:val="004F1107"/>
    <w:rsid w:val="004F16B1"/>
    <w:rsid w:val="004F198B"/>
    <w:rsid w:val="004F1A68"/>
    <w:rsid w:val="004F1F7F"/>
    <w:rsid w:val="004F2646"/>
    <w:rsid w:val="004F3271"/>
    <w:rsid w:val="004F38E1"/>
    <w:rsid w:val="004F3E33"/>
    <w:rsid w:val="004F4296"/>
    <w:rsid w:val="004F4983"/>
    <w:rsid w:val="004F4A47"/>
    <w:rsid w:val="004F4A59"/>
    <w:rsid w:val="004F4BC2"/>
    <w:rsid w:val="004F52F3"/>
    <w:rsid w:val="004F55C2"/>
    <w:rsid w:val="004F59AB"/>
    <w:rsid w:val="004F6021"/>
    <w:rsid w:val="004F60A7"/>
    <w:rsid w:val="004F6224"/>
    <w:rsid w:val="004F7204"/>
    <w:rsid w:val="004F7EFB"/>
    <w:rsid w:val="004F7F6B"/>
    <w:rsid w:val="0050005D"/>
    <w:rsid w:val="005002D9"/>
    <w:rsid w:val="00500526"/>
    <w:rsid w:val="0050106D"/>
    <w:rsid w:val="0050107A"/>
    <w:rsid w:val="00501186"/>
    <w:rsid w:val="00501937"/>
    <w:rsid w:val="00501D28"/>
    <w:rsid w:val="00501FAC"/>
    <w:rsid w:val="005020CA"/>
    <w:rsid w:val="00502267"/>
    <w:rsid w:val="00502329"/>
    <w:rsid w:val="00502CF1"/>
    <w:rsid w:val="005032BD"/>
    <w:rsid w:val="005041F1"/>
    <w:rsid w:val="005047B2"/>
    <w:rsid w:val="00504A5F"/>
    <w:rsid w:val="005051F0"/>
    <w:rsid w:val="00506233"/>
    <w:rsid w:val="00506D16"/>
    <w:rsid w:val="00506D19"/>
    <w:rsid w:val="00506E7C"/>
    <w:rsid w:val="005072C2"/>
    <w:rsid w:val="0050795F"/>
    <w:rsid w:val="00507AD4"/>
    <w:rsid w:val="00507C21"/>
    <w:rsid w:val="00507F60"/>
    <w:rsid w:val="00510A89"/>
    <w:rsid w:val="00510B97"/>
    <w:rsid w:val="00510E53"/>
    <w:rsid w:val="00511357"/>
    <w:rsid w:val="00511EE0"/>
    <w:rsid w:val="00512B28"/>
    <w:rsid w:val="00513DDB"/>
    <w:rsid w:val="005141E3"/>
    <w:rsid w:val="00514655"/>
    <w:rsid w:val="00514D93"/>
    <w:rsid w:val="0051507C"/>
    <w:rsid w:val="005155D8"/>
    <w:rsid w:val="00515BDE"/>
    <w:rsid w:val="00515C81"/>
    <w:rsid w:val="00515EBD"/>
    <w:rsid w:val="005163DF"/>
    <w:rsid w:val="00516922"/>
    <w:rsid w:val="00516F9A"/>
    <w:rsid w:val="005175AF"/>
    <w:rsid w:val="005200EA"/>
    <w:rsid w:val="005205E9"/>
    <w:rsid w:val="00521229"/>
    <w:rsid w:val="0052297B"/>
    <w:rsid w:val="00522E92"/>
    <w:rsid w:val="00523B31"/>
    <w:rsid w:val="00523EED"/>
    <w:rsid w:val="00524542"/>
    <w:rsid w:val="00524AA0"/>
    <w:rsid w:val="005250F6"/>
    <w:rsid w:val="00525203"/>
    <w:rsid w:val="005253F7"/>
    <w:rsid w:val="005271C8"/>
    <w:rsid w:val="00527300"/>
    <w:rsid w:val="005276C0"/>
    <w:rsid w:val="005317A9"/>
    <w:rsid w:val="00531B2A"/>
    <w:rsid w:val="00531F6D"/>
    <w:rsid w:val="005324D9"/>
    <w:rsid w:val="00534307"/>
    <w:rsid w:val="0053542D"/>
    <w:rsid w:val="005354A0"/>
    <w:rsid w:val="0053550D"/>
    <w:rsid w:val="0053712C"/>
    <w:rsid w:val="00537994"/>
    <w:rsid w:val="00537BFD"/>
    <w:rsid w:val="00537DED"/>
    <w:rsid w:val="005404E2"/>
    <w:rsid w:val="005411DD"/>
    <w:rsid w:val="005413D8"/>
    <w:rsid w:val="00541678"/>
    <w:rsid w:val="00541A33"/>
    <w:rsid w:val="00541BC5"/>
    <w:rsid w:val="00542443"/>
    <w:rsid w:val="00542BEF"/>
    <w:rsid w:val="00542F0B"/>
    <w:rsid w:val="00543CC3"/>
    <w:rsid w:val="005441E0"/>
    <w:rsid w:val="005449AA"/>
    <w:rsid w:val="0054577B"/>
    <w:rsid w:val="00545BDA"/>
    <w:rsid w:val="005465F3"/>
    <w:rsid w:val="00546626"/>
    <w:rsid w:val="005469B3"/>
    <w:rsid w:val="00546C81"/>
    <w:rsid w:val="005475F1"/>
    <w:rsid w:val="00547838"/>
    <w:rsid w:val="00547A18"/>
    <w:rsid w:val="0055058E"/>
    <w:rsid w:val="00550D59"/>
    <w:rsid w:val="00551915"/>
    <w:rsid w:val="005520C1"/>
    <w:rsid w:val="00552DA1"/>
    <w:rsid w:val="00552FA2"/>
    <w:rsid w:val="005532C0"/>
    <w:rsid w:val="00553F59"/>
    <w:rsid w:val="0055448F"/>
    <w:rsid w:val="0055507E"/>
    <w:rsid w:val="00555C8F"/>
    <w:rsid w:val="00555D44"/>
    <w:rsid w:val="00556058"/>
    <w:rsid w:val="0055657C"/>
    <w:rsid w:val="00556E6E"/>
    <w:rsid w:val="005576F5"/>
    <w:rsid w:val="00557CD6"/>
    <w:rsid w:val="00560055"/>
    <w:rsid w:val="005605BB"/>
    <w:rsid w:val="00560992"/>
    <w:rsid w:val="005609C1"/>
    <w:rsid w:val="005622DE"/>
    <w:rsid w:val="0056244E"/>
    <w:rsid w:val="005624E8"/>
    <w:rsid w:val="005625D4"/>
    <w:rsid w:val="005627D2"/>
    <w:rsid w:val="00562D08"/>
    <w:rsid w:val="00563240"/>
    <w:rsid w:val="00563895"/>
    <w:rsid w:val="00563FF7"/>
    <w:rsid w:val="005648D2"/>
    <w:rsid w:val="00565A7D"/>
    <w:rsid w:val="005665B6"/>
    <w:rsid w:val="00566E8E"/>
    <w:rsid w:val="00567582"/>
    <w:rsid w:val="0056789F"/>
    <w:rsid w:val="00567F85"/>
    <w:rsid w:val="005709E4"/>
    <w:rsid w:val="00570B79"/>
    <w:rsid w:val="00570C15"/>
    <w:rsid w:val="00570D80"/>
    <w:rsid w:val="005711C3"/>
    <w:rsid w:val="005711C7"/>
    <w:rsid w:val="00571277"/>
    <w:rsid w:val="00571838"/>
    <w:rsid w:val="005724A6"/>
    <w:rsid w:val="0057282C"/>
    <w:rsid w:val="00572A58"/>
    <w:rsid w:val="00572ADB"/>
    <w:rsid w:val="0057354C"/>
    <w:rsid w:val="005737C9"/>
    <w:rsid w:val="00573ED5"/>
    <w:rsid w:val="00573EF5"/>
    <w:rsid w:val="00574648"/>
    <w:rsid w:val="00574AD7"/>
    <w:rsid w:val="0057556F"/>
    <w:rsid w:val="00575812"/>
    <w:rsid w:val="00575AE4"/>
    <w:rsid w:val="005765FB"/>
    <w:rsid w:val="0057681F"/>
    <w:rsid w:val="005768D5"/>
    <w:rsid w:val="0057693E"/>
    <w:rsid w:val="0057701F"/>
    <w:rsid w:val="0057739B"/>
    <w:rsid w:val="0057742A"/>
    <w:rsid w:val="00577ABA"/>
    <w:rsid w:val="00580076"/>
    <w:rsid w:val="0058024F"/>
    <w:rsid w:val="00580709"/>
    <w:rsid w:val="00580EE4"/>
    <w:rsid w:val="00581995"/>
    <w:rsid w:val="005823D8"/>
    <w:rsid w:val="005826D5"/>
    <w:rsid w:val="00583157"/>
    <w:rsid w:val="00584D10"/>
    <w:rsid w:val="0058507F"/>
    <w:rsid w:val="00585F27"/>
    <w:rsid w:val="0058658E"/>
    <w:rsid w:val="005868BC"/>
    <w:rsid w:val="005878EC"/>
    <w:rsid w:val="00587AB7"/>
    <w:rsid w:val="00587E05"/>
    <w:rsid w:val="00590305"/>
    <w:rsid w:val="005906FF"/>
    <w:rsid w:val="00590AC9"/>
    <w:rsid w:val="00590EDE"/>
    <w:rsid w:val="00590F3C"/>
    <w:rsid w:val="00591421"/>
    <w:rsid w:val="0059180B"/>
    <w:rsid w:val="0059181C"/>
    <w:rsid w:val="00591C5C"/>
    <w:rsid w:val="00592C87"/>
    <w:rsid w:val="00592F6E"/>
    <w:rsid w:val="0059319C"/>
    <w:rsid w:val="00593F4C"/>
    <w:rsid w:val="0059427F"/>
    <w:rsid w:val="00594543"/>
    <w:rsid w:val="0059565A"/>
    <w:rsid w:val="00595DC4"/>
    <w:rsid w:val="00595E1E"/>
    <w:rsid w:val="0059608E"/>
    <w:rsid w:val="0059659E"/>
    <w:rsid w:val="005967FE"/>
    <w:rsid w:val="00596E8A"/>
    <w:rsid w:val="005975FA"/>
    <w:rsid w:val="00597C93"/>
    <w:rsid w:val="005A180E"/>
    <w:rsid w:val="005A25A1"/>
    <w:rsid w:val="005A26AD"/>
    <w:rsid w:val="005A2E1E"/>
    <w:rsid w:val="005A2FCF"/>
    <w:rsid w:val="005A36B0"/>
    <w:rsid w:val="005A36F5"/>
    <w:rsid w:val="005A3ED3"/>
    <w:rsid w:val="005A450F"/>
    <w:rsid w:val="005A466A"/>
    <w:rsid w:val="005A4D07"/>
    <w:rsid w:val="005A4D56"/>
    <w:rsid w:val="005A52C3"/>
    <w:rsid w:val="005A6A69"/>
    <w:rsid w:val="005A6FF3"/>
    <w:rsid w:val="005A7198"/>
    <w:rsid w:val="005A73FE"/>
    <w:rsid w:val="005B02EA"/>
    <w:rsid w:val="005B0BBC"/>
    <w:rsid w:val="005B199F"/>
    <w:rsid w:val="005B2242"/>
    <w:rsid w:val="005B2280"/>
    <w:rsid w:val="005B26DC"/>
    <w:rsid w:val="005B28AE"/>
    <w:rsid w:val="005B29B6"/>
    <w:rsid w:val="005B2C4C"/>
    <w:rsid w:val="005B3101"/>
    <w:rsid w:val="005B3BC2"/>
    <w:rsid w:val="005B3E90"/>
    <w:rsid w:val="005B3E98"/>
    <w:rsid w:val="005B4085"/>
    <w:rsid w:val="005B44DB"/>
    <w:rsid w:val="005B46CA"/>
    <w:rsid w:val="005B4BF5"/>
    <w:rsid w:val="005B4C4B"/>
    <w:rsid w:val="005B4C70"/>
    <w:rsid w:val="005B4EC5"/>
    <w:rsid w:val="005B4FA9"/>
    <w:rsid w:val="005B5BA4"/>
    <w:rsid w:val="005B5CD0"/>
    <w:rsid w:val="005B6188"/>
    <w:rsid w:val="005B6410"/>
    <w:rsid w:val="005B6CB9"/>
    <w:rsid w:val="005B6DD2"/>
    <w:rsid w:val="005B7D5B"/>
    <w:rsid w:val="005B7DB0"/>
    <w:rsid w:val="005C0B1D"/>
    <w:rsid w:val="005C0BFF"/>
    <w:rsid w:val="005C151D"/>
    <w:rsid w:val="005C2260"/>
    <w:rsid w:val="005C2427"/>
    <w:rsid w:val="005C24EF"/>
    <w:rsid w:val="005C266E"/>
    <w:rsid w:val="005C2F07"/>
    <w:rsid w:val="005C31CE"/>
    <w:rsid w:val="005C3284"/>
    <w:rsid w:val="005C37B1"/>
    <w:rsid w:val="005C3AD0"/>
    <w:rsid w:val="005C411A"/>
    <w:rsid w:val="005C4718"/>
    <w:rsid w:val="005C479F"/>
    <w:rsid w:val="005C48E0"/>
    <w:rsid w:val="005C4BBD"/>
    <w:rsid w:val="005C4FBF"/>
    <w:rsid w:val="005C5C5F"/>
    <w:rsid w:val="005C63CE"/>
    <w:rsid w:val="005C6AB7"/>
    <w:rsid w:val="005C7265"/>
    <w:rsid w:val="005C7328"/>
    <w:rsid w:val="005C73C0"/>
    <w:rsid w:val="005C757D"/>
    <w:rsid w:val="005C779F"/>
    <w:rsid w:val="005C7803"/>
    <w:rsid w:val="005C797B"/>
    <w:rsid w:val="005D002C"/>
    <w:rsid w:val="005D06BE"/>
    <w:rsid w:val="005D070B"/>
    <w:rsid w:val="005D16E1"/>
    <w:rsid w:val="005D1B61"/>
    <w:rsid w:val="005D1D8D"/>
    <w:rsid w:val="005D223F"/>
    <w:rsid w:val="005D24E9"/>
    <w:rsid w:val="005D286B"/>
    <w:rsid w:val="005D2A6D"/>
    <w:rsid w:val="005D2C60"/>
    <w:rsid w:val="005D2E00"/>
    <w:rsid w:val="005D2F5A"/>
    <w:rsid w:val="005D3A3E"/>
    <w:rsid w:val="005D3A58"/>
    <w:rsid w:val="005D423E"/>
    <w:rsid w:val="005D4DBB"/>
    <w:rsid w:val="005D5165"/>
    <w:rsid w:val="005D5805"/>
    <w:rsid w:val="005D58F9"/>
    <w:rsid w:val="005D6059"/>
    <w:rsid w:val="005D684F"/>
    <w:rsid w:val="005D7A36"/>
    <w:rsid w:val="005D7D01"/>
    <w:rsid w:val="005D7E9B"/>
    <w:rsid w:val="005E00D6"/>
    <w:rsid w:val="005E03C1"/>
    <w:rsid w:val="005E0644"/>
    <w:rsid w:val="005E0BF8"/>
    <w:rsid w:val="005E0EB6"/>
    <w:rsid w:val="005E12BD"/>
    <w:rsid w:val="005E28EF"/>
    <w:rsid w:val="005E2CDE"/>
    <w:rsid w:val="005E3570"/>
    <w:rsid w:val="005E389A"/>
    <w:rsid w:val="005E4098"/>
    <w:rsid w:val="005E40BD"/>
    <w:rsid w:val="005E4200"/>
    <w:rsid w:val="005E4BE1"/>
    <w:rsid w:val="005E4D8A"/>
    <w:rsid w:val="005E505D"/>
    <w:rsid w:val="005E55CA"/>
    <w:rsid w:val="005E57B8"/>
    <w:rsid w:val="005E67B6"/>
    <w:rsid w:val="005E73A7"/>
    <w:rsid w:val="005E7450"/>
    <w:rsid w:val="005E7F57"/>
    <w:rsid w:val="005F0B33"/>
    <w:rsid w:val="005F0EBC"/>
    <w:rsid w:val="005F3514"/>
    <w:rsid w:val="005F3DDD"/>
    <w:rsid w:val="005F41C5"/>
    <w:rsid w:val="005F434F"/>
    <w:rsid w:val="005F49A3"/>
    <w:rsid w:val="005F5489"/>
    <w:rsid w:val="005F562D"/>
    <w:rsid w:val="005F677A"/>
    <w:rsid w:val="005F7C89"/>
    <w:rsid w:val="005F7FD2"/>
    <w:rsid w:val="0060011C"/>
    <w:rsid w:val="006003A1"/>
    <w:rsid w:val="006010A6"/>
    <w:rsid w:val="0060123F"/>
    <w:rsid w:val="0060166B"/>
    <w:rsid w:val="006017F4"/>
    <w:rsid w:val="00601A44"/>
    <w:rsid w:val="00601BEB"/>
    <w:rsid w:val="006025BB"/>
    <w:rsid w:val="006028BF"/>
    <w:rsid w:val="00602EE5"/>
    <w:rsid w:val="006034CA"/>
    <w:rsid w:val="00603A41"/>
    <w:rsid w:val="00603D1A"/>
    <w:rsid w:val="006045E6"/>
    <w:rsid w:val="00604834"/>
    <w:rsid w:val="006058B6"/>
    <w:rsid w:val="00605C2A"/>
    <w:rsid w:val="0060622B"/>
    <w:rsid w:val="006066D2"/>
    <w:rsid w:val="006066DB"/>
    <w:rsid w:val="006069A1"/>
    <w:rsid w:val="00606AB0"/>
    <w:rsid w:val="00607025"/>
    <w:rsid w:val="006074CB"/>
    <w:rsid w:val="00607578"/>
    <w:rsid w:val="006077D0"/>
    <w:rsid w:val="00607A6C"/>
    <w:rsid w:val="00607C51"/>
    <w:rsid w:val="00607D83"/>
    <w:rsid w:val="00610676"/>
    <w:rsid w:val="00610954"/>
    <w:rsid w:val="00611276"/>
    <w:rsid w:val="0061140A"/>
    <w:rsid w:val="006114A7"/>
    <w:rsid w:val="006114BA"/>
    <w:rsid w:val="006116A1"/>
    <w:rsid w:val="00612439"/>
    <w:rsid w:val="0061291F"/>
    <w:rsid w:val="00612B13"/>
    <w:rsid w:val="00612F84"/>
    <w:rsid w:val="0061319D"/>
    <w:rsid w:val="0061333B"/>
    <w:rsid w:val="00613384"/>
    <w:rsid w:val="006153A6"/>
    <w:rsid w:val="006164AA"/>
    <w:rsid w:val="006168B4"/>
    <w:rsid w:val="00620212"/>
    <w:rsid w:val="00621A4C"/>
    <w:rsid w:val="00623680"/>
    <w:rsid w:val="0062417E"/>
    <w:rsid w:val="00624184"/>
    <w:rsid w:val="00624998"/>
    <w:rsid w:val="00624DC9"/>
    <w:rsid w:val="006251F9"/>
    <w:rsid w:val="006279AF"/>
    <w:rsid w:val="00630119"/>
    <w:rsid w:val="00630397"/>
    <w:rsid w:val="006310BD"/>
    <w:rsid w:val="006311F6"/>
    <w:rsid w:val="00631B6E"/>
    <w:rsid w:val="00631CEA"/>
    <w:rsid w:val="00632C4D"/>
    <w:rsid w:val="00632E36"/>
    <w:rsid w:val="00632F48"/>
    <w:rsid w:val="0063377E"/>
    <w:rsid w:val="006338E3"/>
    <w:rsid w:val="00633B7B"/>
    <w:rsid w:val="00633FE8"/>
    <w:rsid w:val="00635143"/>
    <w:rsid w:val="0063534B"/>
    <w:rsid w:val="006362EC"/>
    <w:rsid w:val="00636B22"/>
    <w:rsid w:val="00636BF3"/>
    <w:rsid w:val="006408EC"/>
    <w:rsid w:val="00640BE3"/>
    <w:rsid w:val="00640E89"/>
    <w:rsid w:val="00642417"/>
    <w:rsid w:val="00642853"/>
    <w:rsid w:val="006430DB"/>
    <w:rsid w:val="00643653"/>
    <w:rsid w:val="00643E8E"/>
    <w:rsid w:val="00643F3E"/>
    <w:rsid w:val="00646181"/>
    <w:rsid w:val="0064659C"/>
    <w:rsid w:val="00646863"/>
    <w:rsid w:val="00646D93"/>
    <w:rsid w:val="00646E3E"/>
    <w:rsid w:val="00647522"/>
    <w:rsid w:val="0064796D"/>
    <w:rsid w:val="00647AA9"/>
    <w:rsid w:val="00650619"/>
    <w:rsid w:val="0065117E"/>
    <w:rsid w:val="00651BFF"/>
    <w:rsid w:val="00651CF6"/>
    <w:rsid w:val="00652385"/>
    <w:rsid w:val="006530D7"/>
    <w:rsid w:val="006539A5"/>
    <w:rsid w:val="006542D4"/>
    <w:rsid w:val="0065476F"/>
    <w:rsid w:val="00654AAB"/>
    <w:rsid w:val="00654D40"/>
    <w:rsid w:val="0065562F"/>
    <w:rsid w:val="006558F4"/>
    <w:rsid w:val="00655AB0"/>
    <w:rsid w:val="00655F26"/>
    <w:rsid w:val="00655FEB"/>
    <w:rsid w:val="0065658B"/>
    <w:rsid w:val="006566EC"/>
    <w:rsid w:val="006567FE"/>
    <w:rsid w:val="006569F6"/>
    <w:rsid w:val="00656D1A"/>
    <w:rsid w:val="00656E08"/>
    <w:rsid w:val="00657DB7"/>
    <w:rsid w:val="00657DC1"/>
    <w:rsid w:val="00657F9C"/>
    <w:rsid w:val="00660143"/>
    <w:rsid w:val="0066090E"/>
    <w:rsid w:val="0066140E"/>
    <w:rsid w:val="0066194D"/>
    <w:rsid w:val="00662449"/>
    <w:rsid w:val="006626F9"/>
    <w:rsid w:val="00662CAA"/>
    <w:rsid w:val="00663AC0"/>
    <w:rsid w:val="00663F5B"/>
    <w:rsid w:val="00664169"/>
    <w:rsid w:val="00665007"/>
    <w:rsid w:val="0066559D"/>
    <w:rsid w:val="006656EE"/>
    <w:rsid w:val="006662A3"/>
    <w:rsid w:val="00666514"/>
    <w:rsid w:val="006672DB"/>
    <w:rsid w:val="0066737C"/>
    <w:rsid w:val="00670A4F"/>
    <w:rsid w:val="0067107F"/>
    <w:rsid w:val="006710D2"/>
    <w:rsid w:val="0067110E"/>
    <w:rsid w:val="0067116F"/>
    <w:rsid w:val="006728D9"/>
    <w:rsid w:val="00672910"/>
    <w:rsid w:val="00672AF8"/>
    <w:rsid w:val="006730A6"/>
    <w:rsid w:val="006750C9"/>
    <w:rsid w:val="00675A89"/>
    <w:rsid w:val="00676139"/>
    <w:rsid w:val="0067672B"/>
    <w:rsid w:val="0067688C"/>
    <w:rsid w:val="00676B89"/>
    <w:rsid w:val="00677712"/>
    <w:rsid w:val="00677979"/>
    <w:rsid w:val="00677E76"/>
    <w:rsid w:val="00677EC1"/>
    <w:rsid w:val="0068005E"/>
    <w:rsid w:val="0068017A"/>
    <w:rsid w:val="00680B15"/>
    <w:rsid w:val="006818FD"/>
    <w:rsid w:val="0068197A"/>
    <w:rsid w:val="00681D23"/>
    <w:rsid w:val="006823B9"/>
    <w:rsid w:val="006829ED"/>
    <w:rsid w:val="00682F50"/>
    <w:rsid w:val="00682F7A"/>
    <w:rsid w:val="006835C8"/>
    <w:rsid w:val="00683912"/>
    <w:rsid w:val="00683974"/>
    <w:rsid w:val="00683A66"/>
    <w:rsid w:val="00683CAB"/>
    <w:rsid w:val="00684209"/>
    <w:rsid w:val="006842F5"/>
    <w:rsid w:val="006843DF"/>
    <w:rsid w:val="006845BF"/>
    <w:rsid w:val="00684FF8"/>
    <w:rsid w:val="00685BB5"/>
    <w:rsid w:val="00686418"/>
    <w:rsid w:val="00686C69"/>
    <w:rsid w:val="00686F11"/>
    <w:rsid w:val="0069011A"/>
    <w:rsid w:val="00690834"/>
    <w:rsid w:val="00690A63"/>
    <w:rsid w:val="00690BDB"/>
    <w:rsid w:val="00690BE8"/>
    <w:rsid w:val="00691728"/>
    <w:rsid w:val="00691A92"/>
    <w:rsid w:val="00691EFC"/>
    <w:rsid w:val="00692554"/>
    <w:rsid w:val="006927E5"/>
    <w:rsid w:val="00692A01"/>
    <w:rsid w:val="00692EE7"/>
    <w:rsid w:val="00693387"/>
    <w:rsid w:val="006933C9"/>
    <w:rsid w:val="006935C5"/>
    <w:rsid w:val="006937CA"/>
    <w:rsid w:val="00693C5B"/>
    <w:rsid w:val="00693D25"/>
    <w:rsid w:val="00694D65"/>
    <w:rsid w:val="006952BF"/>
    <w:rsid w:val="00695722"/>
    <w:rsid w:val="0069616B"/>
    <w:rsid w:val="00696346"/>
    <w:rsid w:val="0069663E"/>
    <w:rsid w:val="00696B6B"/>
    <w:rsid w:val="00696F26"/>
    <w:rsid w:val="006971DA"/>
    <w:rsid w:val="006972A8"/>
    <w:rsid w:val="006975CB"/>
    <w:rsid w:val="00697635"/>
    <w:rsid w:val="00697F6E"/>
    <w:rsid w:val="006A0C37"/>
    <w:rsid w:val="006A0C9C"/>
    <w:rsid w:val="006A1648"/>
    <w:rsid w:val="006A1A44"/>
    <w:rsid w:val="006A2079"/>
    <w:rsid w:val="006A35CC"/>
    <w:rsid w:val="006A442F"/>
    <w:rsid w:val="006A46B7"/>
    <w:rsid w:val="006A4C36"/>
    <w:rsid w:val="006A4E89"/>
    <w:rsid w:val="006A5181"/>
    <w:rsid w:val="006A59CB"/>
    <w:rsid w:val="006A635B"/>
    <w:rsid w:val="006A69E4"/>
    <w:rsid w:val="006A6EA7"/>
    <w:rsid w:val="006A7BA5"/>
    <w:rsid w:val="006B0760"/>
    <w:rsid w:val="006B08D6"/>
    <w:rsid w:val="006B1105"/>
    <w:rsid w:val="006B1612"/>
    <w:rsid w:val="006B1BD7"/>
    <w:rsid w:val="006B24A5"/>
    <w:rsid w:val="006B267B"/>
    <w:rsid w:val="006B294B"/>
    <w:rsid w:val="006B2D96"/>
    <w:rsid w:val="006B35B6"/>
    <w:rsid w:val="006B3FB0"/>
    <w:rsid w:val="006B45EC"/>
    <w:rsid w:val="006B4AF2"/>
    <w:rsid w:val="006B5098"/>
    <w:rsid w:val="006B5E91"/>
    <w:rsid w:val="006B6BC1"/>
    <w:rsid w:val="006B6C01"/>
    <w:rsid w:val="006B6EE7"/>
    <w:rsid w:val="006B7C2A"/>
    <w:rsid w:val="006C04CF"/>
    <w:rsid w:val="006C0B01"/>
    <w:rsid w:val="006C0E7B"/>
    <w:rsid w:val="006C1198"/>
    <w:rsid w:val="006C11AA"/>
    <w:rsid w:val="006C1B3E"/>
    <w:rsid w:val="006C2424"/>
    <w:rsid w:val="006C2B8E"/>
    <w:rsid w:val="006C30B3"/>
    <w:rsid w:val="006C319F"/>
    <w:rsid w:val="006C34A1"/>
    <w:rsid w:val="006C34F9"/>
    <w:rsid w:val="006C38AB"/>
    <w:rsid w:val="006C42C7"/>
    <w:rsid w:val="006C469F"/>
    <w:rsid w:val="006C4B06"/>
    <w:rsid w:val="006C5578"/>
    <w:rsid w:val="006C59F0"/>
    <w:rsid w:val="006C5BB5"/>
    <w:rsid w:val="006C6991"/>
    <w:rsid w:val="006C7589"/>
    <w:rsid w:val="006D06CA"/>
    <w:rsid w:val="006D0AD0"/>
    <w:rsid w:val="006D0DB1"/>
    <w:rsid w:val="006D0F52"/>
    <w:rsid w:val="006D166B"/>
    <w:rsid w:val="006D1D3B"/>
    <w:rsid w:val="006D1FF7"/>
    <w:rsid w:val="006D23EF"/>
    <w:rsid w:val="006D255D"/>
    <w:rsid w:val="006D2827"/>
    <w:rsid w:val="006D2EE4"/>
    <w:rsid w:val="006D3DE9"/>
    <w:rsid w:val="006D3DED"/>
    <w:rsid w:val="006D47D0"/>
    <w:rsid w:val="006D4FA3"/>
    <w:rsid w:val="006D597F"/>
    <w:rsid w:val="006D59C0"/>
    <w:rsid w:val="006D5CA9"/>
    <w:rsid w:val="006D7294"/>
    <w:rsid w:val="006D7480"/>
    <w:rsid w:val="006D7C91"/>
    <w:rsid w:val="006D7D00"/>
    <w:rsid w:val="006D7E90"/>
    <w:rsid w:val="006E0375"/>
    <w:rsid w:val="006E0E0D"/>
    <w:rsid w:val="006E11B3"/>
    <w:rsid w:val="006E140E"/>
    <w:rsid w:val="006E1476"/>
    <w:rsid w:val="006E15E3"/>
    <w:rsid w:val="006E1B63"/>
    <w:rsid w:val="006E2922"/>
    <w:rsid w:val="006E32FA"/>
    <w:rsid w:val="006E3A79"/>
    <w:rsid w:val="006E3FF1"/>
    <w:rsid w:val="006E4987"/>
    <w:rsid w:val="006E5873"/>
    <w:rsid w:val="006E59D8"/>
    <w:rsid w:val="006E6157"/>
    <w:rsid w:val="006E675E"/>
    <w:rsid w:val="006E6B51"/>
    <w:rsid w:val="006E6C39"/>
    <w:rsid w:val="006E6C68"/>
    <w:rsid w:val="006E6CB1"/>
    <w:rsid w:val="006E727B"/>
    <w:rsid w:val="006E77A6"/>
    <w:rsid w:val="006E7A35"/>
    <w:rsid w:val="006E7DFC"/>
    <w:rsid w:val="006F0936"/>
    <w:rsid w:val="006F0B1C"/>
    <w:rsid w:val="006F0C5F"/>
    <w:rsid w:val="006F1AEF"/>
    <w:rsid w:val="006F2D76"/>
    <w:rsid w:val="006F34B4"/>
    <w:rsid w:val="006F3F28"/>
    <w:rsid w:val="006F5595"/>
    <w:rsid w:val="006F63A2"/>
    <w:rsid w:val="006F685D"/>
    <w:rsid w:val="006F6AAF"/>
    <w:rsid w:val="006F6D0D"/>
    <w:rsid w:val="006F7201"/>
    <w:rsid w:val="007001BE"/>
    <w:rsid w:val="0070031A"/>
    <w:rsid w:val="00700392"/>
    <w:rsid w:val="00700CA3"/>
    <w:rsid w:val="007016A9"/>
    <w:rsid w:val="0070170A"/>
    <w:rsid w:val="00701BB3"/>
    <w:rsid w:val="0070210A"/>
    <w:rsid w:val="00703258"/>
    <w:rsid w:val="007035D7"/>
    <w:rsid w:val="007036D6"/>
    <w:rsid w:val="00703F0E"/>
    <w:rsid w:val="00704432"/>
    <w:rsid w:val="00704CBE"/>
    <w:rsid w:val="00704E76"/>
    <w:rsid w:val="00706E15"/>
    <w:rsid w:val="00706EAE"/>
    <w:rsid w:val="00706EDD"/>
    <w:rsid w:val="0070709F"/>
    <w:rsid w:val="0070791E"/>
    <w:rsid w:val="007079CC"/>
    <w:rsid w:val="00710351"/>
    <w:rsid w:val="007107C9"/>
    <w:rsid w:val="00710EE1"/>
    <w:rsid w:val="00711109"/>
    <w:rsid w:val="007114B7"/>
    <w:rsid w:val="007117AD"/>
    <w:rsid w:val="00711D45"/>
    <w:rsid w:val="00711FF7"/>
    <w:rsid w:val="0071236D"/>
    <w:rsid w:val="00712E71"/>
    <w:rsid w:val="00714561"/>
    <w:rsid w:val="0071485D"/>
    <w:rsid w:val="00715098"/>
    <w:rsid w:val="00716968"/>
    <w:rsid w:val="00716B3E"/>
    <w:rsid w:val="00716F36"/>
    <w:rsid w:val="00717A1B"/>
    <w:rsid w:val="00717C1D"/>
    <w:rsid w:val="007209F8"/>
    <w:rsid w:val="00722190"/>
    <w:rsid w:val="007225F4"/>
    <w:rsid w:val="007226A7"/>
    <w:rsid w:val="00722712"/>
    <w:rsid w:val="0072297A"/>
    <w:rsid w:val="00722997"/>
    <w:rsid w:val="00722F98"/>
    <w:rsid w:val="007230B0"/>
    <w:rsid w:val="007232DE"/>
    <w:rsid w:val="0072373F"/>
    <w:rsid w:val="007237C9"/>
    <w:rsid w:val="00723E8A"/>
    <w:rsid w:val="00723EE9"/>
    <w:rsid w:val="007241A7"/>
    <w:rsid w:val="007242A0"/>
    <w:rsid w:val="0072446D"/>
    <w:rsid w:val="0072526C"/>
    <w:rsid w:val="0072529D"/>
    <w:rsid w:val="0072536E"/>
    <w:rsid w:val="0072548B"/>
    <w:rsid w:val="00725513"/>
    <w:rsid w:val="00725B82"/>
    <w:rsid w:val="00726022"/>
    <w:rsid w:val="0072652A"/>
    <w:rsid w:val="00726D0A"/>
    <w:rsid w:val="00727348"/>
    <w:rsid w:val="00727C61"/>
    <w:rsid w:val="00727EB2"/>
    <w:rsid w:val="00730522"/>
    <w:rsid w:val="00731595"/>
    <w:rsid w:val="007316C3"/>
    <w:rsid w:val="0073206F"/>
    <w:rsid w:val="00732108"/>
    <w:rsid w:val="00732137"/>
    <w:rsid w:val="0073239A"/>
    <w:rsid w:val="007324EA"/>
    <w:rsid w:val="00733166"/>
    <w:rsid w:val="0073394A"/>
    <w:rsid w:val="0073503A"/>
    <w:rsid w:val="007354E2"/>
    <w:rsid w:val="00735AEC"/>
    <w:rsid w:val="00736161"/>
    <w:rsid w:val="00736222"/>
    <w:rsid w:val="00736547"/>
    <w:rsid w:val="007379D9"/>
    <w:rsid w:val="00740651"/>
    <w:rsid w:val="00740964"/>
    <w:rsid w:val="00740B2B"/>
    <w:rsid w:val="00741C8E"/>
    <w:rsid w:val="007420D7"/>
    <w:rsid w:val="00742349"/>
    <w:rsid w:val="007428EE"/>
    <w:rsid w:val="00742B76"/>
    <w:rsid w:val="007430B0"/>
    <w:rsid w:val="00743813"/>
    <w:rsid w:val="00743A10"/>
    <w:rsid w:val="00743C24"/>
    <w:rsid w:val="007444A7"/>
    <w:rsid w:val="007457C3"/>
    <w:rsid w:val="00745E59"/>
    <w:rsid w:val="00746295"/>
    <w:rsid w:val="00746623"/>
    <w:rsid w:val="007466FD"/>
    <w:rsid w:val="007467E2"/>
    <w:rsid w:val="00746A7C"/>
    <w:rsid w:val="0074700D"/>
    <w:rsid w:val="007472B9"/>
    <w:rsid w:val="00747B56"/>
    <w:rsid w:val="00750CA2"/>
    <w:rsid w:val="007518A0"/>
    <w:rsid w:val="007520AA"/>
    <w:rsid w:val="00753164"/>
    <w:rsid w:val="00753871"/>
    <w:rsid w:val="00753E37"/>
    <w:rsid w:val="0075453C"/>
    <w:rsid w:val="00754ABB"/>
    <w:rsid w:val="007560B9"/>
    <w:rsid w:val="0075625E"/>
    <w:rsid w:val="007565BC"/>
    <w:rsid w:val="0075712E"/>
    <w:rsid w:val="00757335"/>
    <w:rsid w:val="0076025F"/>
    <w:rsid w:val="0076089B"/>
    <w:rsid w:val="00760A23"/>
    <w:rsid w:val="0076152B"/>
    <w:rsid w:val="00761986"/>
    <w:rsid w:val="00761DA3"/>
    <w:rsid w:val="00761F84"/>
    <w:rsid w:val="00762F3F"/>
    <w:rsid w:val="0076398E"/>
    <w:rsid w:val="00764297"/>
    <w:rsid w:val="00764DD6"/>
    <w:rsid w:val="00765867"/>
    <w:rsid w:val="0076641F"/>
    <w:rsid w:val="00766542"/>
    <w:rsid w:val="00766A91"/>
    <w:rsid w:val="00767706"/>
    <w:rsid w:val="0076791C"/>
    <w:rsid w:val="00767ED9"/>
    <w:rsid w:val="00767F09"/>
    <w:rsid w:val="00770000"/>
    <w:rsid w:val="0077074D"/>
    <w:rsid w:val="007711F4"/>
    <w:rsid w:val="00771C38"/>
    <w:rsid w:val="007723A0"/>
    <w:rsid w:val="007729E9"/>
    <w:rsid w:val="00772B7B"/>
    <w:rsid w:val="00773153"/>
    <w:rsid w:val="00773263"/>
    <w:rsid w:val="007735C3"/>
    <w:rsid w:val="00773E1D"/>
    <w:rsid w:val="0077413A"/>
    <w:rsid w:val="007744C0"/>
    <w:rsid w:val="00774621"/>
    <w:rsid w:val="0077462D"/>
    <w:rsid w:val="0077484C"/>
    <w:rsid w:val="00775687"/>
    <w:rsid w:val="007758D4"/>
    <w:rsid w:val="00775A58"/>
    <w:rsid w:val="00775C60"/>
    <w:rsid w:val="00775D34"/>
    <w:rsid w:val="00775DC0"/>
    <w:rsid w:val="00776259"/>
    <w:rsid w:val="0077633D"/>
    <w:rsid w:val="0077641E"/>
    <w:rsid w:val="00776560"/>
    <w:rsid w:val="00776AD9"/>
    <w:rsid w:val="00776DFD"/>
    <w:rsid w:val="007771BF"/>
    <w:rsid w:val="00777256"/>
    <w:rsid w:val="00777539"/>
    <w:rsid w:val="00780409"/>
    <w:rsid w:val="007813E0"/>
    <w:rsid w:val="007815B2"/>
    <w:rsid w:val="007820C0"/>
    <w:rsid w:val="007829EC"/>
    <w:rsid w:val="007838AD"/>
    <w:rsid w:val="00783DCE"/>
    <w:rsid w:val="00784A0C"/>
    <w:rsid w:val="00784C21"/>
    <w:rsid w:val="0078533C"/>
    <w:rsid w:val="007860AB"/>
    <w:rsid w:val="00786279"/>
    <w:rsid w:val="007865AF"/>
    <w:rsid w:val="0078660F"/>
    <w:rsid w:val="00786931"/>
    <w:rsid w:val="00786BFB"/>
    <w:rsid w:val="007875E0"/>
    <w:rsid w:val="0078763C"/>
    <w:rsid w:val="007877FB"/>
    <w:rsid w:val="007902AE"/>
    <w:rsid w:val="00790857"/>
    <w:rsid w:val="00791F35"/>
    <w:rsid w:val="0079218D"/>
    <w:rsid w:val="00793C96"/>
    <w:rsid w:val="007947E1"/>
    <w:rsid w:val="007949A1"/>
    <w:rsid w:val="00794F23"/>
    <w:rsid w:val="00794FD2"/>
    <w:rsid w:val="007952DA"/>
    <w:rsid w:val="00796606"/>
    <w:rsid w:val="00796A57"/>
    <w:rsid w:val="00796EB5"/>
    <w:rsid w:val="007974E1"/>
    <w:rsid w:val="00797D31"/>
    <w:rsid w:val="007A2E99"/>
    <w:rsid w:val="007A36FE"/>
    <w:rsid w:val="007A3F47"/>
    <w:rsid w:val="007A51C5"/>
    <w:rsid w:val="007A543E"/>
    <w:rsid w:val="007A57A2"/>
    <w:rsid w:val="007A594A"/>
    <w:rsid w:val="007A59D1"/>
    <w:rsid w:val="007A5B89"/>
    <w:rsid w:val="007A67BB"/>
    <w:rsid w:val="007A69D3"/>
    <w:rsid w:val="007A6CCD"/>
    <w:rsid w:val="007A6FC2"/>
    <w:rsid w:val="007A7672"/>
    <w:rsid w:val="007A76DE"/>
    <w:rsid w:val="007A771A"/>
    <w:rsid w:val="007B051B"/>
    <w:rsid w:val="007B055D"/>
    <w:rsid w:val="007B0C43"/>
    <w:rsid w:val="007B1898"/>
    <w:rsid w:val="007B2A05"/>
    <w:rsid w:val="007B2B94"/>
    <w:rsid w:val="007B2DBF"/>
    <w:rsid w:val="007B30AD"/>
    <w:rsid w:val="007B33A4"/>
    <w:rsid w:val="007B360B"/>
    <w:rsid w:val="007B4262"/>
    <w:rsid w:val="007B447E"/>
    <w:rsid w:val="007B4A03"/>
    <w:rsid w:val="007B51D5"/>
    <w:rsid w:val="007B6FE9"/>
    <w:rsid w:val="007B73D8"/>
    <w:rsid w:val="007B74F2"/>
    <w:rsid w:val="007B77CC"/>
    <w:rsid w:val="007B7EAF"/>
    <w:rsid w:val="007C08F9"/>
    <w:rsid w:val="007C0A50"/>
    <w:rsid w:val="007C11AE"/>
    <w:rsid w:val="007C12E5"/>
    <w:rsid w:val="007C1A72"/>
    <w:rsid w:val="007C20BC"/>
    <w:rsid w:val="007C39F9"/>
    <w:rsid w:val="007C3F15"/>
    <w:rsid w:val="007C4148"/>
    <w:rsid w:val="007C482D"/>
    <w:rsid w:val="007C52A8"/>
    <w:rsid w:val="007C5954"/>
    <w:rsid w:val="007C60DB"/>
    <w:rsid w:val="007C6322"/>
    <w:rsid w:val="007C6C6E"/>
    <w:rsid w:val="007C72AA"/>
    <w:rsid w:val="007C7873"/>
    <w:rsid w:val="007C7F29"/>
    <w:rsid w:val="007D04B3"/>
    <w:rsid w:val="007D06D7"/>
    <w:rsid w:val="007D21B7"/>
    <w:rsid w:val="007D2387"/>
    <w:rsid w:val="007D2398"/>
    <w:rsid w:val="007D3B1C"/>
    <w:rsid w:val="007D42C9"/>
    <w:rsid w:val="007D42D9"/>
    <w:rsid w:val="007D44D9"/>
    <w:rsid w:val="007D483A"/>
    <w:rsid w:val="007D4C92"/>
    <w:rsid w:val="007D4FA6"/>
    <w:rsid w:val="007D4FB4"/>
    <w:rsid w:val="007D5101"/>
    <w:rsid w:val="007D529F"/>
    <w:rsid w:val="007D54E1"/>
    <w:rsid w:val="007D553D"/>
    <w:rsid w:val="007D5691"/>
    <w:rsid w:val="007D6385"/>
    <w:rsid w:val="007D6493"/>
    <w:rsid w:val="007D6B5A"/>
    <w:rsid w:val="007D6D99"/>
    <w:rsid w:val="007D73C4"/>
    <w:rsid w:val="007D75CF"/>
    <w:rsid w:val="007D789A"/>
    <w:rsid w:val="007D7DAF"/>
    <w:rsid w:val="007E0361"/>
    <w:rsid w:val="007E094D"/>
    <w:rsid w:val="007E0AA8"/>
    <w:rsid w:val="007E0BB6"/>
    <w:rsid w:val="007E0C77"/>
    <w:rsid w:val="007E21F0"/>
    <w:rsid w:val="007E28E4"/>
    <w:rsid w:val="007E3342"/>
    <w:rsid w:val="007E3366"/>
    <w:rsid w:val="007E35B9"/>
    <w:rsid w:val="007E3CC2"/>
    <w:rsid w:val="007E490E"/>
    <w:rsid w:val="007E517F"/>
    <w:rsid w:val="007E5A1C"/>
    <w:rsid w:val="007E5CA7"/>
    <w:rsid w:val="007E663C"/>
    <w:rsid w:val="007E6A73"/>
    <w:rsid w:val="007E7493"/>
    <w:rsid w:val="007E7A64"/>
    <w:rsid w:val="007F0258"/>
    <w:rsid w:val="007F10DC"/>
    <w:rsid w:val="007F1E75"/>
    <w:rsid w:val="007F2136"/>
    <w:rsid w:val="007F29DB"/>
    <w:rsid w:val="007F2B5B"/>
    <w:rsid w:val="007F2DEF"/>
    <w:rsid w:val="007F2E2A"/>
    <w:rsid w:val="007F2F22"/>
    <w:rsid w:val="007F2FA7"/>
    <w:rsid w:val="007F31E8"/>
    <w:rsid w:val="007F391C"/>
    <w:rsid w:val="007F47F4"/>
    <w:rsid w:val="007F4E3E"/>
    <w:rsid w:val="007F62CD"/>
    <w:rsid w:val="007F6312"/>
    <w:rsid w:val="007F6FE9"/>
    <w:rsid w:val="007F7000"/>
    <w:rsid w:val="007F7316"/>
    <w:rsid w:val="008005EB"/>
    <w:rsid w:val="00800FA4"/>
    <w:rsid w:val="00802B33"/>
    <w:rsid w:val="008032C9"/>
    <w:rsid w:val="0080448C"/>
    <w:rsid w:val="00804E24"/>
    <w:rsid w:val="008052C6"/>
    <w:rsid w:val="00805782"/>
    <w:rsid w:val="00805803"/>
    <w:rsid w:val="00805981"/>
    <w:rsid w:val="00805B29"/>
    <w:rsid w:val="00806646"/>
    <w:rsid w:val="00806DC5"/>
    <w:rsid w:val="00807577"/>
    <w:rsid w:val="0080788E"/>
    <w:rsid w:val="008104C9"/>
    <w:rsid w:val="00810CC1"/>
    <w:rsid w:val="00811136"/>
    <w:rsid w:val="00811522"/>
    <w:rsid w:val="008116A8"/>
    <w:rsid w:val="008117F0"/>
    <w:rsid w:val="008119EE"/>
    <w:rsid w:val="00811ADF"/>
    <w:rsid w:val="00811FB8"/>
    <w:rsid w:val="0081203F"/>
    <w:rsid w:val="008126CE"/>
    <w:rsid w:val="00812C84"/>
    <w:rsid w:val="00812DE3"/>
    <w:rsid w:val="00812F21"/>
    <w:rsid w:val="008137BB"/>
    <w:rsid w:val="008140C7"/>
    <w:rsid w:val="008148AC"/>
    <w:rsid w:val="008150DE"/>
    <w:rsid w:val="00815677"/>
    <w:rsid w:val="00815974"/>
    <w:rsid w:val="008171DF"/>
    <w:rsid w:val="0081770F"/>
    <w:rsid w:val="008209EB"/>
    <w:rsid w:val="0082168F"/>
    <w:rsid w:val="00821C48"/>
    <w:rsid w:val="00822634"/>
    <w:rsid w:val="0082293F"/>
    <w:rsid w:val="00822967"/>
    <w:rsid w:val="00822AC7"/>
    <w:rsid w:val="00822B36"/>
    <w:rsid w:val="00822F52"/>
    <w:rsid w:val="008230FD"/>
    <w:rsid w:val="008234DD"/>
    <w:rsid w:val="008242E1"/>
    <w:rsid w:val="00824C25"/>
    <w:rsid w:val="00824FC4"/>
    <w:rsid w:val="0082525A"/>
    <w:rsid w:val="00825852"/>
    <w:rsid w:val="00826C9E"/>
    <w:rsid w:val="0082725F"/>
    <w:rsid w:val="00827EF8"/>
    <w:rsid w:val="00827FF6"/>
    <w:rsid w:val="0083054A"/>
    <w:rsid w:val="00830EF0"/>
    <w:rsid w:val="008313F9"/>
    <w:rsid w:val="00831F9E"/>
    <w:rsid w:val="00833068"/>
    <w:rsid w:val="00833700"/>
    <w:rsid w:val="00833BE3"/>
    <w:rsid w:val="00833E06"/>
    <w:rsid w:val="00834769"/>
    <w:rsid w:val="00834EDA"/>
    <w:rsid w:val="00835D58"/>
    <w:rsid w:val="008362D9"/>
    <w:rsid w:val="008371AF"/>
    <w:rsid w:val="0083773C"/>
    <w:rsid w:val="008378F6"/>
    <w:rsid w:val="00840372"/>
    <w:rsid w:val="00840499"/>
    <w:rsid w:val="00840CB8"/>
    <w:rsid w:val="00841F19"/>
    <w:rsid w:val="008422BC"/>
    <w:rsid w:val="008422C7"/>
    <w:rsid w:val="00843027"/>
    <w:rsid w:val="00843136"/>
    <w:rsid w:val="0084376E"/>
    <w:rsid w:val="00843CE1"/>
    <w:rsid w:val="0084494F"/>
    <w:rsid w:val="008452A2"/>
    <w:rsid w:val="0084542A"/>
    <w:rsid w:val="00845A00"/>
    <w:rsid w:val="00845B19"/>
    <w:rsid w:val="00845D6F"/>
    <w:rsid w:val="00845E68"/>
    <w:rsid w:val="0084631B"/>
    <w:rsid w:val="00846CD0"/>
    <w:rsid w:val="00846DEB"/>
    <w:rsid w:val="00846F22"/>
    <w:rsid w:val="008471D6"/>
    <w:rsid w:val="0084746A"/>
    <w:rsid w:val="00847670"/>
    <w:rsid w:val="00847EEC"/>
    <w:rsid w:val="008509D4"/>
    <w:rsid w:val="00850B83"/>
    <w:rsid w:val="008512BC"/>
    <w:rsid w:val="00851B1C"/>
    <w:rsid w:val="00851B4E"/>
    <w:rsid w:val="008520C5"/>
    <w:rsid w:val="008529A3"/>
    <w:rsid w:val="00852A4F"/>
    <w:rsid w:val="00852B31"/>
    <w:rsid w:val="00853C2E"/>
    <w:rsid w:val="0085404C"/>
    <w:rsid w:val="00854720"/>
    <w:rsid w:val="00854769"/>
    <w:rsid w:val="00854C67"/>
    <w:rsid w:val="008552D6"/>
    <w:rsid w:val="008557C5"/>
    <w:rsid w:val="00855898"/>
    <w:rsid w:val="00855D77"/>
    <w:rsid w:val="00856150"/>
    <w:rsid w:val="00856179"/>
    <w:rsid w:val="0085678C"/>
    <w:rsid w:val="0085713F"/>
    <w:rsid w:val="00857368"/>
    <w:rsid w:val="00857715"/>
    <w:rsid w:val="00857A43"/>
    <w:rsid w:val="00860709"/>
    <w:rsid w:val="0086074E"/>
    <w:rsid w:val="0086082C"/>
    <w:rsid w:val="00860C20"/>
    <w:rsid w:val="00861114"/>
    <w:rsid w:val="00861ABA"/>
    <w:rsid w:val="00861AE5"/>
    <w:rsid w:val="00861E7E"/>
    <w:rsid w:val="008621A7"/>
    <w:rsid w:val="00862A65"/>
    <w:rsid w:val="00862E70"/>
    <w:rsid w:val="0086319E"/>
    <w:rsid w:val="008634CB"/>
    <w:rsid w:val="00863502"/>
    <w:rsid w:val="00863C24"/>
    <w:rsid w:val="0086425D"/>
    <w:rsid w:val="00864862"/>
    <w:rsid w:val="0086510F"/>
    <w:rsid w:val="00865E62"/>
    <w:rsid w:val="00866F6C"/>
    <w:rsid w:val="008670FD"/>
    <w:rsid w:val="008701D4"/>
    <w:rsid w:val="008704D0"/>
    <w:rsid w:val="00870873"/>
    <w:rsid w:val="008713E9"/>
    <w:rsid w:val="008713FF"/>
    <w:rsid w:val="00871E1F"/>
    <w:rsid w:val="008725F7"/>
    <w:rsid w:val="00872EA3"/>
    <w:rsid w:val="00872FB3"/>
    <w:rsid w:val="00873B43"/>
    <w:rsid w:val="00873D12"/>
    <w:rsid w:val="008742B8"/>
    <w:rsid w:val="00874461"/>
    <w:rsid w:val="00874A88"/>
    <w:rsid w:val="00875155"/>
    <w:rsid w:val="008755D2"/>
    <w:rsid w:val="00875A75"/>
    <w:rsid w:val="00875A91"/>
    <w:rsid w:val="00875C85"/>
    <w:rsid w:val="008761B8"/>
    <w:rsid w:val="0087658F"/>
    <w:rsid w:val="0087672A"/>
    <w:rsid w:val="00877968"/>
    <w:rsid w:val="008801F6"/>
    <w:rsid w:val="00880A5C"/>
    <w:rsid w:val="00880DC5"/>
    <w:rsid w:val="00881061"/>
    <w:rsid w:val="008811F7"/>
    <w:rsid w:val="008814DD"/>
    <w:rsid w:val="0088167C"/>
    <w:rsid w:val="00881B56"/>
    <w:rsid w:val="00882463"/>
    <w:rsid w:val="00882A03"/>
    <w:rsid w:val="00882B1E"/>
    <w:rsid w:val="00882BD6"/>
    <w:rsid w:val="008831CF"/>
    <w:rsid w:val="008840FF"/>
    <w:rsid w:val="008842FC"/>
    <w:rsid w:val="00884874"/>
    <w:rsid w:val="008852B8"/>
    <w:rsid w:val="00885F1A"/>
    <w:rsid w:val="00885F90"/>
    <w:rsid w:val="00885FD3"/>
    <w:rsid w:val="00886204"/>
    <w:rsid w:val="008862BA"/>
    <w:rsid w:val="00887148"/>
    <w:rsid w:val="008875AC"/>
    <w:rsid w:val="00890807"/>
    <w:rsid w:val="00890AD9"/>
    <w:rsid w:val="0089104B"/>
    <w:rsid w:val="00891736"/>
    <w:rsid w:val="00891C2A"/>
    <w:rsid w:val="00892635"/>
    <w:rsid w:val="00892AC4"/>
    <w:rsid w:val="00892D4A"/>
    <w:rsid w:val="00893902"/>
    <w:rsid w:val="00893E32"/>
    <w:rsid w:val="008944FC"/>
    <w:rsid w:val="00894B19"/>
    <w:rsid w:val="00894CA6"/>
    <w:rsid w:val="00894CFA"/>
    <w:rsid w:val="0089548D"/>
    <w:rsid w:val="00896D50"/>
    <w:rsid w:val="008A11D9"/>
    <w:rsid w:val="008A1C48"/>
    <w:rsid w:val="008A1EB8"/>
    <w:rsid w:val="008A216F"/>
    <w:rsid w:val="008A22F4"/>
    <w:rsid w:val="008A27AF"/>
    <w:rsid w:val="008A27C7"/>
    <w:rsid w:val="008A3D65"/>
    <w:rsid w:val="008A5200"/>
    <w:rsid w:val="008A521B"/>
    <w:rsid w:val="008A59DB"/>
    <w:rsid w:val="008A6196"/>
    <w:rsid w:val="008A66AF"/>
    <w:rsid w:val="008A6977"/>
    <w:rsid w:val="008A76A6"/>
    <w:rsid w:val="008A7D53"/>
    <w:rsid w:val="008B0095"/>
    <w:rsid w:val="008B0927"/>
    <w:rsid w:val="008B098E"/>
    <w:rsid w:val="008B0B5D"/>
    <w:rsid w:val="008B1168"/>
    <w:rsid w:val="008B13D4"/>
    <w:rsid w:val="008B13EE"/>
    <w:rsid w:val="008B19DB"/>
    <w:rsid w:val="008B2212"/>
    <w:rsid w:val="008B270C"/>
    <w:rsid w:val="008B27B7"/>
    <w:rsid w:val="008B2B8E"/>
    <w:rsid w:val="008B2CAE"/>
    <w:rsid w:val="008B3B1B"/>
    <w:rsid w:val="008B40DE"/>
    <w:rsid w:val="008B42D4"/>
    <w:rsid w:val="008B47E2"/>
    <w:rsid w:val="008B4D6B"/>
    <w:rsid w:val="008B4E21"/>
    <w:rsid w:val="008B54F3"/>
    <w:rsid w:val="008B566F"/>
    <w:rsid w:val="008B62DA"/>
    <w:rsid w:val="008B74A7"/>
    <w:rsid w:val="008C0178"/>
    <w:rsid w:val="008C0BAD"/>
    <w:rsid w:val="008C2CF9"/>
    <w:rsid w:val="008C2DED"/>
    <w:rsid w:val="008C30E9"/>
    <w:rsid w:val="008C321E"/>
    <w:rsid w:val="008C3FCC"/>
    <w:rsid w:val="008C3FEE"/>
    <w:rsid w:val="008C49C3"/>
    <w:rsid w:val="008C502D"/>
    <w:rsid w:val="008C65E6"/>
    <w:rsid w:val="008C6905"/>
    <w:rsid w:val="008C6918"/>
    <w:rsid w:val="008C73FD"/>
    <w:rsid w:val="008C7637"/>
    <w:rsid w:val="008C7696"/>
    <w:rsid w:val="008C7E47"/>
    <w:rsid w:val="008D0722"/>
    <w:rsid w:val="008D0FAE"/>
    <w:rsid w:val="008D0FDE"/>
    <w:rsid w:val="008D115C"/>
    <w:rsid w:val="008D17A7"/>
    <w:rsid w:val="008D3C6B"/>
    <w:rsid w:val="008D3E35"/>
    <w:rsid w:val="008D3FA7"/>
    <w:rsid w:val="008D451C"/>
    <w:rsid w:val="008D46BC"/>
    <w:rsid w:val="008D4704"/>
    <w:rsid w:val="008D5716"/>
    <w:rsid w:val="008D57BD"/>
    <w:rsid w:val="008D59AC"/>
    <w:rsid w:val="008D5CB0"/>
    <w:rsid w:val="008D65E1"/>
    <w:rsid w:val="008D684F"/>
    <w:rsid w:val="008E00D0"/>
    <w:rsid w:val="008E06F6"/>
    <w:rsid w:val="008E0738"/>
    <w:rsid w:val="008E123F"/>
    <w:rsid w:val="008E1400"/>
    <w:rsid w:val="008E17D3"/>
    <w:rsid w:val="008E21DE"/>
    <w:rsid w:val="008E3222"/>
    <w:rsid w:val="008E3405"/>
    <w:rsid w:val="008E39B9"/>
    <w:rsid w:val="008E40C1"/>
    <w:rsid w:val="008E43A1"/>
    <w:rsid w:val="008E545C"/>
    <w:rsid w:val="008E58F4"/>
    <w:rsid w:val="008E5ABF"/>
    <w:rsid w:val="008E5C00"/>
    <w:rsid w:val="008E6642"/>
    <w:rsid w:val="008E68DE"/>
    <w:rsid w:val="008E6D36"/>
    <w:rsid w:val="008E702A"/>
    <w:rsid w:val="008E7F52"/>
    <w:rsid w:val="008E7F88"/>
    <w:rsid w:val="008F012A"/>
    <w:rsid w:val="008F05E1"/>
    <w:rsid w:val="008F0E93"/>
    <w:rsid w:val="008F1016"/>
    <w:rsid w:val="008F1949"/>
    <w:rsid w:val="008F1D61"/>
    <w:rsid w:val="008F2140"/>
    <w:rsid w:val="008F2226"/>
    <w:rsid w:val="008F24FD"/>
    <w:rsid w:val="008F2744"/>
    <w:rsid w:val="008F29DD"/>
    <w:rsid w:val="008F2C06"/>
    <w:rsid w:val="008F350B"/>
    <w:rsid w:val="008F375F"/>
    <w:rsid w:val="008F3C30"/>
    <w:rsid w:val="008F4FC9"/>
    <w:rsid w:val="008F53B7"/>
    <w:rsid w:val="008F5D21"/>
    <w:rsid w:val="008F6234"/>
    <w:rsid w:val="008F63AB"/>
    <w:rsid w:val="008F6FF7"/>
    <w:rsid w:val="008F70F5"/>
    <w:rsid w:val="008F739E"/>
    <w:rsid w:val="008F765C"/>
    <w:rsid w:val="008F7A5C"/>
    <w:rsid w:val="009005B7"/>
    <w:rsid w:val="00900999"/>
    <w:rsid w:val="00900E18"/>
    <w:rsid w:val="009024FD"/>
    <w:rsid w:val="00902B2F"/>
    <w:rsid w:val="009030A0"/>
    <w:rsid w:val="00903226"/>
    <w:rsid w:val="0090344B"/>
    <w:rsid w:val="00903F0C"/>
    <w:rsid w:val="009042C7"/>
    <w:rsid w:val="00904410"/>
    <w:rsid w:val="00904A58"/>
    <w:rsid w:val="00904FA7"/>
    <w:rsid w:val="009051D7"/>
    <w:rsid w:val="00905A8C"/>
    <w:rsid w:val="00905AB9"/>
    <w:rsid w:val="00905D44"/>
    <w:rsid w:val="00905F80"/>
    <w:rsid w:val="00906331"/>
    <w:rsid w:val="009079E3"/>
    <w:rsid w:val="00907A5F"/>
    <w:rsid w:val="00907B7F"/>
    <w:rsid w:val="009100E4"/>
    <w:rsid w:val="009101D3"/>
    <w:rsid w:val="00910936"/>
    <w:rsid w:val="00910939"/>
    <w:rsid w:val="00910AA2"/>
    <w:rsid w:val="00911369"/>
    <w:rsid w:val="009119EB"/>
    <w:rsid w:val="00911FD7"/>
    <w:rsid w:val="00912204"/>
    <w:rsid w:val="009156D6"/>
    <w:rsid w:val="009157E0"/>
    <w:rsid w:val="00915D1F"/>
    <w:rsid w:val="00916518"/>
    <w:rsid w:val="00916D65"/>
    <w:rsid w:val="009173E4"/>
    <w:rsid w:val="00917855"/>
    <w:rsid w:val="009202D1"/>
    <w:rsid w:val="00921268"/>
    <w:rsid w:val="00921913"/>
    <w:rsid w:val="00921A8A"/>
    <w:rsid w:val="00921FA3"/>
    <w:rsid w:val="00922274"/>
    <w:rsid w:val="00922621"/>
    <w:rsid w:val="00922A18"/>
    <w:rsid w:val="00922A44"/>
    <w:rsid w:val="00922E49"/>
    <w:rsid w:val="00923508"/>
    <w:rsid w:val="0092363E"/>
    <w:rsid w:val="00923A5F"/>
    <w:rsid w:val="00923CE0"/>
    <w:rsid w:val="009243D3"/>
    <w:rsid w:val="00924D5A"/>
    <w:rsid w:val="00925D21"/>
    <w:rsid w:val="0092607F"/>
    <w:rsid w:val="0092640B"/>
    <w:rsid w:val="00926A1D"/>
    <w:rsid w:val="00926CDE"/>
    <w:rsid w:val="00926EB9"/>
    <w:rsid w:val="00926FE6"/>
    <w:rsid w:val="00927DDD"/>
    <w:rsid w:val="00927E57"/>
    <w:rsid w:val="009300B4"/>
    <w:rsid w:val="009309FD"/>
    <w:rsid w:val="00930F76"/>
    <w:rsid w:val="00930FE5"/>
    <w:rsid w:val="00931078"/>
    <w:rsid w:val="009316E9"/>
    <w:rsid w:val="00931AD1"/>
    <w:rsid w:val="009322EF"/>
    <w:rsid w:val="00932809"/>
    <w:rsid w:val="00932A55"/>
    <w:rsid w:val="00932D0F"/>
    <w:rsid w:val="0093473F"/>
    <w:rsid w:val="009357E2"/>
    <w:rsid w:val="00935E03"/>
    <w:rsid w:val="00935F2D"/>
    <w:rsid w:val="00936191"/>
    <w:rsid w:val="00936659"/>
    <w:rsid w:val="00936669"/>
    <w:rsid w:val="00936ECA"/>
    <w:rsid w:val="00937E06"/>
    <w:rsid w:val="00937E5F"/>
    <w:rsid w:val="00940CB7"/>
    <w:rsid w:val="00940CE0"/>
    <w:rsid w:val="00941C16"/>
    <w:rsid w:val="0094210C"/>
    <w:rsid w:val="00942227"/>
    <w:rsid w:val="00942A15"/>
    <w:rsid w:val="00942C18"/>
    <w:rsid w:val="009430DC"/>
    <w:rsid w:val="00943113"/>
    <w:rsid w:val="0094344C"/>
    <w:rsid w:val="00943CAC"/>
    <w:rsid w:val="00943D05"/>
    <w:rsid w:val="00944269"/>
    <w:rsid w:val="009446F4"/>
    <w:rsid w:val="00944F18"/>
    <w:rsid w:val="009456B8"/>
    <w:rsid w:val="0094638D"/>
    <w:rsid w:val="009464D7"/>
    <w:rsid w:val="00946757"/>
    <w:rsid w:val="009468D2"/>
    <w:rsid w:val="00946EF9"/>
    <w:rsid w:val="00947027"/>
    <w:rsid w:val="009503D8"/>
    <w:rsid w:val="0095088B"/>
    <w:rsid w:val="00951563"/>
    <w:rsid w:val="00951958"/>
    <w:rsid w:val="00951B58"/>
    <w:rsid w:val="00952BF0"/>
    <w:rsid w:val="0095332F"/>
    <w:rsid w:val="009533B7"/>
    <w:rsid w:val="00954F76"/>
    <w:rsid w:val="009554C4"/>
    <w:rsid w:val="0095555A"/>
    <w:rsid w:val="00955A66"/>
    <w:rsid w:val="00955B30"/>
    <w:rsid w:val="00955D2E"/>
    <w:rsid w:val="00956045"/>
    <w:rsid w:val="009560D3"/>
    <w:rsid w:val="00956A7C"/>
    <w:rsid w:val="00956D79"/>
    <w:rsid w:val="00956F16"/>
    <w:rsid w:val="00957111"/>
    <w:rsid w:val="00957275"/>
    <w:rsid w:val="009574FF"/>
    <w:rsid w:val="00957867"/>
    <w:rsid w:val="00960200"/>
    <w:rsid w:val="0096037B"/>
    <w:rsid w:val="00960D5D"/>
    <w:rsid w:val="00961B45"/>
    <w:rsid w:val="00961E1D"/>
    <w:rsid w:val="00961F28"/>
    <w:rsid w:val="00962644"/>
    <w:rsid w:val="0096325B"/>
    <w:rsid w:val="00963331"/>
    <w:rsid w:val="009634C1"/>
    <w:rsid w:val="00963F5A"/>
    <w:rsid w:val="0096503E"/>
    <w:rsid w:val="00965C91"/>
    <w:rsid w:val="0096618F"/>
    <w:rsid w:val="009661B0"/>
    <w:rsid w:val="0096686C"/>
    <w:rsid w:val="009675BD"/>
    <w:rsid w:val="009677B3"/>
    <w:rsid w:val="00970275"/>
    <w:rsid w:val="00971226"/>
    <w:rsid w:val="00971794"/>
    <w:rsid w:val="00971B80"/>
    <w:rsid w:val="00972217"/>
    <w:rsid w:val="00972630"/>
    <w:rsid w:val="00972BA6"/>
    <w:rsid w:val="009734E0"/>
    <w:rsid w:val="00974893"/>
    <w:rsid w:val="0097490F"/>
    <w:rsid w:val="00974C2B"/>
    <w:rsid w:val="0097518E"/>
    <w:rsid w:val="00975696"/>
    <w:rsid w:val="009757F5"/>
    <w:rsid w:val="00976263"/>
    <w:rsid w:val="009763D5"/>
    <w:rsid w:val="00976993"/>
    <w:rsid w:val="00977CD5"/>
    <w:rsid w:val="0098046C"/>
    <w:rsid w:val="00980907"/>
    <w:rsid w:val="00980E7F"/>
    <w:rsid w:val="009810EA"/>
    <w:rsid w:val="009812F1"/>
    <w:rsid w:val="00981928"/>
    <w:rsid w:val="00981CDF"/>
    <w:rsid w:val="00982584"/>
    <w:rsid w:val="009831A0"/>
    <w:rsid w:val="009838F6"/>
    <w:rsid w:val="00983A8D"/>
    <w:rsid w:val="00983C91"/>
    <w:rsid w:val="00983F83"/>
    <w:rsid w:val="00984849"/>
    <w:rsid w:val="00984855"/>
    <w:rsid w:val="0098485A"/>
    <w:rsid w:val="00984FE9"/>
    <w:rsid w:val="009851B1"/>
    <w:rsid w:val="009852AE"/>
    <w:rsid w:val="009852C4"/>
    <w:rsid w:val="00985968"/>
    <w:rsid w:val="00986F60"/>
    <w:rsid w:val="009878B3"/>
    <w:rsid w:val="0098798C"/>
    <w:rsid w:val="0099058C"/>
    <w:rsid w:val="0099070F"/>
    <w:rsid w:val="00990BDD"/>
    <w:rsid w:val="00990D3D"/>
    <w:rsid w:val="00991087"/>
    <w:rsid w:val="00992349"/>
    <w:rsid w:val="0099277D"/>
    <w:rsid w:val="00992816"/>
    <w:rsid w:val="00993A53"/>
    <w:rsid w:val="00993D96"/>
    <w:rsid w:val="009944C5"/>
    <w:rsid w:val="0099458C"/>
    <w:rsid w:val="0099471E"/>
    <w:rsid w:val="009961DA"/>
    <w:rsid w:val="009963D3"/>
    <w:rsid w:val="00996B83"/>
    <w:rsid w:val="009976C4"/>
    <w:rsid w:val="00997905"/>
    <w:rsid w:val="0099791E"/>
    <w:rsid w:val="00997BB6"/>
    <w:rsid w:val="00997D6F"/>
    <w:rsid w:val="009A022A"/>
    <w:rsid w:val="009A0511"/>
    <w:rsid w:val="009A051A"/>
    <w:rsid w:val="009A08B9"/>
    <w:rsid w:val="009A0A75"/>
    <w:rsid w:val="009A0B71"/>
    <w:rsid w:val="009A1404"/>
    <w:rsid w:val="009A1765"/>
    <w:rsid w:val="009A2342"/>
    <w:rsid w:val="009A3BB8"/>
    <w:rsid w:val="009A3D49"/>
    <w:rsid w:val="009A45EA"/>
    <w:rsid w:val="009A554D"/>
    <w:rsid w:val="009A5AF8"/>
    <w:rsid w:val="009A6847"/>
    <w:rsid w:val="009A6887"/>
    <w:rsid w:val="009A7541"/>
    <w:rsid w:val="009A768C"/>
    <w:rsid w:val="009A7B4E"/>
    <w:rsid w:val="009A7BC2"/>
    <w:rsid w:val="009A7C03"/>
    <w:rsid w:val="009A7FB4"/>
    <w:rsid w:val="009B068D"/>
    <w:rsid w:val="009B06E2"/>
    <w:rsid w:val="009B07AE"/>
    <w:rsid w:val="009B0A17"/>
    <w:rsid w:val="009B1049"/>
    <w:rsid w:val="009B1607"/>
    <w:rsid w:val="009B1628"/>
    <w:rsid w:val="009B1BAC"/>
    <w:rsid w:val="009B1DCF"/>
    <w:rsid w:val="009B2051"/>
    <w:rsid w:val="009B22EB"/>
    <w:rsid w:val="009B2541"/>
    <w:rsid w:val="009B263C"/>
    <w:rsid w:val="009B2AD5"/>
    <w:rsid w:val="009B30C0"/>
    <w:rsid w:val="009B3433"/>
    <w:rsid w:val="009B48A7"/>
    <w:rsid w:val="009B4B61"/>
    <w:rsid w:val="009B5326"/>
    <w:rsid w:val="009B5A43"/>
    <w:rsid w:val="009B5A71"/>
    <w:rsid w:val="009B5C2A"/>
    <w:rsid w:val="009B633E"/>
    <w:rsid w:val="009B6950"/>
    <w:rsid w:val="009B6DB2"/>
    <w:rsid w:val="009B7A05"/>
    <w:rsid w:val="009B7A26"/>
    <w:rsid w:val="009B7D99"/>
    <w:rsid w:val="009B7F21"/>
    <w:rsid w:val="009B7F56"/>
    <w:rsid w:val="009C0080"/>
    <w:rsid w:val="009C0999"/>
    <w:rsid w:val="009C09A4"/>
    <w:rsid w:val="009C0A0C"/>
    <w:rsid w:val="009C0ED4"/>
    <w:rsid w:val="009C11FA"/>
    <w:rsid w:val="009C2C7B"/>
    <w:rsid w:val="009C2E9B"/>
    <w:rsid w:val="009C32AF"/>
    <w:rsid w:val="009C334D"/>
    <w:rsid w:val="009C36AD"/>
    <w:rsid w:val="009C5498"/>
    <w:rsid w:val="009C566A"/>
    <w:rsid w:val="009C5861"/>
    <w:rsid w:val="009C5DCC"/>
    <w:rsid w:val="009C61AB"/>
    <w:rsid w:val="009C6950"/>
    <w:rsid w:val="009C6E93"/>
    <w:rsid w:val="009C72C5"/>
    <w:rsid w:val="009C7400"/>
    <w:rsid w:val="009C7641"/>
    <w:rsid w:val="009C7837"/>
    <w:rsid w:val="009D0460"/>
    <w:rsid w:val="009D0FEF"/>
    <w:rsid w:val="009D137D"/>
    <w:rsid w:val="009D1474"/>
    <w:rsid w:val="009D1936"/>
    <w:rsid w:val="009D20ED"/>
    <w:rsid w:val="009D2644"/>
    <w:rsid w:val="009D2665"/>
    <w:rsid w:val="009D276A"/>
    <w:rsid w:val="009D288D"/>
    <w:rsid w:val="009D42A8"/>
    <w:rsid w:val="009D430F"/>
    <w:rsid w:val="009D472E"/>
    <w:rsid w:val="009D5A08"/>
    <w:rsid w:val="009D5A4A"/>
    <w:rsid w:val="009D5C4E"/>
    <w:rsid w:val="009D5CDB"/>
    <w:rsid w:val="009D6F14"/>
    <w:rsid w:val="009D71AB"/>
    <w:rsid w:val="009D76D7"/>
    <w:rsid w:val="009D789E"/>
    <w:rsid w:val="009D7AB6"/>
    <w:rsid w:val="009D7AF7"/>
    <w:rsid w:val="009D7C70"/>
    <w:rsid w:val="009E000E"/>
    <w:rsid w:val="009E01C8"/>
    <w:rsid w:val="009E19FF"/>
    <w:rsid w:val="009E2B27"/>
    <w:rsid w:val="009E3084"/>
    <w:rsid w:val="009E313D"/>
    <w:rsid w:val="009E32F5"/>
    <w:rsid w:val="009E3475"/>
    <w:rsid w:val="009E3579"/>
    <w:rsid w:val="009E3DA8"/>
    <w:rsid w:val="009E3DB4"/>
    <w:rsid w:val="009E3F37"/>
    <w:rsid w:val="009E4206"/>
    <w:rsid w:val="009E479F"/>
    <w:rsid w:val="009E4AE9"/>
    <w:rsid w:val="009E4FE0"/>
    <w:rsid w:val="009E5D8B"/>
    <w:rsid w:val="009E623E"/>
    <w:rsid w:val="009F0556"/>
    <w:rsid w:val="009F0A99"/>
    <w:rsid w:val="009F0D31"/>
    <w:rsid w:val="009F0DC9"/>
    <w:rsid w:val="009F0E2D"/>
    <w:rsid w:val="009F142A"/>
    <w:rsid w:val="009F20E3"/>
    <w:rsid w:val="009F2408"/>
    <w:rsid w:val="009F2427"/>
    <w:rsid w:val="009F25CB"/>
    <w:rsid w:val="009F2B68"/>
    <w:rsid w:val="009F2B8B"/>
    <w:rsid w:val="009F2EFD"/>
    <w:rsid w:val="009F368E"/>
    <w:rsid w:val="009F370B"/>
    <w:rsid w:val="009F489D"/>
    <w:rsid w:val="009F4F5E"/>
    <w:rsid w:val="009F5162"/>
    <w:rsid w:val="009F587E"/>
    <w:rsid w:val="009F737F"/>
    <w:rsid w:val="009F791E"/>
    <w:rsid w:val="00A00023"/>
    <w:rsid w:val="00A0035D"/>
    <w:rsid w:val="00A005E0"/>
    <w:rsid w:val="00A007E9"/>
    <w:rsid w:val="00A00E11"/>
    <w:rsid w:val="00A01527"/>
    <w:rsid w:val="00A01634"/>
    <w:rsid w:val="00A01CFD"/>
    <w:rsid w:val="00A02035"/>
    <w:rsid w:val="00A025FF"/>
    <w:rsid w:val="00A02961"/>
    <w:rsid w:val="00A02B67"/>
    <w:rsid w:val="00A02C73"/>
    <w:rsid w:val="00A02D5B"/>
    <w:rsid w:val="00A03078"/>
    <w:rsid w:val="00A0358D"/>
    <w:rsid w:val="00A03657"/>
    <w:rsid w:val="00A038AB"/>
    <w:rsid w:val="00A03AB1"/>
    <w:rsid w:val="00A03BB0"/>
    <w:rsid w:val="00A03F46"/>
    <w:rsid w:val="00A04605"/>
    <w:rsid w:val="00A04E2B"/>
    <w:rsid w:val="00A059CA"/>
    <w:rsid w:val="00A05BC3"/>
    <w:rsid w:val="00A05F9F"/>
    <w:rsid w:val="00A06266"/>
    <w:rsid w:val="00A0725F"/>
    <w:rsid w:val="00A0740B"/>
    <w:rsid w:val="00A074E1"/>
    <w:rsid w:val="00A07826"/>
    <w:rsid w:val="00A07BDC"/>
    <w:rsid w:val="00A1001C"/>
    <w:rsid w:val="00A101F2"/>
    <w:rsid w:val="00A10472"/>
    <w:rsid w:val="00A10BCD"/>
    <w:rsid w:val="00A110C3"/>
    <w:rsid w:val="00A11408"/>
    <w:rsid w:val="00A11D45"/>
    <w:rsid w:val="00A1228D"/>
    <w:rsid w:val="00A131FB"/>
    <w:rsid w:val="00A13524"/>
    <w:rsid w:val="00A14032"/>
    <w:rsid w:val="00A1412E"/>
    <w:rsid w:val="00A141F7"/>
    <w:rsid w:val="00A167FE"/>
    <w:rsid w:val="00A16F03"/>
    <w:rsid w:val="00A171DD"/>
    <w:rsid w:val="00A17229"/>
    <w:rsid w:val="00A1736B"/>
    <w:rsid w:val="00A17981"/>
    <w:rsid w:val="00A20B26"/>
    <w:rsid w:val="00A21C3F"/>
    <w:rsid w:val="00A21ED9"/>
    <w:rsid w:val="00A2283B"/>
    <w:rsid w:val="00A22DBF"/>
    <w:rsid w:val="00A2331D"/>
    <w:rsid w:val="00A23BA0"/>
    <w:rsid w:val="00A2414A"/>
    <w:rsid w:val="00A242E6"/>
    <w:rsid w:val="00A24381"/>
    <w:rsid w:val="00A24913"/>
    <w:rsid w:val="00A24E14"/>
    <w:rsid w:val="00A25639"/>
    <w:rsid w:val="00A25693"/>
    <w:rsid w:val="00A25936"/>
    <w:rsid w:val="00A25C59"/>
    <w:rsid w:val="00A25DEC"/>
    <w:rsid w:val="00A266D1"/>
    <w:rsid w:val="00A26997"/>
    <w:rsid w:val="00A26C3C"/>
    <w:rsid w:val="00A26C7A"/>
    <w:rsid w:val="00A270DD"/>
    <w:rsid w:val="00A2790C"/>
    <w:rsid w:val="00A27A24"/>
    <w:rsid w:val="00A3007A"/>
    <w:rsid w:val="00A30167"/>
    <w:rsid w:val="00A30EF9"/>
    <w:rsid w:val="00A31256"/>
    <w:rsid w:val="00A31756"/>
    <w:rsid w:val="00A31BEA"/>
    <w:rsid w:val="00A32089"/>
    <w:rsid w:val="00A320AB"/>
    <w:rsid w:val="00A328A2"/>
    <w:rsid w:val="00A33A0D"/>
    <w:rsid w:val="00A33BFD"/>
    <w:rsid w:val="00A340D3"/>
    <w:rsid w:val="00A343BE"/>
    <w:rsid w:val="00A346BC"/>
    <w:rsid w:val="00A34D85"/>
    <w:rsid w:val="00A3508A"/>
    <w:rsid w:val="00A35818"/>
    <w:rsid w:val="00A35943"/>
    <w:rsid w:val="00A35BDE"/>
    <w:rsid w:val="00A35C14"/>
    <w:rsid w:val="00A35E80"/>
    <w:rsid w:val="00A361F4"/>
    <w:rsid w:val="00A365FE"/>
    <w:rsid w:val="00A3690C"/>
    <w:rsid w:val="00A36B2F"/>
    <w:rsid w:val="00A379C4"/>
    <w:rsid w:val="00A37D06"/>
    <w:rsid w:val="00A4042E"/>
    <w:rsid w:val="00A40DE4"/>
    <w:rsid w:val="00A40E34"/>
    <w:rsid w:val="00A42141"/>
    <w:rsid w:val="00A42833"/>
    <w:rsid w:val="00A42BA9"/>
    <w:rsid w:val="00A4341D"/>
    <w:rsid w:val="00A43E15"/>
    <w:rsid w:val="00A44108"/>
    <w:rsid w:val="00A44271"/>
    <w:rsid w:val="00A443EF"/>
    <w:rsid w:val="00A447F5"/>
    <w:rsid w:val="00A44E41"/>
    <w:rsid w:val="00A45A10"/>
    <w:rsid w:val="00A4603E"/>
    <w:rsid w:val="00A465FD"/>
    <w:rsid w:val="00A46620"/>
    <w:rsid w:val="00A471BF"/>
    <w:rsid w:val="00A4762C"/>
    <w:rsid w:val="00A476F8"/>
    <w:rsid w:val="00A47BD8"/>
    <w:rsid w:val="00A47BF3"/>
    <w:rsid w:val="00A47DF1"/>
    <w:rsid w:val="00A50106"/>
    <w:rsid w:val="00A5078A"/>
    <w:rsid w:val="00A5089F"/>
    <w:rsid w:val="00A50999"/>
    <w:rsid w:val="00A5119F"/>
    <w:rsid w:val="00A51BA6"/>
    <w:rsid w:val="00A51C0F"/>
    <w:rsid w:val="00A51C1B"/>
    <w:rsid w:val="00A51E80"/>
    <w:rsid w:val="00A52927"/>
    <w:rsid w:val="00A536C2"/>
    <w:rsid w:val="00A5397F"/>
    <w:rsid w:val="00A53B13"/>
    <w:rsid w:val="00A53E4E"/>
    <w:rsid w:val="00A546D7"/>
    <w:rsid w:val="00A54821"/>
    <w:rsid w:val="00A54C5A"/>
    <w:rsid w:val="00A567E3"/>
    <w:rsid w:val="00A56A26"/>
    <w:rsid w:val="00A56C05"/>
    <w:rsid w:val="00A57EB8"/>
    <w:rsid w:val="00A60E4B"/>
    <w:rsid w:val="00A61671"/>
    <w:rsid w:val="00A61864"/>
    <w:rsid w:val="00A61D8F"/>
    <w:rsid w:val="00A620B2"/>
    <w:rsid w:val="00A6215B"/>
    <w:rsid w:val="00A624DE"/>
    <w:rsid w:val="00A627DC"/>
    <w:rsid w:val="00A63575"/>
    <w:rsid w:val="00A65285"/>
    <w:rsid w:val="00A65846"/>
    <w:rsid w:val="00A66033"/>
    <w:rsid w:val="00A705E0"/>
    <w:rsid w:val="00A70C90"/>
    <w:rsid w:val="00A70E58"/>
    <w:rsid w:val="00A717C9"/>
    <w:rsid w:val="00A71E3F"/>
    <w:rsid w:val="00A71FBB"/>
    <w:rsid w:val="00A7337A"/>
    <w:rsid w:val="00A733CA"/>
    <w:rsid w:val="00A738F2"/>
    <w:rsid w:val="00A7395A"/>
    <w:rsid w:val="00A73D4F"/>
    <w:rsid w:val="00A73F9D"/>
    <w:rsid w:val="00A7405C"/>
    <w:rsid w:val="00A74427"/>
    <w:rsid w:val="00A746AD"/>
    <w:rsid w:val="00A74FF9"/>
    <w:rsid w:val="00A758A7"/>
    <w:rsid w:val="00A75A3B"/>
    <w:rsid w:val="00A75FA6"/>
    <w:rsid w:val="00A76136"/>
    <w:rsid w:val="00A76671"/>
    <w:rsid w:val="00A76771"/>
    <w:rsid w:val="00A774BB"/>
    <w:rsid w:val="00A776D8"/>
    <w:rsid w:val="00A77DE5"/>
    <w:rsid w:val="00A77F94"/>
    <w:rsid w:val="00A8002D"/>
    <w:rsid w:val="00A809C8"/>
    <w:rsid w:val="00A80D55"/>
    <w:rsid w:val="00A813F5"/>
    <w:rsid w:val="00A815BD"/>
    <w:rsid w:val="00A81836"/>
    <w:rsid w:val="00A820DA"/>
    <w:rsid w:val="00A82308"/>
    <w:rsid w:val="00A83086"/>
    <w:rsid w:val="00A840D9"/>
    <w:rsid w:val="00A843FB"/>
    <w:rsid w:val="00A8463B"/>
    <w:rsid w:val="00A849BD"/>
    <w:rsid w:val="00A84D52"/>
    <w:rsid w:val="00A84F9F"/>
    <w:rsid w:val="00A8516C"/>
    <w:rsid w:val="00A8590E"/>
    <w:rsid w:val="00A86640"/>
    <w:rsid w:val="00A86A46"/>
    <w:rsid w:val="00A8765F"/>
    <w:rsid w:val="00A903B1"/>
    <w:rsid w:val="00A90EC1"/>
    <w:rsid w:val="00A91108"/>
    <w:rsid w:val="00A91909"/>
    <w:rsid w:val="00A9255E"/>
    <w:rsid w:val="00A9281C"/>
    <w:rsid w:val="00A92A46"/>
    <w:rsid w:val="00A9364A"/>
    <w:rsid w:val="00A937AA"/>
    <w:rsid w:val="00A93AB3"/>
    <w:rsid w:val="00A94F82"/>
    <w:rsid w:val="00A95468"/>
    <w:rsid w:val="00A95703"/>
    <w:rsid w:val="00A96878"/>
    <w:rsid w:val="00A969F7"/>
    <w:rsid w:val="00A96DDF"/>
    <w:rsid w:val="00A96F71"/>
    <w:rsid w:val="00A97253"/>
    <w:rsid w:val="00A97A3A"/>
    <w:rsid w:val="00A97D78"/>
    <w:rsid w:val="00AA020C"/>
    <w:rsid w:val="00AA12C3"/>
    <w:rsid w:val="00AA1B73"/>
    <w:rsid w:val="00AA221E"/>
    <w:rsid w:val="00AA37FE"/>
    <w:rsid w:val="00AA3E1B"/>
    <w:rsid w:val="00AA4493"/>
    <w:rsid w:val="00AA4CEE"/>
    <w:rsid w:val="00AA50EC"/>
    <w:rsid w:val="00AA52FE"/>
    <w:rsid w:val="00AA56BC"/>
    <w:rsid w:val="00AA56DA"/>
    <w:rsid w:val="00AA6B44"/>
    <w:rsid w:val="00AA6CC1"/>
    <w:rsid w:val="00AA6D8B"/>
    <w:rsid w:val="00AA71A7"/>
    <w:rsid w:val="00AA7B80"/>
    <w:rsid w:val="00AB007E"/>
    <w:rsid w:val="00AB027F"/>
    <w:rsid w:val="00AB032A"/>
    <w:rsid w:val="00AB05DD"/>
    <w:rsid w:val="00AB10B2"/>
    <w:rsid w:val="00AB1A11"/>
    <w:rsid w:val="00AB1C10"/>
    <w:rsid w:val="00AB1EB7"/>
    <w:rsid w:val="00AB1F3D"/>
    <w:rsid w:val="00AB284A"/>
    <w:rsid w:val="00AB2F48"/>
    <w:rsid w:val="00AB321B"/>
    <w:rsid w:val="00AB341B"/>
    <w:rsid w:val="00AB3BE6"/>
    <w:rsid w:val="00AB3F6D"/>
    <w:rsid w:val="00AB3FA9"/>
    <w:rsid w:val="00AB45C9"/>
    <w:rsid w:val="00AB4792"/>
    <w:rsid w:val="00AB50A0"/>
    <w:rsid w:val="00AB573C"/>
    <w:rsid w:val="00AB64E1"/>
    <w:rsid w:val="00AB6A7B"/>
    <w:rsid w:val="00AB6FA6"/>
    <w:rsid w:val="00AB7218"/>
    <w:rsid w:val="00AB7421"/>
    <w:rsid w:val="00AC18E8"/>
    <w:rsid w:val="00AC1BF2"/>
    <w:rsid w:val="00AC21B7"/>
    <w:rsid w:val="00AC21D7"/>
    <w:rsid w:val="00AC2FA0"/>
    <w:rsid w:val="00AC4582"/>
    <w:rsid w:val="00AC47C2"/>
    <w:rsid w:val="00AC4EEE"/>
    <w:rsid w:val="00AC5988"/>
    <w:rsid w:val="00AC728D"/>
    <w:rsid w:val="00AC739E"/>
    <w:rsid w:val="00AC73EF"/>
    <w:rsid w:val="00AC7583"/>
    <w:rsid w:val="00AC7D5C"/>
    <w:rsid w:val="00AC7E55"/>
    <w:rsid w:val="00AC7E8E"/>
    <w:rsid w:val="00AC7FC3"/>
    <w:rsid w:val="00AD034B"/>
    <w:rsid w:val="00AD0AFC"/>
    <w:rsid w:val="00AD0B1A"/>
    <w:rsid w:val="00AD0B99"/>
    <w:rsid w:val="00AD0D66"/>
    <w:rsid w:val="00AD20A9"/>
    <w:rsid w:val="00AD2119"/>
    <w:rsid w:val="00AD3061"/>
    <w:rsid w:val="00AD36C9"/>
    <w:rsid w:val="00AD49D8"/>
    <w:rsid w:val="00AD4E7E"/>
    <w:rsid w:val="00AD589E"/>
    <w:rsid w:val="00AD6FBC"/>
    <w:rsid w:val="00AE0128"/>
    <w:rsid w:val="00AE091E"/>
    <w:rsid w:val="00AE0DC7"/>
    <w:rsid w:val="00AE1878"/>
    <w:rsid w:val="00AE1AF6"/>
    <w:rsid w:val="00AE1F23"/>
    <w:rsid w:val="00AE2F0B"/>
    <w:rsid w:val="00AE3374"/>
    <w:rsid w:val="00AE3878"/>
    <w:rsid w:val="00AE3E56"/>
    <w:rsid w:val="00AE409B"/>
    <w:rsid w:val="00AE53D6"/>
    <w:rsid w:val="00AE59EC"/>
    <w:rsid w:val="00AE64E0"/>
    <w:rsid w:val="00AE68B8"/>
    <w:rsid w:val="00AE71DF"/>
    <w:rsid w:val="00AE7572"/>
    <w:rsid w:val="00AE7808"/>
    <w:rsid w:val="00AF0C53"/>
    <w:rsid w:val="00AF13E3"/>
    <w:rsid w:val="00AF1827"/>
    <w:rsid w:val="00AF1C33"/>
    <w:rsid w:val="00AF243E"/>
    <w:rsid w:val="00AF2CDA"/>
    <w:rsid w:val="00AF3432"/>
    <w:rsid w:val="00AF44AB"/>
    <w:rsid w:val="00AF4BBE"/>
    <w:rsid w:val="00AF4EF0"/>
    <w:rsid w:val="00AF505E"/>
    <w:rsid w:val="00AF542B"/>
    <w:rsid w:val="00AF54C6"/>
    <w:rsid w:val="00AF5F5E"/>
    <w:rsid w:val="00AF60E5"/>
    <w:rsid w:val="00AF617D"/>
    <w:rsid w:val="00AF6940"/>
    <w:rsid w:val="00AF6BA5"/>
    <w:rsid w:val="00AF7401"/>
    <w:rsid w:val="00AF75A1"/>
    <w:rsid w:val="00AF765B"/>
    <w:rsid w:val="00AF78DA"/>
    <w:rsid w:val="00AF7937"/>
    <w:rsid w:val="00AF7E48"/>
    <w:rsid w:val="00B00B0D"/>
    <w:rsid w:val="00B0154B"/>
    <w:rsid w:val="00B01C50"/>
    <w:rsid w:val="00B01F03"/>
    <w:rsid w:val="00B01FA7"/>
    <w:rsid w:val="00B0240F"/>
    <w:rsid w:val="00B032B8"/>
    <w:rsid w:val="00B0342E"/>
    <w:rsid w:val="00B0435A"/>
    <w:rsid w:val="00B0438A"/>
    <w:rsid w:val="00B0545E"/>
    <w:rsid w:val="00B055FF"/>
    <w:rsid w:val="00B05B77"/>
    <w:rsid w:val="00B06195"/>
    <w:rsid w:val="00B06F0B"/>
    <w:rsid w:val="00B07D22"/>
    <w:rsid w:val="00B116A6"/>
    <w:rsid w:val="00B11794"/>
    <w:rsid w:val="00B118E0"/>
    <w:rsid w:val="00B1199C"/>
    <w:rsid w:val="00B1220B"/>
    <w:rsid w:val="00B12470"/>
    <w:rsid w:val="00B1271F"/>
    <w:rsid w:val="00B13301"/>
    <w:rsid w:val="00B13A20"/>
    <w:rsid w:val="00B14210"/>
    <w:rsid w:val="00B1506D"/>
    <w:rsid w:val="00B1510F"/>
    <w:rsid w:val="00B151D0"/>
    <w:rsid w:val="00B155F6"/>
    <w:rsid w:val="00B158D7"/>
    <w:rsid w:val="00B15B52"/>
    <w:rsid w:val="00B15CF8"/>
    <w:rsid w:val="00B15EE4"/>
    <w:rsid w:val="00B1640A"/>
    <w:rsid w:val="00B1689D"/>
    <w:rsid w:val="00B16AA1"/>
    <w:rsid w:val="00B16E7D"/>
    <w:rsid w:val="00B178D7"/>
    <w:rsid w:val="00B17CCD"/>
    <w:rsid w:val="00B17D1D"/>
    <w:rsid w:val="00B20AE8"/>
    <w:rsid w:val="00B21867"/>
    <w:rsid w:val="00B218E9"/>
    <w:rsid w:val="00B21AD7"/>
    <w:rsid w:val="00B221BF"/>
    <w:rsid w:val="00B2384A"/>
    <w:rsid w:val="00B23DD3"/>
    <w:rsid w:val="00B24352"/>
    <w:rsid w:val="00B245DF"/>
    <w:rsid w:val="00B249B9"/>
    <w:rsid w:val="00B251D2"/>
    <w:rsid w:val="00B2552C"/>
    <w:rsid w:val="00B2574C"/>
    <w:rsid w:val="00B25831"/>
    <w:rsid w:val="00B25C82"/>
    <w:rsid w:val="00B2612D"/>
    <w:rsid w:val="00B2674A"/>
    <w:rsid w:val="00B26845"/>
    <w:rsid w:val="00B26EF0"/>
    <w:rsid w:val="00B27186"/>
    <w:rsid w:val="00B27911"/>
    <w:rsid w:val="00B27B29"/>
    <w:rsid w:val="00B27CF8"/>
    <w:rsid w:val="00B300A0"/>
    <w:rsid w:val="00B30304"/>
    <w:rsid w:val="00B30798"/>
    <w:rsid w:val="00B30818"/>
    <w:rsid w:val="00B3086A"/>
    <w:rsid w:val="00B30B8B"/>
    <w:rsid w:val="00B30F99"/>
    <w:rsid w:val="00B32A5F"/>
    <w:rsid w:val="00B33005"/>
    <w:rsid w:val="00B333C0"/>
    <w:rsid w:val="00B3362E"/>
    <w:rsid w:val="00B33752"/>
    <w:rsid w:val="00B33DD1"/>
    <w:rsid w:val="00B34A99"/>
    <w:rsid w:val="00B35295"/>
    <w:rsid w:val="00B365B5"/>
    <w:rsid w:val="00B3660A"/>
    <w:rsid w:val="00B36841"/>
    <w:rsid w:val="00B3713E"/>
    <w:rsid w:val="00B37350"/>
    <w:rsid w:val="00B37865"/>
    <w:rsid w:val="00B37D59"/>
    <w:rsid w:val="00B401D3"/>
    <w:rsid w:val="00B40235"/>
    <w:rsid w:val="00B40789"/>
    <w:rsid w:val="00B40B1D"/>
    <w:rsid w:val="00B40E1F"/>
    <w:rsid w:val="00B41152"/>
    <w:rsid w:val="00B41518"/>
    <w:rsid w:val="00B41CA7"/>
    <w:rsid w:val="00B41D5F"/>
    <w:rsid w:val="00B41E01"/>
    <w:rsid w:val="00B41EAD"/>
    <w:rsid w:val="00B41F1F"/>
    <w:rsid w:val="00B4252B"/>
    <w:rsid w:val="00B43254"/>
    <w:rsid w:val="00B435B1"/>
    <w:rsid w:val="00B445D6"/>
    <w:rsid w:val="00B458D0"/>
    <w:rsid w:val="00B458FD"/>
    <w:rsid w:val="00B45BE3"/>
    <w:rsid w:val="00B46ABC"/>
    <w:rsid w:val="00B471D6"/>
    <w:rsid w:val="00B47572"/>
    <w:rsid w:val="00B50025"/>
    <w:rsid w:val="00B50182"/>
    <w:rsid w:val="00B507E8"/>
    <w:rsid w:val="00B5106D"/>
    <w:rsid w:val="00B513D5"/>
    <w:rsid w:val="00B51448"/>
    <w:rsid w:val="00B5159C"/>
    <w:rsid w:val="00B51EF0"/>
    <w:rsid w:val="00B51F8F"/>
    <w:rsid w:val="00B52A09"/>
    <w:rsid w:val="00B534F5"/>
    <w:rsid w:val="00B5395B"/>
    <w:rsid w:val="00B53C98"/>
    <w:rsid w:val="00B5441C"/>
    <w:rsid w:val="00B54A9D"/>
    <w:rsid w:val="00B552DF"/>
    <w:rsid w:val="00B55473"/>
    <w:rsid w:val="00B55585"/>
    <w:rsid w:val="00B562D5"/>
    <w:rsid w:val="00B568DA"/>
    <w:rsid w:val="00B5794B"/>
    <w:rsid w:val="00B579F9"/>
    <w:rsid w:val="00B605AA"/>
    <w:rsid w:val="00B614DF"/>
    <w:rsid w:val="00B61FB0"/>
    <w:rsid w:val="00B626B8"/>
    <w:rsid w:val="00B62F89"/>
    <w:rsid w:val="00B65033"/>
    <w:rsid w:val="00B65318"/>
    <w:rsid w:val="00B65AC7"/>
    <w:rsid w:val="00B65CF5"/>
    <w:rsid w:val="00B65E56"/>
    <w:rsid w:val="00B65F1E"/>
    <w:rsid w:val="00B660CE"/>
    <w:rsid w:val="00B66141"/>
    <w:rsid w:val="00B66A79"/>
    <w:rsid w:val="00B675C1"/>
    <w:rsid w:val="00B6776C"/>
    <w:rsid w:val="00B67787"/>
    <w:rsid w:val="00B67CB3"/>
    <w:rsid w:val="00B67CFB"/>
    <w:rsid w:val="00B71A57"/>
    <w:rsid w:val="00B71E55"/>
    <w:rsid w:val="00B726A4"/>
    <w:rsid w:val="00B72BEC"/>
    <w:rsid w:val="00B72D9D"/>
    <w:rsid w:val="00B74228"/>
    <w:rsid w:val="00B7460E"/>
    <w:rsid w:val="00B7480F"/>
    <w:rsid w:val="00B7497E"/>
    <w:rsid w:val="00B750B3"/>
    <w:rsid w:val="00B751A1"/>
    <w:rsid w:val="00B7575D"/>
    <w:rsid w:val="00B757FD"/>
    <w:rsid w:val="00B758D9"/>
    <w:rsid w:val="00B7596C"/>
    <w:rsid w:val="00B76084"/>
    <w:rsid w:val="00B761B4"/>
    <w:rsid w:val="00B76284"/>
    <w:rsid w:val="00B768FE"/>
    <w:rsid w:val="00B76922"/>
    <w:rsid w:val="00B773F4"/>
    <w:rsid w:val="00B7764C"/>
    <w:rsid w:val="00B779A2"/>
    <w:rsid w:val="00B81484"/>
    <w:rsid w:val="00B81699"/>
    <w:rsid w:val="00B81AE6"/>
    <w:rsid w:val="00B81B69"/>
    <w:rsid w:val="00B81F00"/>
    <w:rsid w:val="00B82455"/>
    <w:rsid w:val="00B82517"/>
    <w:rsid w:val="00B825E8"/>
    <w:rsid w:val="00B829E6"/>
    <w:rsid w:val="00B83956"/>
    <w:rsid w:val="00B83C52"/>
    <w:rsid w:val="00B84CD9"/>
    <w:rsid w:val="00B853FF"/>
    <w:rsid w:val="00B858DD"/>
    <w:rsid w:val="00B86CD9"/>
    <w:rsid w:val="00B86D62"/>
    <w:rsid w:val="00B901BA"/>
    <w:rsid w:val="00B902BD"/>
    <w:rsid w:val="00B90456"/>
    <w:rsid w:val="00B90B02"/>
    <w:rsid w:val="00B91055"/>
    <w:rsid w:val="00B91068"/>
    <w:rsid w:val="00B9206D"/>
    <w:rsid w:val="00B921DF"/>
    <w:rsid w:val="00B92626"/>
    <w:rsid w:val="00B92D9B"/>
    <w:rsid w:val="00B93933"/>
    <w:rsid w:val="00B93B53"/>
    <w:rsid w:val="00B93C68"/>
    <w:rsid w:val="00B93E35"/>
    <w:rsid w:val="00B9528F"/>
    <w:rsid w:val="00B952C0"/>
    <w:rsid w:val="00B954D0"/>
    <w:rsid w:val="00B95BB5"/>
    <w:rsid w:val="00B9653A"/>
    <w:rsid w:val="00B965CB"/>
    <w:rsid w:val="00B966AE"/>
    <w:rsid w:val="00B9676B"/>
    <w:rsid w:val="00B96C26"/>
    <w:rsid w:val="00B970C0"/>
    <w:rsid w:val="00B971F1"/>
    <w:rsid w:val="00B97398"/>
    <w:rsid w:val="00B97F9D"/>
    <w:rsid w:val="00BA0345"/>
    <w:rsid w:val="00BA0C45"/>
    <w:rsid w:val="00BA1CFF"/>
    <w:rsid w:val="00BA1E6A"/>
    <w:rsid w:val="00BA258C"/>
    <w:rsid w:val="00BA35AE"/>
    <w:rsid w:val="00BA35ED"/>
    <w:rsid w:val="00BA38CE"/>
    <w:rsid w:val="00BA3D91"/>
    <w:rsid w:val="00BA43EA"/>
    <w:rsid w:val="00BA5FBB"/>
    <w:rsid w:val="00BA62E7"/>
    <w:rsid w:val="00BA685C"/>
    <w:rsid w:val="00BA73F4"/>
    <w:rsid w:val="00BA75CC"/>
    <w:rsid w:val="00BA75D5"/>
    <w:rsid w:val="00BA7FF1"/>
    <w:rsid w:val="00BB03D1"/>
    <w:rsid w:val="00BB088A"/>
    <w:rsid w:val="00BB0AD2"/>
    <w:rsid w:val="00BB0D13"/>
    <w:rsid w:val="00BB1134"/>
    <w:rsid w:val="00BB1352"/>
    <w:rsid w:val="00BB1D55"/>
    <w:rsid w:val="00BB2345"/>
    <w:rsid w:val="00BB2493"/>
    <w:rsid w:val="00BB2914"/>
    <w:rsid w:val="00BB2AB7"/>
    <w:rsid w:val="00BB3604"/>
    <w:rsid w:val="00BB3A6F"/>
    <w:rsid w:val="00BB40CA"/>
    <w:rsid w:val="00BB463B"/>
    <w:rsid w:val="00BB476D"/>
    <w:rsid w:val="00BB48AA"/>
    <w:rsid w:val="00BB4938"/>
    <w:rsid w:val="00BB4A8B"/>
    <w:rsid w:val="00BB512D"/>
    <w:rsid w:val="00BB54D1"/>
    <w:rsid w:val="00BB552B"/>
    <w:rsid w:val="00BB5910"/>
    <w:rsid w:val="00BB59DA"/>
    <w:rsid w:val="00BB7034"/>
    <w:rsid w:val="00BB7107"/>
    <w:rsid w:val="00BB746C"/>
    <w:rsid w:val="00BC0011"/>
    <w:rsid w:val="00BC0397"/>
    <w:rsid w:val="00BC08C7"/>
    <w:rsid w:val="00BC0F48"/>
    <w:rsid w:val="00BC1B08"/>
    <w:rsid w:val="00BC23CC"/>
    <w:rsid w:val="00BC2468"/>
    <w:rsid w:val="00BC272C"/>
    <w:rsid w:val="00BC2C24"/>
    <w:rsid w:val="00BC330F"/>
    <w:rsid w:val="00BC3486"/>
    <w:rsid w:val="00BC3DB0"/>
    <w:rsid w:val="00BC48E5"/>
    <w:rsid w:val="00BC49CE"/>
    <w:rsid w:val="00BC4C7B"/>
    <w:rsid w:val="00BC4F58"/>
    <w:rsid w:val="00BC4FA9"/>
    <w:rsid w:val="00BC6846"/>
    <w:rsid w:val="00BC6E29"/>
    <w:rsid w:val="00BC746A"/>
    <w:rsid w:val="00BD04E2"/>
    <w:rsid w:val="00BD08CF"/>
    <w:rsid w:val="00BD0D6F"/>
    <w:rsid w:val="00BD2CAC"/>
    <w:rsid w:val="00BD335F"/>
    <w:rsid w:val="00BD3635"/>
    <w:rsid w:val="00BD3812"/>
    <w:rsid w:val="00BD3C37"/>
    <w:rsid w:val="00BD41CB"/>
    <w:rsid w:val="00BD423F"/>
    <w:rsid w:val="00BD426D"/>
    <w:rsid w:val="00BD4FF2"/>
    <w:rsid w:val="00BD6242"/>
    <w:rsid w:val="00BD6C53"/>
    <w:rsid w:val="00BD6F20"/>
    <w:rsid w:val="00BD719D"/>
    <w:rsid w:val="00BD72F1"/>
    <w:rsid w:val="00BD78A1"/>
    <w:rsid w:val="00BD7C3F"/>
    <w:rsid w:val="00BE0412"/>
    <w:rsid w:val="00BE1697"/>
    <w:rsid w:val="00BE1BC7"/>
    <w:rsid w:val="00BE1CAD"/>
    <w:rsid w:val="00BE29F1"/>
    <w:rsid w:val="00BE29F9"/>
    <w:rsid w:val="00BE2C14"/>
    <w:rsid w:val="00BE41E6"/>
    <w:rsid w:val="00BE4C3F"/>
    <w:rsid w:val="00BE4CBA"/>
    <w:rsid w:val="00BE5166"/>
    <w:rsid w:val="00BE527B"/>
    <w:rsid w:val="00BE5D05"/>
    <w:rsid w:val="00BE5D5F"/>
    <w:rsid w:val="00BE6436"/>
    <w:rsid w:val="00BE7994"/>
    <w:rsid w:val="00BF028D"/>
    <w:rsid w:val="00BF08B2"/>
    <w:rsid w:val="00BF13E8"/>
    <w:rsid w:val="00BF1B91"/>
    <w:rsid w:val="00BF2660"/>
    <w:rsid w:val="00BF2896"/>
    <w:rsid w:val="00BF298C"/>
    <w:rsid w:val="00BF341A"/>
    <w:rsid w:val="00BF3A2C"/>
    <w:rsid w:val="00BF3D5D"/>
    <w:rsid w:val="00BF424D"/>
    <w:rsid w:val="00BF4406"/>
    <w:rsid w:val="00BF512A"/>
    <w:rsid w:val="00BF5BD2"/>
    <w:rsid w:val="00BF5CA9"/>
    <w:rsid w:val="00BF604D"/>
    <w:rsid w:val="00BF6FE0"/>
    <w:rsid w:val="00BF78D6"/>
    <w:rsid w:val="00C00936"/>
    <w:rsid w:val="00C009FB"/>
    <w:rsid w:val="00C00B57"/>
    <w:rsid w:val="00C019AE"/>
    <w:rsid w:val="00C01BAE"/>
    <w:rsid w:val="00C021EB"/>
    <w:rsid w:val="00C02705"/>
    <w:rsid w:val="00C02853"/>
    <w:rsid w:val="00C034BF"/>
    <w:rsid w:val="00C037C7"/>
    <w:rsid w:val="00C03DF7"/>
    <w:rsid w:val="00C044A6"/>
    <w:rsid w:val="00C044CD"/>
    <w:rsid w:val="00C050C3"/>
    <w:rsid w:val="00C0525F"/>
    <w:rsid w:val="00C06866"/>
    <w:rsid w:val="00C06F1A"/>
    <w:rsid w:val="00C07373"/>
    <w:rsid w:val="00C079E2"/>
    <w:rsid w:val="00C07A2E"/>
    <w:rsid w:val="00C10467"/>
    <w:rsid w:val="00C1119D"/>
    <w:rsid w:val="00C112AA"/>
    <w:rsid w:val="00C121B7"/>
    <w:rsid w:val="00C1257D"/>
    <w:rsid w:val="00C125AA"/>
    <w:rsid w:val="00C128EF"/>
    <w:rsid w:val="00C1330A"/>
    <w:rsid w:val="00C13507"/>
    <w:rsid w:val="00C142B0"/>
    <w:rsid w:val="00C14757"/>
    <w:rsid w:val="00C14876"/>
    <w:rsid w:val="00C155A3"/>
    <w:rsid w:val="00C15949"/>
    <w:rsid w:val="00C15E20"/>
    <w:rsid w:val="00C16C00"/>
    <w:rsid w:val="00C17481"/>
    <w:rsid w:val="00C17744"/>
    <w:rsid w:val="00C20DD5"/>
    <w:rsid w:val="00C21C6E"/>
    <w:rsid w:val="00C22004"/>
    <w:rsid w:val="00C2223F"/>
    <w:rsid w:val="00C22244"/>
    <w:rsid w:val="00C2224B"/>
    <w:rsid w:val="00C2249A"/>
    <w:rsid w:val="00C225A1"/>
    <w:rsid w:val="00C22670"/>
    <w:rsid w:val="00C22CA4"/>
    <w:rsid w:val="00C2469C"/>
    <w:rsid w:val="00C24C93"/>
    <w:rsid w:val="00C24F18"/>
    <w:rsid w:val="00C25122"/>
    <w:rsid w:val="00C2662B"/>
    <w:rsid w:val="00C2663B"/>
    <w:rsid w:val="00C267BA"/>
    <w:rsid w:val="00C26DD6"/>
    <w:rsid w:val="00C27114"/>
    <w:rsid w:val="00C27888"/>
    <w:rsid w:val="00C2797F"/>
    <w:rsid w:val="00C279BA"/>
    <w:rsid w:val="00C27D57"/>
    <w:rsid w:val="00C27F0B"/>
    <w:rsid w:val="00C27FC3"/>
    <w:rsid w:val="00C30254"/>
    <w:rsid w:val="00C30ACA"/>
    <w:rsid w:val="00C30BEA"/>
    <w:rsid w:val="00C30D00"/>
    <w:rsid w:val="00C314CE"/>
    <w:rsid w:val="00C315A8"/>
    <w:rsid w:val="00C31EE5"/>
    <w:rsid w:val="00C32500"/>
    <w:rsid w:val="00C327C8"/>
    <w:rsid w:val="00C332EA"/>
    <w:rsid w:val="00C333C9"/>
    <w:rsid w:val="00C33405"/>
    <w:rsid w:val="00C336B6"/>
    <w:rsid w:val="00C33AE2"/>
    <w:rsid w:val="00C33BF5"/>
    <w:rsid w:val="00C34262"/>
    <w:rsid w:val="00C356B9"/>
    <w:rsid w:val="00C35956"/>
    <w:rsid w:val="00C35E20"/>
    <w:rsid w:val="00C35E75"/>
    <w:rsid w:val="00C36470"/>
    <w:rsid w:val="00C36831"/>
    <w:rsid w:val="00C36913"/>
    <w:rsid w:val="00C37F3D"/>
    <w:rsid w:val="00C37F56"/>
    <w:rsid w:val="00C40697"/>
    <w:rsid w:val="00C407C1"/>
    <w:rsid w:val="00C40B83"/>
    <w:rsid w:val="00C40EFD"/>
    <w:rsid w:val="00C41553"/>
    <w:rsid w:val="00C42EC4"/>
    <w:rsid w:val="00C4336C"/>
    <w:rsid w:val="00C4405C"/>
    <w:rsid w:val="00C441C0"/>
    <w:rsid w:val="00C447F6"/>
    <w:rsid w:val="00C44D4E"/>
    <w:rsid w:val="00C44DBA"/>
    <w:rsid w:val="00C45B3C"/>
    <w:rsid w:val="00C46421"/>
    <w:rsid w:val="00C467F6"/>
    <w:rsid w:val="00C46AF8"/>
    <w:rsid w:val="00C47766"/>
    <w:rsid w:val="00C50162"/>
    <w:rsid w:val="00C501E6"/>
    <w:rsid w:val="00C50CB8"/>
    <w:rsid w:val="00C5238B"/>
    <w:rsid w:val="00C5324C"/>
    <w:rsid w:val="00C5324E"/>
    <w:rsid w:val="00C53383"/>
    <w:rsid w:val="00C53DAF"/>
    <w:rsid w:val="00C53E37"/>
    <w:rsid w:val="00C544AB"/>
    <w:rsid w:val="00C55297"/>
    <w:rsid w:val="00C55317"/>
    <w:rsid w:val="00C555AD"/>
    <w:rsid w:val="00C55BBC"/>
    <w:rsid w:val="00C55CE6"/>
    <w:rsid w:val="00C55DC4"/>
    <w:rsid w:val="00C55FEB"/>
    <w:rsid w:val="00C56422"/>
    <w:rsid w:val="00C56AB7"/>
    <w:rsid w:val="00C56E05"/>
    <w:rsid w:val="00C573AB"/>
    <w:rsid w:val="00C57661"/>
    <w:rsid w:val="00C57A81"/>
    <w:rsid w:val="00C57D8B"/>
    <w:rsid w:val="00C6041D"/>
    <w:rsid w:val="00C609AC"/>
    <w:rsid w:val="00C622DA"/>
    <w:rsid w:val="00C6254C"/>
    <w:rsid w:val="00C62957"/>
    <w:rsid w:val="00C637F0"/>
    <w:rsid w:val="00C64A92"/>
    <w:rsid w:val="00C64AD1"/>
    <w:rsid w:val="00C64B32"/>
    <w:rsid w:val="00C64E1E"/>
    <w:rsid w:val="00C64E5F"/>
    <w:rsid w:val="00C65556"/>
    <w:rsid w:val="00C66626"/>
    <w:rsid w:val="00C66665"/>
    <w:rsid w:val="00C66C61"/>
    <w:rsid w:val="00C672E8"/>
    <w:rsid w:val="00C67632"/>
    <w:rsid w:val="00C676C2"/>
    <w:rsid w:val="00C67D7F"/>
    <w:rsid w:val="00C67F93"/>
    <w:rsid w:val="00C701D1"/>
    <w:rsid w:val="00C70BD2"/>
    <w:rsid w:val="00C70D5A"/>
    <w:rsid w:val="00C72B9D"/>
    <w:rsid w:val="00C735A6"/>
    <w:rsid w:val="00C73603"/>
    <w:rsid w:val="00C73E4F"/>
    <w:rsid w:val="00C74872"/>
    <w:rsid w:val="00C74BEB"/>
    <w:rsid w:val="00C74EFA"/>
    <w:rsid w:val="00C74F20"/>
    <w:rsid w:val="00C750BE"/>
    <w:rsid w:val="00C75BDE"/>
    <w:rsid w:val="00C75FC2"/>
    <w:rsid w:val="00C764B6"/>
    <w:rsid w:val="00C7652F"/>
    <w:rsid w:val="00C77A4C"/>
    <w:rsid w:val="00C80480"/>
    <w:rsid w:val="00C80857"/>
    <w:rsid w:val="00C80896"/>
    <w:rsid w:val="00C8111A"/>
    <w:rsid w:val="00C811CD"/>
    <w:rsid w:val="00C818BC"/>
    <w:rsid w:val="00C81B73"/>
    <w:rsid w:val="00C821B6"/>
    <w:rsid w:val="00C829AD"/>
    <w:rsid w:val="00C830E7"/>
    <w:rsid w:val="00C8378C"/>
    <w:rsid w:val="00C84652"/>
    <w:rsid w:val="00C84B58"/>
    <w:rsid w:val="00C85349"/>
    <w:rsid w:val="00C8581F"/>
    <w:rsid w:val="00C85AC4"/>
    <w:rsid w:val="00C8666D"/>
    <w:rsid w:val="00C86A19"/>
    <w:rsid w:val="00C8753F"/>
    <w:rsid w:val="00C87763"/>
    <w:rsid w:val="00C87CDD"/>
    <w:rsid w:val="00C87F5A"/>
    <w:rsid w:val="00C90022"/>
    <w:rsid w:val="00C9063D"/>
    <w:rsid w:val="00C9073A"/>
    <w:rsid w:val="00C90748"/>
    <w:rsid w:val="00C909D9"/>
    <w:rsid w:val="00C90D31"/>
    <w:rsid w:val="00C917E9"/>
    <w:rsid w:val="00C92A60"/>
    <w:rsid w:val="00C92CB4"/>
    <w:rsid w:val="00C93751"/>
    <w:rsid w:val="00C93DDF"/>
    <w:rsid w:val="00C94242"/>
    <w:rsid w:val="00C94599"/>
    <w:rsid w:val="00C94637"/>
    <w:rsid w:val="00C95119"/>
    <w:rsid w:val="00C95ABF"/>
    <w:rsid w:val="00C961AC"/>
    <w:rsid w:val="00C96620"/>
    <w:rsid w:val="00C96A08"/>
    <w:rsid w:val="00C97D0E"/>
    <w:rsid w:val="00CA05E9"/>
    <w:rsid w:val="00CA0C05"/>
    <w:rsid w:val="00CA0E47"/>
    <w:rsid w:val="00CA1482"/>
    <w:rsid w:val="00CA17BC"/>
    <w:rsid w:val="00CA229A"/>
    <w:rsid w:val="00CA25CF"/>
    <w:rsid w:val="00CA30CE"/>
    <w:rsid w:val="00CA3B1D"/>
    <w:rsid w:val="00CA402E"/>
    <w:rsid w:val="00CA451E"/>
    <w:rsid w:val="00CA5CFB"/>
    <w:rsid w:val="00CA5FC2"/>
    <w:rsid w:val="00CA62F2"/>
    <w:rsid w:val="00CA6F11"/>
    <w:rsid w:val="00CA6FCE"/>
    <w:rsid w:val="00CA7046"/>
    <w:rsid w:val="00CA7878"/>
    <w:rsid w:val="00CA7E48"/>
    <w:rsid w:val="00CB0008"/>
    <w:rsid w:val="00CB0856"/>
    <w:rsid w:val="00CB09B2"/>
    <w:rsid w:val="00CB13F3"/>
    <w:rsid w:val="00CB20D1"/>
    <w:rsid w:val="00CB23B2"/>
    <w:rsid w:val="00CB299B"/>
    <w:rsid w:val="00CB34A7"/>
    <w:rsid w:val="00CB3613"/>
    <w:rsid w:val="00CB3A8C"/>
    <w:rsid w:val="00CB3AD3"/>
    <w:rsid w:val="00CB3CAE"/>
    <w:rsid w:val="00CB3EDC"/>
    <w:rsid w:val="00CB49B4"/>
    <w:rsid w:val="00CB4F85"/>
    <w:rsid w:val="00CB5DA0"/>
    <w:rsid w:val="00CB5DAE"/>
    <w:rsid w:val="00CB6091"/>
    <w:rsid w:val="00CB63ED"/>
    <w:rsid w:val="00CB6503"/>
    <w:rsid w:val="00CB678A"/>
    <w:rsid w:val="00CB70B7"/>
    <w:rsid w:val="00CB722D"/>
    <w:rsid w:val="00CB79EC"/>
    <w:rsid w:val="00CC0184"/>
    <w:rsid w:val="00CC0A02"/>
    <w:rsid w:val="00CC106E"/>
    <w:rsid w:val="00CC241F"/>
    <w:rsid w:val="00CC25BA"/>
    <w:rsid w:val="00CC283A"/>
    <w:rsid w:val="00CC3295"/>
    <w:rsid w:val="00CC34EA"/>
    <w:rsid w:val="00CC3641"/>
    <w:rsid w:val="00CC4230"/>
    <w:rsid w:val="00CC4593"/>
    <w:rsid w:val="00CC47F0"/>
    <w:rsid w:val="00CC4B39"/>
    <w:rsid w:val="00CC51C9"/>
    <w:rsid w:val="00CC58F6"/>
    <w:rsid w:val="00CC5C8F"/>
    <w:rsid w:val="00CC5E91"/>
    <w:rsid w:val="00CC663D"/>
    <w:rsid w:val="00CC694B"/>
    <w:rsid w:val="00CC69DC"/>
    <w:rsid w:val="00CC6CAB"/>
    <w:rsid w:val="00CC7728"/>
    <w:rsid w:val="00CC7C08"/>
    <w:rsid w:val="00CD0FE7"/>
    <w:rsid w:val="00CD111B"/>
    <w:rsid w:val="00CD3919"/>
    <w:rsid w:val="00CD4345"/>
    <w:rsid w:val="00CD4387"/>
    <w:rsid w:val="00CD4702"/>
    <w:rsid w:val="00CD4E5B"/>
    <w:rsid w:val="00CD5264"/>
    <w:rsid w:val="00CD56E7"/>
    <w:rsid w:val="00CD629B"/>
    <w:rsid w:val="00CD664E"/>
    <w:rsid w:val="00CD6B34"/>
    <w:rsid w:val="00CD6C34"/>
    <w:rsid w:val="00CD6CCF"/>
    <w:rsid w:val="00CD6ED0"/>
    <w:rsid w:val="00CD7B88"/>
    <w:rsid w:val="00CE04A2"/>
    <w:rsid w:val="00CE0640"/>
    <w:rsid w:val="00CE0E2A"/>
    <w:rsid w:val="00CE0F7C"/>
    <w:rsid w:val="00CE1277"/>
    <w:rsid w:val="00CE2497"/>
    <w:rsid w:val="00CE27C1"/>
    <w:rsid w:val="00CE2AB4"/>
    <w:rsid w:val="00CE31F7"/>
    <w:rsid w:val="00CE357C"/>
    <w:rsid w:val="00CE38FB"/>
    <w:rsid w:val="00CE3C85"/>
    <w:rsid w:val="00CE4776"/>
    <w:rsid w:val="00CE550D"/>
    <w:rsid w:val="00CE7424"/>
    <w:rsid w:val="00CE7478"/>
    <w:rsid w:val="00CE7C6C"/>
    <w:rsid w:val="00CF1124"/>
    <w:rsid w:val="00CF19A4"/>
    <w:rsid w:val="00CF1B3C"/>
    <w:rsid w:val="00CF1F2B"/>
    <w:rsid w:val="00CF2636"/>
    <w:rsid w:val="00CF390E"/>
    <w:rsid w:val="00CF39D2"/>
    <w:rsid w:val="00CF3C0B"/>
    <w:rsid w:val="00CF3D73"/>
    <w:rsid w:val="00CF408B"/>
    <w:rsid w:val="00CF41F9"/>
    <w:rsid w:val="00CF47A8"/>
    <w:rsid w:val="00CF4938"/>
    <w:rsid w:val="00CF49BA"/>
    <w:rsid w:val="00CF4F47"/>
    <w:rsid w:val="00CF4FCC"/>
    <w:rsid w:val="00CF5145"/>
    <w:rsid w:val="00CF53BD"/>
    <w:rsid w:val="00CF5D7A"/>
    <w:rsid w:val="00CF5EFF"/>
    <w:rsid w:val="00CF684B"/>
    <w:rsid w:val="00CF6BC5"/>
    <w:rsid w:val="00CF6CCE"/>
    <w:rsid w:val="00CF6D98"/>
    <w:rsid w:val="00CF6EDD"/>
    <w:rsid w:val="00CF6EF5"/>
    <w:rsid w:val="00CF7CCE"/>
    <w:rsid w:val="00D00624"/>
    <w:rsid w:val="00D00794"/>
    <w:rsid w:val="00D00CFC"/>
    <w:rsid w:val="00D01171"/>
    <w:rsid w:val="00D01396"/>
    <w:rsid w:val="00D01D82"/>
    <w:rsid w:val="00D01F93"/>
    <w:rsid w:val="00D02102"/>
    <w:rsid w:val="00D02A05"/>
    <w:rsid w:val="00D03189"/>
    <w:rsid w:val="00D03793"/>
    <w:rsid w:val="00D037BF"/>
    <w:rsid w:val="00D0392F"/>
    <w:rsid w:val="00D03CB9"/>
    <w:rsid w:val="00D03D5E"/>
    <w:rsid w:val="00D03FB2"/>
    <w:rsid w:val="00D0428E"/>
    <w:rsid w:val="00D05205"/>
    <w:rsid w:val="00D0583E"/>
    <w:rsid w:val="00D066E4"/>
    <w:rsid w:val="00D110DE"/>
    <w:rsid w:val="00D11541"/>
    <w:rsid w:val="00D1185D"/>
    <w:rsid w:val="00D123EC"/>
    <w:rsid w:val="00D12594"/>
    <w:rsid w:val="00D125AB"/>
    <w:rsid w:val="00D127FB"/>
    <w:rsid w:val="00D12A14"/>
    <w:rsid w:val="00D13373"/>
    <w:rsid w:val="00D133D6"/>
    <w:rsid w:val="00D1363E"/>
    <w:rsid w:val="00D13858"/>
    <w:rsid w:val="00D148F6"/>
    <w:rsid w:val="00D1576E"/>
    <w:rsid w:val="00D1641F"/>
    <w:rsid w:val="00D175F3"/>
    <w:rsid w:val="00D17F2D"/>
    <w:rsid w:val="00D2024F"/>
    <w:rsid w:val="00D20533"/>
    <w:rsid w:val="00D211F0"/>
    <w:rsid w:val="00D21CAF"/>
    <w:rsid w:val="00D22E90"/>
    <w:rsid w:val="00D22F34"/>
    <w:rsid w:val="00D22F77"/>
    <w:rsid w:val="00D22FB0"/>
    <w:rsid w:val="00D23A59"/>
    <w:rsid w:val="00D2465A"/>
    <w:rsid w:val="00D256A3"/>
    <w:rsid w:val="00D263A5"/>
    <w:rsid w:val="00D26540"/>
    <w:rsid w:val="00D2675E"/>
    <w:rsid w:val="00D26927"/>
    <w:rsid w:val="00D27C77"/>
    <w:rsid w:val="00D301CB"/>
    <w:rsid w:val="00D30439"/>
    <w:rsid w:val="00D30B0F"/>
    <w:rsid w:val="00D31452"/>
    <w:rsid w:val="00D31752"/>
    <w:rsid w:val="00D3199C"/>
    <w:rsid w:val="00D31AB4"/>
    <w:rsid w:val="00D32094"/>
    <w:rsid w:val="00D32514"/>
    <w:rsid w:val="00D33E24"/>
    <w:rsid w:val="00D342FF"/>
    <w:rsid w:val="00D359A0"/>
    <w:rsid w:val="00D36169"/>
    <w:rsid w:val="00D36300"/>
    <w:rsid w:val="00D36786"/>
    <w:rsid w:val="00D37AC0"/>
    <w:rsid w:val="00D37CAC"/>
    <w:rsid w:val="00D400E4"/>
    <w:rsid w:val="00D40774"/>
    <w:rsid w:val="00D40AEC"/>
    <w:rsid w:val="00D41E5B"/>
    <w:rsid w:val="00D425B1"/>
    <w:rsid w:val="00D426D0"/>
    <w:rsid w:val="00D42BD7"/>
    <w:rsid w:val="00D42DA5"/>
    <w:rsid w:val="00D42ECC"/>
    <w:rsid w:val="00D44356"/>
    <w:rsid w:val="00D446C3"/>
    <w:rsid w:val="00D44738"/>
    <w:rsid w:val="00D4534B"/>
    <w:rsid w:val="00D45BB8"/>
    <w:rsid w:val="00D45D0B"/>
    <w:rsid w:val="00D45D7B"/>
    <w:rsid w:val="00D466CA"/>
    <w:rsid w:val="00D46876"/>
    <w:rsid w:val="00D46D07"/>
    <w:rsid w:val="00D46E91"/>
    <w:rsid w:val="00D46F18"/>
    <w:rsid w:val="00D4718C"/>
    <w:rsid w:val="00D472AE"/>
    <w:rsid w:val="00D47813"/>
    <w:rsid w:val="00D478DB"/>
    <w:rsid w:val="00D47D03"/>
    <w:rsid w:val="00D50586"/>
    <w:rsid w:val="00D50952"/>
    <w:rsid w:val="00D5104C"/>
    <w:rsid w:val="00D51714"/>
    <w:rsid w:val="00D518DA"/>
    <w:rsid w:val="00D51A1C"/>
    <w:rsid w:val="00D51A75"/>
    <w:rsid w:val="00D51B91"/>
    <w:rsid w:val="00D5244D"/>
    <w:rsid w:val="00D5258C"/>
    <w:rsid w:val="00D525AF"/>
    <w:rsid w:val="00D52F69"/>
    <w:rsid w:val="00D53352"/>
    <w:rsid w:val="00D536BB"/>
    <w:rsid w:val="00D54056"/>
    <w:rsid w:val="00D542E1"/>
    <w:rsid w:val="00D54565"/>
    <w:rsid w:val="00D558DA"/>
    <w:rsid w:val="00D55AD4"/>
    <w:rsid w:val="00D56068"/>
    <w:rsid w:val="00D574A5"/>
    <w:rsid w:val="00D5754D"/>
    <w:rsid w:val="00D579D3"/>
    <w:rsid w:val="00D6080D"/>
    <w:rsid w:val="00D60C55"/>
    <w:rsid w:val="00D61A6D"/>
    <w:rsid w:val="00D62387"/>
    <w:rsid w:val="00D627BC"/>
    <w:rsid w:val="00D62E90"/>
    <w:rsid w:val="00D63065"/>
    <w:rsid w:val="00D63460"/>
    <w:rsid w:val="00D635AD"/>
    <w:rsid w:val="00D6383A"/>
    <w:rsid w:val="00D63B49"/>
    <w:rsid w:val="00D645F6"/>
    <w:rsid w:val="00D647D5"/>
    <w:rsid w:val="00D64EC9"/>
    <w:rsid w:val="00D655F0"/>
    <w:rsid w:val="00D660A6"/>
    <w:rsid w:val="00D66323"/>
    <w:rsid w:val="00D669DA"/>
    <w:rsid w:val="00D66D85"/>
    <w:rsid w:val="00D6757B"/>
    <w:rsid w:val="00D67AAE"/>
    <w:rsid w:val="00D7008E"/>
    <w:rsid w:val="00D7016E"/>
    <w:rsid w:val="00D708E4"/>
    <w:rsid w:val="00D70A33"/>
    <w:rsid w:val="00D715C3"/>
    <w:rsid w:val="00D7232C"/>
    <w:rsid w:val="00D7267B"/>
    <w:rsid w:val="00D73545"/>
    <w:rsid w:val="00D737E6"/>
    <w:rsid w:val="00D73C1D"/>
    <w:rsid w:val="00D7422E"/>
    <w:rsid w:val="00D7472C"/>
    <w:rsid w:val="00D755DE"/>
    <w:rsid w:val="00D756C0"/>
    <w:rsid w:val="00D756E2"/>
    <w:rsid w:val="00D76DE1"/>
    <w:rsid w:val="00D775B5"/>
    <w:rsid w:val="00D77F61"/>
    <w:rsid w:val="00D807A9"/>
    <w:rsid w:val="00D80BB0"/>
    <w:rsid w:val="00D8101B"/>
    <w:rsid w:val="00D81511"/>
    <w:rsid w:val="00D827F7"/>
    <w:rsid w:val="00D83474"/>
    <w:rsid w:val="00D83FA2"/>
    <w:rsid w:val="00D841A0"/>
    <w:rsid w:val="00D844F6"/>
    <w:rsid w:val="00D849DE"/>
    <w:rsid w:val="00D8519A"/>
    <w:rsid w:val="00D8553C"/>
    <w:rsid w:val="00D861C8"/>
    <w:rsid w:val="00D8631E"/>
    <w:rsid w:val="00D86AA1"/>
    <w:rsid w:val="00D87443"/>
    <w:rsid w:val="00D875D5"/>
    <w:rsid w:val="00D87A5A"/>
    <w:rsid w:val="00D901B0"/>
    <w:rsid w:val="00D9149C"/>
    <w:rsid w:val="00D91615"/>
    <w:rsid w:val="00D92436"/>
    <w:rsid w:val="00D925D3"/>
    <w:rsid w:val="00D93355"/>
    <w:rsid w:val="00D9370F"/>
    <w:rsid w:val="00D937AF"/>
    <w:rsid w:val="00D93883"/>
    <w:rsid w:val="00D93C63"/>
    <w:rsid w:val="00D945C3"/>
    <w:rsid w:val="00D948F5"/>
    <w:rsid w:val="00D94A3E"/>
    <w:rsid w:val="00D94B00"/>
    <w:rsid w:val="00D958E8"/>
    <w:rsid w:val="00D95ABA"/>
    <w:rsid w:val="00D966DA"/>
    <w:rsid w:val="00D96C43"/>
    <w:rsid w:val="00D96CA8"/>
    <w:rsid w:val="00D96D39"/>
    <w:rsid w:val="00DA023A"/>
    <w:rsid w:val="00DA04FC"/>
    <w:rsid w:val="00DA0CC6"/>
    <w:rsid w:val="00DA12CA"/>
    <w:rsid w:val="00DA17B5"/>
    <w:rsid w:val="00DA1F3A"/>
    <w:rsid w:val="00DA27E0"/>
    <w:rsid w:val="00DA3052"/>
    <w:rsid w:val="00DA3630"/>
    <w:rsid w:val="00DA39FE"/>
    <w:rsid w:val="00DA3A67"/>
    <w:rsid w:val="00DA420B"/>
    <w:rsid w:val="00DA6403"/>
    <w:rsid w:val="00DA64D5"/>
    <w:rsid w:val="00DA680F"/>
    <w:rsid w:val="00DA71FB"/>
    <w:rsid w:val="00DA729F"/>
    <w:rsid w:val="00DA748B"/>
    <w:rsid w:val="00DA7D7B"/>
    <w:rsid w:val="00DB068E"/>
    <w:rsid w:val="00DB0DCA"/>
    <w:rsid w:val="00DB174F"/>
    <w:rsid w:val="00DB1B21"/>
    <w:rsid w:val="00DB223F"/>
    <w:rsid w:val="00DB2AD4"/>
    <w:rsid w:val="00DB2EFA"/>
    <w:rsid w:val="00DB45D9"/>
    <w:rsid w:val="00DB4866"/>
    <w:rsid w:val="00DB4975"/>
    <w:rsid w:val="00DB508A"/>
    <w:rsid w:val="00DB5684"/>
    <w:rsid w:val="00DB58EA"/>
    <w:rsid w:val="00DB5E1C"/>
    <w:rsid w:val="00DB60B0"/>
    <w:rsid w:val="00DB6452"/>
    <w:rsid w:val="00DB6B61"/>
    <w:rsid w:val="00DB722E"/>
    <w:rsid w:val="00DB7C28"/>
    <w:rsid w:val="00DC05EC"/>
    <w:rsid w:val="00DC069D"/>
    <w:rsid w:val="00DC0DF2"/>
    <w:rsid w:val="00DC10E3"/>
    <w:rsid w:val="00DC15F7"/>
    <w:rsid w:val="00DC1963"/>
    <w:rsid w:val="00DC198F"/>
    <w:rsid w:val="00DC1B1F"/>
    <w:rsid w:val="00DC1F01"/>
    <w:rsid w:val="00DC30F7"/>
    <w:rsid w:val="00DC44DB"/>
    <w:rsid w:val="00DC47E7"/>
    <w:rsid w:val="00DC4831"/>
    <w:rsid w:val="00DC499D"/>
    <w:rsid w:val="00DC4D62"/>
    <w:rsid w:val="00DC4D93"/>
    <w:rsid w:val="00DC5367"/>
    <w:rsid w:val="00DC53F3"/>
    <w:rsid w:val="00DC622C"/>
    <w:rsid w:val="00DC763A"/>
    <w:rsid w:val="00DC7710"/>
    <w:rsid w:val="00DC776F"/>
    <w:rsid w:val="00DD077B"/>
    <w:rsid w:val="00DD0C03"/>
    <w:rsid w:val="00DD0C9A"/>
    <w:rsid w:val="00DD1680"/>
    <w:rsid w:val="00DD2B99"/>
    <w:rsid w:val="00DD48ED"/>
    <w:rsid w:val="00DD4AB6"/>
    <w:rsid w:val="00DD4E23"/>
    <w:rsid w:val="00DD519D"/>
    <w:rsid w:val="00DD53F3"/>
    <w:rsid w:val="00DD5A2F"/>
    <w:rsid w:val="00DD6ABA"/>
    <w:rsid w:val="00DD701C"/>
    <w:rsid w:val="00DD72C5"/>
    <w:rsid w:val="00DD7DF9"/>
    <w:rsid w:val="00DD7E21"/>
    <w:rsid w:val="00DE0587"/>
    <w:rsid w:val="00DE0EA7"/>
    <w:rsid w:val="00DE141A"/>
    <w:rsid w:val="00DE163F"/>
    <w:rsid w:val="00DE2056"/>
    <w:rsid w:val="00DE2642"/>
    <w:rsid w:val="00DE26A2"/>
    <w:rsid w:val="00DE2BDC"/>
    <w:rsid w:val="00DE3615"/>
    <w:rsid w:val="00DE3793"/>
    <w:rsid w:val="00DE3814"/>
    <w:rsid w:val="00DE410E"/>
    <w:rsid w:val="00DE4AD9"/>
    <w:rsid w:val="00DE4E6E"/>
    <w:rsid w:val="00DE52DB"/>
    <w:rsid w:val="00DE532A"/>
    <w:rsid w:val="00DE5349"/>
    <w:rsid w:val="00DE565A"/>
    <w:rsid w:val="00DE59C8"/>
    <w:rsid w:val="00DE5DB3"/>
    <w:rsid w:val="00DE6220"/>
    <w:rsid w:val="00DE66D2"/>
    <w:rsid w:val="00DE68A9"/>
    <w:rsid w:val="00DE693E"/>
    <w:rsid w:val="00DF01DA"/>
    <w:rsid w:val="00DF0C6D"/>
    <w:rsid w:val="00DF0CFD"/>
    <w:rsid w:val="00DF14AF"/>
    <w:rsid w:val="00DF1AD9"/>
    <w:rsid w:val="00DF282A"/>
    <w:rsid w:val="00DF2B14"/>
    <w:rsid w:val="00DF3049"/>
    <w:rsid w:val="00DF3441"/>
    <w:rsid w:val="00DF3893"/>
    <w:rsid w:val="00DF3DE3"/>
    <w:rsid w:val="00DF429B"/>
    <w:rsid w:val="00DF4394"/>
    <w:rsid w:val="00DF49F7"/>
    <w:rsid w:val="00DF51E6"/>
    <w:rsid w:val="00DF53D2"/>
    <w:rsid w:val="00DF662D"/>
    <w:rsid w:val="00DF6864"/>
    <w:rsid w:val="00DF6E43"/>
    <w:rsid w:val="00DF739F"/>
    <w:rsid w:val="00DF7D18"/>
    <w:rsid w:val="00E0062B"/>
    <w:rsid w:val="00E00FC8"/>
    <w:rsid w:val="00E01811"/>
    <w:rsid w:val="00E01F6A"/>
    <w:rsid w:val="00E02BF8"/>
    <w:rsid w:val="00E02F39"/>
    <w:rsid w:val="00E037B1"/>
    <w:rsid w:val="00E03F3F"/>
    <w:rsid w:val="00E04270"/>
    <w:rsid w:val="00E053A8"/>
    <w:rsid w:val="00E05584"/>
    <w:rsid w:val="00E05AD3"/>
    <w:rsid w:val="00E0636B"/>
    <w:rsid w:val="00E063BC"/>
    <w:rsid w:val="00E07689"/>
    <w:rsid w:val="00E07772"/>
    <w:rsid w:val="00E07BD0"/>
    <w:rsid w:val="00E07D25"/>
    <w:rsid w:val="00E07E30"/>
    <w:rsid w:val="00E110F7"/>
    <w:rsid w:val="00E11D0E"/>
    <w:rsid w:val="00E12102"/>
    <w:rsid w:val="00E121F9"/>
    <w:rsid w:val="00E1254B"/>
    <w:rsid w:val="00E12816"/>
    <w:rsid w:val="00E129E1"/>
    <w:rsid w:val="00E139B4"/>
    <w:rsid w:val="00E13D83"/>
    <w:rsid w:val="00E13EF2"/>
    <w:rsid w:val="00E15929"/>
    <w:rsid w:val="00E16736"/>
    <w:rsid w:val="00E16B9D"/>
    <w:rsid w:val="00E17D23"/>
    <w:rsid w:val="00E20573"/>
    <w:rsid w:val="00E205A9"/>
    <w:rsid w:val="00E20713"/>
    <w:rsid w:val="00E20E2D"/>
    <w:rsid w:val="00E21125"/>
    <w:rsid w:val="00E214FE"/>
    <w:rsid w:val="00E215F1"/>
    <w:rsid w:val="00E2183F"/>
    <w:rsid w:val="00E21DE1"/>
    <w:rsid w:val="00E229C1"/>
    <w:rsid w:val="00E233AA"/>
    <w:rsid w:val="00E24334"/>
    <w:rsid w:val="00E2465D"/>
    <w:rsid w:val="00E24F8E"/>
    <w:rsid w:val="00E255B5"/>
    <w:rsid w:val="00E2593C"/>
    <w:rsid w:val="00E261EC"/>
    <w:rsid w:val="00E26600"/>
    <w:rsid w:val="00E26607"/>
    <w:rsid w:val="00E26AC3"/>
    <w:rsid w:val="00E2734F"/>
    <w:rsid w:val="00E2763B"/>
    <w:rsid w:val="00E2792B"/>
    <w:rsid w:val="00E303AA"/>
    <w:rsid w:val="00E31067"/>
    <w:rsid w:val="00E3114D"/>
    <w:rsid w:val="00E311A1"/>
    <w:rsid w:val="00E31717"/>
    <w:rsid w:val="00E31FC8"/>
    <w:rsid w:val="00E3222D"/>
    <w:rsid w:val="00E32660"/>
    <w:rsid w:val="00E32768"/>
    <w:rsid w:val="00E330FA"/>
    <w:rsid w:val="00E33568"/>
    <w:rsid w:val="00E33D22"/>
    <w:rsid w:val="00E34162"/>
    <w:rsid w:val="00E3444F"/>
    <w:rsid w:val="00E34DF5"/>
    <w:rsid w:val="00E355E3"/>
    <w:rsid w:val="00E35C3C"/>
    <w:rsid w:val="00E363B6"/>
    <w:rsid w:val="00E364F9"/>
    <w:rsid w:val="00E3687D"/>
    <w:rsid w:val="00E36B03"/>
    <w:rsid w:val="00E36EC2"/>
    <w:rsid w:val="00E374E2"/>
    <w:rsid w:val="00E37F2B"/>
    <w:rsid w:val="00E406F8"/>
    <w:rsid w:val="00E4076A"/>
    <w:rsid w:val="00E4137A"/>
    <w:rsid w:val="00E41684"/>
    <w:rsid w:val="00E41B1F"/>
    <w:rsid w:val="00E4237F"/>
    <w:rsid w:val="00E42A63"/>
    <w:rsid w:val="00E42F2C"/>
    <w:rsid w:val="00E43212"/>
    <w:rsid w:val="00E433F8"/>
    <w:rsid w:val="00E43AB4"/>
    <w:rsid w:val="00E43C04"/>
    <w:rsid w:val="00E43E05"/>
    <w:rsid w:val="00E450AF"/>
    <w:rsid w:val="00E45751"/>
    <w:rsid w:val="00E458AD"/>
    <w:rsid w:val="00E461BC"/>
    <w:rsid w:val="00E46421"/>
    <w:rsid w:val="00E465F4"/>
    <w:rsid w:val="00E472B6"/>
    <w:rsid w:val="00E476F5"/>
    <w:rsid w:val="00E47E17"/>
    <w:rsid w:val="00E504EC"/>
    <w:rsid w:val="00E5075A"/>
    <w:rsid w:val="00E50CD5"/>
    <w:rsid w:val="00E50DCF"/>
    <w:rsid w:val="00E5141D"/>
    <w:rsid w:val="00E5199C"/>
    <w:rsid w:val="00E51A6D"/>
    <w:rsid w:val="00E522FA"/>
    <w:rsid w:val="00E53317"/>
    <w:rsid w:val="00E534B6"/>
    <w:rsid w:val="00E56EC9"/>
    <w:rsid w:val="00E5767F"/>
    <w:rsid w:val="00E576DF"/>
    <w:rsid w:val="00E57CAA"/>
    <w:rsid w:val="00E601D6"/>
    <w:rsid w:val="00E6044C"/>
    <w:rsid w:val="00E60A1D"/>
    <w:rsid w:val="00E60AFA"/>
    <w:rsid w:val="00E60E69"/>
    <w:rsid w:val="00E60EE6"/>
    <w:rsid w:val="00E6130E"/>
    <w:rsid w:val="00E617DF"/>
    <w:rsid w:val="00E61B7D"/>
    <w:rsid w:val="00E61CC1"/>
    <w:rsid w:val="00E6218A"/>
    <w:rsid w:val="00E642FB"/>
    <w:rsid w:val="00E6435D"/>
    <w:rsid w:val="00E648B2"/>
    <w:rsid w:val="00E64AA0"/>
    <w:rsid w:val="00E64F93"/>
    <w:rsid w:val="00E666AD"/>
    <w:rsid w:val="00E66FAB"/>
    <w:rsid w:val="00E67208"/>
    <w:rsid w:val="00E67505"/>
    <w:rsid w:val="00E67B7E"/>
    <w:rsid w:val="00E71592"/>
    <w:rsid w:val="00E72424"/>
    <w:rsid w:val="00E725E8"/>
    <w:rsid w:val="00E73348"/>
    <w:rsid w:val="00E7373F"/>
    <w:rsid w:val="00E747A4"/>
    <w:rsid w:val="00E74843"/>
    <w:rsid w:val="00E749E4"/>
    <w:rsid w:val="00E74B41"/>
    <w:rsid w:val="00E758AF"/>
    <w:rsid w:val="00E75D91"/>
    <w:rsid w:val="00E75E57"/>
    <w:rsid w:val="00E764B4"/>
    <w:rsid w:val="00E7734E"/>
    <w:rsid w:val="00E77B22"/>
    <w:rsid w:val="00E803A2"/>
    <w:rsid w:val="00E809A0"/>
    <w:rsid w:val="00E80A0A"/>
    <w:rsid w:val="00E80B0E"/>
    <w:rsid w:val="00E8146C"/>
    <w:rsid w:val="00E81A24"/>
    <w:rsid w:val="00E81C93"/>
    <w:rsid w:val="00E81F79"/>
    <w:rsid w:val="00E82143"/>
    <w:rsid w:val="00E831BE"/>
    <w:rsid w:val="00E84BC1"/>
    <w:rsid w:val="00E86007"/>
    <w:rsid w:val="00E860EF"/>
    <w:rsid w:val="00E867E1"/>
    <w:rsid w:val="00E868AD"/>
    <w:rsid w:val="00E86CAE"/>
    <w:rsid w:val="00E86D94"/>
    <w:rsid w:val="00E86EDC"/>
    <w:rsid w:val="00E86F32"/>
    <w:rsid w:val="00E86F91"/>
    <w:rsid w:val="00E870C5"/>
    <w:rsid w:val="00E873F6"/>
    <w:rsid w:val="00E878D3"/>
    <w:rsid w:val="00E90415"/>
    <w:rsid w:val="00E92BE0"/>
    <w:rsid w:val="00E92E3F"/>
    <w:rsid w:val="00E93218"/>
    <w:rsid w:val="00E93A91"/>
    <w:rsid w:val="00E93C84"/>
    <w:rsid w:val="00E93F19"/>
    <w:rsid w:val="00E94698"/>
    <w:rsid w:val="00E94880"/>
    <w:rsid w:val="00E94ECC"/>
    <w:rsid w:val="00E962B3"/>
    <w:rsid w:val="00E96395"/>
    <w:rsid w:val="00E96881"/>
    <w:rsid w:val="00E97226"/>
    <w:rsid w:val="00E972D6"/>
    <w:rsid w:val="00E974AC"/>
    <w:rsid w:val="00E97777"/>
    <w:rsid w:val="00EA092F"/>
    <w:rsid w:val="00EA0BC7"/>
    <w:rsid w:val="00EA0C73"/>
    <w:rsid w:val="00EA113B"/>
    <w:rsid w:val="00EA1314"/>
    <w:rsid w:val="00EA15B3"/>
    <w:rsid w:val="00EA1BB8"/>
    <w:rsid w:val="00EA26A8"/>
    <w:rsid w:val="00EA2948"/>
    <w:rsid w:val="00EA31AD"/>
    <w:rsid w:val="00EA32E8"/>
    <w:rsid w:val="00EA38B4"/>
    <w:rsid w:val="00EA432D"/>
    <w:rsid w:val="00EA49AA"/>
    <w:rsid w:val="00EA4F2D"/>
    <w:rsid w:val="00EA50BC"/>
    <w:rsid w:val="00EA544F"/>
    <w:rsid w:val="00EA54CA"/>
    <w:rsid w:val="00EA606D"/>
    <w:rsid w:val="00EA6A01"/>
    <w:rsid w:val="00EA74CC"/>
    <w:rsid w:val="00EA7FCB"/>
    <w:rsid w:val="00EB03C7"/>
    <w:rsid w:val="00EB2789"/>
    <w:rsid w:val="00EB30BC"/>
    <w:rsid w:val="00EB3184"/>
    <w:rsid w:val="00EB31D0"/>
    <w:rsid w:val="00EB3F93"/>
    <w:rsid w:val="00EB4004"/>
    <w:rsid w:val="00EB40D2"/>
    <w:rsid w:val="00EB430E"/>
    <w:rsid w:val="00EB44EE"/>
    <w:rsid w:val="00EB4A67"/>
    <w:rsid w:val="00EB5439"/>
    <w:rsid w:val="00EB5F14"/>
    <w:rsid w:val="00EB6D23"/>
    <w:rsid w:val="00EB6EF0"/>
    <w:rsid w:val="00EC00F9"/>
    <w:rsid w:val="00EC0E3A"/>
    <w:rsid w:val="00EC0E92"/>
    <w:rsid w:val="00EC166F"/>
    <w:rsid w:val="00EC3114"/>
    <w:rsid w:val="00EC392C"/>
    <w:rsid w:val="00EC3E54"/>
    <w:rsid w:val="00EC4278"/>
    <w:rsid w:val="00EC445A"/>
    <w:rsid w:val="00EC4673"/>
    <w:rsid w:val="00EC4A9B"/>
    <w:rsid w:val="00EC4F21"/>
    <w:rsid w:val="00EC5671"/>
    <w:rsid w:val="00EC5AE9"/>
    <w:rsid w:val="00EC5C19"/>
    <w:rsid w:val="00EC5D45"/>
    <w:rsid w:val="00EC6002"/>
    <w:rsid w:val="00EC6003"/>
    <w:rsid w:val="00EC67AC"/>
    <w:rsid w:val="00EC6E85"/>
    <w:rsid w:val="00EC711F"/>
    <w:rsid w:val="00EC783D"/>
    <w:rsid w:val="00EC78CC"/>
    <w:rsid w:val="00EC7CE8"/>
    <w:rsid w:val="00ED0217"/>
    <w:rsid w:val="00ED04B7"/>
    <w:rsid w:val="00ED088B"/>
    <w:rsid w:val="00ED0C94"/>
    <w:rsid w:val="00ED0CE8"/>
    <w:rsid w:val="00ED1024"/>
    <w:rsid w:val="00ED1159"/>
    <w:rsid w:val="00ED21E1"/>
    <w:rsid w:val="00ED2239"/>
    <w:rsid w:val="00ED335A"/>
    <w:rsid w:val="00ED34CD"/>
    <w:rsid w:val="00ED3547"/>
    <w:rsid w:val="00ED4ACF"/>
    <w:rsid w:val="00ED4E08"/>
    <w:rsid w:val="00ED52B1"/>
    <w:rsid w:val="00ED548D"/>
    <w:rsid w:val="00ED5676"/>
    <w:rsid w:val="00ED5B3E"/>
    <w:rsid w:val="00ED6C30"/>
    <w:rsid w:val="00ED7E01"/>
    <w:rsid w:val="00EE014A"/>
    <w:rsid w:val="00EE034F"/>
    <w:rsid w:val="00EE0504"/>
    <w:rsid w:val="00EE0D12"/>
    <w:rsid w:val="00EE0E5A"/>
    <w:rsid w:val="00EE2908"/>
    <w:rsid w:val="00EE30FE"/>
    <w:rsid w:val="00EE35EE"/>
    <w:rsid w:val="00EE3A7F"/>
    <w:rsid w:val="00EE3D5C"/>
    <w:rsid w:val="00EE408C"/>
    <w:rsid w:val="00EE4AF0"/>
    <w:rsid w:val="00EE4CED"/>
    <w:rsid w:val="00EE4E69"/>
    <w:rsid w:val="00EE64F8"/>
    <w:rsid w:val="00EE6869"/>
    <w:rsid w:val="00EE6D64"/>
    <w:rsid w:val="00EE70A5"/>
    <w:rsid w:val="00EE70E2"/>
    <w:rsid w:val="00EE7206"/>
    <w:rsid w:val="00EE757E"/>
    <w:rsid w:val="00EE7D21"/>
    <w:rsid w:val="00EE7EB7"/>
    <w:rsid w:val="00EF03E9"/>
    <w:rsid w:val="00EF0A12"/>
    <w:rsid w:val="00EF1108"/>
    <w:rsid w:val="00EF1F9A"/>
    <w:rsid w:val="00EF26D5"/>
    <w:rsid w:val="00EF2776"/>
    <w:rsid w:val="00EF3695"/>
    <w:rsid w:val="00EF3B8B"/>
    <w:rsid w:val="00EF3D9D"/>
    <w:rsid w:val="00EF4254"/>
    <w:rsid w:val="00EF498E"/>
    <w:rsid w:val="00EF4B80"/>
    <w:rsid w:val="00EF5841"/>
    <w:rsid w:val="00EF5B24"/>
    <w:rsid w:val="00EF5D72"/>
    <w:rsid w:val="00EF61D6"/>
    <w:rsid w:val="00EF6507"/>
    <w:rsid w:val="00EF67C9"/>
    <w:rsid w:val="00EF684A"/>
    <w:rsid w:val="00EF68D2"/>
    <w:rsid w:val="00EF74D7"/>
    <w:rsid w:val="00EF76BD"/>
    <w:rsid w:val="00EF7967"/>
    <w:rsid w:val="00EF7E70"/>
    <w:rsid w:val="00EF7F11"/>
    <w:rsid w:val="00F00288"/>
    <w:rsid w:val="00F00784"/>
    <w:rsid w:val="00F00FEE"/>
    <w:rsid w:val="00F011F3"/>
    <w:rsid w:val="00F01D6B"/>
    <w:rsid w:val="00F03097"/>
    <w:rsid w:val="00F0325F"/>
    <w:rsid w:val="00F035BE"/>
    <w:rsid w:val="00F03D53"/>
    <w:rsid w:val="00F0466E"/>
    <w:rsid w:val="00F04B25"/>
    <w:rsid w:val="00F058A2"/>
    <w:rsid w:val="00F06308"/>
    <w:rsid w:val="00F06A6A"/>
    <w:rsid w:val="00F06BFF"/>
    <w:rsid w:val="00F06FD5"/>
    <w:rsid w:val="00F07230"/>
    <w:rsid w:val="00F07312"/>
    <w:rsid w:val="00F1129A"/>
    <w:rsid w:val="00F11888"/>
    <w:rsid w:val="00F12038"/>
    <w:rsid w:val="00F120F3"/>
    <w:rsid w:val="00F121C8"/>
    <w:rsid w:val="00F12529"/>
    <w:rsid w:val="00F13CBE"/>
    <w:rsid w:val="00F1440A"/>
    <w:rsid w:val="00F146B3"/>
    <w:rsid w:val="00F147E6"/>
    <w:rsid w:val="00F15026"/>
    <w:rsid w:val="00F15610"/>
    <w:rsid w:val="00F158DC"/>
    <w:rsid w:val="00F1592D"/>
    <w:rsid w:val="00F1597E"/>
    <w:rsid w:val="00F16FB4"/>
    <w:rsid w:val="00F1751D"/>
    <w:rsid w:val="00F2019F"/>
    <w:rsid w:val="00F20D69"/>
    <w:rsid w:val="00F2108E"/>
    <w:rsid w:val="00F210BE"/>
    <w:rsid w:val="00F211D1"/>
    <w:rsid w:val="00F2176F"/>
    <w:rsid w:val="00F222C2"/>
    <w:rsid w:val="00F22723"/>
    <w:rsid w:val="00F22E00"/>
    <w:rsid w:val="00F22F33"/>
    <w:rsid w:val="00F235F1"/>
    <w:rsid w:val="00F23E7C"/>
    <w:rsid w:val="00F241CD"/>
    <w:rsid w:val="00F24617"/>
    <w:rsid w:val="00F24B8B"/>
    <w:rsid w:val="00F252BE"/>
    <w:rsid w:val="00F2587E"/>
    <w:rsid w:val="00F25ADE"/>
    <w:rsid w:val="00F25CFC"/>
    <w:rsid w:val="00F2624D"/>
    <w:rsid w:val="00F26659"/>
    <w:rsid w:val="00F26921"/>
    <w:rsid w:val="00F26BF9"/>
    <w:rsid w:val="00F26E17"/>
    <w:rsid w:val="00F271DE"/>
    <w:rsid w:val="00F2737E"/>
    <w:rsid w:val="00F30500"/>
    <w:rsid w:val="00F30677"/>
    <w:rsid w:val="00F3120A"/>
    <w:rsid w:val="00F32321"/>
    <w:rsid w:val="00F3238D"/>
    <w:rsid w:val="00F32566"/>
    <w:rsid w:val="00F330FD"/>
    <w:rsid w:val="00F33277"/>
    <w:rsid w:val="00F34BEE"/>
    <w:rsid w:val="00F34CD7"/>
    <w:rsid w:val="00F34E39"/>
    <w:rsid w:val="00F353F9"/>
    <w:rsid w:val="00F35DF0"/>
    <w:rsid w:val="00F3635F"/>
    <w:rsid w:val="00F36E9E"/>
    <w:rsid w:val="00F374FD"/>
    <w:rsid w:val="00F379C2"/>
    <w:rsid w:val="00F37F50"/>
    <w:rsid w:val="00F422CF"/>
    <w:rsid w:val="00F4248A"/>
    <w:rsid w:val="00F4253E"/>
    <w:rsid w:val="00F42817"/>
    <w:rsid w:val="00F42D75"/>
    <w:rsid w:val="00F43680"/>
    <w:rsid w:val="00F436BE"/>
    <w:rsid w:val="00F43FB5"/>
    <w:rsid w:val="00F45CBE"/>
    <w:rsid w:val="00F46620"/>
    <w:rsid w:val="00F46729"/>
    <w:rsid w:val="00F46EF8"/>
    <w:rsid w:val="00F46F24"/>
    <w:rsid w:val="00F47352"/>
    <w:rsid w:val="00F51027"/>
    <w:rsid w:val="00F51034"/>
    <w:rsid w:val="00F51CF0"/>
    <w:rsid w:val="00F52813"/>
    <w:rsid w:val="00F52841"/>
    <w:rsid w:val="00F52977"/>
    <w:rsid w:val="00F52ADD"/>
    <w:rsid w:val="00F52EFA"/>
    <w:rsid w:val="00F53771"/>
    <w:rsid w:val="00F537B0"/>
    <w:rsid w:val="00F53B6D"/>
    <w:rsid w:val="00F54DCE"/>
    <w:rsid w:val="00F55010"/>
    <w:rsid w:val="00F55B5B"/>
    <w:rsid w:val="00F569ED"/>
    <w:rsid w:val="00F56A31"/>
    <w:rsid w:val="00F56A77"/>
    <w:rsid w:val="00F56CBB"/>
    <w:rsid w:val="00F56DE7"/>
    <w:rsid w:val="00F571A7"/>
    <w:rsid w:val="00F57E5F"/>
    <w:rsid w:val="00F60DAE"/>
    <w:rsid w:val="00F610EE"/>
    <w:rsid w:val="00F6161E"/>
    <w:rsid w:val="00F6285D"/>
    <w:rsid w:val="00F6310D"/>
    <w:rsid w:val="00F64091"/>
    <w:rsid w:val="00F65330"/>
    <w:rsid w:val="00F65566"/>
    <w:rsid w:val="00F6587D"/>
    <w:rsid w:val="00F658BD"/>
    <w:rsid w:val="00F65BD5"/>
    <w:rsid w:val="00F66130"/>
    <w:rsid w:val="00F662D8"/>
    <w:rsid w:val="00F66F56"/>
    <w:rsid w:val="00F6722A"/>
    <w:rsid w:val="00F677E6"/>
    <w:rsid w:val="00F7033A"/>
    <w:rsid w:val="00F7040C"/>
    <w:rsid w:val="00F706AD"/>
    <w:rsid w:val="00F70EA7"/>
    <w:rsid w:val="00F718B1"/>
    <w:rsid w:val="00F71960"/>
    <w:rsid w:val="00F7207E"/>
    <w:rsid w:val="00F7254D"/>
    <w:rsid w:val="00F72EE9"/>
    <w:rsid w:val="00F738EA"/>
    <w:rsid w:val="00F75A1F"/>
    <w:rsid w:val="00F7659D"/>
    <w:rsid w:val="00F76803"/>
    <w:rsid w:val="00F76D86"/>
    <w:rsid w:val="00F773C0"/>
    <w:rsid w:val="00F77967"/>
    <w:rsid w:val="00F77AF9"/>
    <w:rsid w:val="00F80295"/>
    <w:rsid w:val="00F8050B"/>
    <w:rsid w:val="00F8094F"/>
    <w:rsid w:val="00F80977"/>
    <w:rsid w:val="00F80DB7"/>
    <w:rsid w:val="00F81D85"/>
    <w:rsid w:val="00F8265C"/>
    <w:rsid w:val="00F82C52"/>
    <w:rsid w:val="00F830D6"/>
    <w:rsid w:val="00F8334B"/>
    <w:rsid w:val="00F8377F"/>
    <w:rsid w:val="00F837ED"/>
    <w:rsid w:val="00F83983"/>
    <w:rsid w:val="00F83AE8"/>
    <w:rsid w:val="00F849C3"/>
    <w:rsid w:val="00F84FF9"/>
    <w:rsid w:val="00F8545C"/>
    <w:rsid w:val="00F8551A"/>
    <w:rsid w:val="00F855BA"/>
    <w:rsid w:val="00F85605"/>
    <w:rsid w:val="00F85B64"/>
    <w:rsid w:val="00F8683E"/>
    <w:rsid w:val="00F86992"/>
    <w:rsid w:val="00F86E27"/>
    <w:rsid w:val="00F8788B"/>
    <w:rsid w:val="00F904F4"/>
    <w:rsid w:val="00F90931"/>
    <w:rsid w:val="00F90979"/>
    <w:rsid w:val="00F90BA1"/>
    <w:rsid w:val="00F90CF7"/>
    <w:rsid w:val="00F90FEF"/>
    <w:rsid w:val="00F91022"/>
    <w:rsid w:val="00F91250"/>
    <w:rsid w:val="00F9179D"/>
    <w:rsid w:val="00F919B8"/>
    <w:rsid w:val="00F91D89"/>
    <w:rsid w:val="00F91E61"/>
    <w:rsid w:val="00F92245"/>
    <w:rsid w:val="00F928DA"/>
    <w:rsid w:val="00F9434F"/>
    <w:rsid w:val="00F947AF"/>
    <w:rsid w:val="00F9497A"/>
    <w:rsid w:val="00F94EFE"/>
    <w:rsid w:val="00F95B36"/>
    <w:rsid w:val="00F95BA0"/>
    <w:rsid w:val="00F96068"/>
    <w:rsid w:val="00F9608F"/>
    <w:rsid w:val="00F9617B"/>
    <w:rsid w:val="00F96906"/>
    <w:rsid w:val="00F969C8"/>
    <w:rsid w:val="00F9736F"/>
    <w:rsid w:val="00FA00D4"/>
    <w:rsid w:val="00FA2583"/>
    <w:rsid w:val="00FA2747"/>
    <w:rsid w:val="00FA27F6"/>
    <w:rsid w:val="00FA2CB2"/>
    <w:rsid w:val="00FA2CEA"/>
    <w:rsid w:val="00FA2DB5"/>
    <w:rsid w:val="00FA3DF7"/>
    <w:rsid w:val="00FA4A9E"/>
    <w:rsid w:val="00FA4F97"/>
    <w:rsid w:val="00FA5AD0"/>
    <w:rsid w:val="00FA604A"/>
    <w:rsid w:val="00FB082A"/>
    <w:rsid w:val="00FB0A53"/>
    <w:rsid w:val="00FB1136"/>
    <w:rsid w:val="00FB1956"/>
    <w:rsid w:val="00FB21BF"/>
    <w:rsid w:val="00FB2771"/>
    <w:rsid w:val="00FB2959"/>
    <w:rsid w:val="00FB2B4D"/>
    <w:rsid w:val="00FB2FF0"/>
    <w:rsid w:val="00FB3119"/>
    <w:rsid w:val="00FB3273"/>
    <w:rsid w:val="00FB35C6"/>
    <w:rsid w:val="00FB4057"/>
    <w:rsid w:val="00FB4868"/>
    <w:rsid w:val="00FB49E5"/>
    <w:rsid w:val="00FB4CCE"/>
    <w:rsid w:val="00FB50C3"/>
    <w:rsid w:val="00FB57DE"/>
    <w:rsid w:val="00FB5C99"/>
    <w:rsid w:val="00FB5FDB"/>
    <w:rsid w:val="00FB6115"/>
    <w:rsid w:val="00FB6832"/>
    <w:rsid w:val="00FB7A31"/>
    <w:rsid w:val="00FB7EA1"/>
    <w:rsid w:val="00FC07DE"/>
    <w:rsid w:val="00FC2128"/>
    <w:rsid w:val="00FC2242"/>
    <w:rsid w:val="00FC2629"/>
    <w:rsid w:val="00FC36A8"/>
    <w:rsid w:val="00FC38E0"/>
    <w:rsid w:val="00FC3A44"/>
    <w:rsid w:val="00FC4A35"/>
    <w:rsid w:val="00FC4BD7"/>
    <w:rsid w:val="00FC4E71"/>
    <w:rsid w:val="00FC51A8"/>
    <w:rsid w:val="00FC526B"/>
    <w:rsid w:val="00FC5532"/>
    <w:rsid w:val="00FC5AC4"/>
    <w:rsid w:val="00FC5E6A"/>
    <w:rsid w:val="00FC7143"/>
    <w:rsid w:val="00FC787A"/>
    <w:rsid w:val="00FC7925"/>
    <w:rsid w:val="00FD0601"/>
    <w:rsid w:val="00FD08C6"/>
    <w:rsid w:val="00FD0E79"/>
    <w:rsid w:val="00FD163D"/>
    <w:rsid w:val="00FD2310"/>
    <w:rsid w:val="00FD2448"/>
    <w:rsid w:val="00FD2953"/>
    <w:rsid w:val="00FD3195"/>
    <w:rsid w:val="00FD3561"/>
    <w:rsid w:val="00FD3CA1"/>
    <w:rsid w:val="00FD4A2D"/>
    <w:rsid w:val="00FD4A77"/>
    <w:rsid w:val="00FD4CD2"/>
    <w:rsid w:val="00FD4D9E"/>
    <w:rsid w:val="00FD4F15"/>
    <w:rsid w:val="00FD56AC"/>
    <w:rsid w:val="00FD5955"/>
    <w:rsid w:val="00FD5BB4"/>
    <w:rsid w:val="00FD5FA9"/>
    <w:rsid w:val="00FD62D9"/>
    <w:rsid w:val="00FD651F"/>
    <w:rsid w:val="00FD670A"/>
    <w:rsid w:val="00FD7287"/>
    <w:rsid w:val="00FD752D"/>
    <w:rsid w:val="00FD7717"/>
    <w:rsid w:val="00FD779E"/>
    <w:rsid w:val="00FD7A85"/>
    <w:rsid w:val="00FD7F3D"/>
    <w:rsid w:val="00FE084D"/>
    <w:rsid w:val="00FE12EC"/>
    <w:rsid w:val="00FE1C94"/>
    <w:rsid w:val="00FE20F6"/>
    <w:rsid w:val="00FE2B8F"/>
    <w:rsid w:val="00FE2BC2"/>
    <w:rsid w:val="00FE2C35"/>
    <w:rsid w:val="00FE3110"/>
    <w:rsid w:val="00FE32B3"/>
    <w:rsid w:val="00FE32C8"/>
    <w:rsid w:val="00FE4485"/>
    <w:rsid w:val="00FE4520"/>
    <w:rsid w:val="00FE4F1F"/>
    <w:rsid w:val="00FE5423"/>
    <w:rsid w:val="00FE55CF"/>
    <w:rsid w:val="00FE5E8E"/>
    <w:rsid w:val="00FE5EDA"/>
    <w:rsid w:val="00FE640C"/>
    <w:rsid w:val="00FE666B"/>
    <w:rsid w:val="00FE7054"/>
    <w:rsid w:val="00FE72C5"/>
    <w:rsid w:val="00FE7547"/>
    <w:rsid w:val="00FF115C"/>
    <w:rsid w:val="00FF1AB2"/>
    <w:rsid w:val="00FF1C83"/>
    <w:rsid w:val="00FF220B"/>
    <w:rsid w:val="00FF477D"/>
    <w:rsid w:val="00FF4F09"/>
    <w:rsid w:val="00FF5A1B"/>
    <w:rsid w:val="00FF5C55"/>
    <w:rsid w:val="00FF6129"/>
    <w:rsid w:val="00FF6207"/>
    <w:rsid w:val="00FF6488"/>
    <w:rsid w:val="00FF7474"/>
    <w:rsid w:val="00FF7A96"/>
    <w:rsid w:val="00FF7AF2"/>
  </w:rsids>
  <m:mathPr>
    <m:mathFont m:val="Cambria Math"/>
    <m:brkBin m:val="before"/>
    <m:brkBinSub m:val="--"/>
    <m:smallFrac m:val="0"/>
    <m:dispDef/>
    <m:lMargin m:val="0"/>
    <m:rMargin m:val="0"/>
    <m:defJc m:val="centerGroup"/>
    <m:wrapIndent m:val="1440"/>
    <m:intLim m:val="subSup"/>
    <m:naryLim m:val="undOvr"/>
  </m:mathPr>
  <w:themeFontLang w:val="en-AU"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D60864"/>
  <w15:docId w15:val="{62B9777E-0367-4318-8C5D-C7471B795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4"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0"/>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3ED"/>
    <w:rPr>
      <w:lang w:val="en-US"/>
    </w:rPr>
  </w:style>
  <w:style w:type="paragraph" w:styleId="Heading1">
    <w:name w:val="heading 1"/>
    <w:aliases w:val="h1,h1 chapter heading,A MAJOR/BOLD,1 Heading 1,Chapter Headline,hanging indent,h1 chapter heading1,h1 chapter heading2,Section Heading,Exhibits,Heading 1(Report Only),head 1 beroepschrift,1,051 + Bold,Left:  0 ...,051,Heading,Section,heading 1"/>
    <w:basedOn w:val="Heading2"/>
    <w:next w:val="BodyText"/>
    <w:link w:val="Heading1Char"/>
    <w:qFormat/>
    <w:rsid w:val="008C7637"/>
    <w:pPr>
      <w:numPr>
        <w:ilvl w:val="0"/>
      </w:numPr>
      <w:spacing w:line="360" w:lineRule="exact"/>
      <w:outlineLvl w:val="0"/>
    </w:pPr>
    <w:rPr>
      <w:sz w:val="32"/>
    </w:rPr>
  </w:style>
  <w:style w:type="paragraph" w:styleId="Heading2">
    <w:name w:val="heading 2"/>
    <w:aliases w:val="h2,h2 main heading,B Sub/Bold,H2,2,l2,Level2,L2,dd heading 2,dh2,sub-sect,Chapter Title,Level1 Hd,Sub-heading,sl2,Chapter,1.Seite,H21,Heading 21,Chapter Number/Appendix heading 3,Chapter Number/Appendix heading 31,2nd level,A.B.C.,h21.2.3."/>
    <w:basedOn w:val="BodyText"/>
    <w:next w:val="BodyText"/>
    <w:link w:val="Heading2Char"/>
    <w:qFormat/>
    <w:rsid w:val="008C7637"/>
    <w:pPr>
      <w:keepNext/>
      <w:numPr>
        <w:ilvl w:val="1"/>
        <w:numId w:val="11"/>
      </w:numPr>
      <w:spacing w:before="400" w:after="0" w:line="320" w:lineRule="exact"/>
      <w:outlineLvl w:val="1"/>
    </w:pPr>
    <w:rPr>
      <w:b/>
      <w:color w:val="00338D"/>
      <w:sz w:val="28"/>
    </w:rPr>
  </w:style>
  <w:style w:type="paragraph" w:styleId="Heading3">
    <w:name w:val="heading 3"/>
    <w:aliases w:val="h3,h3 sub heading,C Sub-Sub/Italic,e,Burke_Heading 3,053,Level 1 - 1,3,Normalhead3,MisHead3,LetHead3,Level II for #'s,Minor,1.2.3.,BodyText,H3,Temp2,heading 3,Style 3,op,Subhead,... 3,Let...,Level II for #'sW,Level 1 ...,Julian Char,Julian"/>
    <w:basedOn w:val="Heading4"/>
    <w:next w:val="BodyText"/>
    <w:link w:val="Heading3Char"/>
    <w:qFormat/>
    <w:rsid w:val="008C7637"/>
    <w:pPr>
      <w:numPr>
        <w:ilvl w:val="2"/>
      </w:numPr>
      <w:outlineLvl w:val="2"/>
    </w:pPr>
    <w:rPr>
      <w:b/>
      <w:i w:val="0"/>
    </w:rPr>
  </w:style>
  <w:style w:type="paragraph" w:styleId="Heading4">
    <w:name w:val="heading 4"/>
    <w:aliases w:val="h4,h4 sub sub heading,D Sub-Sub/Plain,054,Level 2 - a,Normalhead4,MisHead4,LetHead4,Normal Heading 4,rp_Heading 4,Level III for #'s,H4,bl,bb,heading 4,title 3,a) b) c),Garbage 1,IOCHead4,Heading 4W,Level III for #'s + Not Bold,...,Style 4"/>
    <w:basedOn w:val="Heading5"/>
    <w:next w:val="BodyText"/>
    <w:link w:val="Heading4Char"/>
    <w:qFormat/>
    <w:rsid w:val="008C7637"/>
    <w:pPr>
      <w:numPr>
        <w:ilvl w:val="3"/>
        <w:numId w:val="11"/>
      </w:numPr>
      <w:spacing w:line="280" w:lineRule="exact"/>
      <w:outlineLvl w:val="3"/>
    </w:pPr>
    <w:rPr>
      <w:b w:val="0"/>
      <w:sz w:val="24"/>
    </w:rPr>
  </w:style>
  <w:style w:type="paragraph" w:styleId="Heading5">
    <w:name w:val="heading 5"/>
    <w:basedOn w:val="BodyText"/>
    <w:next w:val="BodyText"/>
    <w:link w:val="Heading5Char"/>
    <w:qFormat/>
    <w:rsid w:val="008C7637"/>
    <w:pPr>
      <w:keepNext/>
      <w:spacing w:before="400" w:after="0" w:line="260" w:lineRule="exact"/>
      <w:outlineLvl w:val="4"/>
    </w:pPr>
    <w:rPr>
      <w:b/>
      <w:i/>
      <w:color w:val="00338D"/>
    </w:rPr>
  </w:style>
  <w:style w:type="paragraph" w:styleId="Heading6">
    <w:name w:val="heading 6"/>
    <w:basedOn w:val="Normal"/>
    <w:next w:val="Normal"/>
    <w:link w:val="Heading6Char"/>
    <w:qFormat/>
    <w:rsid w:val="008C7637"/>
    <w:pPr>
      <w:outlineLvl w:val="5"/>
    </w:pPr>
  </w:style>
  <w:style w:type="paragraph" w:styleId="Heading7">
    <w:name w:val="heading 7"/>
    <w:basedOn w:val="Normal"/>
    <w:next w:val="Normal"/>
    <w:link w:val="Heading7Char"/>
    <w:qFormat/>
    <w:rsid w:val="008C7637"/>
    <w:pPr>
      <w:outlineLvl w:val="6"/>
    </w:pPr>
  </w:style>
  <w:style w:type="paragraph" w:styleId="Heading8">
    <w:name w:val="heading 8"/>
    <w:basedOn w:val="Normal"/>
    <w:next w:val="Normal"/>
    <w:link w:val="Heading8Char"/>
    <w:qFormat/>
    <w:rsid w:val="008C7637"/>
    <w:pPr>
      <w:outlineLvl w:val="7"/>
    </w:pPr>
  </w:style>
  <w:style w:type="paragraph" w:styleId="Heading9">
    <w:name w:val="heading 9"/>
    <w:basedOn w:val="Normal"/>
    <w:next w:val="Normal"/>
    <w:link w:val="Heading9Char"/>
    <w:qFormat/>
    <w:rsid w:val="008C763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x,Body,bt,body,body text,b,b-heading 1/heading 2,BD,bd,block,Body text,t1,taten_body,Body Text 1,NoticeText-List,heading1body-heading2body,Letter Body,Memo Body,b-heading,b14,body text x,Body Text1,body text1,bl...,Body t...,Fax Body"/>
    <w:basedOn w:val="Normal"/>
    <w:link w:val="BodyTextChar"/>
    <w:qFormat/>
    <w:rsid w:val="00DB068E"/>
    <w:pPr>
      <w:spacing w:before="240" w:after="240"/>
    </w:pPr>
  </w:style>
  <w:style w:type="paragraph" w:styleId="TOC4">
    <w:name w:val="toc 4"/>
    <w:basedOn w:val="TOC3"/>
    <w:uiPriority w:val="39"/>
    <w:rsid w:val="00021AE3"/>
  </w:style>
  <w:style w:type="paragraph" w:styleId="TOC3">
    <w:name w:val="toc 3"/>
    <w:basedOn w:val="TOC2"/>
    <w:uiPriority w:val="39"/>
    <w:rsid w:val="00021AE3"/>
    <w:pPr>
      <w:tabs>
        <w:tab w:val="left" w:pos="1418"/>
      </w:tabs>
      <w:ind w:left="1418" w:hanging="1418"/>
    </w:pPr>
  </w:style>
  <w:style w:type="paragraph" w:styleId="TOC2">
    <w:name w:val="toc 2"/>
    <w:basedOn w:val="TOC1"/>
    <w:uiPriority w:val="39"/>
    <w:rsid w:val="00021AE3"/>
    <w:pPr>
      <w:spacing w:before="0"/>
    </w:pPr>
    <w:rPr>
      <w:sz w:val="24"/>
    </w:rPr>
  </w:style>
  <w:style w:type="paragraph" w:styleId="TOC1">
    <w:name w:val="toc 1"/>
    <w:basedOn w:val="Normal"/>
    <w:link w:val="TOC1Char"/>
    <w:uiPriority w:val="39"/>
    <w:qFormat/>
    <w:rsid w:val="00021AE3"/>
    <w:pPr>
      <w:tabs>
        <w:tab w:val="right" w:pos="8505"/>
      </w:tabs>
      <w:spacing w:before="260"/>
      <w:ind w:left="850" w:right="567" w:hanging="850"/>
    </w:pPr>
    <w:rPr>
      <w:sz w:val="28"/>
    </w:rPr>
  </w:style>
  <w:style w:type="paragraph" w:styleId="Footer">
    <w:name w:val="footer"/>
    <w:aliases w:val="f"/>
    <w:basedOn w:val="Normal"/>
    <w:link w:val="FooterChar"/>
    <w:uiPriority w:val="99"/>
    <w:rsid w:val="00021AE3"/>
    <w:pPr>
      <w:tabs>
        <w:tab w:val="right" w:pos="8222"/>
      </w:tabs>
    </w:pPr>
    <w:rPr>
      <w:sz w:val="18"/>
    </w:rPr>
  </w:style>
  <w:style w:type="paragraph" w:styleId="Header">
    <w:name w:val="header"/>
    <w:basedOn w:val="Normal"/>
    <w:link w:val="HeaderChar"/>
    <w:uiPriority w:val="99"/>
    <w:rsid w:val="002E0312"/>
    <w:pPr>
      <w:spacing w:line="220" w:lineRule="atLeast"/>
    </w:pPr>
    <w:rPr>
      <w:sz w:val="18"/>
    </w:rPr>
  </w:style>
  <w:style w:type="paragraph" w:styleId="ListBullet">
    <w:name w:val="List Bullet"/>
    <w:aliases w:val="*List Bullet,l,list no space after,bullet"/>
    <w:basedOn w:val="BodyText"/>
    <w:link w:val="ListBulletChar"/>
    <w:uiPriority w:val="99"/>
    <w:qFormat/>
    <w:rsid w:val="00822634"/>
    <w:pPr>
      <w:numPr>
        <w:numId w:val="35"/>
      </w:numPr>
      <w:spacing w:before="60" w:after="60"/>
    </w:pPr>
  </w:style>
  <w:style w:type="paragraph" w:styleId="ListBullet2">
    <w:name w:val="List Bullet 2"/>
    <w:basedOn w:val="ListBullet"/>
    <w:qFormat/>
    <w:rsid w:val="00B62F89"/>
    <w:pPr>
      <w:numPr>
        <w:numId w:val="10"/>
      </w:numPr>
    </w:pPr>
  </w:style>
  <w:style w:type="paragraph" w:customStyle="1" w:styleId="zreportname">
    <w:name w:val="zreport name"/>
    <w:basedOn w:val="Normal"/>
    <w:rsid w:val="008742B8"/>
    <w:pPr>
      <w:keepLines/>
      <w:spacing w:after="120"/>
    </w:pPr>
    <w:rPr>
      <w:b/>
      <w:color w:val="00338D"/>
      <w:sz w:val="40"/>
    </w:rPr>
  </w:style>
  <w:style w:type="paragraph" w:customStyle="1" w:styleId="zcontents">
    <w:name w:val="zcontents"/>
    <w:basedOn w:val="Normal"/>
    <w:rsid w:val="008761B8"/>
    <w:pPr>
      <w:spacing w:after="260"/>
    </w:pPr>
    <w:rPr>
      <w:b/>
      <w:color w:val="00338D"/>
      <w:sz w:val="32"/>
    </w:rPr>
  </w:style>
  <w:style w:type="paragraph" w:customStyle="1" w:styleId="zcompanyname">
    <w:name w:val="zcompany name"/>
    <w:basedOn w:val="Normal"/>
    <w:rsid w:val="008742B8"/>
    <w:pPr>
      <w:spacing w:after="720" w:line="168" w:lineRule="auto"/>
    </w:pPr>
    <w:rPr>
      <w:rFonts w:ascii="KPMG Extralight" w:hAnsi="KPMG Extralight"/>
      <w:noProof/>
      <w:color w:val="00338D"/>
      <w:sz w:val="160"/>
      <w:szCs w:val="220"/>
    </w:rPr>
  </w:style>
  <w:style w:type="paragraph" w:styleId="FootnoteText">
    <w:name w:val="footnote text"/>
    <w:aliases w:val="ft,fn,fnW,FT,SD Footnote Text,Footnote Text AG,Footnote Text Char2,Footnote Text Char Char,Footnote Text Char1 Char Char,Footnote Text Char Char Char Char,Footnote Text Char1 Char1,Footnote Text Char1 Char,Footnote Text Char1,ft Char Char"/>
    <w:basedOn w:val="Normal"/>
    <w:link w:val="FootnoteTextChar"/>
    <w:qFormat/>
    <w:rsid w:val="00021AE3"/>
    <w:rPr>
      <w:sz w:val="18"/>
    </w:rPr>
  </w:style>
  <w:style w:type="paragraph" w:customStyle="1" w:styleId="zreportsubtitle">
    <w:name w:val="zreport subtitle"/>
    <w:basedOn w:val="zreportname"/>
    <w:rsid w:val="004001D4"/>
    <w:rPr>
      <w:sz w:val="28"/>
    </w:rPr>
  </w:style>
  <w:style w:type="paragraph" w:styleId="BodyTextIndent">
    <w:name w:val="Body Text Indent"/>
    <w:basedOn w:val="BodyText"/>
    <w:link w:val="BodyTextIndentChar"/>
    <w:rsid w:val="00F94EFE"/>
    <w:pPr>
      <w:ind w:left="340"/>
    </w:pPr>
  </w:style>
  <w:style w:type="paragraph" w:styleId="Index1">
    <w:name w:val="index 1"/>
    <w:basedOn w:val="Normal"/>
    <w:next w:val="Normal"/>
    <w:rsid w:val="00021AE3"/>
    <w:pPr>
      <w:keepNext/>
      <w:spacing w:before="260" w:line="280" w:lineRule="exact"/>
      <w:ind w:right="851"/>
    </w:pPr>
    <w:rPr>
      <w:b/>
      <w:sz w:val="24"/>
    </w:rPr>
  </w:style>
  <w:style w:type="paragraph" w:customStyle="1" w:styleId="Graphic">
    <w:name w:val="Graphic"/>
    <w:basedOn w:val="BodyText"/>
    <w:next w:val="BodyText"/>
    <w:qFormat/>
    <w:rsid w:val="00D2675E"/>
    <w:pPr>
      <w:spacing w:before="280" w:after="140"/>
      <w:jc w:val="center"/>
    </w:pPr>
    <w:rPr>
      <w:rFonts w:eastAsia="Arial Unicode MS"/>
    </w:rPr>
  </w:style>
  <w:style w:type="paragraph" w:styleId="Signature">
    <w:name w:val="Signature"/>
    <w:basedOn w:val="Normal"/>
    <w:link w:val="SignatureChar"/>
    <w:unhideWhenUsed/>
    <w:rsid w:val="00021AE3"/>
  </w:style>
  <w:style w:type="character" w:styleId="PageNumber">
    <w:name w:val="page number"/>
    <w:basedOn w:val="DefaultParagraphFont"/>
    <w:rsid w:val="00021AE3"/>
    <w:rPr>
      <w:sz w:val="22"/>
    </w:rPr>
  </w:style>
  <w:style w:type="paragraph" w:styleId="Index2">
    <w:name w:val="index 2"/>
    <w:basedOn w:val="Normal"/>
    <w:next w:val="Normal"/>
    <w:rsid w:val="00021AE3"/>
    <w:pPr>
      <w:ind w:left="340" w:right="851"/>
    </w:pPr>
  </w:style>
  <w:style w:type="paragraph" w:customStyle="1" w:styleId="zreportaddinfo">
    <w:name w:val="zreport addinfo"/>
    <w:basedOn w:val="Normal"/>
    <w:rsid w:val="004001D4"/>
    <w:pPr>
      <w:framePr w:hSpace="181" w:wrap="around" w:vAnchor="page" w:hAnchor="margin" w:y="12475"/>
      <w:spacing w:after="120"/>
    </w:pPr>
    <w:rPr>
      <w:noProof/>
      <w:color w:val="00338D"/>
      <w:sz w:val="24"/>
    </w:rPr>
  </w:style>
  <w:style w:type="paragraph" w:customStyle="1" w:styleId="AppendixHeading">
    <w:name w:val="Appendix Heading"/>
    <w:basedOn w:val="AppendixHeading2"/>
    <w:next w:val="BodyText"/>
    <w:link w:val="AppendixHeadingChar"/>
    <w:qFormat/>
    <w:rsid w:val="008C7637"/>
    <w:pPr>
      <w:pageBreakBefore/>
      <w:numPr>
        <w:ilvl w:val="0"/>
      </w:numPr>
      <w:spacing w:before="0" w:line="360" w:lineRule="exact"/>
    </w:pPr>
    <w:rPr>
      <w:sz w:val="32"/>
    </w:rPr>
  </w:style>
  <w:style w:type="paragraph" w:styleId="ListBullet3">
    <w:name w:val="List Bullet 3"/>
    <w:basedOn w:val="ListBullet"/>
    <w:qFormat/>
    <w:rsid w:val="00DB068E"/>
    <w:pPr>
      <w:tabs>
        <w:tab w:val="clear" w:pos="340"/>
      </w:tabs>
      <w:ind w:left="2160" w:hanging="360"/>
    </w:pPr>
  </w:style>
  <w:style w:type="paragraph" w:customStyle="1" w:styleId="AppendixHeading2">
    <w:name w:val="Appendix Heading 2"/>
    <w:basedOn w:val="BodyText"/>
    <w:next w:val="BodyText"/>
    <w:link w:val="AppendixHeading2Char"/>
    <w:qFormat/>
    <w:rsid w:val="008C7637"/>
    <w:pPr>
      <w:numPr>
        <w:ilvl w:val="1"/>
        <w:numId w:val="12"/>
      </w:numPr>
      <w:spacing w:before="400" w:line="320" w:lineRule="exact"/>
    </w:pPr>
    <w:rPr>
      <w:b/>
      <w:color w:val="00338D" w:themeColor="text2"/>
      <w:sz w:val="28"/>
    </w:rPr>
  </w:style>
  <w:style w:type="paragraph" w:customStyle="1" w:styleId="AppendixHeading3">
    <w:name w:val="Appendix Heading 3"/>
    <w:basedOn w:val="Heading3"/>
    <w:next w:val="BodyText"/>
    <w:link w:val="AppendixHeading3Char"/>
    <w:qFormat/>
    <w:rsid w:val="008C7637"/>
    <w:pPr>
      <w:numPr>
        <w:numId w:val="12"/>
      </w:numPr>
      <w:outlineLvl w:val="9"/>
    </w:pPr>
  </w:style>
  <w:style w:type="paragraph" w:customStyle="1" w:styleId="AppendixHeading4">
    <w:name w:val="Appendix Heading 4"/>
    <w:basedOn w:val="Heading4"/>
    <w:next w:val="BodyText"/>
    <w:qFormat/>
    <w:rsid w:val="008C7637"/>
    <w:pPr>
      <w:numPr>
        <w:numId w:val="12"/>
      </w:numPr>
      <w:outlineLvl w:val="9"/>
    </w:pPr>
  </w:style>
  <w:style w:type="paragraph" w:customStyle="1" w:styleId="AppendixHeading5">
    <w:name w:val="Appendix Heading 5"/>
    <w:basedOn w:val="Heading5"/>
    <w:next w:val="BodyText"/>
    <w:qFormat/>
    <w:rsid w:val="00021AE3"/>
    <w:pPr>
      <w:outlineLvl w:val="9"/>
    </w:pPr>
  </w:style>
  <w:style w:type="paragraph" w:styleId="BodyText3">
    <w:name w:val="Body Text 3"/>
    <w:basedOn w:val="Normal"/>
    <w:link w:val="BodyText3Char"/>
    <w:qFormat/>
    <w:rsid w:val="00412C8A"/>
    <w:pPr>
      <w:ind w:left="142" w:hanging="142"/>
    </w:pPr>
    <w:rPr>
      <w:sz w:val="18"/>
      <w:szCs w:val="16"/>
    </w:rPr>
  </w:style>
  <w:style w:type="paragraph" w:styleId="Caption">
    <w:name w:val="caption"/>
    <w:aliases w:val="CaptionW,for exhibit titles,for exhibit titles1,for exhibit titles2,for exhibit titles11,Picture caption,for exhibit N ChNar Char Char,for exhibit N ChNar Char Char Char Char Char Char Char,for exhibit,for exhibi...,for exhibit title,Table"/>
    <w:basedOn w:val="Normal"/>
    <w:next w:val="Normal"/>
    <w:link w:val="CaptionChar"/>
    <w:uiPriority w:val="4"/>
    <w:qFormat/>
    <w:rsid w:val="00D2675E"/>
    <w:pPr>
      <w:keepNext/>
      <w:spacing w:after="140"/>
    </w:pPr>
    <w:rPr>
      <w:rFonts w:eastAsiaTheme="minorEastAsia" w:cstheme="minorBidi"/>
      <w:b/>
      <w:iCs/>
      <w:color w:val="00338D"/>
      <w:szCs w:val="18"/>
      <w:lang w:eastAsia="zh-CN"/>
    </w:rPr>
  </w:style>
  <w:style w:type="paragraph" w:styleId="ListBullet4">
    <w:name w:val="List Bullet 4"/>
    <w:basedOn w:val="ListBullet2"/>
    <w:rsid w:val="00DB068E"/>
    <w:pPr>
      <w:numPr>
        <w:ilvl w:val="3"/>
      </w:numPr>
    </w:pPr>
  </w:style>
  <w:style w:type="paragraph" w:customStyle="1" w:styleId="zDocRevwH2">
    <w:name w:val="zDocRevwH2"/>
    <w:basedOn w:val="Normal"/>
    <w:rsid w:val="008761B8"/>
    <w:pPr>
      <w:spacing w:before="130" w:after="130"/>
    </w:pPr>
    <w:rPr>
      <w:b/>
      <w:color w:val="00338D"/>
      <w:sz w:val="28"/>
    </w:rPr>
  </w:style>
  <w:style w:type="paragraph" w:customStyle="1" w:styleId="zDocRevwH1">
    <w:name w:val="zDocRevwH1"/>
    <w:basedOn w:val="Normal"/>
    <w:rsid w:val="008761B8"/>
    <w:pPr>
      <w:spacing w:before="720" w:after="130"/>
    </w:pPr>
    <w:rPr>
      <w:b/>
      <w:color w:val="00338D"/>
      <w:sz w:val="32"/>
    </w:rPr>
  </w:style>
  <w:style w:type="character" w:customStyle="1" w:styleId="BodyTextChar">
    <w:name w:val="Body Text Char"/>
    <w:aliases w:val="Body Text x Char,Body Char,bt Char,body Char,body text Char,b Char,b-heading 1/heading 2 Char,BD Char,bd Char,block Char,Body text Char,t1 Char,taten_body Char,Body Text 1 Char,NoticeText-List Char,heading1body-heading2body Char,b14 Char"/>
    <w:basedOn w:val="DefaultParagraphFont"/>
    <w:link w:val="BodyText"/>
    <w:rsid w:val="00DB068E"/>
    <w:rPr>
      <w:rFonts w:ascii="Arial" w:hAnsi="Arial"/>
      <w:sz w:val="22"/>
      <w:lang w:val="en-US" w:eastAsia="en-US"/>
    </w:rPr>
  </w:style>
  <w:style w:type="character" w:customStyle="1" w:styleId="BodyTextIndentChar">
    <w:name w:val="Body Text Indent Char"/>
    <w:basedOn w:val="BodyTextChar"/>
    <w:link w:val="BodyTextIndent"/>
    <w:rsid w:val="00F94EFE"/>
    <w:rPr>
      <w:rFonts w:ascii="Arial" w:hAnsi="Arial"/>
      <w:sz w:val="22"/>
      <w:lang w:val="en-US" w:eastAsia="en-US"/>
    </w:rPr>
  </w:style>
  <w:style w:type="character" w:styleId="PlaceholderText">
    <w:name w:val="Placeholder Text"/>
    <w:basedOn w:val="DefaultParagraphFont"/>
    <w:uiPriority w:val="99"/>
    <w:semiHidden/>
    <w:rsid w:val="00872EA3"/>
    <w:rPr>
      <w:color w:val="808080"/>
    </w:rPr>
  </w:style>
  <w:style w:type="paragraph" w:customStyle="1" w:styleId="Bodytextnavyhighlight">
    <w:name w:val="Body text navy highlight"/>
    <w:basedOn w:val="BodyText"/>
    <w:next w:val="BodyText"/>
    <w:qFormat/>
    <w:rsid w:val="00F94EFE"/>
    <w:rPr>
      <w:rFonts w:eastAsia="Arial Unicode MS"/>
      <w:b/>
      <w:color w:val="00338D"/>
    </w:rPr>
  </w:style>
  <w:style w:type="paragraph" w:customStyle="1" w:styleId="Bodytextpurplehighlight">
    <w:name w:val="Body text purple highlight"/>
    <w:basedOn w:val="Bodytextnavyhighlight"/>
    <w:next w:val="BodyText"/>
    <w:qFormat/>
    <w:rsid w:val="00D2675E"/>
    <w:rPr>
      <w:color w:val="6D2077"/>
    </w:rPr>
  </w:style>
  <w:style w:type="paragraph" w:customStyle="1" w:styleId="Introparagraph">
    <w:name w:val="Intro paragraph"/>
    <w:basedOn w:val="BodyText"/>
    <w:next w:val="BodyText"/>
    <w:uiPriority w:val="1"/>
    <w:qFormat/>
    <w:rsid w:val="008F70F5"/>
    <w:rPr>
      <w:rFonts w:eastAsia="Arial Unicode MS"/>
      <w:sz w:val="28"/>
      <w:szCs w:val="28"/>
    </w:rPr>
  </w:style>
  <w:style w:type="paragraph" w:customStyle="1" w:styleId="Source">
    <w:name w:val="Source"/>
    <w:basedOn w:val="BodyText"/>
    <w:uiPriority w:val="6"/>
    <w:qFormat/>
    <w:rsid w:val="00D2675E"/>
    <w:pPr>
      <w:tabs>
        <w:tab w:val="left" w:pos="1134"/>
      </w:tabs>
      <w:spacing w:before="40" w:after="280"/>
      <w:ind w:left="851" w:hanging="851"/>
      <w:contextualSpacing/>
    </w:pPr>
    <w:rPr>
      <w:rFonts w:eastAsia="Arial Unicode MS"/>
      <w:sz w:val="12"/>
      <w:szCs w:val="12"/>
    </w:rPr>
  </w:style>
  <w:style w:type="paragraph" w:customStyle="1" w:styleId="Tablesubtitle">
    <w:name w:val="Table subtitle"/>
    <w:basedOn w:val="Normal"/>
    <w:qFormat/>
    <w:rsid w:val="00D2675E"/>
    <w:pPr>
      <w:spacing w:before="40" w:after="40"/>
    </w:pPr>
    <w:rPr>
      <w:rFonts w:eastAsiaTheme="minorEastAsia" w:cstheme="minorBidi"/>
      <w:b/>
      <w:color w:val="00338D"/>
      <w:sz w:val="18"/>
      <w:lang w:eastAsia="zh-CN"/>
    </w:rPr>
  </w:style>
  <w:style w:type="paragraph" w:customStyle="1" w:styleId="Tablewhite">
    <w:name w:val="Table white"/>
    <w:basedOn w:val="Normal"/>
    <w:uiPriority w:val="1"/>
    <w:qFormat/>
    <w:rsid w:val="00D2675E"/>
    <w:pPr>
      <w:spacing w:before="40" w:after="40"/>
    </w:pPr>
    <w:rPr>
      <w:rFonts w:eastAsiaTheme="minorEastAsia" w:cstheme="minorBidi"/>
      <w:color w:val="FFFFFF" w:themeColor="background1"/>
      <w:sz w:val="18"/>
      <w:lang w:eastAsia="zh-CN"/>
    </w:rPr>
  </w:style>
  <w:style w:type="paragraph" w:styleId="ListBullet5">
    <w:name w:val="List Bullet 5"/>
    <w:basedOn w:val="Normal"/>
    <w:uiPriority w:val="99"/>
    <w:semiHidden/>
    <w:unhideWhenUsed/>
    <w:rsid w:val="00F94EFE"/>
    <w:pPr>
      <w:numPr>
        <w:ilvl w:val="4"/>
        <w:numId w:val="1"/>
      </w:numPr>
      <w:contextualSpacing/>
    </w:pPr>
  </w:style>
  <w:style w:type="paragraph" w:styleId="ListNumber">
    <w:name w:val="List Number"/>
    <w:basedOn w:val="Normal"/>
    <w:rsid w:val="005E57B8"/>
    <w:pPr>
      <w:numPr>
        <w:numId w:val="3"/>
      </w:numPr>
      <w:spacing w:before="60" w:after="60"/>
    </w:pPr>
  </w:style>
  <w:style w:type="paragraph" w:styleId="ListNumber2">
    <w:name w:val="List Number 2"/>
    <w:basedOn w:val="Normal"/>
    <w:uiPriority w:val="99"/>
    <w:unhideWhenUsed/>
    <w:rsid w:val="005E57B8"/>
    <w:pPr>
      <w:numPr>
        <w:ilvl w:val="1"/>
        <w:numId w:val="3"/>
      </w:numPr>
      <w:spacing w:before="60" w:after="60"/>
    </w:pPr>
  </w:style>
  <w:style w:type="table" w:customStyle="1" w:styleId="KPMGFinancialTable">
    <w:name w:val="KPMG Financial Table"/>
    <w:basedOn w:val="TableNormal"/>
    <w:uiPriority w:val="99"/>
    <w:rsid w:val="00585F27"/>
    <w:pPr>
      <w:spacing w:before="40" w:after="40"/>
      <w:jc w:val="right"/>
    </w:pPr>
    <w:rPr>
      <w:rFonts w:eastAsiaTheme="minorEastAsia" w:cstheme="minorBidi"/>
      <w:sz w:val="18"/>
      <w:lang w:eastAsia="zh-CN"/>
    </w:rPr>
    <w:tblPr>
      <w:tblStyleColBandSize w:val="1"/>
      <w:tblBorders>
        <w:bottom w:val="single" w:sz="4" w:space="0" w:color="00338D"/>
      </w:tblBorders>
    </w:tblPr>
    <w:tcPr>
      <w:vAlign w:val="bottom"/>
    </w:tc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table" w:customStyle="1" w:styleId="KPMGCVtable">
    <w:name w:val="KPMG CV table"/>
    <w:basedOn w:val="TableNormal"/>
    <w:uiPriority w:val="99"/>
    <w:rsid w:val="005C4BBD"/>
    <w:pPr>
      <w:spacing w:before="40" w:after="40"/>
    </w:pPr>
    <w:rPr>
      <w:rFonts w:eastAsiaTheme="minorEastAsia" w:cstheme="minorBidi"/>
      <w:sz w:val="18"/>
      <w:lang w:eastAsia="zh-CN"/>
    </w:rPr>
    <w:tblPr>
      <w:tblBorders>
        <w:top w:val="single" w:sz="6" w:space="0" w:color="00338D"/>
        <w:bottom w:val="single" w:sz="4" w:space="0" w:color="00338D"/>
      </w:tblBorders>
    </w:tblPr>
    <w:tblStylePr w:type="firstRow">
      <w:pPr>
        <w:wordWrap/>
        <w:spacing w:beforeLines="0" w:before="140" w:beforeAutospacing="0" w:afterLines="0" w:after="140" w:afterAutospacing="0"/>
      </w:pPr>
      <w:rPr>
        <w:b/>
        <w:color w:val="00338D"/>
        <w:sz w:val="22"/>
      </w:rPr>
    </w:tblStylePr>
  </w:style>
  <w:style w:type="table" w:styleId="TableGrid">
    <w:name w:val="Table Grid"/>
    <w:basedOn w:val="TableNormal"/>
    <w:uiPriority w:val="39"/>
    <w:rsid w:val="00345512"/>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aliases w:val="fr,Footnote ReferenceW,Style 49,Footnote Reference new,Style 18,註腳參照2,Style 13,o,Footenote reference,49,fr + (Latin) Arial,(Asian) Arial,Black,Black + (Latin) Arial,Black + 10 pt,Footnote Reference + (拉丁) Book Antiqua,(中文) 標楷體,(符號) 標楷"/>
    <w:basedOn w:val="DefaultParagraphFont"/>
    <w:unhideWhenUsed/>
    <w:qFormat/>
    <w:rsid w:val="005B4C4B"/>
    <w:rPr>
      <w:vertAlign w:val="superscript"/>
    </w:rPr>
  </w:style>
  <w:style w:type="paragraph" w:styleId="List">
    <w:name w:val="List"/>
    <w:basedOn w:val="Normal"/>
    <w:uiPriority w:val="99"/>
    <w:semiHidden/>
    <w:rsid w:val="00AD49D8"/>
    <w:pPr>
      <w:numPr>
        <w:numId w:val="4"/>
      </w:numPr>
      <w:spacing w:before="200" w:line="259" w:lineRule="auto"/>
    </w:pPr>
    <w:rPr>
      <w:rFonts w:eastAsiaTheme="minorEastAsia" w:cstheme="minorBidi"/>
      <w:b/>
      <w:sz w:val="16"/>
      <w:lang w:eastAsia="zh-CN"/>
    </w:rPr>
  </w:style>
  <w:style w:type="paragraph" w:styleId="List2">
    <w:name w:val="List 2"/>
    <w:basedOn w:val="List"/>
    <w:uiPriority w:val="99"/>
    <w:semiHidden/>
    <w:rsid w:val="00AD49D8"/>
    <w:pPr>
      <w:numPr>
        <w:ilvl w:val="1"/>
      </w:numPr>
      <w:spacing w:before="0" w:line="240" w:lineRule="exact"/>
    </w:pPr>
    <w:rPr>
      <w:sz w:val="14"/>
    </w:rPr>
  </w:style>
  <w:style w:type="paragraph" w:styleId="List3">
    <w:name w:val="List 3"/>
    <w:basedOn w:val="List2"/>
    <w:uiPriority w:val="99"/>
    <w:semiHidden/>
    <w:rsid w:val="00AD49D8"/>
    <w:pPr>
      <w:numPr>
        <w:ilvl w:val="2"/>
      </w:numPr>
      <w:contextualSpacing/>
    </w:pPr>
  </w:style>
  <w:style w:type="paragraph" w:customStyle="1" w:styleId="Termsheading">
    <w:name w:val="Terms heading"/>
    <w:basedOn w:val="Bodytextnavyhighlight"/>
    <w:uiPriority w:val="1"/>
    <w:rsid w:val="00AD49D8"/>
    <w:pPr>
      <w:pageBreakBefore/>
    </w:pPr>
    <w:rPr>
      <w:rFonts w:ascii="Arial" w:hAnsi="Arial"/>
      <w:sz w:val="24"/>
    </w:rPr>
  </w:style>
  <w:style w:type="table" w:customStyle="1" w:styleId="KPMGContactus">
    <w:name w:val="KPMG Contact us"/>
    <w:basedOn w:val="TableNormal"/>
    <w:uiPriority w:val="99"/>
    <w:rsid w:val="00B2384A"/>
    <w:rPr>
      <w:sz w:val="20"/>
    </w:rPr>
    <w:tblPr>
      <w:tblStyleRowBandSize w:val="1"/>
    </w:tblPr>
    <w:tblStylePr w:type="firstRow">
      <w:rPr>
        <w:b/>
      </w:rPr>
    </w:tblStylePr>
    <w:tblStylePr w:type="lastRow">
      <w:rPr>
        <w:sz w:val="16"/>
      </w:rPr>
    </w:tblStylePr>
  </w:style>
  <w:style w:type="character" w:styleId="Hyperlink">
    <w:name w:val="Hyperlink"/>
    <w:basedOn w:val="DefaultParagraphFont"/>
    <w:uiPriority w:val="99"/>
    <w:unhideWhenUsed/>
    <w:rsid w:val="00B2384A"/>
    <w:rPr>
      <w:color w:val="0091DA" w:themeColor="hyperlink"/>
      <w:u w:val="single"/>
    </w:rPr>
  </w:style>
  <w:style w:type="paragraph" w:customStyle="1" w:styleId="Contactbold">
    <w:name w:val="Contact bold"/>
    <w:basedOn w:val="Normal"/>
    <w:next w:val="Contactemail"/>
    <w:semiHidden/>
    <w:qFormat/>
    <w:rsid w:val="00B2384A"/>
    <w:pPr>
      <w:framePr w:hSpace="181" w:wrap="around" w:vAnchor="page" w:hAnchor="margin" w:y="4821"/>
    </w:pPr>
    <w:rPr>
      <w:rFonts w:eastAsia="Arial Unicode MS"/>
      <w:b/>
      <w:sz w:val="20"/>
      <w:szCs w:val="20"/>
      <w:lang w:eastAsia="en-CA" w:bidi="th-TH"/>
    </w:rPr>
  </w:style>
  <w:style w:type="paragraph" w:customStyle="1" w:styleId="Contactname">
    <w:name w:val="Contact name"/>
    <w:basedOn w:val="Contactbold"/>
    <w:next w:val="Contactbold"/>
    <w:semiHidden/>
    <w:qFormat/>
    <w:rsid w:val="00B2384A"/>
    <w:pPr>
      <w:framePr w:wrap="around"/>
      <w:spacing w:before="240"/>
    </w:pPr>
    <w:rPr>
      <w:color w:val="00338D"/>
    </w:rPr>
  </w:style>
  <w:style w:type="paragraph" w:customStyle="1" w:styleId="Contactemail">
    <w:name w:val="Contact email"/>
    <w:basedOn w:val="Normal"/>
    <w:semiHidden/>
    <w:qFormat/>
    <w:rsid w:val="00B2384A"/>
    <w:pPr>
      <w:tabs>
        <w:tab w:val="left" w:pos="285"/>
      </w:tabs>
    </w:pPr>
    <w:rPr>
      <w:rFonts w:eastAsia="Arial Unicode MS"/>
      <w:sz w:val="20"/>
      <w:szCs w:val="20"/>
      <w:lang w:eastAsia="en-CA" w:bidi="th-TH"/>
    </w:rPr>
  </w:style>
  <w:style w:type="paragraph" w:customStyle="1" w:styleId="Disclaimer">
    <w:name w:val="Disclaimer"/>
    <w:basedOn w:val="Normal"/>
    <w:semiHidden/>
    <w:qFormat/>
    <w:rsid w:val="00B2384A"/>
    <w:pPr>
      <w:framePr w:hSpace="181" w:wrap="around" w:vAnchor="page" w:hAnchor="margin" w:y="4821"/>
      <w:spacing w:before="120"/>
    </w:pPr>
    <w:rPr>
      <w:rFonts w:eastAsia="Arial Unicode MS"/>
      <w:sz w:val="16"/>
      <w:szCs w:val="16"/>
      <w:lang w:eastAsia="en-CA" w:bidi="th-TH"/>
    </w:rPr>
  </w:style>
  <w:style w:type="table" w:customStyle="1" w:styleId="KPMGTextTable">
    <w:name w:val="KPMG Text Table"/>
    <w:basedOn w:val="KPMGFinancialTable"/>
    <w:uiPriority w:val="99"/>
    <w:rsid w:val="00D655F0"/>
    <w:pPr>
      <w:jc w:val="left"/>
    </w:pPr>
    <w:tblPr/>
    <w:tblStylePr w:type="firstRow">
      <w:pPr>
        <w:jc w:val="left"/>
      </w:pPr>
      <w:rPr>
        <w:rFonts w:asciiTheme="minorHAnsi" w:hAnsiTheme="minorHAnsi"/>
        <w:b/>
        <w:color w:val="auto"/>
        <w:sz w:val="18"/>
      </w:rPr>
      <w:tblPr/>
      <w:tcPr>
        <w:shd w:val="clear" w:color="auto" w:fill="00338D"/>
      </w:tcPr>
    </w:tblStylePr>
    <w:tblStylePr w:type="lastRow">
      <w:tblPr/>
      <w:tcPr>
        <w:tcBorders>
          <w:top w:val="nil"/>
          <w:left w:val="nil"/>
          <w:bottom w:val="nil"/>
          <w:right w:val="nil"/>
          <w:insideH w:val="nil"/>
          <w:insideV w:val="nil"/>
          <w:tl2br w:val="nil"/>
          <w:tr2bl w:val="nil"/>
        </w:tcBorders>
      </w:tcPr>
    </w:tblStylePr>
    <w:tblStylePr w:type="firstCol">
      <w:pPr>
        <w:jc w:val="left"/>
      </w:pPr>
    </w:tblStylePr>
  </w:style>
  <w:style w:type="paragraph" w:customStyle="1" w:styleId="zcompanynamewhite">
    <w:name w:val="zcompany name white"/>
    <w:basedOn w:val="zcompanyname"/>
    <w:uiPriority w:val="11"/>
    <w:rsid w:val="0011133E"/>
    <w:rPr>
      <w:color w:val="FFFFFF" w:themeColor="background1"/>
    </w:rPr>
  </w:style>
  <w:style w:type="paragraph" w:customStyle="1" w:styleId="zreportaddinfowhite">
    <w:name w:val="zreport addinfo white"/>
    <w:basedOn w:val="zreportaddinfo"/>
    <w:uiPriority w:val="11"/>
    <w:qFormat/>
    <w:rsid w:val="0011133E"/>
    <w:pPr>
      <w:framePr w:wrap="around"/>
    </w:pPr>
    <w:rPr>
      <w:color w:val="FFFFFF" w:themeColor="background1"/>
    </w:rPr>
  </w:style>
  <w:style w:type="paragraph" w:customStyle="1" w:styleId="zreportnamewhite">
    <w:name w:val="zreport name white"/>
    <w:basedOn w:val="zreportname"/>
    <w:uiPriority w:val="11"/>
    <w:qFormat/>
    <w:rsid w:val="00CB63ED"/>
    <w:rPr>
      <w:color w:val="FFFFFF" w:themeColor="background1"/>
    </w:rPr>
  </w:style>
  <w:style w:type="paragraph" w:customStyle="1" w:styleId="zreportsubtitlewhite">
    <w:name w:val="zreport subtitle white"/>
    <w:basedOn w:val="zreportsubtitle"/>
    <w:uiPriority w:val="11"/>
    <w:qFormat/>
    <w:rsid w:val="00CB63ED"/>
    <w:rPr>
      <w:color w:val="FFFFFF" w:themeColor="background1"/>
    </w:rPr>
  </w:style>
  <w:style w:type="character" w:customStyle="1" w:styleId="FooterChar">
    <w:name w:val="Footer Char"/>
    <w:aliases w:val="f Char"/>
    <w:basedOn w:val="DefaultParagraphFont"/>
    <w:link w:val="Footer"/>
    <w:uiPriority w:val="99"/>
    <w:rsid w:val="007E490E"/>
    <w:rPr>
      <w:sz w:val="18"/>
      <w:lang w:val="en-US"/>
    </w:rPr>
  </w:style>
  <w:style w:type="character" w:customStyle="1" w:styleId="HeaderChar">
    <w:name w:val="Header Char"/>
    <w:basedOn w:val="DefaultParagraphFont"/>
    <w:link w:val="Header"/>
    <w:uiPriority w:val="99"/>
    <w:rsid w:val="007E490E"/>
    <w:rPr>
      <w:sz w:val="18"/>
      <w:lang w:val="en-US"/>
    </w:rPr>
  </w:style>
  <w:style w:type="character" w:customStyle="1" w:styleId="Heading5Char">
    <w:name w:val="Heading 5 Char"/>
    <w:basedOn w:val="BodyTextChar"/>
    <w:link w:val="Heading5"/>
    <w:rsid w:val="00050183"/>
    <w:rPr>
      <w:rFonts w:ascii="Arial" w:hAnsi="Arial"/>
      <w:b/>
      <w:i/>
      <w:color w:val="00338D"/>
      <w:sz w:val="22"/>
      <w:lang w:val="en-US" w:eastAsia="en-US"/>
    </w:rPr>
  </w:style>
  <w:style w:type="character" w:customStyle="1" w:styleId="FootnoteTextChar">
    <w:name w:val="Footnote Text Char"/>
    <w:aliases w:val="ft Char,fn Char,fnW Char,FT Char,SD Footnote Text Char,Footnote Text AG Char,Footnote Text Char2 Char,Footnote Text Char Char Char,Footnote Text Char1 Char Char Char,Footnote Text Char Char Char Char Char,Footnote Text Char1 Char2"/>
    <w:basedOn w:val="DefaultParagraphFont"/>
    <w:link w:val="FootnoteText"/>
    <w:rsid w:val="00767706"/>
    <w:rPr>
      <w:sz w:val="18"/>
      <w:lang w:val="en-US"/>
    </w:rPr>
  </w:style>
  <w:style w:type="paragraph" w:styleId="BalloonText">
    <w:name w:val="Balloon Text"/>
    <w:basedOn w:val="Normal"/>
    <w:link w:val="BalloonTextChar"/>
    <w:semiHidden/>
    <w:unhideWhenUsed/>
    <w:rsid w:val="00923508"/>
    <w:rPr>
      <w:rFonts w:ascii="Segoe UI" w:hAnsi="Segoe UI" w:cs="Segoe UI"/>
      <w:sz w:val="18"/>
      <w:szCs w:val="18"/>
      <w:lang w:eastAsia="en-US"/>
    </w:rPr>
  </w:style>
  <w:style w:type="character" w:customStyle="1" w:styleId="BalloonTextChar">
    <w:name w:val="Balloon Text Char"/>
    <w:basedOn w:val="DefaultParagraphFont"/>
    <w:link w:val="BalloonText"/>
    <w:semiHidden/>
    <w:rsid w:val="00923508"/>
    <w:rPr>
      <w:rFonts w:ascii="Segoe UI" w:hAnsi="Segoe UI" w:cs="Segoe UI"/>
      <w:sz w:val="18"/>
      <w:szCs w:val="18"/>
      <w:lang w:val="en-US" w:eastAsia="en-US"/>
    </w:rPr>
  </w:style>
  <w:style w:type="character" w:customStyle="1" w:styleId="ListBulletChar">
    <w:name w:val="List Bullet Char"/>
    <w:aliases w:val="*List Bullet Char,l Char,list no space after Char,bullet Char"/>
    <w:basedOn w:val="DefaultParagraphFont"/>
    <w:link w:val="ListBullet"/>
    <w:uiPriority w:val="99"/>
    <w:rsid w:val="00923508"/>
    <w:rPr>
      <w:lang w:val="en-US"/>
    </w:rPr>
  </w:style>
  <w:style w:type="paragraph" w:customStyle="1" w:styleId="Bullet">
    <w:name w:val="Bullet"/>
    <w:basedOn w:val="Normal"/>
    <w:qFormat/>
    <w:rsid w:val="00923508"/>
    <w:pPr>
      <w:numPr>
        <w:numId w:val="5"/>
      </w:numPr>
      <w:spacing w:before="70" w:after="70" w:line="259" w:lineRule="auto"/>
    </w:pPr>
    <w:rPr>
      <w:rFonts w:ascii="Univers for KPMG Light" w:eastAsia="Univers 45 Light" w:hAnsi="Univers for KPMG Light" w:cs="Latha"/>
      <w:sz w:val="20"/>
      <w:lang w:val="en-CA" w:eastAsia="en-US"/>
    </w:rPr>
  </w:style>
  <w:style w:type="character" w:styleId="Emphasis">
    <w:name w:val="Emphasis"/>
    <w:basedOn w:val="DefaultParagraphFont"/>
    <w:uiPriority w:val="20"/>
    <w:qFormat/>
    <w:rsid w:val="00923508"/>
    <w:rPr>
      <w:i/>
      <w:iCs/>
    </w:rPr>
  </w:style>
  <w:style w:type="character" w:styleId="Strong">
    <w:name w:val="Strong"/>
    <w:basedOn w:val="DefaultParagraphFont"/>
    <w:uiPriority w:val="22"/>
    <w:qFormat/>
    <w:rsid w:val="00923508"/>
    <w:rPr>
      <w:b/>
      <w:bCs/>
    </w:rPr>
  </w:style>
  <w:style w:type="paragraph" w:styleId="Title">
    <w:name w:val="Title"/>
    <w:basedOn w:val="Normal"/>
    <w:next w:val="Normal"/>
    <w:link w:val="TitleChar"/>
    <w:uiPriority w:val="10"/>
    <w:qFormat/>
    <w:rsid w:val="00923508"/>
    <w:pPr>
      <w:pBdr>
        <w:bottom w:val="single" w:sz="8" w:space="4" w:color="0091DA" w:themeColor="accent1"/>
      </w:pBdr>
      <w:spacing w:after="300" w:line="259" w:lineRule="auto"/>
      <w:contextualSpacing/>
    </w:pPr>
    <w:rPr>
      <w:rFonts w:asciiTheme="majorHAnsi" w:eastAsiaTheme="majorEastAsia" w:hAnsiTheme="majorHAnsi" w:cstheme="majorBidi"/>
      <w:color w:val="002669" w:themeColor="text2" w:themeShade="BF"/>
      <w:spacing w:val="5"/>
      <w:kern w:val="28"/>
      <w:sz w:val="52"/>
      <w:szCs w:val="52"/>
      <w:lang w:eastAsia="en-US"/>
    </w:rPr>
  </w:style>
  <w:style w:type="character" w:customStyle="1" w:styleId="TitleChar">
    <w:name w:val="Title Char"/>
    <w:basedOn w:val="DefaultParagraphFont"/>
    <w:link w:val="Title"/>
    <w:uiPriority w:val="10"/>
    <w:rsid w:val="00923508"/>
    <w:rPr>
      <w:rFonts w:asciiTheme="majorHAnsi" w:eastAsiaTheme="majorEastAsia" w:hAnsiTheme="majorHAnsi" w:cstheme="majorBidi"/>
      <w:color w:val="002669" w:themeColor="text2" w:themeShade="BF"/>
      <w:spacing w:val="5"/>
      <w:kern w:val="28"/>
      <w:sz w:val="52"/>
      <w:szCs w:val="52"/>
      <w:lang w:val="en-US" w:eastAsia="en-US"/>
    </w:rPr>
  </w:style>
  <w:style w:type="paragraph" w:styleId="Subtitle">
    <w:name w:val="Subtitle"/>
    <w:basedOn w:val="Normal"/>
    <w:next w:val="Normal"/>
    <w:link w:val="SubtitleChar"/>
    <w:uiPriority w:val="11"/>
    <w:qFormat/>
    <w:rsid w:val="00923508"/>
    <w:pPr>
      <w:numPr>
        <w:ilvl w:val="1"/>
      </w:numPr>
      <w:spacing w:after="160" w:line="259" w:lineRule="auto"/>
    </w:pPr>
    <w:rPr>
      <w:rFonts w:asciiTheme="majorHAnsi" w:eastAsiaTheme="majorEastAsia" w:hAnsiTheme="majorHAnsi" w:cstheme="majorBidi"/>
      <w:i/>
      <w:iCs/>
      <w:color w:val="0091DA" w:themeColor="accent1"/>
      <w:spacing w:val="15"/>
      <w:sz w:val="24"/>
      <w:szCs w:val="24"/>
      <w:lang w:eastAsia="en-US"/>
    </w:rPr>
  </w:style>
  <w:style w:type="character" w:customStyle="1" w:styleId="SubtitleChar">
    <w:name w:val="Subtitle Char"/>
    <w:basedOn w:val="DefaultParagraphFont"/>
    <w:link w:val="Subtitle"/>
    <w:uiPriority w:val="11"/>
    <w:rsid w:val="00923508"/>
    <w:rPr>
      <w:rFonts w:asciiTheme="majorHAnsi" w:eastAsiaTheme="majorEastAsia" w:hAnsiTheme="majorHAnsi" w:cstheme="majorBidi"/>
      <w:i/>
      <w:iCs/>
      <w:color w:val="0091DA" w:themeColor="accent1"/>
      <w:spacing w:val="15"/>
      <w:sz w:val="24"/>
      <w:szCs w:val="24"/>
      <w:lang w:val="en-US" w:eastAsia="en-US"/>
    </w:rPr>
  </w:style>
  <w:style w:type="character" w:styleId="SubtleEmphasis">
    <w:name w:val="Subtle Emphasis"/>
    <w:basedOn w:val="DefaultParagraphFont"/>
    <w:uiPriority w:val="19"/>
    <w:qFormat/>
    <w:rsid w:val="00923508"/>
    <w:rPr>
      <w:i/>
      <w:iCs/>
      <w:color w:val="808080" w:themeColor="text1" w:themeTint="7F"/>
    </w:rPr>
  </w:style>
  <w:style w:type="character" w:styleId="IntenseEmphasis">
    <w:name w:val="Intense Emphasis"/>
    <w:basedOn w:val="DefaultParagraphFont"/>
    <w:uiPriority w:val="21"/>
    <w:qFormat/>
    <w:rsid w:val="00923508"/>
    <w:rPr>
      <w:b/>
      <w:bCs/>
      <w:i/>
      <w:iCs/>
      <w:color w:val="0091DA" w:themeColor="accent1"/>
    </w:rPr>
  </w:style>
  <w:style w:type="paragraph" w:styleId="Quote">
    <w:name w:val="Quote"/>
    <w:basedOn w:val="Normal"/>
    <w:next w:val="Normal"/>
    <w:link w:val="QuoteChar"/>
    <w:uiPriority w:val="29"/>
    <w:qFormat/>
    <w:rsid w:val="00923508"/>
    <w:pPr>
      <w:spacing w:after="160" w:line="259" w:lineRule="auto"/>
    </w:pPr>
    <w:rPr>
      <w:rFonts w:ascii="Times New Roman" w:hAnsi="Times New Roman"/>
      <w:i/>
      <w:iCs/>
      <w:color w:val="000000" w:themeColor="text1"/>
      <w:szCs w:val="20"/>
      <w:lang w:eastAsia="en-US"/>
    </w:rPr>
  </w:style>
  <w:style w:type="character" w:customStyle="1" w:styleId="QuoteChar">
    <w:name w:val="Quote Char"/>
    <w:basedOn w:val="DefaultParagraphFont"/>
    <w:link w:val="Quote"/>
    <w:uiPriority w:val="29"/>
    <w:rsid w:val="00923508"/>
    <w:rPr>
      <w:rFonts w:ascii="Times New Roman" w:hAnsi="Times New Roman"/>
      <w:i/>
      <w:iCs/>
      <w:color w:val="000000" w:themeColor="text1"/>
      <w:szCs w:val="20"/>
      <w:lang w:val="en-US" w:eastAsia="en-US"/>
    </w:rPr>
  </w:style>
  <w:style w:type="paragraph" w:styleId="IntenseQuote">
    <w:name w:val="Intense Quote"/>
    <w:basedOn w:val="Normal"/>
    <w:next w:val="Normal"/>
    <w:link w:val="IntenseQuoteChar"/>
    <w:uiPriority w:val="30"/>
    <w:qFormat/>
    <w:rsid w:val="00923508"/>
    <w:pPr>
      <w:pBdr>
        <w:bottom w:val="single" w:sz="4" w:space="4" w:color="0091DA" w:themeColor="accent1"/>
      </w:pBdr>
      <w:spacing w:before="200" w:after="280" w:line="259" w:lineRule="auto"/>
      <w:ind w:left="936" w:right="936"/>
    </w:pPr>
    <w:rPr>
      <w:rFonts w:ascii="Times New Roman" w:hAnsi="Times New Roman"/>
      <w:b/>
      <w:bCs/>
      <w:i/>
      <w:iCs/>
      <w:color w:val="0091DA" w:themeColor="accent1"/>
      <w:szCs w:val="20"/>
      <w:lang w:eastAsia="en-US"/>
    </w:rPr>
  </w:style>
  <w:style w:type="character" w:customStyle="1" w:styleId="IntenseQuoteChar">
    <w:name w:val="Intense Quote Char"/>
    <w:basedOn w:val="DefaultParagraphFont"/>
    <w:link w:val="IntenseQuote"/>
    <w:uiPriority w:val="30"/>
    <w:rsid w:val="00923508"/>
    <w:rPr>
      <w:rFonts w:ascii="Times New Roman" w:hAnsi="Times New Roman"/>
      <w:b/>
      <w:bCs/>
      <w:i/>
      <w:iCs/>
      <w:color w:val="0091DA" w:themeColor="accent1"/>
      <w:szCs w:val="20"/>
      <w:lang w:val="en-US" w:eastAsia="en-US"/>
    </w:rPr>
  </w:style>
  <w:style w:type="character" w:styleId="SubtleReference">
    <w:name w:val="Subtle Reference"/>
    <w:basedOn w:val="DefaultParagraphFont"/>
    <w:uiPriority w:val="31"/>
    <w:qFormat/>
    <w:rsid w:val="00923508"/>
    <w:rPr>
      <w:smallCaps/>
      <w:color w:val="6D2077" w:themeColor="accent2"/>
      <w:u w:val="single"/>
    </w:rPr>
  </w:style>
  <w:style w:type="character" w:styleId="IntenseReference">
    <w:name w:val="Intense Reference"/>
    <w:basedOn w:val="DefaultParagraphFont"/>
    <w:uiPriority w:val="32"/>
    <w:qFormat/>
    <w:rsid w:val="00923508"/>
    <w:rPr>
      <w:b/>
      <w:bCs/>
      <w:smallCaps/>
      <w:color w:val="6D2077" w:themeColor="accent2"/>
      <w:spacing w:val="5"/>
      <w:u w:val="single"/>
    </w:rPr>
  </w:style>
  <w:style w:type="character" w:styleId="BookTitle">
    <w:name w:val="Book Title"/>
    <w:basedOn w:val="DefaultParagraphFont"/>
    <w:uiPriority w:val="33"/>
    <w:qFormat/>
    <w:rsid w:val="00923508"/>
    <w:rPr>
      <w:b/>
      <w:bCs/>
      <w:smallCaps/>
      <w:spacing w:val="5"/>
    </w:rPr>
  </w:style>
  <w:style w:type="paragraph" w:styleId="ListParagraph">
    <w:name w:val="List Paragraph"/>
    <w:basedOn w:val="Normal"/>
    <w:link w:val="ListParagraphChar"/>
    <w:uiPriority w:val="34"/>
    <w:qFormat/>
    <w:rsid w:val="00923508"/>
    <w:pPr>
      <w:spacing w:after="160" w:line="259" w:lineRule="auto"/>
      <w:ind w:left="720"/>
      <w:contextualSpacing/>
    </w:pPr>
    <w:rPr>
      <w:rFonts w:ascii="Times New Roman" w:hAnsi="Times New Roman"/>
      <w:szCs w:val="20"/>
      <w:lang w:eastAsia="en-US"/>
    </w:rPr>
  </w:style>
  <w:style w:type="paragraph" w:styleId="NoSpacing">
    <w:name w:val="No Spacing"/>
    <w:uiPriority w:val="1"/>
    <w:qFormat/>
    <w:rsid w:val="00923508"/>
    <w:pPr>
      <w:spacing w:after="160" w:line="259" w:lineRule="auto"/>
    </w:pPr>
    <w:rPr>
      <w:rFonts w:ascii="Times New Roman" w:hAnsi="Times New Roman"/>
      <w:szCs w:val="20"/>
      <w:lang w:val="en-US" w:eastAsia="en-US"/>
    </w:rPr>
  </w:style>
  <w:style w:type="paragraph" w:styleId="DocumentMap">
    <w:name w:val="Document Map"/>
    <w:basedOn w:val="Normal"/>
    <w:link w:val="DocumentMapChar"/>
    <w:uiPriority w:val="99"/>
    <w:semiHidden/>
    <w:unhideWhenUsed/>
    <w:rsid w:val="00923508"/>
    <w:pPr>
      <w:spacing w:after="160" w:line="259" w:lineRule="auto"/>
    </w:pPr>
    <w:rPr>
      <w:rFonts w:ascii="Tahoma" w:hAnsi="Tahoma" w:cs="Tahoma"/>
      <w:sz w:val="16"/>
      <w:szCs w:val="16"/>
      <w:lang w:eastAsia="en-US"/>
    </w:rPr>
  </w:style>
  <w:style w:type="character" w:customStyle="1" w:styleId="DocumentMapChar">
    <w:name w:val="Document Map Char"/>
    <w:basedOn w:val="DefaultParagraphFont"/>
    <w:link w:val="DocumentMap"/>
    <w:uiPriority w:val="99"/>
    <w:semiHidden/>
    <w:rsid w:val="00923508"/>
    <w:rPr>
      <w:rFonts w:ascii="Tahoma" w:hAnsi="Tahoma" w:cs="Tahoma"/>
      <w:sz w:val="16"/>
      <w:szCs w:val="16"/>
      <w:lang w:val="en-US" w:eastAsia="en-US"/>
    </w:rPr>
  </w:style>
  <w:style w:type="character" w:customStyle="1" w:styleId="Heading2Char">
    <w:name w:val="Heading 2 Char"/>
    <w:aliases w:val="h2 Char,h2 main heading Char,B Sub/Bold Char,H2 Char,2 Char,l2 Char,Level2 Char,L2 Char,dd heading 2 Char,dh2 Char,sub-sect Char,Chapter Title Char,Level1 Hd Char,Sub-heading Char,sl2 Char,Chapter Char,1.Seite Char,H21 Char,2nd level Char"/>
    <w:basedOn w:val="DefaultParagraphFont"/>
    <w:link w:val="Heading2"/>
    <w:locked/>
    <w:rsid w:val="00923508"/>
    <w:rPr>
      <w:b/>
      <w:color w:val="00338D"/>
      <w:sz w:val="28"/>
      <w:lang w:val="en-US"/>
    </w:rPr>
  </w:style>
  <w:style w:type="character" w:customStyle="1" w:styleId="Heading3Char">
    <w:name w:val="Heading 3 Char"/>
    <w:aliases w:val="h3 Char,h3 sub heading Char,C Sub-Sub/Italic Char,e Char,Burke_Heading 3 Char,053 Char,Level 1 - 1 Char,3 Char,Normalhead3 Char,MisHead3 Char,LetHead3 Char,Level II for #'s Char,Minor Char,1.2.3. Char,BodyText Char,H3 Char,Temp2 Char"/>
    <w:basedOn w:val="DefaultParagraphFont"/>
    <w:link w:val="Heading3"/>
    <w:rsid w:val="00923508"/>
    <w:rPr>
      <w:b/>
      <w:color w:val="00338D"/>
      <w:sz w:val="24"/>
      <w:lang w:val="en-US"/>
    </w:rPr>
  </w:style>
  <w:style w:type="character" w:customStyle="1" w:styleId="Heading1Char">
    <w:name w:val="Heading 1 Char"/>
    <w:aliases w:val="h1 Char,h1 chapter heading Char,A MAJOR/BOLD Char,1 Heading 1 Char,Chapter Headline Char,hanging indent Char,h1 chapter heading1 Char,h1 chapter heading2 Char,Section Heading Char,Exhibits Char,Heading 1(Report Only) Char,1 Char,051 Char"/>
    <w:basedOn w:val="DefaultParagraphFont"/>
    <w:link w:val="Heading1"/>
    <w:uiPriority w:val="1"/>
    <w:rsid w:val="00923508"/>
    <w:rPr>
      <w:b/>
      <w:color w:val="00338D"/>
      <w:sz w:val="32"/>
      <w:lang w:val="en-US"/>
    </w:rPr>
  </w:style>
  <w:style w:type="paragraph" w:customStyle="1" w:styleId="Default">
    <w:name w:val="Default"/>
    <w:rsid w:val="00923508"/>
    <w:pPr>
      <w:autoSpaceDE w:val="0"/>
      <w:autoSpaceDN w:val="0"/>
      <w:adjustRightInd w:val="0"/>
      <w:spacing w:after="160" w:line="259" w:lineRule="auto"/>
    </w:pPr>
    <w:rPr>
      <w:rFonts w:ascii="Minion Pro" w:hAnsi="Minion Pro" w:cs="Minion Pro"/>
      <w:color w:val="000000"/>
      <w:sz w:val="24"/>
      <w:szCs w:val="24"/>
      <w:lang w:val="en-US"/>
    </w:rPr>
  </w:style>
  <w:style w:type="paragraph" w:customStyle="1" w:styleId="Pa32">
    <w:name w:val="Pa32"/>
    <w:basedOn w:val="Default"/>
    <w:next w:val="Default"/>
    <w:uiPriority w:val="99"/>
    <w:rsid w:val="00923508"/>
    <w:pPr>
      <w:spacing w:line="181" w:lineRule="atLeast"/>
    </w:pPr>
    <w:rPr>
      <w:rFonts w:cs="Times New Roman"/>
      <w:color w:val="auto"/>
    </w:rPr>
  </w:style>
  <w:style w:type="character" w:customStyle="1" w:styleId="A5">
    <w:name w:val="A5"/>
    <w:uiPriority w:val="99"/>
    <w:rsid w:val="00923508"/>
    <w:rPr>
      <w:rFonts w:cs="Minion Pro"/>
      <w:color w:val="211D1E"/>
      <w:sz w:val="20"/>
      <w:szCs w:val="20"/>
    </w:rPr>
  </w:style>
  <w:style w:type="character" w:customStyle="1" w:styleId="AppendixHeading3Char">
    <w:name w:val="Appendix Heading 3 Char"/>
    <w:basedOn w:val="DefaultParagraphFont"/>
    <w:link w:val="AppendixHeading3"/>
    <w:rsid w:val="00923508"/>
    <w:rPr>
      <w:b/>
      <w:color w:val="00338D"/>
      <w:sz w:val="24"/>
      <w:lang w:val="en-US"/>
    </w:rPr>
  </w:style>
  <w:style w:type="paragraph" w:customStyle="1" w:styleId="BodyofHead12">
    <w:name w:val="Body of Head 1 &amp; 2"/>
    <w:basedOn w:val="Normal"/>
    <w:rsid w:val="00923508"/>
    <w:pPr>
      <w:spacing w:after="300" w:line="300" w:lineRule="atLeast"/>
      <w:jc w:val="both"/>
    </w:pPr>
    <w:rPr>
      <w:rFonts w:ascii="Times" w:hAnsi="Times"/>
      <w:sz w:val="24"/>
      <w:szCs w:val="20"/>
      <w:lang w:eastAsia="en-US"/>
    </w:rPr>
  </w:style>
  <w:style w:type="paragraph" w:customStyle="1" w:styleId="textcenter4">
    <w:name w:val="textcenter4"/>
    <w:basedOn w:val="Normal"/>
    <w:rsid w:val="00923508"/>
    <w:pPr>
      <w:spacing w:after="360" w:line="259" w:lineRule="auto"/>
      <w:jc w:val="center"/>
    </w:pPr>
    <w:rPr>
      <w:rFonts w:ascii="Times New Roman" w:hAnsi="Times New Roman"/>
      <w:sz w:val="24"/>
      <w:szCs w:val="24"/>
      <w:lang w:eastAsia="en-US"/>
    </w:rPr>
  </w:style>
  <w:style w:type="character" w:styleId="FollowedHyperlink">
    <w:name w:val="FollowedHyperlink"/>
    <w:basedOn w:val="DefaultParagraphFont"/>
    <w:uiPriority w:val="99"/>
    <w:semiHidden/>
    <w:unhideWhenUsed/>
    <w:rsid w:val="00923508"/>
    <w:rPr>
      <w:color w:val="0091DA" w:themeColor="followedHyperlink"/>
      <w:u w:val="single"/>
    </w:rPr>
  </w:style>
  <w:style w:type="paragraph" w:styleId="EndnoteText">
    <w:name w:val="endnote text"/>
    <w:basedOn w:val="Normal"/>
    <w:link w:val="EndnoteTextChar"/>
    <w:uiPriority w:val="99"/>
    <w:semiHidden/>
    <w:unhideWhenUsed/>
    <w:rsid w:val="00923508"/>
    <w:pPr>
      <w:spacing w:after="160" w:line="259" w:lineRule="auto"/>
    </w:pPr>
    <w:rPr>
      <w:rFonts w:ascii="Times New Roman" w:hAnsi="Times New Roman"/>
      <w:sz w:val="20"/>
      <w:szCs w:val="20"/>
      <w:lang w:eastAsia="en-US"/>
    </w:rPr>
  </w:style>
  <w:style w:type="character" w:customStyle="1" w:styleId="EndnoteTextChar">
    <w:name w:val="Endnote Text Char"/>
    <w:basedOn w:val="DefaultParagraphFont"/>
    <w:link w:val="EndnoteText"/>
    <w:uiPriority w:val="99"/>
    <w:semiHidden/>
    <w:rsid w:val="00923508"/>
    <w:rPr>
      <w:rFonts w:ascii="Times New Roman" w:hAnsi="Times New Roman"/>
      <w:sz w:val="20"/>
      <w:szCs w:val="20"/>
      <w:lang w:val="en-US" w:eastAsia="en-US"/>
    </w:rPr>
  </w:style>
  <w:style w:type="character" w:styleId="EndnoteReference">
    <w:name w:val="endnote reference"/>
    <w:basedOn w:val="DefaultParagraphFont"/>
    <w:uiPriority w:val="99"/>
    <w:semiHidden/>
    <w:unhideWhenUsed/>
    <w:rsid w:val="00923508"/>
    <w:rPr>
      <w:vertAlign w:val="superscript"/>
    </w:rPr>
  </w:style>
  <w:style w:type="character" w:styleId="CommentReference">
    <w:name w:val="annotation reference"/>
    <w:basedOn w:val="DefaultParagraphFont"/>
    <w:uiPriority w:val="99"/>
    <w:unhideWhenUsed/>
    <w:rsid w:val="00923508"/>
    <w:rPr>
      <w:sz w:val="16"/>
      <w:szCs w:val="16"/>
    </w:rPr>
  </w:style>
  <w:style w:type="paragraph" w:styleId="CommentText">
    <w:name w:val="annotation text"/>
    <w:basedOn w:val="Normal"/>
    <w:link w:val="CommentTextChar"/>
    <w:uiPriority w:val="99"/>
    <w:unhideWhenUsed/>
    <w:rsid w:val="00923508"/>
    <w:pPr>
      <w:spacing w:after="160" w:line="259" w:lineRule="auto"/>
    </w:pPr>
    <w:rPr>
      <w:rFonts w:ascii="Times New Roman" w:hAnsi="Times New Roman"/>
      <w:sz w:val="20"/>
      <w:szCs w:val="20"/>
      <w:lang w:eastAsia="en-US"/>
    </w:rPr>
  </w:style>
  <w:style w:type="character" w:customStyle="1" w:styleId="CommentTextChar">
    <w:name w:val="Comment Text Char"/>
    <w:basedOn w:val="DefaultParagraphFont"/>
    <w:link w:val="CommentText"/>
    <w:uiPriority w:val="99"/>
    <w:rsid w:val="00923508"/>
    <w:rPr>
      <w:rFonts w:ascii="Times New Roman" w:hAnsi="Times New Roman"/>
      <w:sz w:val="20"/>
      <w:szCs w:val="20"/>
      <w:lang w:val="en-US" w:eastAsia="en-US"/>
    </w:rPr>
  </w:style>
  <w:style w:type="paragraph" w:styleId="CommentSubject">
    <w:name w:val="annotation subject"/>
    <w:basedOn w:val="CommentText"/>
    <w:next w:val="CommentText"/>
    <w:link w:val="CommentSubjectChar"/>
    <w:uiPriority w:val="99"/>
    <w:semiHidden/>
    <w:unhideWhenUsed/>
    <w:rsid w:val="00923508"/>
    <w:rPr>
      <w:b/>
      <w:bCs/>
    </w:rPr>
  </w:style>
  <w:style w:type="character" w:customStyle="1" w:styleId="CommentSubjectChar">
    <w:name w:val="Comment Subject Char"/>
    <w:basedOn w:val="CommentTextChar"/>
    <w:link w:val="CommentSubject"/>
    <w:uiPriority w:val="99"/>
    <w:semiHidden/>
    <w:rsid w:val="00923508"/>
    <w:rPr>
      <w:rFonts w:ascii="Times New Roman" w:hAnsi="Times New Roman"/>
      <w:b/>
      <w:bCs/>
      <w:sz w:val="20"/>
      <w:szCs w:val="20"/>
      <w:lang w:val="en-US" w:eastAsia="en-US"/>
    </w:rPr>
  </w:style>
  <w:style w:type="character" w:customStyle="1" w:styleId="Heading5Char1">
    <w:name w:val="Heading 5 Char1"/>
    <w:rsid w:val="00923508"/>
    <w:rPr>
      <w:rFonts w:ascii="Times New Roman" w:hAnsi="Times New Roman"/>
      <w:i/>
      <w:sz w:val="22"/>
      <w:lang w:val="en-US" w:eastAsia="en-US" w:bidi="ar-SA"/>
    </w:rPr>
  </w:style>
  <w:style w:type="paragraph" w:styleId="NormalWeb">
    <w:name w:val="Normal (Web)"/>
    <w:basedOn w:val="Normal"/>
    <w:uiPriority w:val="99"/>
    <w:unhideWhenUsed/>
    <w:rsid w:val="00923508"/>
    <w:pPr>
      <w:spacing w:before="100" w:beforeAutospacing="1" w:after="100" w:afterAutospacing="1" w:line="259" w:lineRule="auto"/>
    </w:pPr>
    <w:rPr>
      <w:rFonts w:ascii="Times New Roman" w:hAnsi="Times New Roman"/>
      <w:sz w:val="24"/>
      <w:szCs w:val="24"/>
      <w:lang w:eastAsia="en-US"/>
    </w:rPr>
  </w:style>
  <w:style w:type="paragraph" w:styleId="Revision">
    <w:name w:val="Revision"/>
    <w:hidden/>
    <w:uiPriority w:val="99"/>
    <w:semiHidden/>
    <w:rsid w:val="00923508"/>
    <w:pPr>
      <w:spacing w:after="160" w:line="259" w:lineRule="auto"/>
    </w:pPr>
    <w:rPr>
      <w:rFonts w:ascii="Times New Roman" w:hAnsi="Times New Roman"/>
      <w:szCs w:val="20"/>
      <w:lang w:val="en-US" w:eastAsia="en-US"/>
    </w:rPr>
  </w:style>
  <w:style w:type="character" w:customStyle="1" w:styleId="Heading4Char">
    <w:name w:val="Heading 4 Char"/>
    <w:aliases w:val="h4 Char,h4 sub sub heading Char,D Sub-Sub/Plain Char,054 Char,Level 2 - a Char,Normalhead4 Char,MisHead4 Char,LetHead4 Char,Normal Heading 4 Char,rp_Heading 4 Char,Level III for #'s Char,H4 Char,bl Char,bb Char,heading 4 Char,title 3 Char"/>
    <w:basedOn w:val="DefaultParagraphFont"/>
    <w:link w:val="Heading4"/>
    <w:rsid w:val="00923508"/>
    <w:rPr>
      <w:i/>
      <w:color w:val="00338D"/>
      <w:sz w:val="24"/>
      <w:lang w:val="en-US"/>
    </w:rPr>
  </w:style>
  <w:style w:type="character" w:customStyle="1" w:styleId="Heading6Char">
    <w:name w:val="Heading 6 Char"/>
    <w:basedOn w:val="DefaultParagraphFont"/>
    <w:link w:val="Heading6"/>
    <w:rsid w:val="00923508"/>
    <w:rPr>
      <w:lang w:val="en-US"/>
    </w:rPr>
  </w:style>
  <w:style w:type="character" w:customStyle="1" w:styleId="Heading7Char">
    <w:name w:val="Heading 7 Char"/>
    <w:basedOn w:val="DefaultParagraphFont"/>
    <w:link w:val="Heading7"/>
    <w:rsid w:val="00923508"/>
    <w:rPr>
      <w:lang w:val="en-US"/>
    </w:rPr>
  </w:style>
  <w:style w:type="character" w:customStyle="1" w:styleId="Heading8Char">
    <w:name w:val="Heading 8 Char"/>
    <w:basedOn w:val="DefaultParagraphFont"/>
    <w:link w:val="Heading8"/>
    <w:rsid w:val="00923508"/>
    <w:rPr>
      <w:lang w:val="en-US"/>
    </w:rPr>
  </w:style>
  <w:style w:type="character" w:customStyle="1" w:styleId="Heading9Char">
    <w:name w:val="Heading 9 Char"/>
    <w:basedOn w:val="DefaultParagraphFont"/>
    <w:link w:val="Heading9"/>
    <w:rsid w:val="00923508"/>
    <w:rPr>
      <w:lang w:val="en-US"/>
    </w:rPr>
  </w:style>
  <w:style w:type="character" w:customStyle="1" w:styleId="SignatureChar">
    <w:name w:val="Signature Char"/>
    <w:basedOn w:val="DefaultParagraphFont"/>
    <w:link w:val="Signature"/>
    <w:rsid w:val="00923508"/>
    <w:rPr>
      <w:lang w:val="en-US"/>
    </w:rPr>
  </w:style>
  <w:style w:type="character" w:customStyle="1" w:styleId="AppendixHeading2Char">
    <w:name w:val="Appendix Heading 2 Char"/>
    <w:basedOn w:val="DefaultParagraphFont"/>
    <w:link w:val="AppendixHeading2"/>
    <w:rsid w:val="00923508"/>
    <w:rPr>
      <w:b/>
      <w:color w:val="00338D" w:themeColor="text2"/>
      <w:sz w:val="28"/>
      <w:lang w:val="en-US"/>
    </w:rPr>
  </w:style>
  <w:style w:type="character" w:customStyle="1" w:styleId="BodyText3Char">
    <w:name w:val="Body Text 3 Char"/>
    <w:basedOn w:val="DefaultParagraphFont"/>
    <w:link w:val="BodyText3"/>
    <w:rsid w:val="00923508"/>
    <w:rPr>
      <w:sz w:val="18"/>
      <w:szCs w:val="16"/>
      <w:lang w:val="en-US"/>
    </w:rPr>
  </w:style>
  <w:style w:type="character" w:customStyle="1" w:styleId="style8">
    <w:name w:val="style8"/>
    <w:basedOn w:val="DefaultParagraphFont"/>
    <w:rsid w:val="00923508"/>
  </w:style>
  <w:style w:type="paragraph" w:customStyle="1" w:styleId="xl130">
    <w:name w:val="xl130"/>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1">
    <w:name w:val="xl131"/>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2">
    <w:name w:val="xl132"/>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3">
    <w:name w:val="xl133"/>
    <w:basedOn w:val="Normal"/>
    <w:uiPriority w:val="99"/>
    <w:rsid w:val="00923508"/>
    <w:pPr>
      <w:spacing w:before="100" w:beforeAutospacing="1" w:after="100" w:afterAutospacing="1" w:line="259" w:lineRule="auto"/>
      <w:jc w:val="center"/>
    </w:pPr>
    <w:rPr>
      <w:rFonts w:ascii="Times New Roman" w:hAnsi="Times New Roman"/>
      <w:sz w:val="24"/>
      <w:szCs w:val="24"/>
      <w:lang w:val="en-GB" w:eastAsia="en-US"/>
    </w:rPr>
  </w:style>
  <w:style w:type="paragraph" w:customStyle="1" w:styleId="xl134">
    <w:name w:val="xl134"/>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135">
    <w:name w:val="xl135"/>
    <w:basedOn w:val="Normal"/>
    <w:uiPriority w:val="99"/>
    <w:rsid w:val="00923508"/>
    <w:pPr>
      <w:spacing w:before="100" w:beforeAutospacing="1" w:after="100" w:afterAutospacing="1" w:line="259" w:lineRule="auto"/>
    </w:pPr>
    <w:rPr>
      <w:rFonts w:ascii="Times New Roman" w:hAnsi="Times New Roman"/>
      <w:sz w:val="24"/>
      <w:szCs w:val="24"/>
      <w:lang w:val="en-GB" w:eastAsia="en-US"/>
    </w:rPr>
  </w:style>
  <w:style w:type="paragraph" w:customStyle="1" w:styleId="xl136">
    <w:name w:val="xl136"/>
    <w:basedOn w:val="Normal"/>
    <w:uiPriority w:val="99"/>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137">
    <w:name w:val="xl137"/>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val="en-GB" w:eastAsia="en-US"/>
    </w:rPr>
  </w:style>
  <w:style w:type="paragraph" w:styleId="TOC5">
    <w:name w:val="toc 5"/>
    <w:basedOn w:val="Normal"/>
    <w:next w:val="Normal"/>
    <w:autoRedefine/>
    <w:uiPriority w:val="39"/>
    <w:unhideWhenUsed/>
    <w:rsid w:val="00923508"/>
    <w:pPr>
      <w:spacing w:after="100" w:line="276" w:lineRule="auto"/>
      <w:ind w:left="880"/>
    </w:pPr>
    <w:rPr>
      <w:rFonts w:eastAsiaTheme="minorEastAsia" w:cstheme="minorBidi"/>
      <w:lang w:eastAsia="en-US"/>
    </w:rPr>
  </w:style>
  <w:style w:type="paragraph" w:styleId="TOC6">
    <w:name w:val="toc 6"/>
    <w:basedOn w:val="Normal"/>
    <w:next w:val="Normal"/>
    <w:autoRedefine/>
    <w:uiPriority w:val="39"/>
    <w:unhideWhenUsed/>
    <w:rsid w:val="00923508"/>
    <w:pPr>
      <w:spacing w:after="100" w:line="276" w:lineRule="auto"/>
      <w:ind w:left="1100"/>
    </w:pPr>
    <w:rPr>
      <w:rFonts w:eastAsiaTheme="minorEastAsia" w:cstheme="minorBidi"/>
      <w:lang w:eastAsia="en-US"/>
    </w:rPr>
  </w:style>
  <w:style w:type="paragraph" w:styleId="TOC7">
    <w:name w:val="toc 7"/>
    <w:basedOn w:val="Normal"/>
    <w:next w:val="Normal"/>
    <w:autoRedefine/>
    <w:uiPriority w:val="39"/>
    <w:unhideWhenUsed/>
    <w:rsid w:val="00923508"/>
    <w:pPr>
      <w:spacing w:after="100" w:line="276" w:lineRule="auto"/>
      <w:ind w:left="1320"/>
    </w:pPr>
    <w:rPr>
      <w:rFonts w:eastAsiaTheme="minorEastAsia" w:cstheme="minorBidi"/>
      <w:lang w:eastAsia="en-US"/>
    </w:rPr>
  </w:style>
  <w:style w:type="paragraph" w:styleId="TOC8">
    <w:name w:val="toc 8"/>
    <w:basedOn w:val="Normal"/>
    <w:next w:val="Normal"/>
    <w:autoRedefine/>
    <w:uiPriority w:val="39"/>
    <w:unhideWhenUsed/>
    <w:rsid w:val="00923508"/>
    <w:pPr>
      <w:spacing w:after="100" w:line="276" w:lineRule="auto"/>
      <w:ind w:left="1540"/>
    </w:pPr>
    <w:rPr>
      <w:rFonts w:eastAsiaTheme="minorEastAsia" w:cstheme="minorBidi"/>
      <w:lang w:eastAsia="en-US"/>
    </w:rPr>
  </w:style>
  <w:style w:type="paragraph" w:styleId="TOC9">
    <w:name w:val="toc 9"/>
    <w:basedOn w:val="Normal"/>
    <w:next w:val="Normal"/>
    <w:autoRedefine/>
    <w:uiPriority w:val="39"/>
    <w:unhideWhenUsed/>
    <w:rsid w:val="00923508"/>
    <w:pPr>
      <w:spacing w:after="100" w:line="276" w:lineRule="auto"/>
      <w:ind w:left="1760"/>
    </w:pPr>
    <w:rPr>
      <w:rFonts w:eastAsiaTheme="minorEastAsia" w:cstheme="minorBidi"/>
      <w:lang w:eastAsia="en-US"/>
    </w:rPr>
  </w:style>
  <w:style w:type="paragraph" w:customStyle="1" w:styleId="xl84">
    <w:name w:val="xl84"/>
    <w:basedOn w:val="Normal"/>
    <w:rsid w:val="00923508"/>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85">
    <w:name w:val="xl85"/>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6">
    <w:name w:val="xl8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87">
    <w:name w:val="xl8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88">
    <w:name w:val="xl88"/>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BodyText0">
    <w:name w:val="_Body Text"/>
    <w:basedOn w:val="BodyText"/>
    <w:link w:val="BodyTextChar0"/>
    <w:qFormat/>
    <w:rsid w:val="00923508"/>
    <w:pPr>
      <w:spacing w:before="130" w:after="130" w:line="259" w:lineRule="auto"/>
      <w:jc w:val="both"/>
    </w:pPr>
    <w:rPr>
      <w:rFonts w:ascii="Times New Roman" w:hAnsi="Times New Roman"/>
      <w:szCs w:val="20"/>
      <w:lang w:eastAsia="en-US"/>
    </w:rPr>
  </w:style>
  <w:style w:type="character" w:customStyle="1" w:styleId="BodyTextChar0">
    <w:name w:val="_Body Text Char"/>
    <w:basedOn w:val="BodyTextChar"/>
    <w:link w:val="BodyText0"/>
    <w:rsid w:val="00923508"/>
    <w:rPr>
      <w:rFonts w:ascii="Times New Roman" w:hAnsi="Times New Roman"/>
      <w:sz w:val="22"/>
      <w:szCs w:val="20"/>
      <w:lang w:val="en-US" w:eastAsia="en-US"/>
    </w:rPr>
  </w:style>
  <w:style w:type="paragraph" w:customStyle="1" w:styleId="CM71">
    <w:name w:val="CM71"/>
    <w:basedOn w:val="Normal"/>
    <w:next w:val="Normal"/>
    <w:uiPriority w:val="99"/>
    <w:rsid w:val="00923508"/>
    <w:pPr>
      <w:widowControl w:val="0"/>
      <w:autoSpaceDE w:val="0"/>
      <w:autoSpaceDN w:val="0"/>
      <w:adjustRightInd w:val="0"/>
      <w:spacing w:after="160" w:line="259" w:lineRule="auto"/>
    </w:pPr>
    <w:rPr>
      <w:rFonts w:ascii="KPMG Logo" w:eastAsiaTheme="minorEastAsia" w:hAnsi="KPMG Logo" w:cstheme="minorBidi"/>
      <w:sz w:val="24"/>
      <w:szCs w:val="24"/>
      <w:lang w:val="en-GB" w:eastAsia="en-GB"/>
    </w:rPr>
  </w:style>
  <w:style w:type="paragraph" w:customStyle="1" w:styleId="Heading10">
    <w:name w:val="_Heading 1"/>
    <w:basedOn w:val="Heading1"/>
    <w:qFormat/>
    <w:rsid w:val="00923508"/>
    <w:pPr>
      <w:widowControl w:val="0"/>
      <w:numPr>
        <w:numId w:val="0"/>
      </w:numPr>
      <w:tabs>
        <w:tab w:val="num" w:pos="964"/>
      </w:tabs>
      <w:adjustRightInd w:val="0"/>
      <w:spacing w:line="240" w:lineRule="auto"/>
      <w:ind w:hanging="964"/>
      <w:jc w:val="both"/>
      <w:textAlignment w:val="baseline"/>
    </w:pPr>
    <w:rPr>
      <w:rFonts w:ascii="Arial" w:hAnsi="Arial" w:cs="Arial"/>
      <w:color w:val="auto"/>
      <w:szCs w:val="20"/>
      <w:lang w:val="en-GB" w:eastAsia="en-US"/>
    </w:rPr>
  </w:style>
  <w:style w:type="paragraph" w:customStyle="1" w:styleId="Heading20">
    <w:name w:val="_Heading 2"/>
    <w:basedOn w:val="Heading2"/>
    <w:link w:val="Heading2Char0"/>
    <w:qFormat/>
    <w:rsid w:val="00923508"/>
    <w:pPr>
      <w:numPr>
        <w:ilvl w:val="0"/>
        <w:numId w:val="0"/>
      </w:numPr>
      <w:tabs>
        <w:tab w:val="num" w:pos="0"/>
      </w:tabs>
      <w:spacing w:before="130" w:after="130" w:line="280" w:lineRule="exact"/>
      <w:ind w:hanging="965"/>
      <w:jc w:val="both"/>
    </w:pPr>
    <w:rPr>
      <w:rFonts w:ascii="Arial" w:hAnsi="Arial" w:cs="Arial"/>
      <w:color w:val="auto"/>
      <w:szCs w:val="20"/>
      <w:lang w:val="en-GB" w:eastAsia="en-US"/>
    </w:rPr>
  </w:style>
  <w:style w:type="character" w:customStyle="1" w:styleId="Heading2Char0">
    <w:name w:val="_Heading 2 Char"/>
    <w:basedOn w:val="DefaultParagraphFont"/>
    <w:link w:val="Heading20"/>
    <w:rsid w:val="00923508"/>
    <w:rPr>
      <w:rFonts w:ascii="Arial" w:hAnsi="Arial" w:cs="Arial"/>
      <w:b/>
      <w:sz w:val="28"/>
      <w:szCs w:val="20"/>
      <w:lang w:val="en-GB" w:eastAsia="en-US"/>
    </w:rPr>
  </w:style>
  <w:style w:type="paragraph" w:customStyle="1" w:styleId="Heading30">
    <w:name w:val="_Heading 3"/>
    <w:basedOn w:val="Heading3"/>
    <w:qFormat/>
    <w:rsid w:val="00923508"/>
    <w:pPr>
      <w:numPr>
        <w:ilvl w:val="0"/>
        <w:numId w:val="0"/>
      </w:numPr>
      <w:tabs>
        <w:tab w:val="num" w:pos="0"/>
      </w:tabs>
      <w:ind w:hanging="964"/>
      <w:jc w:val="both"/>
    </w:pPr>
    <w:rPr>
      <w:rFonts w:ascii="Arial" w:hAnsi="Arial" w:cs="Arial"/>
      <w:color w:val="auto"/>
      <w:szCs w:val="20"/>
      <w:lang w:val="en-GB" w:eastAsia="en-US"/>
    </w:rPr>
  </w:style>
  <w:style w:type="paragraph" w:customStyle="1" w:styleId="Heading40">
    <w:name w:val="_Heading 4"/>
    <w:basedOn w:val="Heading4"/>
    <w:qFormat/>
    <w:rsid w:val="00923508"/>
    <w:pPr>
      <w:numPr>
        <w:ilvl w:val="0"/>
        <w:numId w:val="0"/>
      </w:numPr>
      <w:tabs>
        <w:tab w:val="left" w:pos="0"/>
        <w:tab w:val="num" w:pos="984"/>
      </w:tabs>
      <w:ind w:hanging="965"/>
    </w:pPr>
    <w:rPr>
      <w:rFonts w:ascii="Arial" w:hAnsi="Arial" w:cs="Arial"/>
      <w:b/>
      <w:color w:val="auto"/>
      <w:szCs w:val="20"/>
      <w:lang w:val="en-GB" w:eastAsia="en-US"/>
    </w:rPr>
  </w:style>
  <w:style w:type="character" w:customStyle="1" w:styleId="st1">
    <w:name w:val="st1"/>
    <w:basedOn w:val="DefaultParagraphFont"/>
    <w:rsid w:val="00923508"/>
  </w:style>
  <w:style w:type="paragraph" w:customStyle="1" w:styleId="xl89">
    <w:name w:val="xl89"/>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0">
    <w:name w:val="xl90"/>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1">
    <w:name w:val="xl91"/>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val="en-GB" w:eastAsia="en-US"/>
    </w:rPr>
  </w:style>
  <w:style w:type="paragraph" w:customStyle="1" w:styleId="xl92">
    <w:name w:val="xl92"/>
    <w:basedOn w:val="Normal"/>
    <w:rsid w:val="00923508"/>
    <w:pPr>
      <w:spacing w:before="100" w:beforeAutospacing="1" w:after="100" w:afterAutospacing="1" w:line="259" w:lineRule="auto"/>
      <w:jc w:val="center"/>
      <w:textAlignment w:val="center"/>
    </w:pPr>
    <w:rPr>
      <w:rFonts w:ascii="Times New Roman" w:hAnsi="Times New Roman"/>
      <w:color w:val="000000"/>
      <w:sz w:val="24"/>
      <w:szCs w:val="24"/>
      <w:lang w:val="en-GB" w:eastAsia="en-US"/>
    </w:rPr>
  </w:style>
  <w:style w:type="paragraph" w:customStyle="1" w:styleId="xl83">
    <w:name w:val="xl83"/>
    <w:basedOn w:val="Normal"/>
    <w:rsid w:val="00923508"/>
    <w:pPr>
      <w:spacing w:before="100" w:beforeAutospacing="1" w:after="100" w:afterAutospacing="1" w:line="259" w:lineRule="auto"/>
      <w:jc w:val="center"/>
      <w:textAlignment w:val="center"/>
    </w:pPr>
    <w:rPr>
      <w:rFonts w:ascii="Times New Roman" w:hAnsi="Times New Roman"/>
      <w:lang w:eastAsia="en-US"/>
    </w:rPr>
  </w:style>
  <w:style w:type="character" w:customStyle="1" w:styleId="hps">
    <w:name w:val="hps"/>
    <w:basedOn w:val="DefaultParagraphFont"/>
    <w:rsid w:val="00923508"/>
  </w:style>
  <w:style w:type="character" w:customStyle="1" w:styleId="Heading1Char1">
    <w:name w:val="Heading 1 Char1"/>
    <w:aliases w:val="h1 Char1,h1 chapter heading Char1,A MAJOR/BOLD Char1,1 Heading 1 Char1,Chapter Headline Char1,hanging indent Char1,h1 chapter heading1 Char1,h1 chapter heading2 Char1,Section Heading Char1,Exhibits Char1,Heading 1(Report Only) Char1"/>
    <w:basedOn w:val="DefaultParagraphFont"/>
    <w:rsid w:val="00923508"/>
    <w:rPr>
      <w:rFonts w:asciiTheme="majorHAnsi" w:eastAsiaTheme="majorEastAsia" w:hAnsiTheme="majorHAnsi" w:cstheme="majorBidi"/>
      <w:color w:val="006CA3" w:themeColor="accent1" w:themeShade="BF"/>
      <w:sz w:val="32"/>
      <w:szCs w:val="32"/>
      <w:lang w:val="en-GB" w:eastAsia="en-US"/>
    </w:rPr>
  </w:style>
  <w:style w:type="character" w:customStyle="1" w:styleId="atn">
    <w:name w:val="atn"/>
    <w:basedOn w:val="DefaultParagraphFont"/>
    <w:rsid w:val="00923508"/>
  </w:style>
  <w:style w:type="character" w:customStyle="1" w:styleId="e141">
    <w:name w:val="e141"/>
    <w:basedOn w:val="DefaultParagraphFont"/>
    <w:rsid w:val="00923508"/>
    <w:rPr>
      <w:sz w:val="11"/>
      <w:szCs w:val="11"/>
    </w:rPr>
  </w:style>
  <w:style w:type="character" w:customStyle="1" w:styleId="ftChar1">
    <w:name w:val="ft Char1"/>
    <w:aliases w:val="fn Char1,fn1 Char Char2,fn1 Char Char Char1,fnW Char1,FT Char1,SD Footnote Text Char1,Footnote Text AG Char1,Footnote Text Char2 Char1,Footnote Text Char Char Char1,Footnote Text Char1 Char Char Char1"/>
    <w:basedOn w:val="DefaultParagraphFont"/>
    <w:uiPriority w:val="99"/>
    <w:semiHidden/>
    <w:rsid w:val="00923508"/>
    <w:rPr>
      <w:rFonts w:ascii="Times New Roman" w:hAnsi="Times New Roman"/>
      <w:lang w:val="en-GB" w:eastAsia="en-US"/>
    </w:rPr>
  </w:style>
  <w:style w:type="paragraph" w:customStyle="1" w:styleId="xl93">
    <w:name w:val="xl93"/>
    <w:basedOn w:val="Normal"/>
    <w:rsid w:val="00923508"/>
    <w:pPr>
      <w:spacing w:before="100" w:beforeAutospacing="1" w:after="100" w:afterAutospacing="1" w:line="259" w:lineRule="auto"/>
      <w:textAlignment w:val="center"/>
    </w:pPr>
    <w:rPr>
      <w:rFonts w:ascii="Times New Roman" w:hAnsi="Times New Roman"/>
      <w:sz w:val="24"/>
      <w:szCs w:val="24"/>
      <w:lang w:eastAsia="en-US"/>
    </w:rPr>
  </w:style>
  <w:style w:type="paragraph" w:customStyle="1" w:styleId="xl94">
    <w:name w:val="xl94"/>
    <w:basedOn w:val="Normal"/>
    <w:rsid w:val="00923508"/>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59" w:lineRule="auto"/>
      <w:jc w:val="center"/>
      <w:textAlignment w:val="center"/>
    </w:pPr>
    <w:rPr>
      <w:rFonts w:ascii="Times New Roman" w:hAnsi="Times New Roman"/>
      <w:b/>
      <w:bCs/>
      <w:sz w:val="24"/>
      <w:szCs w:val="24"/>
      <w:lang w:eastAsia="en-US"/>
    </w:rPr>
  </w:style>
  <w:style w:type="paragraph" w:customStyle="1" w:styleId="xl95">
    <w:name w:val="xl95"/>
    <w:basedOn w:val="Normal"/>
    <w:rsid w:val="00923508"/>
    <w:pP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6">
    <w:name w:val="xl96"/>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7">
    <w:name w:val="xl97"/>
    <w:basedOn w:val="Normal"/>
    <w:rsid w:val="00923508"/>
    <w:pPr>
      <w:pBdr>
        <w:top w:val="single" w:sz="4" w:space="0" w:color="auto"/>
        <w:left w:val="single" w:sz="4" w:space="0" w:color="auto"/>
        <w:bottom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paragraph" w:customStyle="1" w:styleId="xl98">
    <w:name w:val="xl98"/>
    <w:basedOn w:val="Normal"/>
    <w:rsid w:val="00923508"/>
    <w:pPr>
      <w:pBdr>
        <w:top w:val="single" w:sz="4" w:space="0" w:color="auto"/>
        <w:left w:val="single" w:sz="4" w:space="0" w:color="auto"/>
        <w:right w:val="single" w:sz="4" w:space="0" w:color="auto"/>
      </w:pBdr>
      <w:spacing w:before="100" w:beforeAutospacing="1" w:after="100" w:afterAutospacing="1" w:line="259" w:lineRule="auto"/>
      <w:jc w:val="center"/>
      <w:textAlignment w:val="center"/>
    </w:pPr>
    <w:rPr>
      <w:rFonts w:ascii="Times New Roman" w:hAnsi="Times New Roman"/>
      <w:color w:val="000000"/>
      <w:sz w:val="24"/>
      <w:szCs w:val="24"/>
      <w:lang w:eastAsia="en-US"/>
    </w:rPr>
  </w:style>
  <w:style w:type="paragraph" w:customStyle="1" w:styleId="xl99">
    <w:name w:val="xl99"/>
    <w:basedOn w:val="Normal"/>
    <w:rsid w:val="00923508"/>
    <w:pPr>
      <w:pBdr>
        <w:top w:val="single" w:sz="4" w:space="0" w:color="auto"/>
        <w:left w:val="single" w:sz="4" w:space="0" w:color="auto"/>
        <w:right w:val="single" w:sz="4" w:space="0" w:color="auto"/>
      </w:pBdr>
      <w:spacing w:before="100" w:beforeAutospacing="1" w:after="100" w:afterAutospacing="1" w:line="259" w:lineRule="auto"/>
      <w:textAlignment w:val="center"/>
    </w:pPr>
    <w:rPr>
      <w:rFonts w:ascii="Times New Roman" w:hAnsi="Times New Roman"/>
      <w:color w:val="000000"/>
      <w:sz w:val="24"/>
      <w:szCs w:val="24"/>
      <w:lang w:eastAsia="en-US"/>
    </w:rPr>
  </w:style>
  <w:style w:type="character" w:customStyle="1" w:styleId="xn-money">
    <w:name w:val="xn-money"/>
    <w:basedOn w:val="DefaultParagraphFont"/>
    <w:rsid w:val="00923508"/>
  </w:style>
  <w:style w:type="character" w:customStyle="1" w:styleId="xn-location">
    <w:name w:val="xn-location"/>
    <w:basedOn w:val="DefaultParagraphFont"/>
    <w:rsid w:val="00923508"/>
  </w:style>
  <w:style w:type="paragraph" w:customStyle="1" w:styleId="xl81">
    <w:name w:val="xl81"/>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2">
    <w:name w:val="xl82"/>
    <w:basedOn w:val="Normal"/>
    <w:rsid w:val="00923508"/>
    <w:pPr>
      <w:spacing w:before="100" w:beforeAutospacing="1" w:after="100" w:afterAutospacing="1" w:line="259" w:lineRule="auto"/>
      <w:textAlignment w:val="center"/>
    </w:pPr>
    <w:rPr>
      <w:rFonts w:ascii="Arial" w:hAnsi="Arial" w:cs="Arial"/>
      <w:lang w:eastAsia="en-US"/>
    </w:rPr>
  </w:style>
  <w:style w:type="paragraph" w:customStyle="1" w:styleId="xl80">
    <w:name w:val="xl80"/>
    <w:basedOn w:val="Normal"/>
    <w:rsid w:val="00923508"/>
    <w:pPr>
      <w:spacing w:before="100" w:beforeAutospacing="1" w:after="100" w:afterAutospacing="1" w:line="259" w:lineRule="auto"/>
      <w:textAlignment w:val="center"/>
    </w:pPr>
    <w:rPr>
      <w:rFonts w:ascii="Arial" w:hAnsi="Arial" w:cs="Arial"/>
      <w:lang w:eastAsia="en-US"/>
    </w:rPr>
  </w:style>
  <w:style w:type="character" w:customStyle="1" w:styleId="A4">
    <w:name w:val="A4"/>
    <w:uiPriority w:val="99"/>
    <w:rsid w:val="00923508"/>
    <w:rPr>
      <w:rFonts w:cs="Univers 45 Light"/>
      <w:color w:val="211D1E"/>
      <w:sz w:val="19"/>
      <w:szCs w:val="19"/>
    </w:rPr>
  </w:style>
  <w:style w:type="paragraph" w:customStyle="1" w:styleId="Numberedbullet">
    <w:name w:val="Numbered bullet"/>
    <w:basedOn w:val="Normal"/>
    <w:qFormat/>
    <w:rsid w:val="00923508"/>
    <w:pPr>
      <w:keepLines/>
      <w:numPr>
        <w:numId w:val="6"/>
      </w:numPr>
      <w:spacing w:after="160" w:line="259" w:lineRule="auto"/>
    </w:pPr>
    <w:rPr>
      <w:rFonts w:ascii="Univers for KPMG Light" w:hAnsi="Univers for KPMG Light"/>
      <w:sz w:val="20"/>
      <w:szCs w:val="24"/>
      <w:lang w:val="en-CA" w:eastAsia="en-US"/>
    </w:rPr>
  </w:style>
  <w:style w:type="paragraph" w:customStyle="1" w:styleId="Alphabullet">
    <w:name w:val="Alpha bullet"/>
    <w:basedOn w:val="Numberedbullet"/>
    <w:rsid w:val="00923508"/>
    <w:pPr>
      <w:numPr>
        <w:ilvl w:val="1"/>
      </w:numPr>
      <w:spacing w:before="70" w:after="70"/>
    </w:pPr>
  </w:style>
  <w:style w:type="paragraph" w:customStyle="1" w:styleId="BodyTextKPMGGlobal">
    <w:name w:val="Body Text KPMG Global"/>
    <w:basedOn w:val="Normal"/>
    <w:qFormat/>
    <w:rsid w:val="00923508"/>
    <w:pPr>
      <w:spacing w:before="140" w:after="280" w:line="259" w:lineRule="auto"/>
    </w:pPr>
    <w:rPr>
      <w:rFonts w:ascii="Univers for KPMG Light" w:eastAsia="Univers 45 Light" w:hAnsi="Univers for KPMG Light" w:cs="Latha"/>
      <w:color w:val="000000"/>
      <w:sz w:val="20"/>
      <w:lang w:val="en-CA" w:eastAsia="en-US"/>
    </w:rPr>
  </w:style>
  <w:style w:type="paragraph" w:customStyle="1" w:styleId="Tabletextleft">
    <w:name w:val="Table text left"/>
    <w:basedOn w:val="Normal"/>
    <w:qFormat/>
    <w:rsid w:val="00923508"/>
    <w:pPr>
      <w:keepNext/>
      <w:spacing w:before="40" w:after="40" w:line="259" w:lineRule="auto"/>
    </w:pPr>
    <w:rPr>
      <w:rFonts w:ascii="Univers 45 Light" w:hAnsi="Univers 45 Light"/>
      <w:color w:val="000000"/>
      <w:sz w:val="18"/>
      <w:szCs w:val="24"/>
      <w:lang w:val="en-GB" w:eastAsia="en-US"/>
    </w:rPr>
  </w:style>
  <w:style w:type="paragraph" w:customStyle="1" w:styleId="Tableheadingleft">
    <w:name w:val="Table heading left"/>
    <w:qFormat/>
    <w:rsid w:val="00923508"/>
    <w:pPr>
      <w:keepNext/>
      <w:spacing w:before="40" w:after="40" w:line="259" w:lineRule="auto"/>
    </w:pPr>
    <w:rPr>
      <w:rFonts w:ascii="Univers 45 Light" w:hAnsi="Univers 45 Light" w:cs="Arial"/>
      <w:b/>
      <w:color w:val="FFFFFF"/>
      <w:sz w:val="18"/>
      <w:szCs w:val="24"/>
      <w:lang w:val="en-GB" w:eastAsia="en-GB"/>
    </w:rPr>
  </w:style>
  <w:style w:type="paragraph" w:customStyle="1" w:styleId="Tablecolumnleft">
    <w:name w:val="Table column left"/>
    <w:basedOn w:val="Normal"/>
    <w:qFormat/>
    <w:rsid w:val="00923508"/>
    <w:pPr>
      <w:keepNext/>
      <w:spacing w:before="40" w:after="40" w:line="259" w:lineRule="auto"/>
    </w:pPr>
    <w:rPr>
      <w:rFonts w:ascii="Univers 45 Light" w:hAnsi="Univers 45 Light"/>
      <w:color w:val="000000"/>
      <w:sz w:val="18"/>
      <w:szCs w:val="24"/>
      <w:lang w:val="en-GB" w:eastAsia="en-GB"/>
    </w:rPr>
  </w:style>
  <w:style w:type="numbering" w:styleId="111111">
    <w:name w:val="Outline List 2"/>
    <w:basedOn w:val="NoList"/>
    <w:semiHidden/>
    <w:rsid w:val="00923508"/>
    <w:pPr>
      <w:numPr>
        <w:numId w:val="7"/>
      </w:numPr>
    </w:pPr>
  </w:style>
  <w:style w:type="paragraph" w:customStyle="1" w:styleId="Tabletext">
    <w:name w:val="Table text"/>
    <w:basedOn w:val="Normal"/>
    <w:qFormat/>
    <w:rsid w:val="00923508"/>
    <w:pPr>
      <w:spacing w:before="40" w:after="40" w:line="259" w:lineRule="auto"/>
    </w:pPr>
    <w:rPr>
      <w:rFonts w:ascii="Univers for KPMG Light" w:eastAsia="Univers 45 Light" w:hAnsi="Univers for KPMG Light" w:cs="Latha"/>
      <w:color w:val="000000"/>
      <w:sz w:val="18"/>
      <w:lang w:val="en-CA" w:eastAsia="en-US"/>
    </w:rPr>
  </w:style>
  <w:style w:type="paragraph" w:customStyle="1" w:styleId="Bodytexthighlight">
    <w:name w:val="Body text highlight"/>
    <w:basedOn w:val="Normal"/>
    <w:qFormat/>
    <w:rsid w:val="00923508"/>
    <w:pPr>
      <w:spacing w:before="140" w:after="280" w:line="259" w:lineRule="auto"/>
    </w:pPr>
    <w:rPr>
      <w:rFonts w:ascii="Univers for KPMG Light" w:eastAsia="Univers 45 Light" w:hAnsi="Univers for KPMG Light" w:cs="Latha"/>
      <w:b/>
      <w:color w:val="00338D"/>
      <w:sz w:val="20"/>
      <w:lang w:val="en-CA" w:eastAsia="en-US"/>
    </w:rPr>
  </w:style>
  <w:style w:type="paragraph" w:customStyle="1" w:styleId="Point">
    <w:name w:val="Point"/>
    <w:basedOn w:val="ListBullet"/>
    <w:link w:val="PointChar"/>
    <w:qFormat/>
    <w:rsid w:val="00923508"/>
    <w:pPr>
      <w:spacing w:before="130" w:after="130" w:line="259" w:lineRule="auto"/>
      <w:jc w:val="both"/>
    </w:pPr>
    <w:rPr>
      <w:rFonts w:ascii="Times New Roman" w:hAnsi="Times New Roman"/>
      <w:szCs w:val="20"/>
      <w:lang w:val="en-GB" w:eastAsia="en-US"/>
    </w:rPr>
  </w:style>
  <w:style w:type="character" w:customStyle="1" w:styleId="PointChar">
    <w:name w:val="Point Char"/>
    <w:basedOn w:val="ListBulletChar"/>
    <w:link w:val="Point"/>
    <w:rsid w:val="00923508"/>
    <w:rPr>
      <w:rFonts w:ascii="Times New Roman" w:hAnsi="Times New Roman"/>
      <w:szCs w:val="20"/>
      <w:lang w:val="en-GB" w:eastAsia="en-US"/>
    </w:rPr>
  </w:style>
  <w:style w:type="paragraph" w:customStyle="1" w:styleId="DecimalAligned">
    <w:name w:val="Decimal Aligned"/>
    <w:basedOn w:val="Normal"/>
    <w:uiPriority w:val="40"/>
    <w:qFormat/>
    <w:rsid w:val="00923508"/>
    <w:pPr>
      <w:tabs>
        <w:tab w:val="decimal" w:pos="360"/>
      </w:tabs>
      <w:spacing w:after="200" w:line="276" w:lineRule="auto"/>
    </w:pPr>
    <w:rPr>
      <w:rFonts w:eastAsiaTheme="minorEastAsia" w:cstheme="minorBidi"/>
      <w:lang w:val="en-GB" w:eastAsia="en-US"/>
    </w:rPr>
  </w:style>
  <w:style w:type="table" w:customStyle="1" w:styleId="LightShading-Accent11">
    <w:name w:val="Light Shading - Accent 11"/>
    <w:basedOn w:val="TableNormal"/>
    <w:uiPriority w:val="60"/>
    <w:rsid w:val="00923508"/>
    <w:pPr>
      <w:spacing w:after="160" w:line="259" w:lineRule="auto"/>
    </w:pPr>
    <w:rPr>
      <w:rFonts w:eastAsiaTheme="minorEastAsia" w:cstheme="minorBidi"/>
      <w:color w:val="006CA3" w:themeColor="accent1" w:themeShade="BF"/>
      <w:lang w:val="en-US" w:eastAsia="en-US" w:bidi="en-US"/>
    </w:rPr>
    <w:tblPr>
      <w:tblStyleRowBandSize w:val="1"/>
      <w:tblStyleColBandSize w:val="1"/>
      <w:tblBorders>
        <w:top w:val="single" w:sz="8" w:space="0" w:color="0091DA" w:themeColor="accent1"/>
        <w:bottom w:val="single" w:sz="8" w:space="0" w:color="0091DA" w:themeColor="accent1"/>
      </w:tblBorders>
    </w:tblPr>
    <w:tblStylePr w:type="fir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lastRow">
      <w:pPr>
        <w:spacing w:before="0" w:after="0" w:line="240" w:lineRule="auto"/>
      </w:pPr>
      <w:rPr>
        <w:b/>
        <w:bCs/>
      </w:rPr>
      <w:tblPr/>
      <w:tcPr>
        <w:tcBorders>
          <w:top w:val="single" w:sz="8" w:space="0" w:color="0091DA" w:themeColor="accent1"/>
          <w:left w:val="nil"/>
          <w:bottom w:val="single" w:sz="8" w:space="0" w:color="0091D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6FF" w:themeFill="accent1" w:themeFillTint="3F"/>
      </w:tcPr>
    </w:tblStylePr>
    <w:tblStylePr w:type="band1Horz">
      <w:tblPr/>
      <w:tcPr>
        <w:tcBorders>
          <w:left w:val="nil"/>
          <w:right w:val="nil"/>
          <w:insideH w:val="nil"/>
          <w:insideV w:val="nil"/>
        </w:tcBorders>
        <w:shd w:val="clear" w:color="auto" w:fill="B6E6FF" w:themeFill="accent1" w:themeFillTint="3F"/>
      </w:tcPr>
    </w:tblStylePr>
  </w:style>
  <w:style w:type="paragraph" w:customStyle="1" w:styleId="source0">
    <w:name w:val="source"/>
    <w:basedOn w:val="Normal"/>
    <w:link w:val="sourceChar"/>
    <w:qFormat/>
    <w:rsid w:val="00923508"/>
    <w:pPr>
      <w:spacing w:after="160" w:line="259" w:lineRule="auto"/>
      <w:jc w:val="right"/>
    </w:pPr>
    <w:rPr>
      <w:rFonts w:ascii="Arial" w:hAnsi="Arial"/>
      <w:i/>
      <w:szCs w:val="20"/>
      <w:lang w:val="en-GB" w:eastAsia="zh-CN"/>
    </w:rPr>
  </w:style>
  <w:style w:type="character" w:customStyle="1" w:styleId="sourceChar">
    <w:name w:val="source Char"/>
    <w:basedOn w:val="DefaultParagraphFont"/>
    <w:link w:val="source0"/>
    <w:rsid w:val="00923508"/>
    <w:rPr>
      <w:rFonts w:ascii="Arial" w:hAnsi="Arial"/>
      <w:i/>
      <w:szCs w:val="20"/>
      <w:lang w:val="en-GB" w:eastAsia="zh-CN"/>
    </w:rPr>
  </w:style>
  <w:style w:type="character" w:customStyle="1" w:styleId="t-high31">
    <w:name w:val="t-high31"/>
    <w:basedOn w:val="DefaultParagraphFont"/>
    <w:rsid w:val="00923508"/>
    <w:rPr>
      <w:b/>
      <w:bCs/>
      <w:caps/>
      <w:color w:val="007BC2"/>
      <w:sz w:val="21"/>
      <w:szCs w:val="21"/>
    </w:rPr>
  </w:style>
  <w:style w:type="table" w:customStyle="1" w:styleId="Table-BoxedIn">
    <w:name w:val="Table - Boxed In"/>
    <w:basedOn w:val="TableNormal"/>
    <w:next w:val="TableNormal"/>
    <w:uiPriority w:val="40"/>
    <w:locked/>
    <w:rsid w:val="00923508"/>
    <w:pPr>
      <w:spacing w:after="160" w:line="259" w:lineRule="auto"/>
    </w:pPr>
    <w:rPr>
      <w:rFonts w:ascii="Arial" w:hAnsi="Arial"/>
      <w:sz w:val="20"/>
      <w:szCs w:val="20"/>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8" w:type="dxa"/>
        <w:left w:w="58" w:type="dxa"/>
        <w:bottom w:w="58" w:type="dxa"/>
        <w:right w:w="58" w:type="dxa"/>
      </w:tblCellMar>
    </w:tblPr>
    <w:trPr>
      <w:cantSplit/>
    </w:trPr>
    <w:tblStylePr w:type="firstRow">
      <w:pPr>
        <w:wordWrap/>
        <w:spacing w:beforeLines="0" w:before="0" w:beforeAutospacing="0" w:afterLines="0" w:after="0" w:afterAutospacing="0" w:line="240" w:lineRule="auto"/>
      </w:pPr>
      <w:rPr>
        <w:rFonts w:ascii="Arial" w:hAnsi="Arial"/>
        <w:b/>
        <w:i w:val="0"/>
        <w:caps w:val="0"/>
        <w:smallCaps w:val="0"/>
        <w:strike w:val="0"/>
        <w:dstrike w:val="0"/>
        <w:vanish w:val="0"/>
        <w:color w:val="FFFFFF" w:themeColor="background1"/>
        <w:sz w:val="20"/>
        <w:u w:val="none"/>
        <w:vertAlign w:val="baseline"/>
      </w:rPr>
      <w:tblPr/>
      <w:trPr>
        <w:cantSplit w:val="0"/>
        <w:tblHeader/>
      </w:trPr>
      <w:tcPr>
        <w:shd w:val="clear" w:color="auto" w:fill="00338D"/>
      </w:tcPr>
    </w:tblStylePr>
  </w:style>
  <w:style w:type="paragraph" w:customStyle="1" w:styleId="Style1">
    <w:name w:val="Style1"/>
    <w:basedOn w:val="AppendixHeading"/>
    <w:link w:val="Style1Char"/>
    <w:qFormat/>
    <w:rsid w:val="00923508"/>
    <w:pPr>
      <w:keepNext/>
      <w:pageBreakBefore w:val="0"/>
      <w:numPr>
        <w:numId w:val="0"/>
      </w:numPr>
      <w:spacing w:before="400" w:after="0"/>
      <w:ind w:left="-964"/>
      <w:jc w:val="both"/>
    </w:pPr>
    <w:rPr>
      <w:rFonts w:ascii="Arial" w:hAnsi="Arial"/>
      <w:szCs w:val="20"/>
      <w:lang w:eastAsia="en-US"/>
    </w:rPr>
  </w:style>
  <w:style w:type="character" w:customStyle="1" w:styleId="AppendixHeadingChar">
    <w:name w:val="Appendix Heading Char"/>
    <w:basedOn w:val="Heading1Char"/>
    <w:link w:val="AppendixHeading"/>
    <w:rsid w:val="00923508"/>
    <w:rPr>
      <w:b/>
      <w:color w:val="00338D" w:themeColor="text2"/>
      <w:sz w:val="32"/>
      <w:lang w:val="en-US"/>
    </w:rPr>
  </w:style>
  <w:style w:type="character" w:customStyle="1" w:styleId="Style1Char">
    <w:name w:val="Style1 Char"/>
    <w:basedOn w:val="AppendixHeadingChar"/>
    <w:link w:val="Style1"/>
    <w:rsid w:val="00923508"/>
    <w:rPr>
      <w:rFonts w:ascii="Arial" w:hAnsi="Arial"/>
      <w:b/>
      <w:color w:val="00338D" w:themeColor="text2"/>
      <w:sz w:val="32"/>
      <w:szCs w:val="20"/>
      <w:lang w:val="en-US" w:eastAsia="en-US"/>
    </w:rPr>
  </w:style>
  <w:style w:type="character" w:customStyle="1" w:styleId="TOC1Char">
    <w:name w:val="TOC 1 Char"/>
    <w:basedOn w:val="DefaultParagraphFont"/>
    <w:link w:val="TOC1"/>
    <w:uiPriority w:val="39"/>
    <w:rsid w:val="00923508"/>
    <w:rPr>
      <w:sz w:val="28"/>
      <w:lang w:val="en-US"/>
    </w:rPr>
  </w:style>
  <w:style w:type="table" w:customStyle="1" w:styleId="TableGrid1">
    <w:name w:val="Table Grid1"/>
    <w:basedOn w:val="TableNormal"/>
    <w:next w:val="TableGrid"/>
    <w:uiPriority w:val="59"/>
    <w:rsid w:val="00923508"/>
    <w:pPr>
      <w:spacing w:after="160" w:line="259" w:lineRule="auto"/>
    </w:pPr>
    <w:rPr>
      <w:rFonts w:ascii="Tms Rmn" w:hAnsi="Tms Rm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8B74A7"/>
    <w:rPr>
      <w:rFonts w:ascii="Times New Roman" w:hAnsi="Times New Roman"/>
      <w:szCs w:val="20"/>
      <w:lang w:val="en-US" w:eastAsia="en-US"/>
    </w:rPr>
  </w:style>
  <w:style w:type="table" w:customStyle="1" w:styleId="SmartClassicTable">
    <w:name w:val="Smart Classic Table"/>
    <w:basedOn w:val="TableNormal"/>
    <w:uiPriority w:val="99"/>
    <w:qFormat/>
    <w:rsid w:val="00B7460E"/>
    <w:pPr>
      <w:spacing w:before="60" w:after="60"/>
    </w:pPr>
    <w:rPr>
      <w:rFonts w:ascii="Georgia" w:eastAsiaTheme="minorHAnsi" w:hAnsi="Georgia" w:cstheme="minorBidi"/>
      <w:sz w:val="20"/>
      <w:szCs w:val="20"/>
      <w:lang w:val="en-GB" w:eastAsia="en-US"/>
    </w:rPr>
    <w:tblPr>
      <w:tblBorders>
        <w:top w:val="single" w:sz="4" w:space="0" w:color="0091DA" w:themeColor="accent1"/>
        <w:left w:val="single" w:sz="4" w:space="0" w:color="0091DA" w:themeColor="accent1"/>
        <w:bottom w:val="single" w:sz="4" w:space="0" w:color="0091DA" w:themeColor="accent1"/>
        <w:right w:val="single" w:sz="4" w:space="0" w:color="0091DA" w:themeColor="accent1"/>
        <w:insideH w:val="single" w:sz="4" w:space="0" w:color="0091DA" w:themeColor="accent1"/>
        <w:insideV w:val="single" w:sz="4" w:space="0" w:color="0091DA" w:themeColor="accent1"/>
      </w:tblBorders>
    </w:tblPr>
    <w:tblStylePr w:type="firstRow">
      <w:rPr>
        <w:rFonts w:asciiTheme="majorHAnsi" w:hAnsiTheme="majorHAnsi"/>
        <w:b/>
        <w:color w:val="00338D" w:themeColor="text2"/>
        <w:sz w:val="22"/>
      </w:rPr>
    </w:tblStylePr>
  </w:style>
  <w:style w:type="character" w:customStyle="1" w:styleId="CaptionChar">
    <w:name w:val="Caption Char"/>
    <w:aliases w:val="CaptionW Char,for exhibit titles Char,for exhibit titles1 Char,for exhibit titles2 Char,for exhibit titles11 Char,Picture caption Char,for exhibit N ChNar Char Char Char,for exhibit N ChNar Char Char Char Char Char Char Char Char,Table Char"/>
    <w:basedOn w:val="DefaultParagraphFont"/>
    <w:link w:val="Caption"/>
    <w:uiPriority w:val="99"/>
    <w:rsid w:val="00416306"/>
    <w:rPr>
      <w:rFonts w:eastAsiaTheme="minorEastAsia" w:cstheme="minorBidi"/>
      <w:b/>
      <w:iCs/>
      <w:color w:val="00338D"/>
      <w:szCs w:val="18"/>
      <w:lang w:val="en-US" w:eastAsia="zh-CN"/>
    </w:rPr>
  </w:style>
  <w:style w:type="character" w:styleId="UnresolvedMention">
    <w:name w:val="Unresolved Mention"/>
    <w:basedOn w:val="DefaultParagraphFont"/>
    <w:uiPriority w:val="99"/>
    <w:semiHidden/>
    <w:unhideWhenUsed/>
    <w:rsid w:val="002E0772"/>
    <w:rPr>
      <w:color w:val="605E5C"/>
      <w:shd w:val="clear" w:color="auto" w:fill="E1DFDD"/>
    </w:rPr>
  </w:style>
  <w:style w:type="character" w:customStyle="1" w:styleId="GuidanceChar">
    <w:name w:val="Guidance Char"/>
    <w:basedOn w:val="BodyTextChar"/>
    <w:link w:val="Guidance"/>
    <w:uiPriority w:val="99"/>
    <w:locked/>
    <w:rsid w:val="001B6E73"/>
    <w:rPr>
      <w:rFonts w:ascii="Georgia" w:eastAsiaTheme="minorEastAsia" w:hAnsi="Georgia" w:cs="Arial"/>
      <w:color w:val="00A5FF"/>
      <w:sz w:val="16"/>
      <w:szCs w:val="16"/>
      <w:lang w:val="en-GB" w:eastAsia="en-US" w:bidi="en-US"/>
    </w:rPr>
  </w:style>
  <w:style w:type="paragraph" w:customStyle="1" w:styleId="Guidance">
    <w:name w:val="Guidance"/>
    <w:basedOn w:val="BodyText"/>
    <w:link w:val="GuidanceChar"/>
    <w:uiPriority w:val="99"/>
    <w:qFormat/>
    <w:rsid w:val="001B6E73"/>
    <w:pPr>
      <w:spacing w:before="0" w:after="0" w:line="240" w:lineRule="atLeast"/>
    </w:pPr>
    <w:rPr>
      <w:rFonts w:ascii="Georgia" w:eastAsiaTheme="minorEastAsia" w:hAnsi="Georgia" w:cs="Arial"/>
      <w:color w:val="00A5FF"/>
      <w:sz w:val="16"/>
      <w:szCs w:val="16"/>
      <w:lang w:val="en-GB" w:eastAsia="en-US" w:bidi="en-US"/>
    </w:rPr>
  </w:style>
  <w:style w:type="paragraph" w:customStyle="1" w:styleId="ListNumber9">
    <w:name w:val="List Number 9"/>
    <w:basedOn w:val="Normal"/>
    <w:uiPriority w:val="99"/>
    <w:rsid w:val="004879CA"/>
    <w:pPr>
      <w:numPr>
        <w:ilvl w:val="8"/>
        <w:numId w:val="59"/>
      </w:numPr>
      <w:spacing w:before="120" w:after="240" w:line="240" w:lineRule="atLeast"/>
      <w:contextualSpacing/>
    </w:pPr>
    <w:rPr>
      <w:rFonts w:ascii="Georgia" w:eastAsiaTheme="minorHAnsi" w:hAnsi="Georgia" w:cstheme="minorBidi"/>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647">
      <w:bodyDiv w:val="1"/>
      <w:marLeft w:val="0"/>
      <w:marRight w:val="0"/>
      <w:marTop w:val="0"/>
      <w:marBottom w:val="0"/>
      <w:divBdr>
        <w:top w:val="none" w:sz="0" w:space="0" w:color="auto"/>
        <w:left w:val="none" w:sz="0" w:space="0" w:color="auto"/>
        <w:bottom w:val="none" w:sz="0" w:space="0" w:color="auto"/>
        <w:right w:val="none" w:sz="0" w:space="0" w:color="auto"/>
      </w:divBdr>
      <w:divsChild>
        <w:div w:id="1110473243">
          <w:marLeft w:val="0"/>
          <w:marRight w:val="0"/>
          <w:marTop w:val="0"/>
          <w:marBottom w:val="0"/>
          <w:divBdr>
            <w:top w:val="none" w:sz="0" w:space="0" w:color="auto"/>
            <w:left w:val="none" w:sz="0" w:space="0" w:color="auto"/>
            <w:bottom w:val="none" w:sz="0" w:space="0" w:color="auto"/>
            <w:right w:val="none" w:sz="0" w:space="0" w:color="auto"/>
          </w:divBdr>
        </w:div>
      </w:divsChild>
    </w:div>
    <w:div w:id="126945180">
      <w:bodyDiv w:val="1"/>
      <w:marLeft w:val="0"/>
      <w:marRight w:val="0"/>
      <w:marTop w:val="0"/>
      <w:marBottom w:val="0"/>
      <w:divBdr>
        <w:top w:val="none" w:sz="0" w:space="0" w:color="auto"/>
        <w:left w:val="none" w:sz="0" w:space="0" w:color="auto"/>
        <w:bottom w:val="none" w:sz="0" w:space="0" w:color="auto"/>
        <w:right w:val="none" w:sz="0" w:space="0" w:color="auto"/>
      </w:divBdr>
      <w:divsChild>
        <w:div w:id="1804153556">
          <w:marLeft w:val="0"/>
          <w:marRight w:val="0"/>
          <w:marTop w:val="0"/>
          <w:marBottom w:val="0"/>
          <w:divBdr>
            <w:top w:val="none" w:sz="0" w:space="0" w:color="auto"/>
            <w:left w:val="none" w:sz="0" w:space="0" w:color="auto"/>
            <w:bottom w:val="none" w:sz="0" w:space="0" w:color="auto"/>
            <w:right w:val="none" w:sz="0" w:space="0" w:color="auto"/>
          </w:divBdr>
        </w:div>
      </w:divsChild>
    </w:div>
    <w:div w:id="142082372">
      <w:bodyDiv w:val="1"/>
      <w:marLeft w:val="0"/>
      <w:marRight w:val="0"/>
      <w:marTop w:val="0"/>
      <w:marBottom w:val="0"/>
      <w:divBdr>
        <w:top w:val="none" w:sz="0" w:space="0" w:color="auto"/>
        <w:left w:val="none" w:sz="0" w:space="0" w:color="auto"/>
        <w:bottom w:val="none" w:sz="0" w:space="0" w:color="auto"/>
        <w:right w:val="none" w:sz="0" w:space="0" w:color="auto"/>
      </w:divBdr>
    </w:div>
    <w:div w:id="204949577">
      <w:bodyDiv w:val="1"/>
      <w:marLeft w:val="0"/>
      <w:marRight w:val="0"/>
      <w:marTop w:val="0"/>
      <w:marBottom w:val="0"/>
      <w:divBdr>
        <w:top w:val="none" w:sz="0" w:space="0" w:color="auto"/>
        <w:left w:val="none" w:sz="0" w:space="0" w:color="auto"/>
        <w:bottom w:val="none" w:sz="0" w:space="0" w:color="auto"/>
        <w:right w:val="none" w:sz="0" w:space="0" w:color="auto"/>
      </w:divBdr>
    </w:div>
    <w:div w:id="230847176">
      <w:bodyDiv w:val="1"/>
      <w:marLeft w:val="0"/>
      <w:marRight w:val="0"/>
      <w:marTop w:val="0"/>
      <w:marBottom w:val="0"/>
      <w:divBdr>
        <w:top w:val="none" w:sz="0" w:space="0" w:color="auto"/>
        <w:left w:val="none" w:sz="0" w:space="0" w:color="auto"/>
        <w:bottom w:val="none" w:sz="0" w:space="0" w:color="auto"/>
        <w:right w:val="none" w:sz="0" w:space="0" w:color="auto"/>
      </w:divBdr>
    </w:div>
    <w:div w:id="265188109">
      <w:bodyDiv w:val="1"/>
      <w:marLeft w:val="0"/>
      <w:marRight w:val="0"/>
      <w:marTop w:val="0"/>
      <w:marBottom w:val="0"/>
      <w:divBdr>
        <w:top w:val="none" w:sz="0" w:space="0" w:color="auto"/>
        <w:left w:val="none" w:sz="0" w:space="0" w:color="auto"/>
        <w:bottom w:val="none" w:sz="0" w:space="0" w:color="auto"/>
        <w:right w:val="none" w:sz="0" w:space="0" w:color="auto"/>
      </w:divBdr>
    </w:div>
    <w:div w:id="265892152">
      <w:bodyDiv w:val="1"/>
      <w:marLeft w:val="0"/>
      <w:marRight w:val="0"/>
      <w:marTop w:val="0"/>
      <w:marBottom w:val="0"/>
      <w:divBdr>
        <w:top w:val="none" w:sz="0" w:space="0" w:color="auto"/>
        <w:left w:val="none" w:sz="0" w:space="0" w:color="auto"/>
        <w:bottom w:val="none" w:sz="0" w:space="0" w:color="auto"/>
        <w:right w:val="none" w:sz="0" w:space="0" w:color="auto"/>
      </w:divBdr>
    </w:div>
    <w:div w:id="366612896">
      <w:bodyDiv w:val="1"/>
      <w:marLeft w:val="0"/>
      <w:marRight w:val="0"/>
      <w:marTop w:val="0"/>
      <w:marBottom w:val="0"/>
      <w:divBdr>
        <w:top w:val="none" w:sz="0" w:space="0" w:color="auto"/>
        <w:left w:val="none" w:sz="0" w:space="0" w:color="auto"/>
        <w:bottom w:val="none" w:sz="0" w:space="0" w:color="auto"/>
        <w:right w:val="none" w:sz="0" w:space="0" w:color="auto"/>
      </w:divBdr>
    </w:div>
    <w:div w:id="465201958">
      <w:bodyDiv w:val="1"/>
      <w:marLeft w:val="0"/>
      <w:marRight w:val="0"/>
      <w:marTop w:val="0"/>
      <w:marBottom w:val="0"/>
      <w:divBdr>
        <w:top w:val="none" w:sz="0" w:space="0" w:color="auto"/>
        <w:left w:val="none" w:sz="0" w:space="0" w:color="auto"/>
        <w:bottom w:val="none" w:sz="0" w:space="0" w:color="auto"/>
        <w:right w:val="none" w:sz="0" w:space="0" w:color="auto"/>
      </w:divBdr>
    </w:div>
    <w:div w:id="482042173">
      <w:bodyDiv w:val="1"/>
      <w:marLeft w:val="0"/>
      <w:marRight w:val="0"/>
      <w:marTop w:val="0"/>
      <w:marBottom w:val="0"/>
      <w:divBdr>
        <w:top w:val="none" w:sz="0" w:space="0" w:color="auto"/>
        <w:left w:val="none" w:sz="0" w:space="0" w:color="auto"/>
        <w:bottom w:val="none" w:sz="0" w:space="0" w:color="auto"/>
        <w:right w:val="none" w:sz="0" w:space="0" w:color="auto"/>
      </w:divBdr>
      <w:divsChild>
        <w:div w:id="655887915">
          <w:marLeft w:val="0"/>
          <w:marRight w:val="0"/>
          <w:marTop w:val="0"/>
          <w:marBottom w:val="0"/>
          <w:divBdr>
            <w:top w:val="none" w:sz="0" w:space="0" w:color="auto"/>
            <w:left w:val="none" w:sz="0" w:space="0" w:color="auto"/>
            <w:bottom w:val="none" w:sz="0" w:space="0" w:color="auto"/>
            <w:right w:val="none" w:sz="0" w:space="0" w:color="auto"/>
          </w:divBdr>
        </w:div>
      </w:divsChild>
    </w:div>
    <w:div w:id="520750882">
      <w:bodyDiv w:val="1"/>
      <w:marLeft w:val="0"/>
      <w:marRight w:val="0"/>
      <w:marTop w:val="0"/>
      <w:marBottom w:val="0"/>
      <w:divBdr>
        <w:top w:val="none" w:sz="0" w:space="0" w:color="auto"/>
        <w:left w:val="none" w:sz="0" w:space="0" w:color="auto"/>
        <w:bottom w:val="none" w:sz="0" w:space="0" w:color="auto"/>
        <w:right w:val="none" w:sz="0" w:space="0" w:color="auto"/>
      </w:divBdr>
    </w:div>
    <w:div w:id="543369230">
      <w:bodyDiv w:val="1"/>
      <w:marLeft w:val="0"/>
      <w:marRight w:val="0"/>
      <w:marTop w:val="0"/>
      <w:marBottom w:val="0"/>
      <w:divBdr>
        <w:top w:val="none" w:sz="0" w:space="0" w:color="auto"/>
        <w:left w:val="none" w:sz="0" w:space="0" w:color="auto"/>
        <w:bottom w:val="none" w:sz="0" w:space="0" w:color="auto"/>
        <w:right w:val="none" w:sz="0" w:space="0" w:color="auto"/>
      </w:divBdr>
    </w:div>
    <w:div w:id="575166474">
      <w:bodyDiv w:val="1"/>
      <w:marLeft w:val="0"/>
      <w:marRight w:val="0"/>
      <w:marTop w:val="0"/>
      <w:marBottom w:val="0"/>
      <w:divBdr>
        <w:top w:val="none" w:sz="0" w:space="0" w:color="auto"/>
        <w:left w:val="none" w:sz="0" w:space="0" w:color="auto"/>
        <w:bottom w:val="none" w:sz="0" w:space="0" w:color="auto"/>
        <w:right w:val="none" w:sz="0" w:space="0" w:color="auto"/>
      </w:divBdr>
    </w:div>
    <w:div w:id="730890195">
      <w:bodyDiv w:val="1"/>
      <w:marLeft w:val="0"/>
      <w:marRight w:val="0"/>
      <w:marTop w:val="0"/>
      <w:marBottom w:val="0"/>
      <w:divBdr>
        <w:top w:val="none" w:sz="0" w:space="0" w:color="auto"/>
        <w:left w:val="none" w:sz="0" w:space="0" w:color="auto"/>
        <w:bottom w:val="none" w:sz="0" w:space="0" w:color="auto"/>
        <w:right w:val="none" w:sz="0" w:space="0" w:color="auto"/>
      </w:divBdr>
      <w:divsChild>
        <w:div w:id="1963149942">
          <w:marLeft w:val="0"/>
          <w:marRight w:val="0"/>
          <w:marTop w:val="0"/>
          <w:marBottom w:val="0"/>
          <w:divBdr>
            <w:top w:val="none" w:sz="0" w:space="0" w:color="auto"/>
            <w:left w:val="none" w:sz="0" w:space="0" w:color="auto"/>
            <w:bottom w:val="none" w:sz="0" w:space="0" w:color="auto"/>
            <w:right w:val="none" w:sz="0" w:space="0" w:color="auto"/>
          </w:divBdr>
        </w:div>
      </w:divsChild>
    </w:div>
    <w:div w:id="740982014">
      <w:bodyDiv w:val="1"/>
      <w:marLeft w:val="0"/>
      <w:marRight w:val="0"/>
      <w:marTop w:val="0"/>
      <w:marBottom w:val="0"/>
      <w:divBdr>
        <w:top w:val="none" w:sz="0" w:space="0" w:color="auto"/>
        <w:left w:val="none" w:sz="0" w:space="0" w:color="auto"/>
        <w:bottom w:val="none" w:sz="0" w:space="0" w:color="auto"/>
        <w:right w:val="none" w:sz="0" w:space="0" w:color="auto"/>
      </w:divBdr>
    </w:div>
    <w:div w:id="788010912">
      <w:bodyDiv w:val="1"/>
      <w:marLeft w:val="0"/>
      <w:marRight w:val="0"/>
      <w:marTop w:val="0"/>
      <w:marBottom w:val="0"/>
      <w:divBdr>
        <w:top w:val="none" w:sz="0" w:space="0" w:color="auto"/>
        <w:left w:val="none" w:sz="0" w:space="0" w:color="auto"/>
        <w:bottom w:val="none" w:sz="0" w:space="0" w:color="auto"/>
        <w:right w:val="none" w:sz="0" w:space="0" w:color="auto"/>
      </w:divBdr>
    </w:div>
    <w:div w:id="831485826">
      <w:bodyDiv w:val="1"/>
      <w:marLeft w:val="0"/>
      <w:marRight w:val="0"/>
      <w:marTop w:val="0"/>
      <w:marBottom w:val="0"/>
      <w:divBdr>
        <w:top w:val="none" w:sz="0" w:space="0" w:color="auto"/>
        <w:left w:val="none" w:sz="0" w:space="0" w:color="auto"/>
        <w:bottom w:val="none" w:sz="0" w:space="0" w:color="auto"/>
        <w:right w:val="none" w:sz="0" w:space="0" w:color="auto"/>
      </w:divBdr>
    </w:div>
    <w:div w:id="902713741">
      <w:bodyDiv w:val="1"/>
      <w:marLeft w:val="0"/>
      <w:marRight w:val="0"/>
      <w:marTop w:val="0"/>
      <w:marBottom w:val="0"/>
      <w:divBdr>
        <w:top w:val="none" w:sz="0" w:space="0" w:color="auto"/>
        <w:left w:val="none" w:sz="0" w:space="0" w:color="auto"/>
        <w:bottom w:val="none" w:sz="0" w:space="0" w:color="auto"/>
        <w:right w:val="none" w:sz="0" w:space="0" w:color="auto"/>
      </w:divBdr>
      <w:divsChild>
        <w:div w:id="1967463577">
          <w:marLeft w:val="0"/>
          <w:marRight w:val="0"/>
          <w:marTop w:val="0"/>
          <w:marBottom w:val="0"/>
          <w:divBdr>
            <w:top w:val="none" w:sz="0" w:space="0" w:color="auto"/>
            <w:left w:val="none" w:sz="0" w:space="0" w:color="auto"/>
            <w:bottom w:val="none" w:sz="0" w:space="0" w:color="auto"/>
            <w:right w:val="none" w:sz="0" w:space="0" w:color="auto"/>
          </w:divBdr>
        </w:div>
      </w:divsChild>
    </w:div>
    <w:div w:id="1028877434">
      <w:bodyDiv w:val="1"/>
      <w:marLeft w:val="0"/>
      <w:marRight w:val="0"/>
      <w:marTop w:val="0"/>
      <w:marBottom w:val="0"/>
      <w:divBdr>
        <w:top w:val="none" w:sz="0" w:space="0" w:color="auto"/>
        <w:left w:val="none" w:sz="0" w:space="0" w:color="auto"/>
        <w:bottom w:val="none" w:sz="0" w:space="0" w:color="auto"/>
        <w:right w:val="none" w:sz="0" w:space="0" w:color="auto"/>
      </w:divBdr>
    </w:div>
    <w:div w:id="1106727730">
      <w:bodyDiv w:val="1"/>
      <w:marLeft w:val="0"/>
      <w:marRight w:val="0"/>
      <w:marTop w:val="0"/>
      <w:marBottom w:val="0"/>
      <w:divBdr>
        <w:top w:val="none" w:sz="0" w:space="0" w:color="auto"/>
        <w:left w:val="none" w:sz="0" w:space="0" w:color="auto"/>
        <w:bottom w:val="none" w:sz="0" w:space="0" w:color="auto"/>
        <w:right w:val="none" w:sz="0" w:space="0" w:color="auto"/>
      </w:divBdr>
    </w:div>
    <w:div w:id="1267809077">
      <w:bodyDiv w:val="1"/>
      <w:marLeft w:val="0"/>
      <w:marRight w:val="0"/>
      <w:marTop w:val="0"/>
      <w:marBottom w:val="0"/>
      <w:divBdr>
        <w:top w:val="none" w:sz="0" w:space="0" w:color="auto"/>
        <w:left w:val="none" w:sz="0" w:space="0" w:color="auto"/>
        <w:bottom w:val="none" w:sz="0" w:space="0" w:color="auto"/>
        <w:right w:val="none" w:sz="0" w:space="0" w:color="auto"/>
      </w:divBdr>
    </w:div>
    <w:div w:id="1292830256">
      <w:bodyDiv w:val="1"/>
      <w:marLeft w:val="0"/>
      <w:marRight w:val="0"/>
      <w:marTop w:val="0"/>
      <w:marBottom w:val="0"/>
      <w:divBdr>
        <w:top w:val="none" w:sz="0" w:space="0" w:color="auto"/>
        <w:left w:val="none" w:sz="0" w:space="0" w:color="auto"/>
        <w:bottom w:val="none" w:sz="0" w:space="0" w:color="auto"/>
        <w:right w:val="none" w:sz="0" w:space="0" w:color="auto"/>
      </w:divBdr>
    </w:div>
    <w:div w:id="1300762037">
      <w:bodyDiv w:val="1"/>
      <w:marLeft w:val="0"/>
      <w:marRight w:val="0"/>
      <w:marTop w:val="0"/>
      <w:marBottom w:val="0"/>
      <w:divBdr>
        <w:top w:val="none" w:sz="0" w:space="0" w:color="auto"/>
        <w:left w:val="none" w:sz="0" w:space="0" w:color="auto"/>
        <w:bottom w:val="none" w:sz="0" w:space="0" w:color="auto"/>
        <w:right w:val="none" w:sz="0" w:space="0" w:color="auto"/>
      </w:divBdr>
      <w:divsChild>
        <w:div w:id="583756943">
          <w:marLeft w:val="0"/>
          <w:marRight w:val="0"/>
          <w:marTop w:val="0"/>
          <w:marBottom w:val="0"/>
          <w:divBdr>
            <w:top w:val="none" w:sz="0" w:space="0" w:color="auto"/>
            <w:left w:val="none" w:sz="0" w:space="0" w:color="auto"/>
            <w:bottom w:val="none" w:sz="0" w:space="0" w:color="auto"/>
            <w:right w:val="none" w:sz="0" w:space="0" w:color="auto"/>
          </w:divBdr>
        </w:div>
      </w:divsChild>
    </w:div>
    <w:div w:id="1376201234">
      <w:bodyDiv w:val="1"/>
      <w:marLeft w:val="0"/>
      <w:marRight w:val="0"/>
      <w:marTop w:val="0"/>
      <w:marBottom w:val="0"/>
      <w:divBdr>
        <w:top w:val="none" w:sz="0" w:space="0" w:color="auto"/>
        <w:left w:val="none" w:sz="0" w:space="0" w:color="auto"/>
        <w:bottom w:val="none" w:sz="0" w:space="0" w:color="auto"/>
        <w:right w:val="none" w:sz="0" w:space="0" w:color="auto"/>
      </w:divBdr>
    </w:div>
    <w:div w:id="1390030167">
      <w:bodyDiv w:val="1"/>
      <w:marLeft w:val="0"/>
      <w:marRight w:val="0"/>
      <w:marTop w:val="0"/>
      <w:marBottom w:val="0"/>
      <w:divBdr>
        <w:top w:val="none" w:sz="0" w:space="0" w:color="auto"/>
        <w:left w:val="none" w:sz="0" w:space="0" w:color="auto"/>
        <w:bottom w:val="none" w:sz="0" w:space="0" w:color="auto"/>
        <w:right w:val="none" w:sz="0" w:space="0" w:color="auto"/>
      </w:divBdr>
    </w:div>
    <w:div w:id="1546481471">
      <w:bodyDiv w:val="1"/>
      <w:marLeft w:val="0"/>
      <w:marRight w:val="0"/>
      <w:marTop w:val="0"/>
      <w:marBottom w:val="0"/>
      <w:divBdr>
        <w:top w:val="none" w:sz="0" w:space="0" w:color="auto"/>
        <w:left w:val="none" w:sz="0" w:space="0" w:color="auto"/>
        <w:bottom w:val="none" w:sz="0" w:space="0" w:color="auto"/>
        <w:right w:val="none" w:sz="0" w:space="0" w:color="auto"/>
      </w:divBdr>
    </w:div>
    <w:div w:id="1580746910">
      <w:bodyDiv w:val="1"/>
      <w:marLeft w:val="0"/>
      <w:marRight w:val="0"/>
      <w:marTop w:val="0"/>
      <w:marBottom w:val="0"/>
      <w:divBdr>
        <w:top w:val="none" w:sz="0" w:space="0" w:color="auto"/>
        <w:left w:val="none" w:sz="0" w:space="0" w:color="auto"/>
        <w:bottom w:val="none" w:sz="0" w:space="0" w:color="auto"/>
        <w:right w:val="none" w:sz="0" w:space="0" w:color="auto"/>
      </w:divBdr>
    </w:div>
    <w:div w:id="1663004043">
      <w:bodyDiv w:val="1"/>
      <w:marLeft w:val="0"/>
      <w:marRight w:val="0"/>
      <w:marTop w:val="0"/>
      <w:marBottom w:val="0"/>
      <w:divBdr>
        <w:top w:val="none" w:sz="0" w:space="0" w:color="auto"/>
        <w:left w:val="none" w:sz="0" w:space="0" w:color="auto"/>
        <w:bottom w:val="none" w:sz="0" w:space="0" w:color="auto"/>
        <w:right w:val="none" w:sz="0" w:space="0" w:color="auto"/>
      </w:divBdr>
      <w:divsChild>
        <w:div w:id="1562055107">
          <w:marLeft w:val="0"/>
          <w:marRight w:val="0"/>
          <w:marTop w:val="0"/>
          <w:marBottom w:val="0"/>
          <w:divBdr>
            <w:top w:val="none" w:sz="0" w:space="0" w:color="auto"/>
            <w:left w:val="none" w:sz="0" w:space="0" w:color="auto"/>
            <w:bottom w:val="none" w:sz="0" w:space="0" w:color="auto"/>
            <w:right w:val="none" w:sz="0" w:space="0" w:color="auto"/>
          </w:divBdr>
        </w:div>
      </w:divsChild>
    </w:div>
    <w:div w:id="1748192264">
      <w:bodyDiv w:val="1"/>
      <w:marLeft w:val="0"/>
      <w:marRight w:val="0"/>
      <w:marTop w:val="0"/>
      <w:marBottom w:val="0"/>
      <w:divBdr>
        <w:top w:val="none" w:sz="0" w:space="0" w:color="auto"/>
        <w:left w:val="none" w:sz="0" w:space="0" w:color="auto"/>
        <w:bottom w:val="none" w:sz="0" w:space="0" w:color="auto"/>
        <w:right w:val="none" w:sz="0" w:space="0" w:color="auto"/>
      </w:divBdr>
    </w:div>
    <w:div w:id="1759596524">
      <w:bodyDiv w:val="1"/>
      <w:marLeft w:val="0"/>
      <w:marRight w:val="0"/>
      <w:marTop w:val="0"/>
      <w:marBottom w:val="0"/>
      <w:divBdr>
        <w:top w:val="none" w:sz="0" w:space="0" w:color="auto"/>
        <w:left w:val="none" w:sz="0" w:space="0" w:color="auto"/>
        <w:bottom w:val="none" w:sz="0" w:space="0" w:color="auto"/>
        <w:right w:val="none" w:sz="0" w:space="0" w:color="auto"/>
      </w:divBdr>
    </w:div>
    <w:div w:id="1833449624">
      <w:bodyDiv w:val="1"/>
      <w:marLeft w:val="0"/>
      <w:marRight w:val="0"/>
      <w:marTop w:val="0"/>
      <w:marBottom w:val="0"/>
      <w:divBdr>
        <w:top w:val="none" w:sz="0" w:space="0" w:color="auto"/>
        <w:left w:val="none" w:sz="0" w:space="0" w:color="auto"/>
        <w:bottom w:val="none" w:sz="0" w:space="0" w:color="auto"/>
        <w:right w:val="none" w:sz="0" w:space="0" w:color="auto"/>
      </w:divBdr>
    </w:div>
    <w:div w:id="1855415353">
      <w:bodyDiv w:val="1"/>
      <w:marLeft w:val="0"/>
      <w:marRight w:val="0"/>
      <w:marTop w:val="0"/>
      <w:marBottom w:val="0"/>
      <w:divBdr>
        <w:top w:val="none" w:sz="0" w:space="0" w:color="auto"/>
        <w:left w:val="none" w:sz="0" w:space="0" w:color="auto"/>
        <w:bottom w:val="none" w:sz="0" w:space="0" w:color="auto"/>
        <w:right w:val="none" w:sz="0" w:space="0" w:color="auto"/>
      </w:divBdr>
    </w:div>
    <w:div w:id="1873299357">
      <w:bodyDiv w:val="1"/>
      <w:marLeft w:val="0"/>
      <w:marRight w:val="0"/>
      <w:marTop w:val="0"/>
      <w:marBottom w:val="0"/>
      <w:divBdr>
        <w:top w:val="none" w:sz="0" w:space="0" w:color="auto"/>
        <w:left w:val="none" w:sz="0" w:space="0" w:color="auto"/>
        <w:bottom w:val="none" w:sz="0" w:space="0" w:color="auto"/>
        <w:right w:val="none" w:sz="0" w:space="0" w:color="auto"/>
      </w:divBdr>
    </w:div>
    <w:div w:id="1879126238">
      <w:bodyDiv w:val="1"/>
      <w:marLeft w:val="0"/>
      <w:marRight w:val="0"/>
      <w:marTop w:val="0"/>
      <w:marBottom w:val="0"/>
      <w:divBdr>
        <w:top w:val="none" w:sz="0" w:space="0" w:color="auto"/>
        <w:left w:val="none" w:sz="0" w:space="0" w:color="auto"/>
        <w:bottom w:val="none" w:sz="0" w:space="0" w:color="auto"/>
        <w:right w:val="none" w:sz="0" w:space="0" w:color="auto"/>
      </w:divBdr>
    </w:div>
    <w:div w:id="1918393982">
      <w:bodyDiv w:val="1"/>
      <w:marLeft w:val="0"/>
      <w:marRight w:val="0"/>
      <w:marTop w:val="0"/>
      <w:marBottom w:val="0"/>
      <w:divBdr>
        <w:top w:val="none" w:sz="0" w:space="0" w:color="auto"/>
        <w:left w:val="none" w:sz="0" w:space="0" w:color="auto"/>
        <w:bottom w:val="none" w:sz="0" w:space="0" w:color="auto"/>
        <w:right w:val="none" w:sz="0" w:space="0" w:color="auto"/>
      </w:divBdr>
    </w:div>
    <w:div w:id="191909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diagramLayout" Target="diagrams/layout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oter" Target="footer4.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diagramQuickStyle" Target="diagrams/quickStyle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report.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F4F40C0-7463-412C-B68B-245DF273B8DD}" type="doc">
      <dgm:prSet loTypeId="urn:microsoft.com/office/officeart/2005/8/layout/hChevron3" loCatId="process" qsTypeId="urn:microsoft.com/office/officeart/2005/8/quickstyle/simple1" qsCatId="simple" csTypeId="urn:microsoft.com/office/officeart/2005/8/colors/accent1_2" csCatId="accent1" phldr="1"/>
      <dgm:spPr/>
    </dgm:pt>
    <dgm:pt modelId="{CBD6FDA9-2928-4622-A065-251297FCB0CD}">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Materials</a:t>
          </a:r>
          <a:endParaRPr lang="en-US" dirty="0">
            <a:latin typeface="Arial" panose="020B0604020202020204" pitchFamily="34" charset="0"/>
            <a:cs typeface="Arial" panose="020B0604020202020204" pitchFamily="34" charset="0"/>
          </a:endParaRPr>
        </a:p>
      </dgm:t>
    </dgm:pt>
    <dgm:pt modelId="{63B2926C-AB8A-49A8-9ED6-EA6B31720D99}" type="parTrans" cxnId="{C877CD30-A9E6-461E-A6EA-9144BD626B1C}">
      <dgm:prSet/>
      <dgm:spPr/>
      <dgm:t>
        <a:bodyPr/>
        <a:lstStyle/>
        <a:p>
          <a:endParaRPr lang="en-US"/>
        </a:p>
      </dgm:t>
    </dgm:pt>
    <dgm:pt modelId="{C9020D1A-D399-4971-8BB1-DA26D24933F1}" type="sibTrans" cxnId="{C877CD30-A9E6-461E-A6EA-9144BD626B1C}">
      <dgm:prSet/>
      <dgm:spPr/>
      <dgm:t>
        <a:bodyPr/>
        <a:lstStyle/>
        <a:p>
          <a:endParaRPr lang="en-US"/>
        </a:p>
      </dgm:t>
    </dgm:pt>
    <dgm:pt modelId="{FC4105E9-FCFD-4F3E-AC5F-1CB05C89B75A}">
      <dgm:prSet phldrT="[Text]"/>
      <dgm:spPr/>
      <dgm:t>
        <a:bodyPr/>
        <a:lstStyle/>
        <a:p>
          <a:r>
            <a:rPr lang="en-US" dirty="0">
              <a:solidFill>
                <a:srgbClr val="FFFFFF"/>
              </a:solidFill>
              <a:effectLst/>
              <a:latin typeface="Arial" panose="020B0604020202020204" pitchFamily="34" charset="0"/>
              <a:ea typeface="Times New Roman" panose="02020603050405020304" pitchFamily="18" charset="0"/>
              <a:cs typeface="Arial" panose="020B0604020202020204" pitchFamily="34" charset="0"/>
            </a:rPr>
            <a:t>Production (Press, Embed, Shrink)</a:t>
          </a:r>
          <a:endParaRPr lang="en-US" dirty="0">
            <a:latin typeface="Arial" panose="020B0604020202020204" pitchFamily="34" charset="0"/>
            <a:cs typeface="Arial" panose="020B0604020202020204" pitchFamily="34" charset="0"/>
          </a:endParaRPr>
        </a:p>
      </dgm:t>
    </dgm:pt>
    <dgm:pt modelId="{18D66934-4E13-4FFC-8C6C-8E3A5D55EB1A}" type="parTrans" cxnId="{F24A8004-ED8C-4F71-A039-31E49E529539}">
      <dgm:prSet/>
      <dgm:spPr/>
      <dgm:t>
        <a:bodyPr/>
        <a:lstStyle/>
        <a:p>
          <a:endParaRPr lang="en-US"/>
        </a:p>
      </dgm:t>
    </dgm:pt>
    <dgm:pt modelId="{6E1350BB-6247-409A-A33C-6221A1D2562B}" type="sibTrans" cxnId="{F24A8004-ED8C-4F71-A039-31E49E529539}">
      <dgm:prSet/>
      <dgm:spPr/>
      <dgm:t>
        <a:bodyPr/>
        <a:lstStyle/>
        <a:p>
          <a:endParaRPr lang="en-US"/>
        </a:p>
      </dgm:t>
    </dgm:pt>
    <dgm:pt modelId="{D6537DE4-9F56-4AE9-A150-AC068A893286}">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Quality control</a:t>
          </a:r>
          <a:endParaRPr lang="en-US" dirty="0">
            <a:latin typeface="Arial" panose="020B0604020202020204" pitchFamily="34" charset="0"/>
            <a:cs typeface="Arial" panose="020B0604020202020204" pitchFamily="34" charset="0"/>
          </a:endParaRPr>
        </a:p>
      </dgm:t>
    </dgm:pt>
    <dgm:pt modelId="{6324BED2-ACD9-46FB-B30A-00B90260C9D1}" type="parTrans" cxnId="{E54CF6FE-2A4B-43F7-9958-A1548D5A35EE}">
      <dgm:prSet/>
      <dgm:spPr/>
      <dgm:t>
        <a:bodyPr/>
        <a:lstStyle/>
        <a:p>
          <a:endParaRPr lang="en-US"/>
        </a:p>
      </dgm:t>
    </dgm:pt>
    <dgm:pt modelId="{F6C4A852-123C-4872-A53B-12BFACAF4A22}" type="sibTrans" cxnId="{E54CF6FE-2A4B-43F7-9958-A1548D5A35EE}">
      <dgm:prSet/>
      <dgm:spPr/>
      <dgm:t>
        <a:bodyPr/>
        <a:lstStyle/>
        <a:p>
          <a:endParaRPr lang="en-US"/>
        </a:p>
      </dgm:t>
    </dgm:pt>
    <dgm:pt modelId="{6A10F479-D850-46B7-8415-E1A19CC8DFD3}">
      <dgm:prSet phldrT="[Text]"/>
      <dgm:spPr/>
      <dgm:t>
        <a:bodyPr/>
        <a:lstStyle/>
        <a:p>
          <a:r>
            <a:rPr lang="en-US" dirty="0">
              <a:effectLst/>
              <a:latin typeface="Arial" panose="020B0604020202020204" pitchFamily="34" charset="0"/>
              <a:ea typeface="Times New Roman" panose="02020603050405020304" pitchFamily="18" charset="0"/>
              <a:cs typeface="Arial" panose="020B0604020202020204" pitchFamily="34" charset="0"/>
            </a:rPr>
            <a:t>Packaging</a:t>
          </a:r>
          <a:endParaRPr lang="en-US" dirty="0">
            <a:latin typeface="Arial" panose="020B0604020202020204" pitchFamily="34" charset="0"/>
            <a:cs typeface="Arial" panose="020B0604020202020204" pitchFamily="34" charset="0"/>
          </a:endParaRPr>
        </a:p>
      </dgm:t>
    </dgm:pt>
    <dgm:pt modelId="{A1EEE04F-EB75-4C97-AC9D-F5B99978AB44}" type="parTrans" cxnId="{15D992B3-5D3C-418F-AA8A-49E06C255815}">
      <dgm:prSet/>
      <dgm:spPr/>
      <dgm:t>
        <a:bodyPr/>
        <a:lstStyle/>
        <a:p>
          <a:endParaRPr lang="en-US"/>
        </a:p>
      </dgm:t>
    </dgm:pt>
    <dgm:pt modelId="{D9DF3C53-CFFF-46A6-9095-7E0886070E72}" type="sibTrans" cxnId="{15D992B3-5D3C-418F-AA8A-49E06C255815}">
      <dgm:prSet/>
      <dgm:spPr/>
      <dgm:t>
        <a:bodyPr/>
        <a:lstStyle/>
        <a:p>
          <a:endParaRPr lang="en-US"/>
        </a:p>
      </dgm:t>
    </dgm:pt>
    <dgm:pt modelId="{F298BC29-E1EC-4611-AA27-003E71B0A698}">
      <dgm:prSet phldrT="[Text]"/>
      <dgm:spPr/>
      <dgm:t>
        <a:bodyPr/>
        <a:lstStyle/>
        <a:p>
          <a:r>
            <a:rPr lang="en-US">
              <a:effectLst/>
              <a:latin typeface="Arial" panose="020B0604020202020204" pitchFamily="34" charset="0"/>
              <a:ea typeface="Times New Roman" panose="02020603050405020304" pitchFamily="18" charset="0"/>
              <a:cs typeface="Arial" panose="020B0604020202020204" pitchFamily="34" charset="0"/>
            </a:rPr>
            <a:t>Warehousing</a:t>
          </a:r>
          <a:endParaRPr lang="en-US" dirty="0">
            <a:latin typeface="Arial" panose="020B0604020202020204" pitchFamily="34" charset="0"/>
            <a:cs typeface="Arial" panose="020B0604020202020204" pitchFamily="34" charset="0"/>
          </a:endParaRPr>
        </a:p>
      </dgm:t>
    </dgm:pt>
    <dgm:pt modelId="{1B34F049-8AED-4440-BD7D-E586DA68D2A6}" type="parTrans" cxnId="{72BC876F-37F5-4E40-B6A7-81AB0406CA2A}">
      <dgm:prSet/>
      <dgm:spPr/>
      <dgm:t>
        <a:bodyPr/>
        <a:lstStyle/>
        <a:p>
          <a:endParaRPr lang="en-US"/>
        </a:p>
      </dgm:t>
    </dgm:pt>
    <dgm:pt modelId="{4DDE608D-BC97-4B85-B3CF-753196646A6B}" type="sibTrans" cxnId="{72BC876F-37F5-4E40-B6A7-81AB0406CA2A}">
      <dgm:prSet/>
      <dgm:spPr/>
      <dgm:t>
        <a:bodyPr/>
        <a:lstStyle/>
        <a:p>
          <a:endParaRPr lang="en-US"/>
        </a:p>
      </dgm:t>
    </dgm:pt>
    <dgm:pt modelId="{67EC88F7-C07F-4F27-9555-6F58ABA85C1A}" type="pres">
      <dgm:prSet presAssocID="{CF4F40C0-7463-412C-B68B-245DF273B8DD}" presName="Name0" presStyleCnt="0">
        <dgm:presLayoutVars>
          <dgm:dir/>
          <dgm:resizeHandles val="exact"/>
        </dgm:presLayoutVars>
      </dgm:prSet>
      <dgm:spPr/>
    </dgm:pt>
    <dgm:pt modelId="{8489B898-7466-4562-892C-D607BA9122E4}" type="pres">
      <dgm:prSet presAssocID="{CBD6FDA9-2928-4622-A065-251297FCB0CD}" presName="parTxOnly" presStyleLbl="node1" presStyleIdx="0" presStyleCnt="5">
        <dgm:presLayoutVars>
          <dgm:bulletEnabled val="1"/>
        </dgm:presLayoutVars>
      </dgm:prSet>
      <dgm:spPr/>
    </dgm:pt>
    <dgm:pt modelId="{3FB53192-4EFF-4A5D-969B-69BFC48CCA7B}" type="pres">
      <dgm:prSet presAssocID="{C9020D1A-D399-4971-8BB1-DA26D24933F1}" presName="parSpace" presStyleCnt="0"/>
      <dgm:spPr/>
    </dgm:pt>
    <dgm:pt modelId="{15293539-649F-4DFD-889B-82173C5204D1}" type="pres">
      <dgm:prSet presAssocID="{FC4105E9-FCFD-4F3E-AC5F-1CB05C89B75A}" presName="parTxOnly" presStyleLbl="node1" presStyleIdx="1" presStyleCnt="5">
        <dgm:presLayoutVars>
          <dgm:bulletEnabled val="1"/>
        </dgm:presLayoutVars>
      </dgm:prSet>
      <dgm:spPr/>
    </dgm:pt>
    <dgm:pt modelId="{78178D16-07C2-4D09-831B-5739E5A88A63}" type="pres">
      <dgm:prSet presAssocID="{6E1350BB-6247-409A-A33C-6221A1D2562B}" presName="parSpace" presStyleCnt="0"/>
      <dgm:spPr/>
    </dgm:pt>
    <dgm:pt modelId="{6EE48E52-EF31-4737-9893-C2289E44B92D}" type="pres">
      <dgm:prSet presAssocID="{D6537DE4-9F56-4AE9-A150-AC068A893286}" presName="parTxOnly" presStyleLbl="node1" presStyleIdx="2" presStyleCnt="5">
        <dgm:presLayoutVars>
          <dgm:bulletEnabled val="1"/>
        </dgm:presLayoutVars>
      </dgm:prSet>
      <dgm:spPr/>
    </dgm:pt>
    <dgm:pt modelId="{F80920BB-9637-43CE-B1C1-7184406D271A}" type="pres">
      <dgm:prSet presAssocID="{F6C4A852-123C-4872-A53B-12BFACAF4A22}" presName="parSpace" presStyleCnt="0"/>
      <dgm:spPr/>
    </dgm:pt>
    <dgm:pt modelId="{853BA508-3E3E-456D-9591-02A7EC1BE710}" type="pres">
      <dgm:prSet presAssocID="{6A10F479-D850-46B7-8415-E1A19CC8DFD3}" presName="parTxOnly" presStyleLbl="node1" presStyleIdx="3" presStyleCnt="5">
        <dgm:presLayoutVars>
          <dgm:bulletEnabled val="1"/>
        </dgm:presLayoutVars>
      </dgm:prSet>
      <dgm:spPr/>
    </dgm:pt>
    <dgm:pt modelId="{9303AE79-F287-4169-9046-174D98ECCA90}" type="pres">
      <dgm:prSet presAssocID="{D9DF3C53-CFFF-46A6-9095-7E0886070E72}" presName="parSpace" presStyleCnt="0"/>
      <dgm:spPr/>
    </dgm:pt>
    <dgm:pt modelId="{8FF9804E-FCB8-43F8-AAF1-360994C249AC}" type="pres">
      <dgm:prSet presAssocID="{F298BC29-E1EC-4611-AA27-003E71B0A698}" presName="parTxOnly" presStyleLbl="node1" presStyleIdx="4" presStyleCnt="5">
        <dgm:presLayoutVars>
          <dgm:bulletEnabled val="1"/>
        </dgm:presLayoutVars>
      </dgm:prSet>
      <dgm:spPr/>
    </dgm:pt>
  </dgm:ptLst>
  <dgm:cxnLst>
    <dgm:cxn modelId="{F24A8004-ED8C-4F71-A039-31E49E529539}" srcId="{CF4F40C0-7463-412C-B68B-245DF273B8DD}" destId="{FC4105E9-FCFD-4F3E-AC5F-1CB05C89B75A}" srcOrd="1" destOrd="0" parTransId="{18D66934-4E13-4FFC-8C6C-8E3A5D55EB1A}" sibTransId="{6E1350BB-6247-409A-A33C-6221A1D2562B}"/>
    <dgm:cxn modelId="{E3CBFD0B-2219-41D4-9465-D75866DF14FF}" type="presOf" srcId="{D6537DE4-9F56-4AE9-A150-AC068A893286}" destId="{6EE48E52-EF31-4737-9893-C2289E44B92D}" srcOrd="0" destOrd="0" presId="urn:microsoft.com/office/officeart/2005/8/layout/hChevron3"/>
    <dgm:cxn modelId="{C877CD30-A9E6-461E-A6EA-9144BD626B1C}" srcId="{CF4F40C0-7463-412C-B68B-245DF273B8DD}" destId="{CBD6FDA9-2928-4622-A065-251297FCB0CD}" srcOrd="0" destOrd="0" parTransId="{63B2926C-AB8A-49A8-9ED6-EA6B31720D99}" sibTransId="{C9020D1A-D399-4971-8BB1-DA26D24933F1}"/>
    <dgm:cxn modelId="{6119F230-BD1A-42CC-9A1C-16D5FE690F4C}" type="presOf" srcId="{CF4F40C0-7463-412C-B68B-245DF273B8DD}" destId="{67EC88F7-C07F-4F27-9555-6F58ABA85C1A}" srcOrd="0" destOrd="0" presId="urn:microsoft.com/office/officeart/2005/8/layout/hChevron3"/>
    <dgm:cxn modelId="{72BC876F-37F5-4E40-B6A7-81AB0406CA2A}" srcId="{CF4F40C0-7463-412C-B68B-245DF273B8DD}" destId="{F298BC29-E1EC-4611-AA27-003E71B0A698}" srcOrd="4" destOrd="0" parTransId="{1B34F049-8AED-4440-BD7D-E586DA68D2A6}" sibTransId="{4DDE608D-BC97-4B85-B3CF-753196646A6B}"/>
    <dgm:cxn modelId="{3D80F97C-917C-41A6-BE27-C9F5AC9C85F2}" type="presOf" srcId="{6A10F479-D850-46B7-8415-E1A19CC8DFD3}" destId="{853BA508-3E3E-456D-9591-02A7EC1BE710}" srcOrd="0" destOrd="0" presId="urn:microsoft.com/office/officeart/2005/8/layout/hChevron3"/>
    <dgm:cxn modelId="{5B0F2AB2-DBD7-4D4E-9D7D-3F8B260CBD15}" type="presOf" srcId="{F298BC29-E1EC-4611-AA27-003E71B0A698}" destId="{8FF9804E-FCB8-43F8-AAF1-360994C249AC}" srcOrd="0" destOrd="0" presId="urn:microsoft.com/office/officeart/2005/8/layout/hChevron3"/>
    <dgm:cxn modelId="{15D992B3-5D3C-418F-AA8A-49E06C255815}" srcId="{CF4F40C0-7463-412C-B68B-245DF273B8DD}" destId="{6A10F479-D850-46B7-8415-E1A19CC8DFD3}" srcOrd="3" destOrd="0" parTransId="{A1EEE04F-EB75-4C97-AC9D-F5B99978AB44}" sibTransId="{D9DF3C53-CFFF-46A6-9095-7E0886070E72}"/>
    <dgm:cxn modelId="{B23DB0CA-F08B-4579-BA2A-A55FFDBF2829}" type="presOf" srcId="{CBD6FDA9-2928-4622-A065-251297FCB0CD}" destId="{8489B898-7466-4562-892C-D607BA9122E4}" srcOrd="0" destOrd="0" presId="urn:microsoft.com/office/officeart/2005/8/layout/hChevron3"/>
    <dgm:cxn modelId="{873EE2D8-1E84-4B78-BB7D-BA0F81B8048A}" type="presOf" srcId="{FC4105E9-FCFD-4F3E-AC5F-1CB05C89B75A}" destId="{15293539-649F-4DFD-889B-82173C5204D1}" srcOrd="0" destOrd="0" presId="urn:microsoft.com/office/officeart/2005/8/layout/hChevron3"/>
    <dgm:cxn modelId="{E54CF6FE-2A4B-43F7-9958-A1548D5A35EE}" srcId="{CF4F40C0-7463-412C-B68B-245DF273B8DD}" destId="{D6537DE4-9F56-4AE9-A150-AC068A893286}" srcOrd="2" destOrd="0" parTransId="{6324BED2-ACD9-46FB-B30A-00B90260C9D1}" sibTransId="{F6C4A852-123C-4872-A53B-12BFACAF4A22}"/>
    <dgm:cxn modelId="{25060A7A-C853-447D-80D4-FC1FD6BCA8B4}" type="presParOf" srcId="{67EC88F7-C07F-4F27-9555-6F58ABA85C1A}" destId="{8489B898-7466-4562-892C-D607BA9122E4}" srcOrd="0" destOrd="0" presId="urn:microsoft.com/office/officeart/2005/8/layout/hChevron3"/>
    <dgm:cxn modelId="{56C00F2A-8BB6-4329-A22B-7CCB947F5F98}" type="presParOf" srcId="{67EC88F7-C07F-4F27-9555-6F58ABA85C1A}" destId="{3FB53192-4EFF-4A5D-969B-69BFC48CCA7B}" srcOrd="1" destOrd="0" presId="urn:microsoft.com/office/officeart/2005/8/layout/hChevron3"/>
    <dgm:cxn modelId="{9264EF3C-B128-4E3F-9CBC-1E26F47D3298}" type="presParOf" srcId="{67EC88F7-C07F-4F27-9555-6F58ABA85C1A}" destId="{15293539-649F-4DFD-889B-82173C5204D1}" srcOrd="2" destOrd="0" presId="urn:microsoft.com/office/officeart/2005/8/layout/hChevron3"/>
    <dgm:cxn modelId="{273AAB27-40C3-44F8-A741-3406756FA8DF}" type="presParOf" srcId="{67EC88F7-C07F-4F27-9555-6F58ABA85C1A}" destId="{78178D16-07C2-4D09-831B-5739E5A88A63}" srcOrd="3" destOrd="0" presId="urn:microsoft.com/office/officeart/2005/8/layout/hChevron3"/>
    <dgm:cxn modelId="{1AD5EDDB-9125-435E-9A24-C54CEA0E652C}" type="presParOf" srcId="{67EC88F7-C07F-4F27-9555-6F58ABA85C1A}" destId="{6EE48E52-EF31-4737-9893-C2289E44B92D}" srcOrd="4" destOrd="0" presId="urn:microsoft.com/office/officeart/2005/8/layout/hChevron3"/>
    <dgm:cxn modelId="{32078850-5022-40A6-BC50-2B6320874F89}" type="presParOf" srcId="{67EC88F7-C07F-4F27-9555-6F58ABA85C1A}" destId="{F80920BB-9637-43CE-B1C1-7184406D271A}" srcOrd="5" destOrd="0" presId="urn:microsoft.com/office/officeart/2005/8/layout/hChevron3"/>
    <dgm:cxn modelId="{C1F78E2B-8CCC-454A-9470-4D57E17BFA97}" type="presParOf" srcId="{67EC88F7-C07F-4F27-9555-6F58ABA85C1A}" destId="{853BA508-3E3E-456D-9591-02A7EC1BE710}" srcOrd="6" destOrd="0" presId="urn:microsoft.com/office/officeart/2005/8/layout/hChevron3"/>
    <dgm:cxn modelId="{D565EC57-9B19-4D58-95FF-9C97CAC7ECC3}" type="presParOf" srcId="{67EC88F7-C07F-4F27-9555-6F58ABA85C1A}" destId="{9303AE79-F287-4169-9046-174D98ECCA90}" srcOrd="7" destOrd="0" presId="urn:microsoft.com/office/officeart/2005/8/layout/hChevron3"/>
    <dgm:cxn modelId="{DC62286A-A74B-4435-8C90-F7A970902700}" type="presParOf" srcId="{67EC88F7-C07F-4F27-9555-6F58ABA85C1A}" destId="{8FF9804E-FCB8-43F8-AAF1-360994C249AC}" srcOrd="8" destOrd="0" presId="urn:microsoft.com/office/officeart/2005/8/layout/hChevron3"/>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89B898-7466-4562-892C-D607BA9122E4}">
      <dsp:nvSpPr>
        <dsp:cNvPr id="0" name=""/>
        <dsp:cNvSpPr/>
      </dsp:nvSpPr>
      <dsp:spPr>
        <a:xfrm>
          <a:off x="659" y="148789"/>
          <a:ext cx="1285863" cy="514345"/>
        </a:xfrm>
        <a:prstGeom prst="homePlat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Materials</a:t>
          </a:r>
          <a:endParaRPr lang="en-US" sz="800" kern="1200" dirty="0">
            <a:latin typeface="Arial" panose="020B0604020202020204" pitchFamily="34" charset="0"/>
            <a:cs typeface="Arial" panose="020B0604020202020204" pitchFamily="34" charset="0"/>
          </a:endParaRPr>
        </a:p>
      </dsp:txBody>
      <dsp:txXfrm>
        <a:off x="659" y="148789"/>
        <a:ext cx="1157277" cy="514345"/>
      </dsp:txXfrm>
    </dsp:sp>
    <dsp:sp modelId="{15293539-649F-4DFD-889B-82173C5204D1}">
      <dsp:nvSpPr>
        <dsp:cNvPr id="0" name=""/>
        <dsp:cNvSpPr/>
      </dsp:nvSpPr>
      <dsp:spPr>
        <a:xfrm>
          <a:off x="1029350"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solidFill>
                <a:srgbClr val="FFFFFF"/>
              </a:solidFill>
              <a:effectLst/>
              <a:latin typeface="Arial" panose="020B0604020202020204" pitchFamily="34" charset="0"/>
              <a:ea typeface="Times New Roman" panose="02020603050405020304" pitchFamily="18" charset="0"/>
              <a:cs typeface="Arial" panose="020B0604020202020204" pitchFamily="34" charset="0"/>
            </a:rPr>
            <a:t>Production (Press, Embed, Shrink)</a:t>
          </a:r>
          <a:endParaRPr lang="en-US" sz="800" kern="1200" dirty="0">
            <a:latin typeface="Arial" panose="020B0604020202020204" pitchFamily="34" charset="0"/>
            <a:cs typeface="Arial" panose="020B0604020202020204" pitchFamily="34" charset="0"/>
          </a:endParaRPr>
        </a:p>
      </dsp:txBody>
      <dsp:txXfrm>
        <a:off x="1286523" y="148789"/>
        <a:ext cx="771518" cy="514345"/>
      </dsp:txXfrm>
    </dsp:sp>
    <dsp:sp modelId="{6EE48E52-EF31-4737-9893-C2289E44B92D}">
      <dsp:nvSpPr>
        <dsp:cNvPr id="0" name=""/>
        <dsp:cNvSpPr/>
      </dsp:nvSpPr>
      <dsp:spPr>
        <a:xfrm>
          <a:off x="2058040"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Quality control</a:t>
          </a:r>
          <a:endParaRPr lang="en-US" sz="800" kern="1200" dirty="0">
            <a:latin typeface="Arial" panose="020B0604020202020204" pitchFamily="34" charset="0"/>
            <a:cs typeface="Arial" panose="020B0604020202020204" pitchFamily="34" charset="0"/>
          </a:endParaRPr>
        </a:p>
      </dsp:txBody>
      <dsp:txXfrm>
        <a:off x="2315213" y="148789"/>
        <a:ext cx="771518" cy="514345"/>
      </dsp:txXfrm>
    </dsp:sp>
    <dsp:sp modelId="{853BA508-3E3E-456D-9591-02A7EC1BE710}">
      <dsp:nvSpPr>
        <dsp:cNvPr id="0" name=""/>
        <dsp:cNvSpPr/>
      </dsp:nvSpPr>
      <dsp:spPr>
        <a:xfrm>
          <a:off x="3086731"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dirty="0">
              <a:effectLst/>
              <a:latin typeface="Arial" panose="020B0604020202020204" pitchFamily="34" charset="0"/>
              <a:ea typeface="Times New Roman" panose="02020603050405020304" pitchFamily="18" charset="0"/>
              <a:cs typeface="Arial" panose="020B0604020202020204" pitchFamily="34" charset="0"/>
            </a:rPr>
            <a:t>Packaging</a:t>
          </a:r>
          <a:endParaRPr lang="en-US" sz="800" kern="1200" dirty="0">
            <a:latin typeface="Arial" panose="020B0604020202020204" pitchFamily="34" charset="0"/>
            <a:cs typeface="Arial" panose="020B0604020202020204" pitchFamily="34" charset="0"/>
          </a:endParaRPr>
        </a:p>
      </dsp:txBody>
      <dsp:txXfrm>
        <a:off x="3343904" y="148789"/>
        <a:ext cx="771518" cy="514345"/>
      </dsp:txXfrm>
    </dsp:sp>
    <dsp:sp modelId="{8FF9804E-FCB8-43F8-AAF1-360994C249AC}">
      <dsp:nvSpPr>
        <dsp:cNvPr id="0" name=""/>
        <dsp:cNvSpPr/>
      </dsp:nvSpPr>
      <dsp:spPr>
        <a:xfrm>
          <a:off x="4115422" y="148789"/>
          <a:ext cx="1285863" cy="514345"/>
        </a:xfrm>
        <a:prstGeom prst="chevron">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effectLst/>
              <a:latin typeface="Arial" panose="020B0604020202020204" pitchFamily="34" charset="0"/>
              <a:ea typeface="Times New Roman" panose="02020603050405020304" pitchFamily="18" charset="0"/>
              <a:cs typeface="Arial" panose="020B0604020202020204" pitchFamily="34" charset="0"/>
            </a:rPr>
            <a:t>Warehousing</a:t>
          </a:r>
          <a:endParaRPr lang="en-US" sz="800" kern="1200" dirty="0">
            <a:latin typeface="Arial" panose="020B0604020202020204" pitchFamily="34" charset="0"/>
            <a:cs typeface="Arial" panose="020B0604020202020204" pitchFamily="34" charset="0"/>
          </a:endParaRPr>
        </a:p>
      </dsp:txBody>
      <dsp:txXfrm>
        <a:off x="4372595" y="148789"/>
        <a:ext cx="771518" cy="514345"/>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KPMG">
      <a:dk1>
        <a:sysClr val="windowText" lastClr="000000"/>
      </a:dk1>
      <a:lt1>
        <a:sysClr val="window" lastClr="FFFFFF"/>
      </a:lt1>
      <a:dk2>
        <a:srgbClr val="00338D"/>
      </a:dk2>
      <a:lt2>
        <a:srgbClr val="F0F0F0"/>
      </a:lt2>
      <a:accent1>
        <a:srgbClr val="0091DA"/>
      </a:accent1>
      <a:accent2>
        <a:srgbClr val="6D2077"/>
      </a:accent2>
      <a:accent3>
        <a:srgbClr val="005EB8"/>
      </a:accent3>
      <a:accent4>
        <a:srgbClr val="00A3A1"/>
      </a:accent4>
      <a:accent5>
        <a:srgbClr val="EAAA00"/>
      </a:accent5>
      <a:accent6>
        <a:srgbClr val="43B02A"/>
      </a:accent6>
      <a:hlink>
        <a:srgbClr val="0091DA"/>
      </a:hlink>
      <a:folHlink>
        <a:srgbClr val="0091D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5103C9BBDB634482DCD1199C3F4E83" ma:contentTypeVersion="18" ma:contentTypeDescription="Create a new document." ma:contentTypeScope="" ma:versionID="d81d97e52c89d53fe857394a4f2a4cf7">
  <xsd:schema xmlns:xsd="http://www.w3.org/2001/XMLSchema" xmlns:xs="http://www.w3.org/2001/XMLSchema" xmlns:p="http://schemas.microsoft.com/office/2006/metadata/properties" xmlns:ns2="86809b95-de4d-4dae-8c16-95756767ddea" xmlns:ns3="e96de10c-6d94-429d-a2d7-a153c87a060b" xmlns:ns4="4243d5be-521d-4052-81ca-f0f31ea6f2da" targetNamespace="http://schemas.microsoft.com/office/2006/metadata/properties" ma:root="true" ma:fieldsID="e7107be2bccc67f5958ae32fb5a422d4" ns2:_="" ns3:_="" ns4:_="">
    <xsd:import namespace="86809b95-de4d-4dae-8c16-95756767ddea"/>
    <xsd:import namespace="e96de10c-6d94-429d-a2d7-a153c87a060b"/>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809b95-de4d-4dae-8c16-95756767dd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6de10c-6d94-429d-a2d7-a153c87a060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407d12a5-3380-41c7-8f36-420aca5f2ab1}" ma:internalName="TaxCatchAll" ma:showField="CatchAllData" ma:web="231a6d00-819d-4a8e-be49-ed14748ad3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243d5be-521d-4052-81ca-f0f31ea6f2da" xsi:nil="true"/>
    <lcf76f155ced4ddcb4097134ff3c332f xmlns="86809b95-de4d-4dae-8c16-95756767dde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A230CC-5146-45C7-B69D-FD4D06FAFC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809b95-de4d-4dae-8c16-95756767ddea"/>
    <ds:schemaRef ds:uri="e96de10c-6d94-429d-a2d7-a153c87a060b"/>
    <ds:schemaRef ds:uri="4243d5be-521d-4052-81ca-f0f31ea6f2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B2112E-63F4-4F3B-9DB2-45B7DC3CA34A}">
  <ds:schemaRefs>
    <ds:schemaRef ds:uri="http://schemas.microsoft.com/sharepoint/v3/contenttype/forms"/>
  </ds:schemaRefs>
</ds:datastoreItem>
</file>

<file path=customXml/itemProps3.xml><?xml version="1.0" encoding="utf-8"?>
<ds:datastoreItem xmlns:ds="http://schemas.openxmlformats.org/officeDocument/2006/customXml" ds:itemID="{D628ED48-EAD0-4620-8F44-896BBF99DBD2}">
  <ds:schemaRefs>
    <ds:schemaRef ds:uri="http://schemas.openxmlformats.org/officeDocument/2006/bibliography"/>
  </ds:schemaRefs>
</ds:datastoreItem>
</file>

<file path=customXml/itemProps4.xml><?xml version="1.0" encoding="utf-8"?>
<ds:datastoreItem xmlns:ds="http://schemas.openxmlformats.org/officeDocument/2006/customXml" ds:itemID="{3FD0CA0F-D22A-4DC0-90C7-68B814166AD1}">
  <ds:schemaRefs>
    <ds:schemaRef ds:uri="http://schemas.microsoft.com/office/2006/metadata/properties"/>
    <ds:schemaRef ds:uri="http://schemas.microsoft.com/office/infopath/2007/PartnerControls"/>
    <ds:schemaRef ds:uri="4243d5be-521d-4052-81ca-f0f31ea6f2da"/>
    <ds:schemaRef ds:uri="86809b95-de4d-4dae-8c16-95756767ddea"/>
  </ds:schemaRefs>
</ds:datastoreItem>
</file>

<file path=docMetadata/LabelInfo.xml><?xml version="1.0" encoding="utf-8"?>
<clbl:labelList xmlns:clbl="http://schemas.microsoft.com/office/2020/mipLabelMetadata">
  <clbl:label id="{72e75921-e052-431a-9f04-8e73f35cf990}" enabled="1" method="Privileged" siteId="{deff24bb-2089-4400-8c8e-f71e680378b2}" removed="0"/>
</clbl:labelList>
</file>

<file path=docProps/app.xml><?xml version="1.0" encoding="utf-8"?>
<Properties xmlns="http://schemas.openxmlformats.org/officeDocument/2006/extended-properties" xmlns:vt="http://schemas.openxmlformats.org/officeDocument/2006/docPropsVTypes">
  <Template>report</Template>
  <TotalTime>131</TotalTime>
  <Pages>37</Pages>
  <Words>6597</Words>
  <Characters>36351</Characters>
  <Application>Microsoft Office Word</Application>
  <DocSecurity>0</DocSecurity>
  <Lines>1253</Lines>
  <Paragraphs>766</Paragraphs>
  <ScaleCrop>false</ScaleCrop>
  <HeadingPairs>
    <vt:vector size="2" baseType="variant">
      <vt:variant>
        <vt:lpstr>Title</vt:lpstr>
      </vt:variant>
      <vt:variant>
        <vt:i4>1</vt:i4>
      </vt:variant>
    </vt:vector>
  </HeadingPairs>
  <TitlesOfParts>
    <vt:vector size="1" baseType="lpstr">
      <vt:lpstr>Local File</vt:lpstr>
    </vt:vector>
  </TitlesOfParts>
  <Company>KPMG</Company>
  <LinksUpToDate>false</LinksUpToDate>
  <CharactersWithSpaces>42182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File</dc:title>
  <dc:subject>ABC Vietnam Co., Ltd. For the year ended DD MM YYYY</dc:subject>
  <dc:creator>KPMG</dc:creator>
  <cp:keywords/>
  <dc:description/>
  <cp:lastModifiedBy>Vuong, Nguyen Khang</cp:lastModifiedBy>
  <cp:revision>72</cp:revision>
  <cp:lastPrinted>2000-03-09T00:20:00Z</cp:lastPrinted>
  <dcterms:created xsi:type="dcterms:W3CDTF">2023-10-14T02:11:00Z</dcterms:created>
  <dcterms:modified xsi:type="dcterms:W3CDTF">2026-08-11T09:16:00Z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DateFmt">
    <vt:lpwstr>d MMMM yyyy</vt:lpwstr>
  </property>
  <property fmtid="{D5CDD505-2E9C-101B-9397-08002B2CF9AE}" pid="3" name="KISFirmDispName">
    <vt:lpwstr>KPMG Tax and Advisory Limited Branch</vt:lpwstr>
  </property>
  <property fmtid="{D5CDD505-2E9C-101B-9397-08002B2CF9AE}" pid="4" name="KISFirmPrtName">
    <vt:lpwstr>KPMG Tax and Advisory Limited Branch</vt:lpwstr>
  </property>
  <property fmtid="{D5CDD505-2E9C-101B-9397-08002B2CF9AE}" pid="5" name="KISFirmInfoA">
    <vt:lpwstr/>
  </property>
  <property fmtid="{D5CDD505-2E9C-101B-9397-08002B2CF9AE}" pid="6" name="KISFirmInfoB">
    <vt:lpwstr/>
  </property>
  <property fmtid="{D5CDD505-2E9C-101B-9397-08002B2CF9AE}" pid="7" name="KISFirmInfoC">
    <vt:lpwstr/>
  </property>
  <property fmtid="{D5CDD505-2E9C-101B-9397-08002B2CF9AE}" pid="8" name="KISFirmDesc">
    <vt:lpwstr>KPMG Tax and Advisory Limited Branch in Ho Chi Minh City, a branch of KPMG Tax and Advisory Limited, a Vietnamese one member limited liability company and a member firm of the KPMG network of independent member firms affiliated with KPMG Internation</vt:lpwstr>
  </property>
  <property fmtid="{D5CDD505-2E9C-101B-9397-08002B2CF9AE}" pid="9" name="KISSvcDispName">
    <vt:lpwstr>KPMG Vietnam</vt:lpwstr>
  </property>
  <property fmtid="{D5CDD505-2E9C-101B-9397-08002B2CF9AE}" pid="10" name="KISSvcPrtName">
    <vt:lpwstr/>
  </property>
  <property fmtid="{D5CDD505-2E9C-101B-9397-08002B2CF9AE}" pid="11" name="KISSvcInfoA">
    <vt:lpwstr/>
  </property>
  <property fmtid="{D5CDD505-2E9C-101B-9397-08002B2CF9AE}" pid="12" name="KISSvcInfoB">
    <vt:lpwstr/>
  </property>
  <property fmtid="{D5CDD505-2E9C-101B-9397-08002B2CF9AE}" pid="13" name="KISSvcInfoC">
    <vt:lpwstr/>
  </property>
  <property fmtid="{D5CDD505-2E9C-101B-9397-08002B2CF9AE}" pid="14" name="KISOffName">
    <vt:lpwstr>KPMG HCM (English)</vt:lpwstr>
  </property>
  <property fmtid="{D5CDD505-2E9C-101B-9397-08002B2CF9AE}" pid="15" name="KISOffCity">
    <vt:lpwstr/>
  </property>
  <property fmtid="{D5CDD505-2E9C-101B-9397-08002B2CF9AE}" pid="16" name="KISOffInfoA">
    <vt:lpwstr/>
  </property>
  <property fmtid="{D5CDD505-2E9C-101B-9397-08002B2CF9AE}" pid="17" name="KISOff1Addr">
    <vt:lpwstr>10th  Floor, Sun Wah Tower_x000d_
115 Nguyen Hue Street, Ben Nghe Ward_x000d_
District 1, Ho Chi Minh City, Vietnam</vt:lpwstr>
  </property>
  <property fmtid="{D5CDD505-2E9C-101B-9397-08002B2CF9AE}" pid="18" name="KISOff2Addr">
    <vt:lpwstr/>
  </property>
  <property fmtid="{D5CDD505-2E9C-101B-9397-08002B2CF9AE}" pid="19" name="KISOff3Addr">
    <vt:lpwstr>+84 (28) 3821 9266 | kpmg.com.vn</vt:lpwstr>
  </property>
  <property fmtid="{D5CDD505-2E9C-101B-9397-08002B2CF9AE}" pid="20" name="KISClient">
    <vt:lpwstr>ABC Vietnam Co., Ltd.</vt:lpwstr>
  </property>
  <property fmtid="{D5CDD505-2E9C-101B-9397-08002B2CF9AE}" pid="21" name="KISSubject">
    <vt:lpwstr>Local File</vt:lpwstr>
  </property>
  <property fmtid="{D5CDD505-2E9C-101B-9397-08002B2CF9AE}" pid="22" name="KISRepSubTitle">
    <vt:lpwstr>For the year ended DD MM YYYY</vt:lpwstr>
  </property>
  <property fmtid="{D5CDD505-2E9C-101B-9397-08002B2CF9AE}" pid="23" name="KISHdrInfo">
    <vt:lpwstr/>
  </property>
  <property fmtid="{D5CDD505-2E9C-101B-9397-08002B2CF9AE}" pid="24" name="KISTmpltVer">
    <vt:lpwstr>5.2</vt:lpwstr>
  </property>
  <property fmtid="{D5CDD505-2E9C-101B-9397-08002B2CF9AE}" pid="25" name="KISFirmCopyright">
    <vt:lpwstr>© 2019 KPMG Tax and Advisory Limited Branch in Ho Chi Minh City, a branch of KPMG Tax and Advisory Limited, a Vietnamese one member limited liability company and a member firm of the KPMG network of independent member firms affiliated with KPMG Inte</vt:lpwstr>
  </property>
  <property fmtid="{D5CDD505-2E9C-101B-9397-08002B2CF9AE}" pid="26" name="KISFirmCopyright2">
    <vt:lpwstr>rnational Cooperative (“KPMG International”), a Swiss entity.</vt:lpwstr>
  </property>
  <property fmtid="{D5CDD505-2E9C-101B-9397-08002B2CF9AE}" pid="27" name="KISHdrInfoA">
    <vt:lpwstr>For the year ended DD MM YYYY</vt:lpwstr>
  </property>
  <property fmtid="{D5CDD505-2E9C-101B-9397-08002B2CF9AE}" pid="28" name="KISConfidential">
    <vt:lpwstr>KPMG Confidential</vt:lpwstr>
  </property>
  <property fmtid="{D5CDD505-2E9C-101B-9397-08002B2CF9AE}" pid="29" name="KISDocClassMsg">
    <vt:lpwstr>Document classification: </vt:lpwstr>
  </property>
  <property fmtid="{D5CDD505-2E9C-101B-9397-08002B2CF9AE}" pid="30" name="KISFirmDesc2">
    <vt:lpwstr>al Cooperative (“KPMG International”), a Swiss entity.</vt:lpwstr>
  </property>
  <property fmtid="{D5CDD505-2E9C-101B-9397-08002B2CF9AE}" pid="31" name="ContentTypeId">
    <vt:lpwstr>0x010100235103C9BBDB634482DCD1199C3F4E83</vt:lpwstr>
  </property>
  <property fmtid="{D5CDD505-2E9C-101B-9397-08002B2CF9AE}" pid="32" name="MSIP_Label_72e75921-e052-431a-9f04-8e73f35cf990_Enabled">
    <vt:lpwstr>true</vt:lpwstr>
  </property>
  <property fmtid="{D5CDD505-2E9C-101B-9397-08002B2CF9AE}" pid="33" name="MSIP_Label_72e75921-e052-431a-9f04-8e73f35cf990_SetDate">
    <vt:lpwstr>2021-06-03T15:30:30Z</vt:lpwstr>
  </property>
  <property fmtid="{D5CDD505-2E9C-101B-9397-08002B2CF9AE}" pid="34" name="MSIP_Label_72e75921-e052-431a-9f04-8e73f35cf990_Method">
    <vt:lpwstr>Privileged</vt:lpwstr>
  </property>
  <property fmtid="{D5CDD505-2E9C-101B-9397-08002B2CF9AE}" pid="35" name="MSIP_Label_72e75921-e052-431a-9f04-8e73f35cf990_Name">
    <vt:lpwstr>Non-Business</vt:lpwstr>
  </property>
  <property fmtid="{D5CDD505-2E9C-101B-9397-08002B2CF9AE}" pid="36" name="MSIP_Label_72e75921-e052-431a-9f04-8e73f35cf990_SiteId">
    <vt:lpwstr>deff24bb-2089-4400-8c8e-f71e680378b2</vt:lpwstr>
  </property>
  <property fmtid="{D5CDD505-2E9C-101B-9397-08002B2CF9AE}" pid="37" name="MSIP_Label_72e75921-e052-431a-9f04-8e73f35cf990_ActionId">
    <vt:lpwstr>e4490cc2-ef07-4893-a024-c208e5496fb8</vt:lpwstr>
  </property>
  <property fmtid="{D5CDD505-2E9C-101B-9397-08002B2CF9AE}" pid="38" name="MSIP_Label_72e75921-e052-431a-9f04-8e73f35cf990_ContentBits">
    <vt:lpwstr>0</vt:lpwstr>
  </property>
  <property fmtid="{D5CDD505-2E9C-101B-9397-08002B2CF9AE}" pid="39" name="MediaServiceImageTags">
    <vt:lpwstr/>
  </property>
</Properties>
</file>